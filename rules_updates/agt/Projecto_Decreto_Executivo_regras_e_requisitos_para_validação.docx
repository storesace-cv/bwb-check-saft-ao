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74F29" w14:textId="77777777" w:rsidR="00C5591A" w:rsidRPr="00992C7C" w:rsidRDefault="00C5591A" w:rsidP="00E15661">
      <w:pPr>
        <w:jc w:val="center"/>
        <w:rPr>
          <w:rFonts w:ascii="Arial" w:hAnsi="Arial" w:cs="Arial"/>
          <w:color w:val="800080"/>
          <w:sz w:val="24"/>
          <w:szCs w:val="24"/>
        </w:rPr>
      </w:pPr>
      <w:r w:rsidRPr="00992C7C">
        <w:rPr>
          <w:rFonts w:ascii="Arial" w:hAnsi="Arial" w:cs="Arial"/>
          <w:b/>
          <w:noProof/>
          <w:color w:val="000000"/>
          <w:sz w:val="24"/>
          <w:szCs w:val="24"/>
          <w:lang w:eastAsia="pt-PT"/>
        </w:rPr>
        <w:drawing>
          <wp:inline distT="0" distB="0" distL="0" distR="0" wp14:anchorId="79C58FF7" wp14:editId="2B30E57A">
            <wp:extent cx="4913194" cy="6864334"/>
            <wp:effectExtent l="0" t="0" r="1905" b="0"/>
            <wp:docPr id="6" name="Imagem 6" descr="insignia_la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signia_larg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36962" cy="6897541"/>
                    </a:xfrm>
                    <a:prstGeom prst="rect">
                      <a:avLst/>
                    </a:prstGeom>
                    <a:noFill/>
                    <a:ln>
                      <a:noFill/>
                    </a:ln>
                  </pic:spPr>
                </pic:pic>
              </a:graphicData>
            </a:graphic>
          </wp:inline>
        </w:drawing>
      </w:r>
    </w:p>
    <w:p w14:paraId="5FA43E8C" w14:textId="77777777" w:rsidR="00C5591A" w:rsidRPr="00992C7C" w:rsidRDefault="00C5591A" w:rsidP="00B918BA">
      <w:pPr>
        <w:rPr>
          <w:rFonts w:ascii="Arial" w:hAnsi="Arial" w:cs="Arial"/>
          <w:color w:val="FF0000"/>
          <w:sz w:val="24"/>
          <w:szCs w:val="24"/>
        </w:rPr>
      </w:pPr>
    </w:p>
    <w:p w14:paraId="5C5138F1" w14:textId="71DB32B5" w:rsidR="005E77F7" w:rsidRPr="00992C7C" w:rsidRDefault="005E77F7" w:rsidP="00C5591A">
      <w:pPr>
        <w:spacing w:after="0" w:line="360" w:lineRule="auto"/>
        <w:jc w:val="center"/>
        <w:rPr>
          <w:rFonts w:ascii="Arial" w:hAnsi="Arial" w:cs="Arial"/>
          <w:b/>
          <w:bCs/>
          <w:sz w:val="24"/>
          <w:szCs w:val="24"/>
        </w:rPr>
      </w:pPr>
      <w:r w:rsidRPr="00992C7C">
        <w:rPr>
          <w:rFonts w:ascii="Arial" w:hAnsi="Arial" w:cs="Arial"/>
          <w:b/>
          <w:bCs/>
          <w:sz w:val="24"/>
          <w:szCs w:val="24"/>
        </w:rPr>
        <w:t>PRO</w:t>
      </w:r>
      <w:r w:rsidR="008E37A8">
        <w:rPr>
          <w:rFonts w:ascii="Arial" w:hAnsi="Arial" w:cs="Arial"/>
          <w:b/>
          <w:bCs/>
          <w:sz w:val="24"/>
          <w:szCs w:val="24"/>
        </w:rPr>
        <w:t>JECTO</w:t>
      </w:r>
      <w:r w:rsidRPr="00992C7C">
        <w:rPr>
          <w:rFonts w:ascii="Arial" w:hAnsi="Arial" w:cs="Arial"/>
          <w:b/>
          <w:bCs/>
          <w:sz w:val="24"/>
          <w:szCs w:val="24"/>
        </w:rPr>
        <w:t xml:space="preserve"> DE DECRETO EXECUTIVO </w:t>
      </w:r>
    </w:p>
    <w:p w14:paraId="45F24685" w14:textId="0DA38DD7" w:rsidR="00C5591A" w:rsidRPr="00992C7C" w:rsidRDefault="005E77F7" w:rsidP="00C5591A">
      <w:pPr>
        <w:spacing w:after="0" w:line="360" w:lineRule="auto"/>
        <w:jc w:val="center"/>
        <w:rPr>
          <w:rFonts w:ascii="Arial" w:hAnsi="Arial" w:cs="Arial"/>
          <w:b/>
          <w:sz w:val="24"/>
          <w:szCs w:val="24"/>
        </w:rPr>
      </w:pPr>
      <w:r w:rsidRPr="00992C7C">
        <w:rPr>
          <w:rFonts w:ascii="Arial" w:hAnsi="Arial" w:cs="Arial"/>
          <w:b/>
          <w:bCs/>
          <w:sz w:val="24"/>
          <w:szCs w:val="24"/>
        </w:rPr>
        <w:t xml:space="preserve">QUE </w:t>
      </w:r>
      <w:r w:rsidR="00190A46" w:rsidRPr="00992C7C">
        <w:rPr>
          <w:rFonts w:ascii="Arial" w:hAnsi="Arial" w:cs="Arial"/>
          <w:b/>
          <w:bCs/>
          <w:sz w:val="24"/>
          <w:szCs w:val="24"/>
        </w:rPr>
        <w:t>DEFINE</w:t>
      </w:r>
      <w:r w:rsidRPr="00992C7C">
        <w:rPr>
          <w:rFonts w:ascii="Arial" w:hAnsi="Arial" w:cs="Arial"/>
          <w:b/>
          <w:bCs/>
          <w:sz w:val="24"/>
          <w:szCs w:val="24"/>
        </w:rPr>
        <w:t xml:space="preserve"> A ESTRUTURA DE DADOS DE </w:t>
      </w:r>
      <w:r w:rsidRPr="00992C7C">
        <w:rPr>
          <w:rFonts w:ascii="Arial" w:hAnsi="Arial" w:cs="Arial"/>
          <w:b/>
          <w:bCs/>
          <w:i/>
          <w:iCs/>
          <w:sz w:val="24"/>
          <w:szCs w:val="24"/>
        </w:rPr>
        <w:t>SOFTWARE</w:t>
      </w:r>
      <w:r w:rsidRPr="00992C7C">
        <w:rPr>
          <w:rFonts w:ascii="Arial" w:hAnsi="Arial" w:cs="Arial"/>
          <w:b/>
          <w:bCs/>
          <w:sz w:val="24"/>
          <w:szCs w:val="24"/>
        </w:rPr>
        <w:t>, MODELO DE FACTURAÇÃO ELECTRÓNICA</w:t>
      </w:r>
      <w:r w:rsidR="000E19B9">
        <w:rPr>
          <w:rFonts w:ascii="Arial" w:hAnsi="Arial" w:cs="Arial"/>
          <w:b/>
          <w:bCs/>
          <w:sz w:val="24"/>
          <w:szCs w:val="24"/>
        </w:rPr>
        <w:t>,</w:t>
      </w:r>
      <w:r w:rsidRPr="00992C7C">
        <w:rPr>
          <w:rFonts w:ascii="Arial" w:hAnsi="Arial" w:cs="Arial"/>
          <w:b/>
          <w:bCs/>
          <w:sz w:val="24"/>
          <w:szCs w:val="24"/>
        </w:rPr>
        <w:t xml:space="preserve"> ESPECIFICAÇÕES TÉCNICAS E PROCEDIMENT</w:t>
      </w:r>
      <w:r w:rsidR="0031753A">
        <w:rPr>
          <w:rFonts w:ascii="Arial" w:hAnsi="Arial" w:cs="Arial"/>
          <w:b/>
          <w:bCs/>
          <w:sz w:val="24"/>
          <w:szCs w:val="24"/>
        </w:rPr>
        <w:t>AIS</w:t>
      </w:r>
    </w:p>
    <w:p w14:paraId="2BC72ABA" w14:textId="77777777" w:rsidR="00B918BA" w:rsidRPr="00992C7C" w:rsidRDefault="00B918BA" w:rsidP="00B918BA">
      <w:pPr>
        <w:jc w:val="center"/>
        <w:rPr>
          <w:rFonts w:ascii="Arial" w:hAnsi="Arial" w:cs="Arial"/>
          <w:b/>
          <w:sz w:val="24"/>
          <w:szCs w:val="24"/>
        </w:rPr>
      </w:pPr>
    </w:p>
    <w:p w14:paraId="4FC830E5" w14:textId="6EAA4B3E" w:rsidR="000E45EC" w:rsidRPr="00992C7C" w:rsidRDefault="000E45EC" w:rsidP="000E45EC">
      <w:pPr>
        <w:jc w:val="center"/>
        <w:rPr>
          <w:rFonts w:ascii="Arial" w:hAnsi="Arial" w:cs="Arial"/>
          <w:b/>
          <w:sz w:val="24"/>
          <w:szCs w:val="24"/>
        </w:rPr>
      </w:pPr>
    </w:p>
    <w:p w14:paraId="120CA6C3" w14:textId="77777777" w:rsidR="00190A46" w:rsidRPr="00992C7C" w:rsidRDefault="00190A46" w:rsidP="00190A46">
      <w:pPr>
        <w:spacing w:line="276" w:lineRule="auto"/>
        <w:jc w:val="center"/>
        <w:rPr>
          <w:rFonts w:ascii="Arial" w:eastAsia="Calibri" w:hAnsi="Arial" w:cs="Arial"/>
          <w:b/>
          <w:sz w:val="24"/>
          <w:szCs w:val="24"/>
        </w:rPr>
      </w:pPr>
      <w:r w:rsidRPr="00992C7C">
        <w:rPr>
          <w:rFonts w:ascii="Arial" w:eastAsia="Calibri" w:hAnsi="Arial" w:cs="Arial"/>
          <w:b/>
          <w:sz w:val="24"/>
          <w:szCs w:val="24"/>
        </w:rPr>
        <w:t>RELATÓRIO DE FUNDAMENTAÇÃO</w:t>
      </w:r>
    </w:p>
    <w:p w14:paraId="0A66347A" w14:textId="77777777" w:rsidR="00190A46" w:rsidRPr="00992C7C" w:rsidRDefault="00190A46" w:rsidP="00190A46">
      <w:pPr>
        <w:spacing w:line="276" w:lineRule="auto"/>
        <w:jc w:val="center"/>
        <w:rPr>
          <w:rFonts w:ascii="Arial" w:eastAsia="Calibri" w:hAnsi="Arial" w:cs="Arial"/>
          <w:b/>
          <w:sz w:val="24"/>
          <w:szCs w:val="24"/>
        </w:rPr>
      </w:pPr>
    </w:p>
    <w:p w14:paraId="0DF7D130" w14:textId="77777777" w:rsidR="00190A46" w:rsidRDefault="00190A46" w:rsidP="003F3EDE">
      <w:pPr>
        <w:pStyle w:val="PargrafodaLista"/>
        <w:numPr>
          <w:ilvl w:val="0"/>
          <w:numId w:val="27"/>
        </w:numPr>
        <w:suppressAutoHyphens/>
        <w:autoSpaceDN w:val="0"/>
        <w:spacing w:before="120" w:after="120" w:line="276" w:lineRule="auto"/>
        <w:ind w:left="567" w:hanging="567"/>
        <w:contextualSpacing w:val="0"/>
        <w:jc w:val="both"/>
        <w:rPr>
          <w:rFonts w:ascii="Arial" w:eastAsia="Calibri" w:hAnsi="Arial" w:cs="Arial"/>
          <w:b/>
          <w:sz w:val="24"/>
          <w:szCs w:val="24"/>
        </w:rPr>
      </w:pPr>
      <w:r w:rsidRPr="00992C7C">
        <w:rPr>
          <w:rFonts w:ascii="Arial" w:eastAsia="Calibri" w:hAnsi="Arial" w:cs="Arial"/>
          <w:b/>
          <w:sz w:val="24"/>
          <w:szCs w:val="24"/>
        </w:rPr>
        <w:t>ENQUADRAMENTO</w:t>
      </w:r>
    </w:p>
    <w:p w14:paraId="7196D272" w14:textId="77777777" w:rsidR="0059690D" w:rsidRPr="0059690D" w:rsidRDefault="0059690D" w:rsidP="0059690D">
      <w:pPr>
        <w:pStyle w:val="PargrafodaLista"/>
        <w:suppressAutoHyphens/>
        <w:autoSpaceDN w:val="0"/>
        <w:spacing w:before="120" w:after="120" w:line="276" w:lineRule="auto"/>
        <w:ind w:left="567"/>
        <w:contextualSpacing w:val="0"/>
        <w:jc w:val="both"/>
        <w:rPr>
          <w:rFonts w:ascii="Arial" w:eastAsia="Calibri" w:hAnsi="Arial" w:cs="Arial"/>
          <w:b/>
          <w:sz w:val="12"/>
          <w:szCs w:val="12"/>
        </w:rPr>
      </w:pPr>
    </w:p>
    <w:p w14:paraId="737FD1E3" w14:textId="6081FCAB" w:rsidR="00190A46" w:rsidRDefault="00394985" w:rsidP="0086600C">
      <w:pPr>
        <w:pStyle w:val="Corpodetexto"/>
        <w:tabs>
          <w:tab w:val="left" w:pos="426"/>
        </w:tabs>
        <w:spacing w:before="120" w:after="120" w:line="276" w:lineRule="auto"/>
        <w:ind w:left="0"/>
        <w:jc w:val="both"/>
        <w:rPr>
          <w:rFonts w:eastAsia="Arial Unicode MS" w:cs="Arial"/>
          <w:sz w:val="24"/>
          <w:szCs w:val="24"/>
          <w:lang w:val="pt-PT"/>
        </w:rPr>
      </w:pPr>
      <w:r>
        <w:rPr>
          <w:rFonts w:eastAsia="Arial Unicode MS" w:cs="Arial"/>
          <w:sz w:val="24"/>
          <w:szCs w:val="24"/>
          <w:lang w:val="pt-PT"/>
        </w:rPr>
        <w:t>A implementação da Facturação Electrónica, por força do Decreto Presidencial n.º__/25, de__de_________, é um marco bastante importante das iniciativas do Executivo no âmbito da melhoria contínua do Sistema Tributário Angolano.</w:t>
      </w:r>
    </w:p>
    <w:p w14:paraId="14799E1F" w14:textId="77777777" w:rsidR="0059690D" w:rsidRPr="0059690D" w:rsidRDefault="0059690D" w:rsidP="0086600C">
      <w:pPr>
        <w:pStyle w:val="Corpodetexto"/>
        <w:tabs>
          <w:tab w:val="left" w:pos="426"/>
        </w:tabs>
        <w:spacing w:before="120" w:after="120" w:line="276" w:lineRule="auto"/>
        <w:ind w:left="0"/>
        <w:jc w:val="both"/>
        <w:rPr>
          <w:rFonts w:eastAsia="Arial Unicode MS" w:cs="Arial"/>
          <w:sz w:val="12"/>
          <w:szCs w:val="12"/>
          <w:lang w:val="pt-PT"/>
        </w:rPr>
      </w:pPr>
    </w:p>
    <w:p w14:paraId="70C36E73" w14:textId="7B985A8F" w:rsidR="00394985" w:rsidRDefault="00394985" w:rsidP="0086600C">
      <w:pPr>
        <w:pStyle w:val="Corpodetexto"/>
        <w:tabs>
          <w:tab w:val="left" w:pos="426"/>
        </w:tabs>
        <w:spacing w:before="120" w:after="120" w:line="276" w:lineRule="auto"/>
        <w:ind w:left="0"/>
        <w:jc w:val="both"/>
        <w:rPr>
          <w:rFonts w:eastAsia="Arial Unicode MS" w:cs="Arial"/>
          <w:sz w:val="24"/>
          <w:szCs w:val="24"/>
          <w:lang w:val="pt-PT"/>
        </w:rPr>
      </w:pPr>
      <w:r>
        <w:rPr>
          <w:rFonts w:eastAsia="Arial Unicode MS" w:cs="Arial"/>
          <w:sz w:val="24"/>
          <w:szCs w:val="24"/>
          <w:lang w:val="pt-PT"/>
        </w:rPr>
        <w:t xml:space="preserve">Traçado o regime geral da Facturação Electrónica pelo diploma </w:t>
      </w:r>
      <w:r w:rsidR="00DF7045">
        <w:rPr>
          <w:rFonts w:eastAsia="Arial Unicode MS" w:cs="Arial"/>
          <w:sz w:val="24"/>
          <w:szCs w:val="24"/>
          <w:lang w:val="pt-PT"/>
        </w:rPr>
        <w:t xml:space="preserve">supra </w:t>
      </w:r>
      <w:r>
        <w:rPr>
          <w:rFonts w:eastAsia="Arial Unicode MS" w:cs="Arial"/>
          <w:sz w:val="24"/>
          <w:szCs w:val="24"/>
          <w:lang w:val="pt-PT"/>
        </w:rPr>
        <w:t>referenciado, urge, pois, criarem-se as condições técnicas</w:t>
      </w:r>
      <w:r w:rsidR="00DF7045">
        <w:rPr>
          <w:rFonts w:eastAsia="Arial Unicode MS" w:cs="Arial"/>
          <w:sz w:val="24"/>
          <w:szCs w:val="24"/>
          <w:lang w:val="pt-PT"/>
        </w:rPr>
        <w:t xml:space="preserve"> relativas à estrutura de dados de </w:t>
      </w:r>
      <w:r w:rsidR="00DF7045">
        <w:rPr>
          <w:rFonts w:eastAsia="Arial Unicode MS" w:cs="Arial"/>
          <w:i/>
          <w:iCs/>
          <w:sz w:val="24"/>
          <w:szCs w:val="24"/>
          <w:lang w:val="pt-PT"/>
        </w:rPr>
        <w:t>software</w:t>
      </w:r>
      <w:r w:rsidR="00DF7045">
        <w:rPr>
          <w:rFonts w:eastAsia="Arial Unicode MS" w:cs="Arial"/>
          <w:sz w:val="24"/>
          <w:szCs w:val="24"/>
          <w:lang w:val="pt-PT"/>
        </w:rPr>
        <w:t>, a definição do próprio modelo de facturação electrónica, bem como as suas especificações técnicas e procedimentais.</w:t>
      </w:r>
      <w:r>
        <w:rPr>
          <w:rFonts w:eastAsia="Arial Unicode MS" w:cs="Arial"/>
          <w:sz w:val="24"/>
          <w:szCs w:val="24"/>
          <w:lang w:val="pt-PT"/>
        </w:rPr>
        <w:t xml:space="preserve"> </w:t>
      </w:r>
    </w:p>
    <w:p w14:paraId="05AD56C5" w14:textId="77777777" w:rsidR="00190A46" w:rsidRPr="0059690D" w:rsidRDefault="00190A46" w:rsidP="0086600C">
      <w:pPr>
        <w:pStyle w:val="Corpodetexto"/>
        <w:tabs>
          <w:tab w:val="left" w:pos="426"/>
        </w:tabs>
        <w:spacing w:before="120" w:after="120" w:line="276" w:lineRule="auto"/>
        <w:jc w:val="both"/>
        <w:rPr>
          <w:rFonts w:eastAsia="Arial Unicode MS" w:cs="Arial"/>
          <w:sz w:val="12"/>
          <w:szCs w:val="12"/>
          <w:lang w:val="pt-PT"/>
        </w:rPr>
      </w:pPr>
    </w:p>
    <w:p w14:paraId="5EA049B2" w14:textId="23702538" w:rsidR="00DF7045" w:rsidRPr="0031753A" w:rsidRDefault="0031753A" w:rsidP="0031753A">
      <w:pPr>
        <w:pStyle w:val="Corpodetexto"/>
        <w:widowControl/>
        <w:tabs>
          <w:tab w:val="left" w:pos="567"/>
        </w:tabs>
        <w:suppressAutoHyphens/>
        <w:autoSpaceDN w:val="0"/>
        <w:spacing w:before="120" w:after="120" w:line="276" w:lineRule="auto"/>
        <w:ind w:left="0"/>
        <w:jc w:val="both"/>
        <w:rPr>
          <w:rFonts w:eastAsia="Arial Unicode MS" w:cs="Arial"/>
          <w:b/>
          <w:sz w:val="24"/>
          <w:szCs w:val="24"/>
          <w:lang w:val="pt-PT"/>
        </w:rPr>
      </w:pPr>
      <w:r>
        <w:rPr>
          <w:rFonts w:eastAsia="Arial Unicode MS" w:cs="Arial"/>
          <w:bCs/>
          <w:sz w:val="24"/>
          <w:szCs w:val="24"/>
          <w:lang w:val="pt-PT"/>
        </w:rPr>
        <w:t xml:space="preserve">O </w:t>
      </w:r>
      <w:r w:rsidR="00593BCA" w:rsidRPr="003037C1">
        <w:rPr>
          <w:rFonts w:cs="Arial"/>
          <w:sz w:val="24"/>
          <w:szCs w:val="24"/>
          <w:lang w:val="pt-PT"/>
          <w:rPrChange w:id="0" w:author="Nuno Alves Antonio Chaves" w:date="2025-03-05T15:24:00Z" w16du:dateUtc="2025-03-05T14:24:00Z">
            <w:rPr>
              <w:rFonts w:cs="Arial"/>
              <w:sz w:val="24"/>
              <w:szCs w:val="24"/>
            </w:rPr>
          </w:rPrChange>
        </w:rPr>
        <w:t>presente pro</w:t>
      </w:r>
      <w:r w:rsidRPr="003037C1">
        <w:rPr>
          <w:rFonts w:cs="Arial"/>
          <w:sz w:val="24"/>
          <w:szCs w:val="24"/>
          <w:lang w:val="pt-PT"/>
          <w:rPrChange w:id="1" w:author="Nuno Alves Antonio Chaves" w:date="2025-03-05T15:24:00Z" w16du:dateUtc="2025-03-05T14:24:00Z">
            <w:rPr>
              <w:rFonts w:cs="Arial"/>
              <w:sz w:val="24"/>
              <w:szCs w:val="24"/>
            </w:rPr>
          </w:rPrChange>
        </w:rPr>
        <w:t>jecto</w:t>
      </w:r>
      <w:r w:rsidR="00593BCA" w:rsidRPr="003037C1">
        <w:rPr>
          <w:rFonts w:cs="Arial"/>
          <w:sz w:val="24"/>
          <w:szCs w:val="24"/>
          <w:lang w:val="pt-PT"/>
          <w:rPrChange w:id="2" w:author="Nuno Alves Antonio Chaves" w:date="2025-03-05T15:24:00Z" w16du:dateUtc="2025-03-05T14:24:00Z">
            <w:rPr>
              <w:rFonts w:cs="Arial"/>
              <w:sz w:val="24"/>
              <w:szCs w:val="24"/>
            </w:rPr>
          </w:rPrChange>
        </w:rPr>
        <w:t xml:space="preserve"> visa concretizar</w:t>
      </w:r>
      <w:r w:rsidRPr="003037C1">
        <w:rPr>
          <w:rFonts w:cs="Arial"/>
          <w:sz w:val="24"/>
          <w:szCs w:val="24"/>
          <w:lang w:val="pt-PT"/>
          <w:rPrChange w:id="3" w:author="Nuno Alves Antonio Chaves" w:date="2025-03-05T15:24:00Z" w16du:dateUtc="2025-03-05T14:24:00Z">
            <w:rPr>
              <w:rFonts w:cs="Arial"/>
              <w:sz w:val="24"/>
              <w:szCs w:val="24"/>
            </w:rPr>
          </w:rPrChange>
        </w:rPr>
        <w:t>, com efeito,</w:t>
      </w:r>
      <w:r w:rsidR="00593BCA" w:rsidRPr="003037C1">
        <w:rPr>
          <w:rFonts w:cs="Arial"/>
          <w:sz w:val="24"/>
          <w:szCs w:val="24"/>
          <w:lang w:val="pt-PT"/>
          <w:rPrChange w:id="4" w:author="Nuno Alves Antonio Chaves" w:date="2025-03-05T15:24:00Z" w16du:dateUtc="2025-03-05T14:24:00Z">
            <w:rPr>
              <w:rFonts w:cs="Arial"/>
              <w:sz w:val="24"/>
              <w:szCs w:val="24"/>
            </w:rPr>
          </w:rPrChange>
        </w:rPr>
        <w:t xml:space="preserve"> o Regime Jurídico das Facturas,</w:t>
      </w:r>
      <w:r w:rsidR="00DF7045" w:rsidRPr="003037C1">
        <w:rPr>
          <w:rFonts w:cs="Arial"/>
          <w:sz w:val="24"/>
          <w:szCs w:val="24"/>
          <w:lang w:val="pt-PT"/>
          <w:rPrChange w:id="5" w:author="Nuno Alves Antonio Chaves" w:date="2025-03-05T15:24:00Z" w16du:dateUtc="2025-03-05T14:24:00Z">
            <w:rPr>
              <w:rFonts w:cs="Arial"/>
              <w:sz w:val="24"/>
              <w:szCs w:val="24"/>
            </w:rPr>
          </w:rPrChange>
        </w:rPr>
        <w:t xml:space="preserve"> mediante:</w:t>
      </w:r>
    </w:p>
    <w:p w14:paraId="6AE42769" w14:textId="77777777" w:rsidR="0059690D" w:rsidRPr="0059690D" w:rsidRDefault="0059690D" w:rsidP="0086600C">
      <w:pPr>
        <w:spacing w:after="120" w:line="276" w:lineRule="auto"/>
        <w:jc w:val="both"/>
        <w:rPr>
          <w:rFonts w:ascii="Arial" w:hAnsi="Arial" w:cs="Arial"/>
          <w:sz w:val="12"/>
          <w:szCs w:val="12"/>
        </w:rPr>
      </w:pPr>
    </w:p>
    <w:p w14:paraId="382957F8" w14:textId="2520A9E0" w:rsidR="00DF7045" w:rsidRPr="0059690D" w:rsidRDefault="00DF7045" w:rsidP="003F3EDE">
      <w:pPr>
        <w:pStyle w:val="PargrafodaLista"/>
        <w:numPr>
          <w:ilvl w:val="0"/>
          <w:numId w:val="28"/>
        </w:numPr>
        <w:spacing w:after="120" w:line="276" w:lineRule="auto"/>
        <w:jc w:val="both"/>
        <w:rPr>
          <w:rFonts w:ascii="Arial" w:hAnsi="Arial" w:cs="Arial"/>
          <w:bCs/>
          <w:sz w:val="24"/>
          <w:szCs w:val="24"/>
        </w:rPr>
      </w:pPr>
      <w:r>
        <w:rPr>
          <w:rFonts w:ascii="Arial" w:hAnsi="Arial" w:cs="Arial"/>
          <w:sz w:val="24"/>
          <w:szCs w:val="24"/>
        </w:rPr>
        <w:t xml:space="preserve">Definição da estrutura de dados do </w:t>
      </w:r>
      <w:r>
        <w:rPr>
          <w:rFonts w:ascii="Arial" w:hAnsi="Arial" w:cs="Arial"/>
          <w:i/>
          <w:iCs/>
          <w:sz w:val="24"/>
          <w:szCs w:val="24"/>
        </w:rPr>
        <w:t xml:space="preserve">software </w:t>
      </w:r>
      <w:r>
        <w:rPr>
          <w:rFonts w:ascii="Arial" w:hAnsi="Arial" w:cs="Arial"/>
          <w:sz w:val="24"/>
          <w:szCs w:val="24"/>
        </w:rPr>
        <w:t>que irá suportar a Facturação Electrónica;</w:t>
      </w:r>
    </w:p>
    <w:p w14:paraId="2A7DAB43" w14:textId="77777777" w:rsidR="0059690D" w:rsidRPr="0059690D" w:rsidRDefault="0059690D" w:rsidP="0059690D">
      <w:pPr>
        <w:pStyle w:val="PargrafodaLista"/>
        <w:spacing w:after="120" w:line="276" w:lineRule="auto"/>
        <w:ind w:left="784"/>
        <w:jc w:val="both"/>
        <w:rPr>
          <w:rFonts w:ascii="Arial" w:hAnsi="Arial" w:cs="Arial"/>
          <w:bCs/>
          <w:sz w:val="12"/>
          <w:szCs w:val="12"/>
        </w:rPr>
      </w:pPr>
    </w:p>
    <w:p w14:paraId="1C670829" w14:textId="77777777" w:rsidR="00DF7045" w:rsidRPr="0059690D" w:rsidRDefault="00DF7045" w:rsidP="003F3EDE">
      <w:pPr>
        <w:pStyle w:val="PargrafodaLista"/>
        <w:numPr>
          <w:ilvl w:val="0"/>
          <w:numId w:val="28"/>
        </w:numPr>
        <w:spacing w:after="120" w:line="276" w:lineRule="auto"/>
        <w:jc w:val="both"/>
        <w:rPr>
          <w:rFonts w:ascii="Arial" w:hAnsi="Arial" w:cs="Arial"/>
          <w:bCs/>
          <w:sz w:val="24"/>
          <w:szCs w:val="24"/>
        </w:rPr>
      </w:pPr>
      <w:r>
        <w:rPr>
          <w:rFonts w:ascii="Arial" w:hAnsi="Arial" w:cs="Arial"/>
          <w:sz w:val="24"/>
          <w:szCs w:val="24"/>
        </w:rPr>
        <w:t>Definição do modelo de Facturação Electrónica;</w:t>
      </w:r>
    </w:p>
    <w:p w14:paraId="22C007D9" w14:textId="77777777" w:rsidR="0059690D" w:rsidRPr="0059690D" w:rsidRDefault="0059690D" w:rsidP="0059690D">
      <w:pPr>
        <w:pStyle w:val="PargrafodaLista"/>
        <w:rPr>
          <w:rFonts w:ascii="Arial" w:hAnsi="Arial" w:cs="Arial"/>
          <w:bCs/>
          <w:sz w:val="12"/>
          <w:szCs w:val="12"/>
        </w:rPr>
      </w:pPr>
    </w:p>
    <w:p w14:paraId="1D468A49" w14:textId="77777777" w:rsidR="00DF7045" w:rsidRPr="0059690D" w:rsidRDefault="00DF7045" w:rsidP="003F3EDE">
      <w:pPr>
        <w:pStyle w:val="PargrafodaLista"/>
        <w:numPr>
          <w:ilvl w:val="0"/>
          <w:numId w:val="28"/>
        </w:numPr>
        <w:spacing w:after="120" w:line="276" w:lineRule="auto"/>
        <w:jc w:val="both"/>
        <w:rPr>
          <w:rFonts w:ascii="Arial" w:hAnsi="Arial" w:cs="Arial"/>
          <w:bCs/>
          <w:sz w:val="24"/>
          <w:szCs w:val="24"/>
        </w:rPr>
      </w:pPr>
      <w:r>
        <w:rPr>
          <w:rFonts w:ascii="Arial" w:hAnsi="Arial" w:cs="Arial"/>
          <w:sz w:val="24"/>
          <w:szCs w:val="24"/>
        </w:rPr>
        <w:t>Definição das especificações técnicas;</w:t>
      </w:r>
    </w:p>
    <w:p w14:paraId="5707C6E7" w14:textId="77777777" w:rsidR="0059690D" w:rsidRPr="0059690D" w:rsidRDefault="0059690D" w:rsidP="0059690D">
      <w:pPr>
        <w:pStyle w:val="PargrafodaLista"/>
        <w:rPr>
          <w:rFonts w:ascii="Arial" w:hAnsi="Arial" w:cs="Arial"/>
          <w:bCs/>
          <w:sz w:val="12"/>
          <w:szCs w:val="12"/>
        </w:rPr>
      </w:pPr>
    </w:p>
    <w:p w14:paraId="0BB47BD1" w14:textId="0B077477" w:rsidR="00190A46" w:rsidRPr="00DF7045" w:rsidRDefault="00DF7045" w:rsidP="003F3EDE">
      <w:pPr>
        <w:pStyle w:val="PargrafodaLista"/>
        <w:numPr>
          <w:ilvl w:val="0"/>
          <w:numId w:val="28"/>
        </w:numPr>
        <w:spacing w:after="120" w:line="276" w:lineRule="auto"/>
        <w:jc w:val="both"/>
        <w:rPr>
          <w:rFonts w:ascii="Arial" w:hAnsi="Arial" w:cs="Arial"/>
          <w:bCs/>
          <w:sz w:val="24"/>
          <w:szCs w:val="24"/>
        </w:rPr>
      </w:pPr>
      <w:r>
        <w:rPr>
          <w:rFonts w:ascii="Arial" w:hAnsi="Arial" w:cs="Arial"/>
          <w:sz w:val="24"/>
          <w:szCs w:val="24"/>
        </w:rPr>
        <w:t>Definição das especificações procedimentais.</w:t>
      </w:r>
    </w:p>
    <w:p w14:paraId="25FEC56A" w14:textId="77777777" w:rsidR="00190A46" w:rsidRPr="0059690D" w:rsidRDefault="00190A46" w:rsidP="00190A46">
      <w:pPr>
        <w:pStyle w:val="SemEspaamento"/>
        <w:spacing w:line="276" w:lineRule="auto"/>
        <w:ind w:left="720"/>
        <w:jc w:val="both"/>
        <w:rPr>
          <w:rFonts w:ascii="Arial" w:hAnsi="Arial" w:cs="Arial"/>
          <w:bCs/>
          <w:sz w:val="12"/>
          <w:szCs w:val="12"/>
        </w:rPr>
      </w:pPr>
    </w:p>
    <w:p w14:paraId="39E827BC" w14:textId="77777777" w:rsidR="00190A46" w:rsidRPr="0059690D" w:rsidRDefault="00190A46" w:rsidP="003F3EDE">
      <w:pPr>
        <w:pStyle w:val="Corpodetexto"/>
        <w:widowControl/>
        <w:numPr>
          <w:ilvl w:val="0"/>
          <w:numId w:val="27"/>
        </w:numPr>
        <w:tabs>
          <w:tab w:val="left" w:pos="567"/>
        </w:tabs>
        <w:suppressAutoHyphens/>
        <w:autoSpaceDN w:val="0"/>
        <w:spacing w:before="120" w:after="120" w:line="276" w:lineRule="auto"/>
        <w:ind w:left="567" w:hanging="567"/>
        <w:jc w:val="both"/>
        <w:rPr>
          <w:rFonts w:cs="Arial"/>
          <w:sz w:val="24"/>
          <w:szCs w:val="24"/>
          <w:lang w:val="pt-PT"/>
        </w:rPr>
      </w:pPr>
      <w:r w:rsidRPr="00992C7C">
        <w:rPr>
          <w:rFonts w:eastAsia="Arial Unicode MS" w:cs="Arial"/>
          <w:b/>
          <w:sz w:val="24"/>
          <w:szCs w:val="24"/>
          <w:lang w:val="pt-PT"/>
        </w:rPr>
        <w:t>SUMÁRIO A PUBLICAR EM DIÁRIO DA REPÚBLICA</w:t>
      </w:r>
    </w:p>
    <w:p w14:paraId="43648928" w14:textId="77777777" w:rsidR="0059690D" w:rsidRPr="0059690D" w:rsidRDefault="0059690D" w:rsidP="0059690D">
      <w:pPr>
        <w:pStyle w:val="Corpodetexto"/>
        <w:widowControl/>
        <w:tabs>
          <w:tab w:val="left" w:pos="567"/>
        </w:tabs>
        <w:suppressAutoHyphens/>
        <w:autoSpaceDN w:val="0"/>
        <w:spacing w:before="120" w:after="120" w:line="276" w:lineRule="auto"/>
        <w:ind w:left="567"/>
        <w:jc w:val="both"/>
        <w:rPr>
          <w:rFonts w:cs="Arial"/>
          <w:sz w:val="12"/>
          <w:szCs w:val="12"/>
          <w:lang w:val="pt-PT"/>
        </w:rPr>
      </w:pPr>
    </w:p>
    <w:p w14:paraId="1A4921EE" w14:textId="77777777" w:rsidR="00190A46" w:rsidRPr="00992C7C" w:rsidRDefault="00190A46" w:rsidP="0086600C">
      <w:pPr>
        <w:pStyle w:val="Corpodetexto"/>
        <w:tabs>
          <w:tab w:val="left" w:pos="426"/>
        </w:tabs>
        <w:spacing w:before="120" w:after="120" w:line="276" w:lineRule="auto"/>
        <w:ind w:left="0"/>
        <w:jc w:val="both"/>
        <w:rPr>
          <w:rFonts w:cs="Arial"/>
          <w:sz w:val="24"/>
          <w:szCs w:val="24"/>
          <w:lang w:val="pt-PT"/>
        </w:rPr>
      </w:pPr>
      <w:r w:rsidRPr="00992C7C">
        <w:rPr>
          <w:rFonts w:eastAsia="Arial Unicode MS" w:cs="Arial"/>
          <w:sz w:val="24"/>
          <w:szCs w:val="24"/>
          <w:lang w:val="pt-PT"/>
        </w:rPr>
        <w:t>Eis o sumário que deverá constar da I Série do Diário da República:</w:t>
      </w:r>
    </w:p>
    <w:p w14:paraId="12814916" w14:textId="57184555" w:rsidR="00992C7C" w:rsidRPr="00992C7C" w:rsidRDefault="00190A46" w:rsidP="0086600C">
      <w:pPr>
        <w:pStyle w:val="Corpodetexto"/>
        <w:tabs>
          <w:tab w:val="left" w:pos="426"/>
        </w:tabs>
        <w:spacing w:before="120" w:after="120" w:line="276" w:lineRule="auto"/>
        <w:ind w:left="0"/>
        <w:jc w:val="both"/>
        <w:rPr>
          <w:rFonts w:eastAsia="Arial Unicode MS" w:cs="Arial"/>
          <w:b/>
          <w:bCs/>
          <w:i/>
          <w:sz w:val="24"/>
          <w:szCs w:val="24"/>
          <w:lang w:val="pt-PT"/>
        </w:rPr>
      </w:pPr>
      <w:r w:rsidRPr="00992C7C">
        <w:rPr>
          <w:rFonts w:eastAsia="Arial Unicode MS" w:cs="Arial"/>
          <w:sz w:val="24"/>
          <w:szCs w:val="24"/>
          <w:lang w:val="pt-PT"/>
        </w:rPr>
        <w:t>«</w:t>
      </w:r>
      <w:r w:rsidRPr="00992C7C">
        <w:rPr>
          <w:rFonts w:eastAsia="Arial Unicode MS" w:cs="Arial"/>
          <w:b/>
          <w:bCs/>
          <w:i/>
          <w:sz w:val="24"/>
          <w:szCs w:val="24"/>
          <w:lang w:val="pt-PT"/>
        </w:rPr>
        <w:t>Decreto Executivo n.º__ /2</w:t>
      </w:r>
      <w:r w:rsidR="00992C7C" w:rsidRPr="00992C7C">
        <w:rPr>
          <w:rFonts w:eastAsia="Arial Unicode MS" w:cs="Arial"/>
          <w:b/>
          <w:bCs/>
          <w:i/>
          <w:sz w:val="24"/>
          <w:szCs w:val="24"/>
          <w:lang w:val="pt-PT"/>
        </w:rPr>
        <w:t>5</w:t>
      </w:r>
      <w:r w:rsidR="00460157">
        <w:rPr>
          <w:rFonts w:eastAsia="Arial Unicode MS" w:cs="Arial"/>
          <w:b/>
          <w:bCs/>
          <w:i/>
          <w:sz w:val="24"/>
          <w:szCs w:val="24"/>
          <w:lang w:val="pt-PT"/>
        </w:rPr>
        <w:t>:</w:t>
      </w:r>
    </w:p>
    <w:p w14:paraId="02A757A5" w14:textId="57876124" w:rsidR="00190A46" w:rsidRPr="00992C7C" w:rsidRDefault="00992C7C">
      <w:pPr>
        <w:pStyle w:val="Corpodetexto"/>
        <w:tabs>
          <w:tab w:val="left" w:pos="426"/>
        </w:tabs>
        <w:spacing w:before="120" w:after="120" w:line="360" w:lineRule="auto"/>
        <w:ind w:left="0"/>
        <w:jc w:val="both"/>
        <w:rPr>
          <w:rFonts w:eastAsia="Arial Unicode MS" w:cs="Arial"/>
          <w:sz w:val="24"/>
          <w:szCs w:val="24"/>
          <w:lang w:val="pt-PT"/>
        </w:rPr>
        <w:pPrChange w:id="6" w:author="Nuno Alves Antonio Chaves" w:date="2025-03-05T15:26:00Z" w16du:dateUtc="2025-03-05T14:26:00Z">
          <w:pPr>
            <w:pStyle w:val="Corpodetexto"/>
            <w:tabs>
              <w:tab w:val="left" w:pos="426"/>
            </w:tabs>
            <w:spacing w:before="120" w:after="120" w:line="276" w:lineRule="auto"/>
            <w:ind w:left="0"/>
            <w:jc w:val="both"/>
          </w:pPr>
        </w:pPrChange>
      </w:pPr>
      <w:r w:rsidRPr="00992C7C">
        <w:rPr>
          <w:rFonts w:eastAsia="Arial Unicode MS" w:cs="Arial"/>
          <w:i/>
          <w:sz w:val="24"/>
          <w:szCs w:val="24"/>
          <w:lang w:val="pt-PT"/>
        </w:rPr>
        <w:t>Define a estrutura de dados de software, modelo de facturação electrónica</w:t>
      </w:r>
      <w:r w:rsidR="0031753A">
        <w:rPr>
          <w:rFonts w:eastAsia="Arial Unicode MS" w:cs="Arial"/>
          <w:i/>
          <w:sz w:val="24"/>
          <w:szCs w:val="24"/>
          <w:lang w:val="pt-PT"/>
        </w:rPr>
        <w:t>,</w:t>
      </w:r>
      <w:r w:rsidRPr="00992C7C">
        <w:rPr>
          <w:rFonts w:eastAsia="Arial Unicode MS" w:cs="Arial"/>
          <w:i/>
          <w:sz w:val="24"/>
          <w:szCs w:val="24"/>
          <w:lang w:val="pt-PT"/>
        </w:rPr>
        <w:t xml:space="preserve"> especificações técnicas e procediment</w:t>
      </w:r>
      <w:r w:rsidR="0031753A">
        <w:rPr>
          <w:rFonts w:eastAsia="Arial Unicode MS" w:cs="Arial"/>
          <w:i/>
          <w:sz w:val="24"/>
          <w:szCs w:val="24"/>
          <w:lang w:val="pt-PT"/>
        </w:rPr>
        <w:t>ais</w:t>
      </w:r>
      <w:r w:rsidRPr="00992C7C">
        <w:rPr>
          <w:rFonts w:eastAsia="Arial Unicode MS" w:cs="Arial"/>
          <w:i/>
          <w:sz w:val="24"/>
          <w:szCs w:val="24"/>
          <w:lang w:val="pt-PT"/>
        </w:rPr>
        <w:t xml:space="preserve">. – Revoga o Decreto Executivo n.º </w:t>
      </w:r>
      <w:r w:rsidRPr="00992C7C">
        <w:rPr>
          <w:rFonts w:cs="Arial"/>
          <w:i/>
          <w:iCs/>
          <w:sz w:val="24"/>
          <w:szCs w:val="24"/>
          <w:lang w:val="pt-PT"/>
        </w:rPr>
        <w:t>317/20, de 14 de Dezembro</w:t>
      </w:r>
      <w:r w:rsidR="00190A46" w:rsidRPr="00992C7C">
        <w:rPr>
          <w:rFonts w:eastAsia="Arial Unicode MS" w:cs="Arial"/>
          <w:sz w:val="24"/>
          <w:szCs w:val="24"/>
          <w:lang w:val="pt-PT"/>
        </w:rPr>
        <w:t>».</w:t>
      </w:r>
    </w:p>
    <w:p w14:paraId="68DA008C" w14:textId="7F3EC716" w:rsidR="00190A46" w:rsidRPr="0059690D" w:rsidRDefault="00593BCA" w:rsidP="0086600C">
      <w:pPr>
        <w:pStyle w:val="Corpodetexto"/>
        <w:tabs>
          <w:tab w:val="left" w:pos="426"/>
        </w:tabs>
        <w:spacing w:before="120" w:after="120" w:line="276" w:lineRule="auto"/>
        <w:jc w:val="both"/>
        <w:rPr>
          <w:rFonts w:cs="Arial"/>
          <w:sz w:val="12"/>
          <w:szCs w:val="12"/>
          <w:lang w:val="pt-PT"/>
        </w:rPr>
      </w:pPr>
      <w:r>
        <w:rPr>
          <w:rFonts w:cs="Arial"/>
          <w:sz w:val="24"/>
          <w:szCs w:val="24"/>
          <w:lang w:val="pt-PT"/>
        </w:rPr>
        <w:tab/>
      </w:r>
    </w:p>
    <w:p w14:paraId="0E53F021" w14:textId="18B3D931" w:rsidR="00190A46" w:rsidRPr="0059690D" w:rsidRDefault="00190A46" w:rsidP="003F3EDE">
      <w:pPr>
        <w:pStyle w:val="Corpodetexto"/>
        <w:widowControl/>
        <w:numPr>
          <w:ilvl w:val="0"/>
          <w:numId w:val="27"/>
        </w:numPr>
        <w:tabs>
          <w:tab w:val="left" w:pos="567"/>
        </w:tabs>
        <w:suppressAutoHyphens/>
        <w:autoSpaceDN w:val="0"/>
        <w:spacing w:before="120" w:after="120" w:line="276" w:lineRule="auto"/>
        <w:ind w:left="567" w:hanging="567"/>
        <w:jc w:val="both"/>
        <w:rPr>
          <w:rFonts w:cs="Arial"/>
          <w:sz w:val="24"/>
          <w:szCs w:val="24"/>
          <w:lang w:val="pt-PT"/>
        </w:rPr>
      </w:pPr>
      <w:r w:rsidRPr="00992C7C">
        <w:rPr>
          <w:rFonts w:eastAsia="Arial Unicode MS" w:cs="Arial"/>
          <w:b/>
          <w:sz w:val="24"/>
          <w:szCs w:val="24"/>
          <w:lang w:val="pt-PT"/>
        </w:rPr>
        <w:t>NECESSIDADE DA FORMA PROPOSTA PARA O DIPLOMA</w:t>
      </w:r>
    </w:p>
    <w:p w14:paraId="164EF73E" w14:textId="77777777" w:rsidR="0059690D" w:rsidRPr="0059690D" w:rsidRDefault="0059690D" w:rsidP="0059690D">
      <w:pPr>
        <w:pStyle w:val="Corpodetexto"/>
        <w:widowControl/>
        <w:tabs>
          <w:tab w:val="left" w:pos="567"/>
        </w:tabs>
        <w:suppressAutoHyphens/>
        <w:autoSpaceDN w:val="0"/>
        <w:spacing w:before="120" w:after="120" w:line="276" w:lineRule="auto"/>
        <w:ind w:left="567"/>
        <w:jc w:val="both"/>
        <w:rPr>
          <w:rFonts w:cs="Arial"/>
          <w:sz w:val="12"/>
          <w:szCs w:val="12"/>
          <w:lang w:val="pt-PT"/>
        </w:rPr>
      </w:pPr>
    </w:p>
    <w:p w14:paraId="452FD05E" w14:textId="6B02BE64" w:rsidR="00190A46" w:rsidRPr="00992C7C" w:rsidRDefault="00190A46">
      <w:pPr>
        <w:pStyle w:val="Corpodetexto"/>
        <w:tabs>
          <w:tab w:val="left" w:pos="426"/>
        </w:tabs>
        <w:spacing w:before="120" w:after="120" w:line="360" w:lineRule="auto"/>
        <w:ind w:left="0"/>
        <w:jc w:val="both"/>
        <w:rPr>
          <w:rFonts w:cs="Arial"/>
          <w:sz w:val="24"/>
          <w:szCs w:val="24"/>
          <w:lang w:val="pt-PT"/>
        </w:rPr>
        <w:pPrChange w:id="7" w:author="Nuno Alves Antonio Chaves" w:date="2025-03-05T15:26:00Z" w16du:dateUtc="2025-03-05T14:26:00Z">
          <w:pPr>
            <w:pStyle w:val="Corpodetexto"/>
            <w:tabs>
              <w:tab w:val="left" w:pos="426"/>
            </w:tabs>
            <w:spacing w:before="120" w:after="120" w:line="276" w:lineRule="auto"/>
            <w:ind w:left="0"/>
            <w:jc w:val="both"/>
          </w:pPr>
        </w:pPrChange>
      </w:pPr>
      <w:r w:rsidRPr="00992C7C">
        <w:rPr>
          <w:rFonts w:eastAsia="Arial Unicode MS" w:cs="Arial"/>
          <w:sz w:val="24"/>
          <w:szCs w:val="24"/>
          <w:lang w:val="pt-PT"/>
        </w:rPr>
        <w:t>A presente proposta adopta a forma de Decreto Executivo, nos termos do artigo 137.º da Constituição da República de Angola</w:t>
      </w:r>
      <w:r w:rsidR="00C464B7">
        <w:rPr>
          <w:rFonts w:eastAsia="Arial Unicode MS" w:cs="Arial"/>
          <w:sz w:val="24"/>
          <w:szCs w:val="24"/>
          <w:lang w:val="pt-PT"/>
        </w:rPr>
        <w:t xml:space="preserve"> e do artigo 36.º do Regime Jurídico das Facturas, aprovado pelo Decreto Presidencial n.º__/25, de___de_________</w:t>
      </w:r>
      <w:r w:rsidRPr="00992C7C">
        <w:rPr>
          <w:rFonts w:eastAsia="Arial Unicode MS" w:cs="Arial"/>
          <w:sz w:val="24"/>
          <w:szCs w:val="24"/>
          <w:lang w:val="pt-PT"/>
        </w:rPr>
        <w:t xml:space="preserve">. </w:t>
      </w:r>
    </w:p>
    <w:p w14:paraId="565990B2" w14:textId="77777777" w:rsidR="00190A46" w:rsidRDefault="00190A46" w:rsidP="0086600C">
      <w:pPr>
        <w:pStyle w:val="Corpodetexto"/>
        <w:tabs>
          <w:tab w:val="left" w:pos="426"/>
        </w:tabs>
        <w:spacing w:before="120" w:after="120" w:line="276" w:lineRule="auto"/>
        <w:jc w:val="both"/>
        <w:rPr>
          <w:ins w:id="8" w:author="Nuno Alves Antonio Chaves" w:date="2025-03-05T15:27:00Z" w16du:dateUtc="2025-03-05T14:27:00Z"/>
          <w:rFonts w:eastAsia="Arial Unicode MS" w:cs="Arial"/>
          <w:sz w:val="12"/>
          <w:szCs w:val="12"/>
          <w:lang w:val="pt-PT"/>
        </w:rPr>
      </w:pPr>
    </w:p>
    <w:p w14:paraId="2ACF9A49" w14:textId="77777777" w:rsidR="003037C1" w:rsidRPr="0059690D" w:rsidRDefault="003037C1" w:rsidP="0086600C">
      <w:pPr>
        <w:pStyle w:val="Corpodetexto"/>
        <w:tabs>
          <w:tab w:val="left" w:pos="426"/>
        </w:tabs>
        <w:spacing w:before="120" w:after="120" w:line="276" w:lineRule="auto"/>
        <w:jc w:val="both"/>
        <w:rPr>
          <w:rFonts w:eastAsia="Arial Unicode MS" w:cs="Arial"/>
          <w:sz w:val="12"/>
          <w:szCs w:val="12"/>
          <w:lang w:val="pt-PT"/>
        </w:rPr>
      </w:pPr>
    </w:p>
    <w:p w14:paraId="4510E1BE" w14:textId="77777777" w:rsidR="00190A46" w:rsidRPr="0059690D" w:rsidRDefault="00190A46" w:rsidP="003F3EDE">
      <w:pPr>
        <w:pStyle w:val="Corpodetexto"/>
        <w:widowControl/>
        <w:numPr>
          <w:ilvl w:val="0"/>
          <w:numId w:val="27"/>
        </w:numPr>
        <w:tabs>
          <w:tab w:val="left" w:pos="567"/>
        </w:tabs>
        <w:suppressAutoHyphens/>
        <w:autoSpaceDN w:val="0"/>
        <w:spacing w:before="120" w:after="120" w:line="276" w:lineRule="auto"/>
        <w:ind w:left="567" w:hanging="567"/>
        <w:jc w:val="both"/>
        <w:rPr>
          <w:rFonts w:cs="Arial"/>
          <w:sz w:val="24"/>
          <w:szCs w:val="24"/>
          <w:lang w:val="pt-PT"/>
        </w:rPr>
      </w:pPr>
      <w:r w:rsidRPr="00992C7C">
        <w:rPr>
          <w:rFonts w:eastAsia="Arial Unicode MS" w:cs="Arial"/>
          <w:b/>
          <w:sz w:val="24"/>
          <w:szCs w:val="24"/>
          <w:lang w:val="pt-PT"/>
        </w:rPr>
        <w:t>NORMAS A REVOGAR</w:t>
      </w:r>
    </w:p>
    <w:p w14:paraId="50A8ABB3" w14:textId="77777777" w:rsidR="0059690D" w:rsidRPr="0059690D" w:rsidRDefault="0059690D" w:rsidP="0059690D">
      <w:pPr>
        <w:pStyle w:val="Corpodetexto"/>
        <w:widowControl/>
        <w:tabs>
          <w:tab w:val="left" w:pos="567"/>
        </w:tabs>
        <w:suppressAutoHyphens/>
        <w:autoSpaceDN w:val="0"/>
        <w:spacing w:before="120" w:after="120" w:line="276" w:lineRule="auto"/>
        <w:ind w:left="0"/>
        <w:jc w:val="both"/>
        <w:rPr>
          <w:rFonts w:cs="Arial"/>
          <w:sz w:val="12"/>
          <w:szCs w:val="12"/>
          <w:lang w:val="pt-PT"/>
        </w:rPr>
      </w:pPr>
    </w:p>
    <w:p w14:paraId="33B11123" w14:textId="2CD79A23" w:rsidR="00190A46" w:rsidRPr="00992C7C" w:rsidRDefault="00992C7C">
      <w:pPr>
        <w:pStyle w:val="Corpodetexto"/>
        <w:tabs>
          <w:tab w:val="left" w:pos="426"/>
        </w:tabs>
        <w:spacing w:before="120" w:after="120" w:line="360" w:lineRule="auto"/>
        <w:ind w:left="0"/>
        <w:jc w:val="both"/>
        <w:rPr>
          <w:rFonts w:cs="Arial"/>
          <w:sz w:val="24"/>
          <w:szCs w:val="24"/>
          <w:lang w:val="pt-PT"/>
        </w:rPr>
        <w:pPrChange w:id="9" w:author="Nuno Alves Antonio Chaves" w:date="2025-03-05T15:27:00Z" w16du:dateUtc="2025-03-05T14:27:00Z">
          <w:pPr>
            <w:pStyle w:val="Corpodetexto"/>
            <w:tabs>
              <w:tab w:val="left" w:pos="426"/>
            </w:tabs>
            <w:spacing w:before="120" w:after="120" w:line="276" w:lineRule="auto"/>
            <w:ind w:left="0"/>
            <w:jc w:val="both"/>
          </w:pPr>
        </w:pPrChange>
      </w:pPr>
      <w:r w:rsidRPr="00992C7C">
        <w:rPr>
          <w:rFonts w:eastAsia="Arial Unicode MS" w:cs="Arial"/>
          <w:sz w:val="24"/>
          <w:szCs w:val="24"/>
          <w:lang w:val="pt-PT"/>
        </w:rPr>
        <w:t xml:space="preserve">Com a presente proposta será revogado o </w:t>
      </w:r>
      <w:r w:rsidRPr="00992C7C">
        <w:rPr>
          <w:rFonts w:cs="Arial"/>
          <w:sz w:val="24"/>
          <w:szCs w:val="24"/>
          <w:lang w:val="pt-PT"/>
        </w:rPr>
        <w:t>Decreto Executivo n.º 317/20, de 14 de Dezembro</w:t>
      </w:r>
      <w:r w:rsidR="00E6391E">
        <w:rPr>
          <w:rFonts w:cs="Arial"/>
          <w:sz w:val="24"/>
          <w:szCs w:val="24"/>
          <w:lang w:val="pt-PT"/>
        </w:rPr>
        <w:t xml:space="preserve">, </w:t>
      </w:r>
      <w:r w:rsidR="00E6391E" w:rsidRPr="003037C1">
        <w:rPr>
          <w:rFonts w:cs="Arial"/>
          <w:sz w:val="24"/>
          <w:szCs w:val="24"/>
          <w:lang w:val="pt-PT"/>
          <w:rPrChange w:id="10" w:author="Nuno Alves Antonio Chaves" w:date="2025-03-05T15:24:00Z" w16du:dateUtc="2025-03-05T14:24:00Z">
            <w:rPr>
              <w:rFonts w:cs="Arial"/>
              <w:sz w:val="24"/>
              <w:szCs w:val="24"/>
            </w:rPr>
          </w:rPrChange>
        </w:rPr>
        <w:t>que altera o Anexo da Estrutura de Dados do Regime Jurídico de Submissão Electrónica dos Elementos Contabilísticos dos Contribuintes, aprovado pelo Decreto Presidencial n.º 312/18, de 21 de Dezembro</w:t>
      </w:r>
      <w:r w:rsidR="00190A46" w:rsidRPr="00992C7C">
        <w:rPr>
          <w:rFonts w:eastAsia="Arial Unicode MS" w:cs="Arial"/>
          <w:sz w:val="24"/>
          <w:szCs w:val="24"/>
          <w:lang w:val="pt-PT"/>
        </w:rPr>
        <w:t>.</w:t>
      </w:r>
    </w:p>
    <w:p w14:paraId="2AEB40C3" w14:textId="77777777" w:rsidR="00190A46" w:rsidRPr="0059690D" w:rsidRDefault="00190A46" w:rsidP="0086600C">
      <w:pPr>
        <w:pStyle w:val="Corpodetexto"/>
        <w:tabs>
          <w:tab w:val="left" w:pos="426"/>
        </w:tabs>
        <w:spacing w:before="120" w:after="120" w:line="276" w:lineRule="auto"/>
        <w:jc w:val="both"/>
        <w:rPr>
          <w:rFonts w:eastAsia="Arial Unicode MS" w:cs="Arial"/>
          <w:sz w:val="12"/>
          <w:szCs w:val="12"/>
          <w:lang w:val="pt-PT"/>
        </w:rPr>
      </w:pPr>
    </w:p>
    <w:p w14:paraId="1E203289" w14:textId="77777777" w:rsidR="00190A46" w:rsidRDefault="00190A46" w:rsidP="003F3EDE">
      <w:pPr>
        <w:pStyle w:val="Corpodetexto"/>
        <w:widowControl/>
        <w:numPr>
          <w:ilvl w:val="0"/>
          <w:numId w:val="27"/>
        </w:numPr>
        <w:tabs>
          <w:tab w:val="left" w:pos="567"/>
        </w:tabs>
        <w:suppressAutoHyphens/>
        <w:autoSpaceDN w:val="0"/>
        <w:spacing w:before="120" w:after="120" w:line="276" w:lineRule="auto"/>
        <w:ind w:left="567" w:hanging="567"/>
        <w:jc w:val="both"/>
        <w:rPr>
          <w:rFonts w:eastAsia="Arial Unicode MS" w:cs="Arial"/>
          <w:b/>
          <w:sz w:val="24"/>
          <w:szCs w:val="24"/>
          <w:lang w:val="pt-PT"/>
        </w:rPr>
      </w:pPr>
      <w:r w:rsidRPr="00992C7C">
        <w:rPr>
          <w:rFonts w:eastAsia="Arial Unicode MS" w:cs="Arial"/>
          <w:b/>
          <w:sz w:val="24"/>
          <w:szCs w:val="24"/>
          <w:lang w:val="pt-PT"/>
        </w:rPr>
        <w:t>NOTA PARA A COMUNICAÇÃO SOCIAL</w:t>
      </w:r>
    </w:p>
    <w:p w14:paraId="4AC46138" w14:textId="77777777" w:rsidR="0059690D" w:rsidRPr="0059690D" w:rsidRDefault="0059690D" w:rsidP="0059690D">
      <w:pPr>
        <w:pStyle w:val="Corpodetexto"/>
        <w:widowControl/>
        <w:tabs>
          <w:tab w:val="left" w:pos="567"/>
        </w:tabs>
        <w:suppressAutoHyphens/>
        <w:autoSpaceDN w:val="0"/>
        <w:spacing w:before="120" w:after="120" w:line="276" w:lineRule="auto"/>
        <w:ind w:left="567"/>
        <w:jc w:val="both"/>
        <w:rPr>
          <w:rFonts w:eastAsia="Arial Unicode MS" w:cs="Arial"/>
          <w:b/>
          <w:sz w:val="12"/>
          <w:szCs w:val="12"/>
          <w:lang w:val="pt-PT"/>
        </w:rPr>
      </w:pPr>
    </w:p>
    <w:p w14:paraId="543F865D" w14:textId="77777777" w:rsidR="00190A46" w:rsidRPr="00992C7C" w:rsidRDefault="00190A46" w:rsidP="0086600C">
      <w:pPr>
        <w:pStyle w:val="Corpodetexto"/>
        <w:tabs>
          <w:tab w:val="left" w:pos="426"/>
        </w:tabs>
        <w:spacing w:before="120" w:after="120" w:line="276" w:lineRule="auto"/>
        <w:ind w:left="0"/>
        <w:jc w:val="both"/>
        <w:rPr>
          <w:rFonts w:cs="Arial"/>
          <w:sz w:val="24"/>
          <w:szCs w:val="24"/>
          <w:lang w:val="pt-PT"/>
        </w:rPr>
      </w:pPr>
      <w:r w:rsidRPr="00992C7C">
        <w:rPr>
          <w:rFonts w:eastAsia="Arial Unicode MS" w:cs="Arial"/>
          <w:sz w:val="24"/>
          <w:szCs w:val="24"/>
          <w:lang w:val="pt-PT"/>
        </w:rPr>
        <w:t>Eis a nota que se sugere para os órgãos de comunicação social:</w:t>
      </w:r>
    </w:p>
    <w:p w14:paraId="24127A66" w14:textId="3C36EE2A" w:rsidR="00190A46" w:rsidRPr="00992C7C" w:rsidRDefault="00190A46">
      <w:pPr>
        <w:pStyle w:val="Corpodetexto"/>
        <w:tabs>
          <w:tab w:val="left" w:pos="426"/>
        </w:tabs>
        <w:spacing w:before="120" w:after="120" w:line="360" w:lineRule="auto"/>
        <w:ind w:left="0"/>
        <w:jc w:val="both"/>
        <w:rPr>
          <w:rFonts w:cs="Arial"/>
          <w:i/>
          <w:sz w:val="24"/>
          <w:szCs w:val="24"/>
          <w:lang w:val="pt-PT"/>
        </w:rPr>
        <w:pPrChange w:id="11" w:author="Nuno Alves Antonio Chaves" w:date="2025-03-05T15:27:00Z" w16du:dateUtc="2025-03-05T14:27:00Z">
          <w:pPr>
            <w:pStyle w:val="Corpodetexto"/>
            <w:tabs>
              <w:tab w:val="left" w:pos="426"/>
            </w:tabs>
            <w:spacing w:before="120" w:after="120" w:line="276" w:lineRule="auto"/>
            <w:ind w:left="0"/>
            <w:jc w:val="both"/>
          </w:pPr>
        </w:pPrChange>
      </w:pPr>
      <w:r w:rsidRPr="00992C7C">
        <w:rPr>
          <w:rFonts w:cs="Arial"/>
          <w:i/>
          <w:sz w:val="24"/>
          <w:szCs w:val="24"/>
          <w:lang w:val="pt-PT"/>
        </w:rPr>
        <w:t>«</w:t>
      </w:r>
      <w:r w:rsidR="002D6E0C" w:rsidRPr="00992C7C">
        <w:rPr>
          <w:rFonts w:cs="Arial"/>
          <w:i/>
          <w:sz w:val="24"/>
          <w:szCs w:val="24"/>
          <w:lang w:val="pt-PT"/>
        </w:rPr>
        <w:t>A</w:t>
      </w:r>
      <w:r w:rsidRPr="00992C7C">
        <w:rPr>
          <w:rFonts w:cs="Arial"/>
          <w:i/>
          <w:sz w:val="24"/>
          <w:szCs w:val="24"/>
          <w:lang w:val="pt-PT"/>
        </w:rPr>
        <w:t xml:space="preserve"> Ministr</w:t>
      </w:r>
      <w:r w:rsidR="002D6E0C" w:rsidRPr="00992C7C">
        <w:rPr>
          <w:rFonts w:cs="Arial"/>
          <w:i/>
          <w:sz w:val="24"/>
          <w:szCs w:val="24"/>
          <w:lang w:val="pt-PT"/>
        </w:rPr>
        <w:t>a das</w:t>
      </w:r>
      <w:r w:rsidRPr="00992C7C">
        <w:rPr>
          <w:rFonts w:cs="Arial"/>
          <w:i/>
          <w:sz w:val="24"/>
          <w:szCs w:val="24"/>
          <w:lang w:val="pt-PT"/>
        </w:rPr>
        <w:t xml:space="preserve"> Finanças a</w:t>
      </w:r>
      <w:r w:rsidR="002D6E0C" w:rsidRPr="00992C7C">
        <w:rPr>
          <w:rFonts w:cs="Arial"/>
          <w:i/>
          <w:sz w:val="24"/>
          <w:szCs w:val="24"/>
          <w:lang w:val="pt-PT"/>
        </w:rPr>
        <w:t>ssinou e mandou publicar o Decreto Executivo que define a estrutura de dados de software, modelo de facturação electrónica e respectivas especificações técnicas e procedimentais</w:t>
      </w:r>
      <w:r w:rsidR="00C464B7">
        <w:rPr>
          <w:rFonts w:cs="Arial"/>
          <w:i/>
          <w:sz w:val="24"/>
          <w:szCs w:val="24"/>
          <w:lang w:val="pt-PT"/>
        </w:rPr>
        <w:t>, diploma que complementa o Regime Jurídico das Facturas, aprovado pelo Decreto Presidencial n.º__/25, de___de________</w:t>
      </w:r>
      <w:r w:rsidRPr="00992C7C">
        <w:rPr>
          <w:rFonts w:cs="Arial"/>
          <w:i/>
          <w:sz w:val="24"/>
          <w:szCs w:val="24"/>
          <w:lang w:val="pt-PT"/>
        </w:rPr>
        <w:t>».</w:t>
      </w:r>
    </w:p>
    <w:p w14:paraId="16157C17" w14:textId="77777777" w:rsidR="007B310B" w:rsidRPr="00992C7C" w:rsidRDefault="007B310B" w:rsidP="000E45EC">
      <w:pPr>
        <w:jc w:val="center"/>
        <w:rPr>
          <w:rFonts w:ascii="Arial" w:hAnsi="Arial" w:cs="Arial"/>
          <w:b/>
          <w:sz w:val="24"/>
          <w:szCs w:val="24"/>
        </w:rPr>
      </w:pPr>
    </w:p>
    <w:p w14:paraId="1ED8EDBF" w14:textId="77777777" w:rsidR="000E45EC" w:rsidRDefault="000E45EC" w:rsidP="0000147E">
      <w:pPr>
        <w:widowControl w:val="0"/>
        <w:tabs>
          <w:tab w:val="left" w:pos="6248"/>
        </w:tabs>
        <w:autoSpaceDE w:val="0"/>
        <w:autoSpaceDN w:val="0"/>
        <w:adjustRightInd w:val="0"/>
        <w:spacing w:after="0" w:line="360" w:lineRule="auto"/>
        <w:rPr>
          <w:rFonts w:ascii="Arial" w:hAnsi="Arial" w:cs="Arial"/>
          <w:b/>
          <w:sz w:val="24"/>
          <w:szCs w:val="24"/>
        </w:rPr>
      </w:pPr>
    </w:p>
    <w:p w14:paraId="59823284" w14:textId="77777777" w:rsidR="00562B2A" w:rsidRDefault="00562B2A" w:rsidP="0000147E">
      <w:pPr>
        <w:widowControl w:val="0"/>
        <w:tabs>
          <w:tab w:val="left" w:pos="6248"/>
        </w:tabs>
        <w:autoSpaceDE w:val="0"/>
        <w:autoSpaceDN w:val="0"/>
        <w:adjustRightInd w:val="0"/>
        <w:spacing w:after="0" w:line="360" w:lineRule="auto"/>
        <w:rPr>
          <w:rFonts w:ascii="Arial" w:hAnsi="Arial" w:cs="Arial"/>
          <w:b/>
          <w:sz w:val="24"/>
          <w:szCs w:val="24"/>
        </w:rPr>
      </w:pPr>
    </w:p>
    <w:p w14:paraId="02A475B2" w14:textId="77777777" w:rsidR="00562B2A" w:rsidRDefault="00562B2A" w:rsidP="0000147E">
      <w:pPr>
        <w:widowControl w:val="0"/>
        <w:tabs>
          <w:tab w:val="left" w:pos="6248"/>
        </w:tabs>
        <w:autoSpaceDE w:val="0"/>
        <w:autoSpaceDN w:val="0"/>
        <w:adjustRightInd w:val="0"/>
        <w:spacing w:after="0" w:line="360" w:lineRule="auto"/>
        <w:rPr>
          <w:rFonts w:ascii="Arial" w:hAnsi="Arial" w:cs="Arial"/>
          <w:b/>
          <w:sz w:val="24"/>
          <w:szCs w:val="24"/>
        </w:rPr>
      </w:pPr>
    </w:p>
    <w:p w14:paraId="1B76D8DB" w14:textId="77777777" w:rsidR="00562B2A" w:rsidRDefault="00562B2A" w:rsidP="0000147E">
      <w:pPr>
        <w:widowControl w:val="0"/>
        <w:tabs>
          <w:tab w:val="left" w:pos="6248"/>
        </w:tabs>
        <w:autoSpaceDE w:val="0"/>
        <w:autoSpaceDN w:val="0"/>
        <w:adjustRightInd w:val="0"/>
        <w:spacing w:after="0" w:line="360" w:lineRule="auto"/>
        <w:rPr>
          <w:rFonts w:ascii="Arial" w:hAnsi="Arial" w:cs="Arial"/>
          <w:b/>
          <w:sz w:val="24"/>
          <w:szCs w:val="24"/>
        </w:rPr>
      </w:pPr>
    </w:p>
    <w:p w14:paraId="338743A6" w14:textId="77777777" w:rsidR="00562B2A" w:rsidRDefault="00562B2A" w:rsidP="0000147E">
      <w:pPr>
        <w:widowControl w:val="0"/>
        <w:tabs>
          <w:tab w:val="left" w:pos="6248"/>
        </w:tabs>
        <w:autoSpaceDE w:val="0"/>
        <w:autoSpaceDN w:val="0"/>
        <w:adjustRightInd w:val="0"/>
        <w:spacing w:after="0" w:line="360" w:lineRule="auto"/>
        <w:rPr>
          <w:rFonts w:ascii="Arial" w:hAnsi="Arial" w:cs="Arial"/>
          <w:b/>
          <w:sz w:val="24"/>
          <w:szCs w:val="24"/>
        </w:rPr>
      </w:pPr>
    </w:p>
    <w:p w14:paraId="5CE8AE53" w14:textId="77777777" w:rsidR="00562B2A" w:rsidRDefault="00562B2A" w:rsidP="0000147E">
      <w:pPr>
        <w:widowControl w:val="0"/>
        <w:tabs>
          <w:tab w:val="left" w:pos="6248"/>
        </w:tabs>
        <w:autoSpaceDE w:val="0"/>
        <w:autoSpaceDN w:val="0"/>
        <w:adjustRightInd w:val="0"/>
        <w:spacing w:after="0" w:line="360" w:lineRule="auto"/>
        <w:rPr>
          <w:rFonts w:ascii="Arial" w:hAnsi="Arial" w:cs="Arial"/>
          <w:b/>
          <w:sz w:val="24"/>
          <w:szCs w:val="24"/>
        </w:rPr>
      </w:pPr>
    </w:p>
    <w:p w14:paraId="41C0C08C" w14:textId="77777777" w:rsidR="00562B2A" w:rsidRDefault="00562B2A" w:rsidP="0000147E">
      <w:pPr>
        <w:widowControl w:val="0"/>
        <w:tabs>
          <w:tab w:val="left" w:pos="6248"/>
        </w:tabs>
        <w:autoSpaceDE w:val="0"/>
        <w:autoSpaceDN w:val="0"/>
        <w:adjustRightInd w:val="0"/>
        <w:spacing w:after="0" w:line="360" w:lineRule="auto"/>
        <w:rPr>
          <w:rFonts w:ascii="Arial" w:hAnsi="Arial" w:cs="Arial"/>
          <w:b/>
          <w:sz w:val="24"/>
          <w:szCs w:val="24"/>
        </w:rPr>
      </w:pPr>
    </w:p>
    <w:p w14:paraId="2BEED275" w14:textId="77777777" w:rsidR="00562B2A" w:rsidRDefault="00562B2A" w:rsidP="0000147E">
      <w:pPr>
        <w:widowControl w:val="0"/>
        <w:tabs>
          <w:tab w:val="left" w:pos="6248"/>
        </w:tabs>
        <w:autoSpaceDE w:val="0"/>
        <w:autoSpaceDN w:val="0"/>
        <w:adjustRightInd w:val="0"/>
        <w:spacing w:after="0" w:line="360" w:lineRule="auto"/>
        <w:rPr>
          <w:rFonts w:ascii="Arial" w:hAnsi="Arial" w:cs="Arial"/>
          <w:b/>
          <w:sz w:val="24"/>
          <w:szCs w:val="24"/>
        </w:rPr>
      </w:pPr>
    </w:p>
    <w:p w14:paraId="726DDDF8" w14:textId="77777777" w:rsidR="00562B2A" w:rsidRDefault="00562B2A" w:rsidP="0000147E">
      <w:pPr>
        <w:widowControl w:val="0"/>
        <w:tabs>
          <w:tab w:val="left" w:pos="6248"/>
        </w:tabs>
        <w:autoSpaceDE w:val="0"/>
        <w:autoSpaceDN w:val="0"/>
        <w:adjustRightInd w:val="0"/>
        <w:spacing w:after="0" w:line="360" w:lineRule="auto"/>
        <w:rPr>
          <w:rFonts w:ascii="Arial" w:hAnsi="Arial" w:cs="Arial"/>
          <w:b/>
          <w:sz w:val="24"/>
          <w:szCs w:val="24"/>
        </w:rPr>
      </w:pPr>
    </w:p>
    <w:p w14:paraId="451306B4" w14:textId="77777777" w:rsidR="00562B2A" w:rsidRDefault="00562B2A" w:rsidP="0000147E">
      <w:pPr>
        <w:widowControl w:val="0"/>
        <w:tabs>
          <w:tab w:val="left" w:pos="6248"/>
        </w:tabs>
        <w:autoSpaceDE w:val="0"/>
        <w:autoSpaceDN w:val="0"/>
        <w:adjustRightInd w:val="0"/>
        <w:spacing w:after="0" w:line="360" w:lineRule="auto"/>
        <w:rPr>
          <w:rFonts w:ascii="Arial" w:hAnsi="Arial" w:cs="Arial"/>
          <w:b/>
          <w:sz w:val="24"/>
          <w:szCs w:val="24"/>
        </w:rPr>
      </w:pPr>
    </w:p>
    <w:p w14:paraId="21E415A0" w14:textId="77777777" w:rsidR="00562B2A" w:rsidRDefault="00562B2A" w:rsidP="0000147E">
      <w:pPr>
        <w:widowControl w:val="0"/>
        <w:tabs>
          <w:tab w:val="left" w:pos="6248"/>
        </w:tabs>
        <w:autoSpaceDE w:val="0"/>
        <w:autoSpaceDN w:val="0"/>
        <w:adjustRightInd w:val="0"/>
        <w:spacing w:after="0" w:line="360" w:lineRule="auto"/>
        <w:rPr>
          <w:rFonts w:ascii="Arial" w:hAnsi="Arial" w:cs="Arial"/>
          <w:b/>
          <w:sz w:val="24"/>
          <w:szCs w:val="24"/>
        </w:rPr>
      </w:pPr>
    </w:p>
    <w:p w14:paraId="18C7C16C" w14:textId="77777777" w:rsidR="00562B2A" w:rsidRDefault="00562B2A" w:rsidP="0000147E">
      <w:pPr>
        <w:widowControl w:val="0"/>
        <w:tabs>
          <w:tab w:val="left" w:pos="6248"/>
        </w:tabs>
        <w:autoSpaceDE w:val="0"/>
        <w:autoSpaceDN w:val="0"/>
        <w:adjustRightInd w:val="0"/>
        <w:spacing w:after="0" w:line="360" w:lineRule="auto"/>
        <w:rPr>
          <w:rFonts w:ascii="Arial" w:hAnsi="Arial" w:cs="Arial"/>
          <w:b/>
          <w:sz w:val="24"/>
          <w:szCs w:val="24"/>
        </w:rPr>
      </w:pPr>
    </w:p>
    <w:p w14:paraId="2F400FDB" w14:textId="77777777" w:rsidR="00562B2A" w:rsidRDefault="00562B2A" w:rsidP="0000147E">
      <w:pPr>
        <w:widowControl w:val="0"/>
        <w:tabs>
          <w:tab w:val="left" w:pos="6248"/>
        </w:tabs>
        <w:autoSpaceDE w:val="0"/>
        <w:autoSpaceDN w:val="0"/>
        <w:adjustRightInd w:val="0"/>
        <w:spacing w:after="0" w:line="360" w:lineRule="auto"/>
        <w:rPr>
          <w:rFonts w:ascii="Arial" w:hAnsi="Arial" w:cs="Arial"/>
          <w:b/>
          <w:sz w:val="24"/>
          <w:szCs w:val="24"/>
        </w:rPr>
      </w:pPr>
    </w:p>
    <w:p w14:paraId="53916D79" w14:textId="77777777" w:rsidR="00562B2A" w:rsidRDefault="00562B2A" w:rsidP="0000147E">
      <w:pPr>
        <w:widowControl w:val="0"/>
        <w:tabs>
          <w:tab w:val="left" w:pos="6248"/>
        </w:tabs>
        <w:autoSpaceDE w:val="0"/>
        <w:autoSpaceDN w:val="0"/>
        <w:adjustRightInd w:val="0"/>
        <w:spacing w:after="0" w:line="360" w:lineRule="auto"/>
        <w:rPr>
          <w:rFonts w:ascii="Arial" w:hAnsi="Arial" w:cs="Arial"/>
          <w:b/>
          <w:sz w:val="24"/>
          <w:szCs w:val="24"/>
        </w:rPr>
      </w:pPr>
    </w:p>
    <w:p w14:paraId="5D3C1D6F" w14:textId="77777777" w:rsidR="00562B2A" w:rsidRDefault="00562B2A" w:rsidP="0000147E">
      <w:pPr>
        <w:widowControl w:val="0"/>
        <w:tabs>
          <w:tab w:val="left" w:pos="6248"/>
        </w:tabs>
        <w:autoSpaceDE w:val="0"/>
        <w:autoSpaceDN w:val="0"/>
        <w:adjustRightInd w:val="0"/>
        <w:spacing w:after="0" w:line="360" w:lineRule="auto"/>
        <w:rPr>
          <w:rFonts w:ascii="Arial" w:hAnsi="Arial" w:cs="Arial"/>
          <w:b/>
          <w:sz w:val="24"/>
          <w:szCs w:val="24"/>
        </w:rPr>
      </w:pPr>
    </w:p>
    <w:p w14:paraId="101193CF" w14:textId="77777777" w:rsidR="00562B2A" w:rsidRDefault="00562B2A" w:rsidP="0000147E">
      <w:pPr>
        <w:widowControl w:val="0"/>
        <w:tabs>
          <w:tab w:val="left" w:pos="6248"/>
        </w:tabs>
        <w:autoSpaceDE w:val="0"/>
        <w:autoSpaceDN w:val="0"/>
        <w:adjustRightInd w:val="0"/>
        <w:spacing w:after="0" w:line="360" w:lineRule="auto"/>
        <w:rPr>
          <w:rFonts w:ascii="Arial" w:hAnsi="Arial" w:cs="Arial"/>
          <w:b/>
          <w:sz w:val="24"/>
          <w:szCs w:val="24"/>
        </w:rPr>
      </w:pPr>
    </w:p>
    <w:p w14:paraId="3D556E61" w14:textId="77777777" w:rsidR="00562B2A" w:rsidRDefault="00562B2A" w:rsidP="0000147E">
      <w:pPr>
        <w:widowControl w:val="0"/>
        <w:tabs>
          <w:tab w:val="left" w:pos="6248"/>
        </w:tabs>
        <w:autoSpaceDE w:val="0"/>
        <w:autoSpaceDN w:val="0"/>
        <w:adjustRightInd w:val="0"/>
        <w:spacing w:after="0" w:line="360" w:lineRule="auto"/>
        <w:rPr>
          <w:rFonts w:ascii="Arial" w:hAnsi="Arial" w:cs="Arial"/>
          <w:b/>
          <w:sz w:val="24"/>
          <w:szCs w:val="24"/>
        </w:rPr>
      </w:pPr>
    </w:p>
    <w:p w14:paraId="51825FFD" w14:textId="77777777" w:rsidR="00562B2A" w:rsidRDefault="00562B2A" w:rsidP="0000147E">
      <w:pPr>
        <w:widowControl w:val="0"/>
        <w:tabs>
          <w:tab w:val="left" w:pos="6248"/>
        </w:tabs>
        <w:autoSpaceDE w:val="0"/>
        <w:autoSpaceDN w:val="0"/>
        <w:adjustRightInd w:val="0"/>
        <w:spacing w:after="0" w:line="360" w:lineRule="auto"/>
        <w:rPr>
          <w:rFonts w:ascii="Arial" w:hAnsi="Arial" w:cs="Arial"/>
          <w:b/>
          <w:sz w:val="24"/>
          <w:szCs w:val="24"/>
        </w:rPr>
      </w:pPr>
    </w:p>
    <w:p w14:paraId="1341D4DA" w14:textId="30D13BB3" w:rsidR="00E6391E" w:rsidDel="003037C1" w:rsidRDefault="00E6391E" w:rsidP="0000147E">
      <w:pPr>
        <w:widowControl w:val="0"/>
        <w:tabs>
          <w:tab w:val="left" w:pos="6248"/>
        </w:tabs>
        <w:autoSpaceDE w:val="0"/>
        <w:autoSpaceDN w:val="0"/>
        <w:adjustRightInd w:val="0"/>
        <w:spacing w:after="0" w:line="360" w:lineRule="auto"/>
        <w:rPr>
          <w:del w:id="12" w:author="Nuno Alves Antonio Chaves" w:date="2025-03-05T15:27:00Z" w16du:dateUtc="2025-03-05T14:27:00Z"/>
          <w:rFonts w:ascii="Arial" w:hAnsi="Arial" w:cs="Arial"/>
          <w:b/>
          <w:sz w:val="24"/>
          <w:szCs w:val="24"/>
        </w:rPr>
      </w:pPr>
    </w:p>
    <w:p w14:paraId="26510252" w14:textId="2BC27412" w:rsidR="00562B2A" w:rsidDel="003037C1" w:rsidRDefault="00562B2A" w:rsidP="0000147E">
      <w:pPr>
        <w:widowControl w:val="0"/>
        <w:tabs>
          <w:tab w:val="left" w:pos="6248"/>
        </w:tabs>
        <w:autoSpaceDE w:val="0"/>
        <w:autoSpaceDN w:val="0"/>
        <w:adjustRightInd w:val="0"/>
        <w:spacing w:after="0" w:line="360" w:lineRule="auto"/>
        <w:rPr>
          <w:del w:id="13" w:author="Nuno Alves Antonio Chaves" w:date="2025-03-05T15:27:00Z" w16du:dateUtc="2025-03-05T14:27:00Z"/>
          <w:rFonts w:ascii="Arial" w:hAnsi="Arial" w:cs="Arial"/>
          <w:b/>
          <w:sz w:val="24"/>
          <w:szCs w:val="24"/>
        </w:rPr>
      </w:pPr>
    </w:p>
    <w:p w14:paraId="0D292238" w14:textId="72999C73" w:rsidR="00562B2A" w:rsidDel="003037C1" w:rsidRDefault="00562B2A" w:rsidP="0000147E">
      <w:pPr>
        <w:widowControl w:val="0"/>
        <w:tabs>
          <w:tab w:val="left" w:pos="6248"/>
        </w:tabs>
        <w:autoSpaceDE w:val="0"/>
        <w:autoSpaceDN w:val="0"/>
        <w:adjustRightInd w:val="0"/>
        <w:spacing w:after="0" w:line="360" w:lineRule="auto"/>
        <w:rPr>
          <w:del w:id="14" w:author="Nuno Alves Antonio Chaves" w:date="2025-03-05T15:27:00Z" w16du:dateUtc="2025-03-05T14:27:00Z"/>
          <w:rFonts w:ascii="Arial" w:hAnsi="Arial" w:cs="Arial"/>
          <w:b/>
          <w:sz w:val="24"/>
          <w:szCs w:val="24"/>
        </w:rPr>
      </w:pPr>
    </w:p>
    <w:p w14:paraId="271DBA83" w14:textId="24D2E52A" w:rsidR="00562B2A" w:rsidDel="003037C1" w:rsidRDefault="00562B2A" w:rsidP="0000147E">
      <w:pPr>
        <w:widowControl w:val="0"/>
        <w:tabs>
          <w:tab w:val="left" w:pos="6248"/>
        </w:tabs>
        <w:autoSpaceDE w:val="0"/>
        <w:autoSpaceDN w:val="0"/>
        <w:adjustRightInd w:val="0"/>
        <w:spacing w:after="0" w:line="360" w:lineRule="auto"/>
        <w:rPr>
          <w:del w:id="15" w:author="Nuno Alves Antonio Chaves" w:date="2025-03-05T15:27:00Z" w16du:dateUtc="2025-03-05T14:27:00Z"/>
          <w:rFonts w:ascii="Arial" w:hAnsi="Arial" w:cs="Arial"/>
          <w:b/>
          <w:sz w:val="24"/>
          <w:szCs w:val="24"/>
        </w:rPr>
      </w:pPr>
    </w:p>
    <w:p w14:paraId="3326310E" w14:textId="0A27D93F" w:rsidR="00562B2A" w:rsidDel="003037C1" w:rsidRDefault="00562B2A" w:rsidP="0000147E">
      <w:pPr>
        <w:widowControl w:val="0"/>
        <w:tabs>
          <w:tab w:val="left" w:pos="6248"/>
        </w:tabs>
        <w:autoSpaceDE w:val="0"/>
        <w:autoSpaceDN w:val="0"/>
        <w:adjustRightInd w:val="0"/>
        <w:spacing w:after="0" w:line="360" w:lineRule="auto"/>
        <w:rPr>
          <w:del w:id="16" w:author="Nuno Alves Antonio Chaves" w:date="2025-03-05T15:27:00Z" w16du:dateUtc="2025-03-05T14:27:00Z"/>
          <w:rFonts w:ascii="Arial" w:hAnsi="Arial" w:cs="Arial"/>
          <w:b/>
          <w:sz w:val="24"/>
          <w:szCs w:val="24"/>
        </w:rPr>
      </w:pPr>
    </w:p>
    <w:p w14:paraId="7FD87286" w14:textId="387232D2" w:rsidR="00562B2A" w:rsidDel="003037C1" w:rsidRDefault="00562B2A" w:rsidP="0000147E">
      <w:pPr>
        <w:widowControl w:val="0"/>
        <w:tabs>
          <w:tab w:val="left" w:pos="6248"/>
        </w:tabs>
        <w:autoSpaceDE w:val="0"/>
        <w:autoSpaceDN w:val="0"/>
        <w:adjustRightInd w:val="0"/>
        <w:spacing w:after="0" w:line="360" w:lineRule="auto"/>
        <w:rPr>
          <w:del w:id="17" w:author="Nuno Alves Antonio Chaves" w:date="2025-03-05T15:27:00Z" w16du:dateUtc="2025-03-05T14:27:00Z"/>
          <w:rFonts w:ascii="Arial" w:hAnsi="Arial" w:cs="Arial"/>
          <w:b/>
          <w:sz w:val="24"/>
          <w:szCs w:val="24"/>
        </w:rPr>
      </w:pPr>
    </w:p>
    <w:p w14:paraId="3A0AA733" w14:textId="55B1C079" w:rsidR="00190A46" w:rsidRPr="00992C7C" w:rsidRDefault="00190A46" w:rsidP="00190A46">
      <w:pPr>
        <w:spacing w:after="200" w:line="276" w:lineRule="auto"/>
        <w:jc w:val="center"/>
        <w:rPr>
          <w:rFonts w:ascii="Arial" w:hAnsi="Arial" w:cs="Arial"/>
          <w:b/>
          <w:sz w:val="24"/>
          <w:szCs w:val="24"/>
        </w:rPr>
      </w:pPr>
      <w:r w:rsidRPr="00992C7C">
        <w:rPr>
          <w:rFonts w:ascii="Arial" w:hAnsi="Arial" w:cs="Arial"/>
          <w:b/>
          <w:sz w:val="24"/>
          <w:szCs w:val="24"/>
        </w:rPr>
        <w:t>Decreto Executivo n.º ____/25</w:t>
      </w:r>
    </w:p>
    <w:p w14:paraId="45BD13B6" w14:textId="77777777" w:rsidR="00190A46" w:rsidRPr="00992C7C" w:rsidRDefault="00190A46" w:rsidP="00190A46">
      <w:pPr>
        <w:spacing w:line="276" w:lineRule="auto"/>
        <w:jc w:val="center"/>
        <w:rPr>
          <w:rFonts w:ascii="Arial" w:hAnsi="Arial" w:cs="Arial"/>
          <w:b/>
          <w:sz w:val="24"/>
          <w:szCs w:val="24"/>
        </w:rPr>
      </w:pPr>
      <w:r w:rsidRPr="00992C7C">
        <w:rPr>
          <w:rFonts w:ascii="Arial" w:hAnsi="Arial" w:cs="Arial"/>
          <w:b/>
          <w:sz w:val="24"/>
          <w:szCs w:val="24"/>
        </w:rPr>
        <w:t>de ___ de _________</w:t>
      </w:r>
    </w:p>
    <w:p w14:paraId="01AA1233" w14:textId="77777777" w:rsidR="00190A46" w:rsidRPr="0059690D" w:rsidRDefault="00190A46" w:rsidP="00190A46">
      <w:pPr>
        <w:widowControl w:val="0"/>
        <w:wordWrap w:val="0"/>
        <w:spacing w:line="276" w:lineRule="auto"/>
        <w:jc w:val="both"/>
        <w:rPr>
          <w:rFonts w:ascii="Arial" w:hAnsi="Arial" w:cs="Arial"/>
          <w:spacing w:val="5"/>
          <w:sz w:val="12"/>
          <w:szCs w:val="12"/>
        </w:rPr>
      </w:pPr>
    </w:p>
    <w:p w14:paraId="225E04C2" w14:textId="6E98184B" w:rsidR="00190A46" w:rsidRDefault="00EA5467">
      <w:pPr>
        <w:tabs>
          <w:tab w:val="left" w:pos="5415"/>
        </w:tabs>
        <w:spacing w:before="120" w:after="120" w:line="360" w:lineRule="auto"/>
        <w:jc w:val="both"/>
        <w:rPr>
          <w:rFonts w:ascii="Arial" w:hAnsi="Arial" w:cs="Arial"/>
          <w:sz w:val="24"/>
          <w:szCs w:val="24"/>
        </w:rPr>
        <w:pPrChange w:id="18" w:author="Nuno Alves Antonio Chaves" w:date="2025-03-05T15:25:00Z" w16du:dateUtc="2025-03-05T14:25:00Z">
          <w:pPr>
            <w:tabs>
              <w:tab w:val="left" w:pos="5415"/>
            </w:tabs>
            <w:spacing w:before="120" w:after="120" w:line="276" w:lineRule="auto"/>
            <w:jc w:val="both"/>
          </w:pPr>
        </w:pPrChange>
      </w:pPr>
      <w:r w:rsidRPr="00992C7C">
        <w:rPr>
          <w:rFonts w:ascii="Arial" w:hAnsi="Arial" w:cs="Arial"/>
          <w:sz w:val="24"/>
          <w:szCs w:val="24"/>
        </w:rPr>
        <w:t>Considerando que por força do Decreto Presidencial n.º___/25, de____de_______, foi aprovado o Regime Jurídico das Facturas, diploma que institui a facturação electrónica nas operações comerciais</w:t>
      </w:r>
      <w:r w:rsidR="0086600C" w:rsidRPr="00992C7C">
        <w:rPr>
          <w:rFonts w:ascii="Arial" w:hAnsi="Arial" w:cs="Arial"/>
          <w:sz w:val="24"/>
          <w:szCs w:val="24"/>
        </w:rPr>
        <w:t xml:space="preserve"> entre </w:t>
      </w:r>
      <w:r w:rsidRPr="00992C7C">
        <w:rPr>
          <w:rFonts w:ascii="Arial" w:hAnsi="Arial" w:cs="Arial"/>
          <w:sz w:val="24"/>
          <w:szCs w:val="24"/>
        </w:rPr>
        <w:t>os agentes económicos</w:t>
      </w:r>
      <w:r w:rsidR="0086600C" w:rsidRPr="00992C7C">
        <w:rPr>
          <w:rFonts w:ascii="Arial" w:hAnsi="Arial" w:cs="Arial"/>
          <w:sz w:val="24"/>
          <w:szCs w:val="24"/>
        </w:rPr>
        <w:t xml:space="preserve"> e estes e os consumidores finais</w:t>
      </w:r>
      <w:r w:rsidRPr="00992C7C">
        <w:rPr>
          <w:rFonts w:ascii="Arial" w:hAnsi="Arial" w:cs="Arial"/>
          <w:sz w:val="24"/>
          <w:szCs w:val="24"/>
        </w:rPr>
        <w:t>;</w:t>
      </w:r>
    </w:p>
    <w:p w14:paraId="27149406" w14:textId="77777777" w:rsidR="0059690D" w:rsidRPr="0059690D" w:rsidRDefault="0059690D" w:rsidP="00190A46">
      <w:pPr>
        <w:tabs>
          <w:tab w:val="left" w:pos="5415"/>
        </w:tabs>
        <w:spacing w:before="120" w:after="120" w:line="276" w:lineRule="auto"/>
        <w:jc w:val="both"/>
        <w:rPr>
          <w:rFonts w:ascii="Arial" w:hAnsi="Arial" w:cs="Arial"/>
          <w:sz w:val="12"/>
          <w:szCs w:val="12"/>
        </w:rPr>
      </w:pPr>
    </w:p>
    <w:p w14:paraId="0ED4BFCC" w14:textId="7558C8D8" w:rsidR="00EA5467" w:rsidRDefault="0086600C">
      <w:pPr>
        <w:tabs>
          <w:tab w:val="left" w:pos="5415"/>
        </w:tabs>
        <w:spacing w:before="120" w:after="120" w:line="360" w:lineRule="auto"/>
        <w:jc w:val="both"/>
        <w:rPr>
          <w:rFonts w:ascii="Arial" w:hAnsi="Arial" w:cs="Arial"/>
          <w:sz w:val="24"/>
          <w:szCs w:val="24"/>
        </w:rPr>
        <w:pPrChange w:id="19" w:author="Nuno Alves Antonio Chaves" w:date="2025-03-05T15:25:00Z" w16du:dateUtc="2025-03-05T14:25:00Z">
          <w:pPr>
            <w:tabs>
              <w:tab w:val="left" w:pos="5415"/>
            </w:tabs>
            <w:spacing w:before="120" w:after="120" w:line="276" w:lineRule="auto"/>
            <w:jc w:val="both"/>
          </w:pPr>
        </w:pPrChange>
      </w:pPr>
      <w:r w:rsidRPr="00992C7C">
        <w:rPr>
          <w:rFonts w:ascii="Arial" w:hAnsi="Arial" w:cs="Arial"/>
          <w:sz w:val="24"/>
          <w:szCs w:val="24"/>
        </w:rPr>
        <w:t xml:space="preserve">Havendo a necessidade de definição da estrutura de dados de </w:t>
      </w:r>
      <w:r w:rsidRPr="00992C7C">
        <w:rPr>
          <w:rFonts w:ascii="Arial" w:hAnsi="Arial" w:cs="Arial"/>
          <w:i/>
          <w:iCs/>
          <w:sz w:val="24"/>
          <w:szCs w:val="24"/>
        </w:rPr>
        <w:t xml:space="preserve">software </w:t>
      </w:r>
      <w:r w:rsidRPr="00992C7C">
        <w:rPr>
          <w:rFonts w:ascii="Arial" w:hAnsi="Arial" w:cs="Arial"/>
          <w:sz w:val="24"/>
          <w:szCs w:val="24"/>
        </w:rPr>
        <w:t>e do modelo da facturação electrónica, bem como das demais especificações técnicas e procedimentais do sistema de facturação electrónica;</w:t>
      </w:r>
    </w:p>
    <w:p w14:paraId="45350E48" w14:textId="77777777" w:rsidR="0059690D" w:rsidRPr="0059690D" w:rsidRDefault="0059690D" w:rsidP="0086600C">
      <w:pPr>
        <w:tabs>
          <w:tab w:val="left" w:pos="5415"/>
        </w:tabs>
        <w:spacing w:before="120" w:after="120" w:line="276" w:lineRule="auto"/>
        <w:jc w:val="both"/>
        <w:rPr>
          <w:rFonts w:ascii="Arial" w:hAnsi="Arial" w:cs="Arial"/>
          <w:sz w:val="12"/>
          <w:szCs w:val="12"/>
        </w:rPr>
      </w:pPr>
    </w:p>
    <w:p w14:paraId="635A73BD" w14:textId="7783AE02" w:rsidR="00190A46" w:rsidRPr="00992C7C" w:rsidRDefault="00190A46" w:rsidP="003037C1">
      <w:pPr>
        <w:widowControl w:val="0"/>
        <w:tabs>
          <w:tab w:val="left" w:pos="0"/>
        </w:tabs>
        <w:autoSpaceDE w:val="0"/>
        <w:autoSpaceDN w:val="0"/>
        <w:adjustRightInd w:val="0"/>
        <w:spacing w:after="0" w:line="360" w:lineRule="auto"/>
        <w:jc w:val="both"/>
        <w:rPr>
          <w:rFonts w:ascii="Arial" w:hAnsi="Arial" w:cs="Arial"/>
          <w:b/>
          <w:sz w:val="24"/>
          <w:szCs w:val="24"/>
        </w:rPr>
      </w:pPr>
      <w:r w:rsidRPr="00992C7C">
        <w:rPr>
          <w:rFonts w:ascii="Arial" w:hAnsi="Arial" w:cs="Arial"/>
          <w:sz w:val="24"/>
          <w:szCs w:val="24"/>
        </w:rPr>
        <w:t xml:space="preserve">Em conformidade com os poderes delegados pelo Presidente da República, nos termos do artigo 137.º da Constituição da República de Angola, e de acordo com o </w:t>
      </w:r>
      <w:r w:rsidR="00392409" w:rsidRPr="00992C7C">
        <w:rPr>
          <w:rFonts w:ascii="Arial" w:hAnsi="Arial" w:cs="Arial"/>
          <w:sz w:val="24"/>
          <w:szCs w:val="24"/>
        </w:rPr>
        <w:t xml:space="preserve">artigo </w:t>
      </w:r>
      <w:r w:rsidR="00EA5467" w:rsidRPr="00992C7C">
        <w:rPr>
          <w:rFonts w:ascii="Arial" w:hAnsi="Arial" w:cs="Arial"/>
          <w:sz w:val="24"/>
          <w:szCs w:val="24"/>
        </w:rPr>
        <w:t xml:space="preserve">36.º do </w:t>
      </w:r>
      <w:r w:rsidR="009C15F0" w:rsidRPr="00992C7C">
        <w:rPr>
          <w:rFonts w:ascii="Arial" w:hAnsi="Arial" w:cs="Arial"/>
          <w:sz w:val="24"/>
          <w:szCs w:val="24"/>
        </w:rPr>
        <w:t xml:space="preserve">Regime Jurídico das Facturas, aprovado pelo </w:t>
      </w:r>
      <w:r w:rsidRPr="00992C7C">
        <w:rPr>
          <w:rFonts w:ascii="Arial" w:hAnsi="Arial" w:cs="Arial"/>
          <w:sz w:val="24"/>
          <w:szCs w:val="24"/>
        </w:rPr>
        <w:t xml:space="preserve">Decreto Presidencial n.º </w:t>
      </w:r>
      <w:r w:rsidR="009C15F0" w:rsidRPr="00992C7C">
        <w:rPr>
          <w:rFonts w:ascii="Arial" w:hAnsi="Arial" w:cs="Arial"/>
          <w:sz w:val="24"/>
          <w:szCs w:val="24"/>
        </w:rPr>
        <w:t>XX</w:t>
      </w:r>
      <w:r w:rsidRPr="00992C7C">
        <w:rPr>
          <w:rFonts w:ascii="Arial" w:hAnsi="Arial" w:cs="Arial"/>
          <w:sz w:val="24"/>
          <w:szCs w:val="24"/>
        </w:rPr>
        <w:t>/2</w:t>
      </w:r>
      <w:r w:rsidR="009C15F0" w:rsidRPr="00992C7C">
        <w:rPr>
          <w:rFonts w:ascii="Arial" w:hAnsi="Arial" w:cs="Arial"/>
          <w:sz w:val="24"/>
          <w:szCs w:val="24"/>
        </w:rPr>
        <w:t>5</w:t>
      </w:r>
      <w:r w:rsidRPr="00992C7C">
        <w:rPr>
          <w:rFonts w:ascii="Arial" w:hAnsi="Arial" w:cs="Arial"/>
          <w:sz w:val="24"/>
          <w:szCs w:val="24"/>
        </w:rPr>
        <w:t xml:space="preserve">, de </w:t>
      </w:r>
      <w:r w:rsidR="009C15F0" w:rsidRPr="00992C7C">
        <w:rPr>
          <w:rFonts w:ascii="Arial" w:hAnsi="Arial" w:cs="Arial"/>
          <w:sz w:val="24"/>
          <w:szCs w:val="24"/>
        </w:rPr>
        <w:t>X de XXX</w:t>
      </w:r>
      <w:r w:rsidRPr="00992C7C">
        <w:rPr>
          <w:rFonts w:ascii="Arial" w:hAnsi="Arial" w:cs="Arial"/>
          <w:sz w:val="24"/>
          <w:szCs w:val="24"/>
        </w:rPr>
        <w:t>, determin</w:t>
      </w:r>
      <w:r w:rsidR="009C15F0" w:rsidRPr="00992C7C">
        <w:rPr>
          <w:rFonts w:ascii="Arial" w:hAnsi="Arial" w:cs="Arial"/>
          <w:sz w:val="24"/>
          <w:szCs w:val="24"/>
        </w:rPr>
        <w:t>o</w:t>
      </w:r>
      <w:r w:rsidRPr="00992C7C">
        <w:rPr>
          <w:rFonts w:ascii="Arial" w:hAnsi="Arial" w:cs="Arial"/>
          <w:sz w:val="24"/>
          <w:szCs w:val="24"/>
        </w:rPr>
        <w:t>:</w:t>
      </w:r>
    </w:p>
    <w:p w14:paraId="08EDFEA8" w14:textId="77777777" w:rsidR="00190A46" w:rsidRPr="0059690D" w:rsidRDefault="00190A46" w:rsidP="00220872">
      <w:pPr>
        <w:widowControl w:val="0"/>
        <w:tabs>
          <w:tab w:val="left" w:pos="6248"/>
        </w:tabs>
        <w:autoSpaceDE w:val="0"/>
        <w:autoSpaceDN w:val="0"/>
        <w:adjustRightInd w:val="0"/>
        <w:spacing w:after="0" w:line="360" w:lineRule="auto"/>
        <w:jc w:val="center"/>
        <w:rPr>
          <w:rFonts w:ascii="Arial" w:hAnsi="Arial" w:cs="Arial"/>
          <w:b/>
          <w:sz w:val="12"/>
          <w:szCs w:val="12"/>
        </w:rPr>
      </w:pPr>
    </w:p>
    <w:p w14:paraId="5E154B71" w14:textId="3BF189DD" w:rsidR="00755F71" w:rsidRPr="00992C7C" w:rsidRDefault="00755F71" w:rsidP="00220872">
      <w:pPr>
        <w:widowControl w:val="0"/>
        <w:tabs>
          <w:tab w:val="left" w:pos="6248"/>
        </w:tabs>
        <w:autoSpaceDE w:val="0"/>
        <w:autoSpaceDN w:val="0"/>
        <w:adjustRightInd w:val="0"/>
        <w:spacing w:after="0" w:line="360" w:lineRule="auto"/>
        <w:jc w:val="center"/>
        <w:rPr>
          <w:rFonts w:ascii="Arial" w:hAnsi="Arial" w:cs="Arial"/>
          <w:bCs/>
          <w:sz w:val="24"/>
          <w:szCs w:val="24"/>
        </w:rPr>
      </w:pPr>
      <w:r w:rsidRPr="00992C7C">
        <w:rPr>
          <w:rFonts w:ascii="Arial" w:hAnsi="Arial" w:cs="Arial"/>
          <w:bCs/>
          <w:sz w:val="24"/>
          <w:szCs w:val="24"/>
        </w:rPr>
        <w:t>A</w:t>
      </w:r>
      <w:r w:rsidR="009C15F0" w:rsidRPr="00992C7C">
        <w:rPr>
          <w:rFonts w:ascii="Arial" w:hAnsi="Arial" w:cs="Arial"/>
          <w:bCs/>
          <w:sz w:val="24"/>
          <w:szCs w:val="24"/>
        </w:rPr>
        <w:t>RTIGO</w:t>
      </w:r>
      <w:r w:rsidRPr="00992C7C">
        <w:rPr>
          <w:rFonts w:ascii="Arial" w:hAnsi="Arial" w:cs="Arial"/>
          <w:bCs/>
          <w:sz w:val="24"/>
          <w:szCs w:val="24"/>
        </w:rPr>
        <w:t xml:space="preserve"> 1.º</w:t>
      </w:r>
    </w:p>
    <w:p w14:paraId="71FC0BC9" w14:textId="4C001B95" w:rsidR="00755F71" w:rsidRPr="00992C7C" w:rsidRDefault="00755F71" w:rsidP="00220872">
      <w:pPr>
        <w:widowControl w:val="0"/>
        <w:tabs>
          <w:tab w:val="left" w:pos="6248"/>
        </w:tabs>
        <w:autoSpaceDE w:val="0"/>
        <w:autoSpaceDN w:val="0"/>
        <w:adjustRightInd w:val="0"/>
        <w:spacing w:after="0" w:line="360" w:lineRule="auto"/>
        <w:jc w:val="center"/>
        <w:rPr>
          <w:rFonts w:ascii="Arial" w:hAnsi="Arial" w:cs="Arial"/>
          <w:b/>
          <w:bCs/>
          <w:sz w:val="24"/>
          <w:szCs w:val="24"/>
        </w:rPr>
      </w:pPr>
      <w:r w:rsidRPr="00992C7C">
        <w:rPr>
          <w:rFonts w:ascii="Arial" w:hAnsi="Arial" w:cs="Arial"/>
          <w:b/>
          <w:bCs/>
          <w:sz w:val="24"/>
          <w:szCs w:val="24"/>
        </w:rPr>
        <w:t>(</w:t>
      </w:r>
      <w:r w:rsidR="009C15F0" w:rsidRPr="00992C7C">
        <w:rPr>
          <w:rFonts w:ascii="Arial" w:hAnsi="Arial" w:cs="Arial"/>
          <w:b/>
          <w:bCs/>
          <w:sz w:val="24"/>
          <w:szCs w:val="24"/>
        </w:rPr>
        <w:t>Objecto</w:t>
      </w:r>
      <w:r w:rsidRPr="00992C7C">
        <w:rPr>
          <w:rFonts w:ascii="Arial" w:hAnsi="Arial" w:cs="Arial"/>
          <w:b/>
          <w:bCs/>
          <w:sz w:val="24"/>
          <w:szCs w:val="24"/>
        </w:rPr>
        <w:t>)</w:t>
      </w:r>
    </w:p>
    <w:p w14:paraId="5B4D8B1C" w14:textId="77777777" w:rsidR="00220872" w:rsidRPr="0059690D" w:rsidRDefault="00220872" w:rsidP="00220872">
      <w:pPr>
        <w:widowControl w:val="0"/>
        <w:tabs>
          <w:tab w:val="left" w:pos="6248"/>
        </w:tabs>
        <w:autoSpaceDE w:val="0"/>
        <w:autoSpaceDN w:val="0"/>
        <w:adjustRightInd w:val="0"/>
        <w:spacing w:after="0" w:line="360" w:lineRule="auto"/>
        <w:jc w:val="center"/>
        <w:rPr>
          <w:rFonts w:ascii="Arial" w:hAnsi="Arial" w:cs="Arial"/>
          <w:sz w:val="12"/>
          <w:szCs w:val="12"/>
        </w:rPr>
      </w:pPr>
    </w:p>
    <w:p w14:paraId="6D5D00C6" w14:textId="176AB519" w:rsidR="00755F71" w:rsidRPr="00992C7C" w:rsidRDefault="008853EC" w:rsidP="00554C06">
      <w:pPr>
        <w:widowControl w:val="0"/>
        <w:tabs>
          <w:tab w:val="left" w:pos="6248"/>
        </w:tabs>
        <w:autoSpaceDE w:val="0"/>
        <w:autoSpaceDN w:val="0"/>
        <w:adjustRightInd w:val="0"/>
        <w:spacing w:after="0" w:line="360" w:lineRule="auto"/>
        <w:jc w:val="both"/>
        <w:rPr>
          <w:rFonts w:ascii="Arial" w:hAnsi="Arial" w:cs="Arial"/>
          <w:sz w:val="24"/>
          <w:szCs w:val="24"/>
        </w:rPr>
      </w:pPr>
      <w:r w:rsidRPr="00992C7C">
        <w:rPr>
          <w:rFonts w:ascii="Arial" w:hAnsi="Arial" w:cs="Arial"/>
          <w:sz w:val="24"/>
          <w:szCs w:val="24"/>
        </w:rPr>
        <w:t xml:space="preserve">O presente Diploma define a estrutura de dados de </w:t>
      </w:r>
      <w:r w:rsidRPr="00992C7C">
        <w:rPr>
          <w:rFonts w:ascii="Arial" w:hAnsi="Arial" w:cs="Arial"/>
          <w:i/>
          <w:iCs/>
          <w:sz w:val="24"/>
          <w:szCs w:val="24"/>
        </w:rPr>
        <w:t xml:space="preserve">software, </w:t>
      </w:r>
      <w:r w:rsidRPr="00992C7C">
        <w:rPr>
          <w:rFonts w:ascii="Arial" w:hAnsi="Arial" w:cs="Arial"/>
          <w:sz w:val="24"/>
          <w:szCs w:val="24"/>
        </w:rPr>
        <w:t>modelo de facturação electrónica e respectivas especificações técnicas e procedimentais, para efeitos do disposto no artigo 36.º do Regime Jurídico das Facturas, aprovado pelo Decreto Presidencial n.º X/</w:t>
      </w:r>
      <w:del w:id="20" w:author="Adelino Naquarta Sepalanga Domingos" w:date="2025-02-28T15:37:00Z" w16du:dateUtc="2025-02-28T14:37:00Z">
        <w:r w:rsidRPr="00992C7C" w:rsidDel="00AA64DF">
          <w:rPr>
            <w:rFonts w:ascii="Arial" w:hAnsi="Arial" w:cs="Arial"/>
            <w:sz w:val="24"/>
            <w:szCs w:val="24"/>
          </w:rPr>
          <w:delText>20</w:delText>
        </w:r>
      </w:del>
      <w:r w:rsidRPr="00992C7C">
        <w:rPr>
          <w:rFonts w:ascii="Arial" w:hAnsi="Arial" w:cs="Arial"/>
          <w:sz w:val="24"/>
          <w:szCs w:val="24"/>
        </w:rPr>
        <w:t>25, de X de XXX</w:t>
      </w:r>
      <w:bookmarkStart w:id="21" w:name="_Hlk534639932"/>
      <w:r w:rsidRPr="00992C7C">
        <w:rPr>
          <w:rFonts w:ascii="Arial" w:hAnsi="Arial" w:cs="Arial"/>
          <w:sz w:val="24"/>
          <w:szCs w:val="24"/>
        </w:rPr>
        <w:t>, anexas ao presente Decreto Executivo, que é dele parte integrante</w:t>
      </w:r>
      <w:r w:rsidR="00CA4C84" w:rsidRPr="00992C7C">
        <w:rPr>
          <w:rFonts w:ascii="Arial" w:hAnsi="Arial" w:cs="Arial"/>
          <w:sz w:val="24"/>
          <w:szCs w:val="24"/>
        </w:rPr>
        <w:t xml:space="preserve">. </w:t>
      </w:r>
      <w:bookmarkEnd w:id="21"/>
    </w:p>
    <w:p w14:paraId="23F3955B" w14:textId="77777777" w:rsidR="00755F71" w:rsidRPr="0059690D" w:rsidRDefault="00755F71" w:rsidP="00EC7EBD">
      <w:pPr>
        <w:widowControl w:val="0"/>
        <w:tabs>
          <w:tab w:val="left" w:pos="6248"/>
        </w:tabs>
        <w:autoSpaceDE w:val="0"/>
        <w:autoSpaceDN w:val="0"/>
        <w:adjustRightInd w:val="0"/>
        <w:spacing w:after="0" w:line="360" w:lineRule="auto"/>
        <w:jc w:val="both"/>
        <w:rPr>
          <w:rFonts w:ascii="Arial" w:hAnsi="Arial" w:cs="Arial"/>
          <w:b/>
          <w:sz w:val="12"/>
          <w:szCs w:val="12"/>
        </w:rPr>
      </w:pPr>
    </w:p>
    <w:p w14:paraId="52B58D6A" w14:textId="46DA0BE9" w:rsidR="00755F71" w:rsidRPr="00992C7C" w:rsidRDefault="00755F71" w:rsidP="00220872">
      <w:pPr>
        <w:widowControl w:val="0"/>
        <w:tabs>
          <w:tab w:val="left" w:pos="6248"/>
        </w:tabs>
        <w:autoSpaceDE w:val="0"/>
        <w:autoSpaceDN w:val="0"/>
        <w:adjustRightInd w:val="0"/>
        <w:spacing w:after="0" w:line="360" w:lineRule="auto"/>
        <w:jc w:val="center"/>
        <w:rPr>
          <w:rFonts w:ascii="Arial" w:hAnsi="Arial" w:cs="Arial"/>
          <w:bCs/>
          <w:sz w:val="24"/>
          <w:szCs w:val="24"/>
        </w:rPr>
      </w:pPr>
      <w:r w:rsidRPr="00992C7C">
        <w:rPr>
          <w:rFonts w:ascii="Arial" w:hAnsi="Arial" w:cs="Arial"/>
          <w:bCs/>
          <w:sz w:val="24"/>
          <w:szCs w:val="24"/>
        </w:rPr>
        <w:t>A</w:t>
      </w:r>
      <w:r w:rsidR="009C15F0" w:rsidRPr="00992C7C">
        <w:rPr>
          <w:rFonts w:ascii="Arial" w:hAnsi="Arial" w:cs="Arial"/>
          <w:bCs/>
          <w:sz w:val="24"/>
          <w:szCs w:val="24"/>
        </w:rPr>
        <w:t>RTIGO</w:t>
      </w:r>
      <w:r w:rsidRPr="00992C7C">
        <w:rPr>
          <w:rFonts w:ascii="Arial" w:hAnsi="Arial" w:cs="Arial"/>
          <w:bCs/>
          <w:sz w:val="24"/>
          <w:szCs w:val="24"/>
        </w:rPr>
        <w:t xml:space="preserve"> </w:t>
      </w:r>
      <w:r w:rsidR="009C15F0" w:rsidRPr="00992C7C">
        <w:rPr>
          <w:rFonts w:ascii="Arial" w:hAnsi="Arial" w:cs="Arial"/>
          <w:bCs/>
          <w:sz w:val="24"/>
          <w:szCs w:val="24"/>
        </w:rPr>
        <w:t>2.º</w:t>
      </w:r>
    </w:p>
    <w:p w14:paraId="6D3B77FC" w14:textId="77777777" w:rsidR="00222C83" w:rsidRPr="00992C7C" w:rsidRDefault="00222C83" w:rsidP="00220872">
      <w:pPr>
        <w:widowControl w:val="0"/>
        <w:tabs>
          <w:tab w:val="left" w:pos="6248"/>
        </w:tabs>
        <w:autoSpaceDE w:val="0"/>
        <w:autoSpaceDN w:val="0"/>
        <w:adjustRightInd w:val="0"/>
        <w:spacing w:after="0" w:line="360" w:lineRule="auto"/>
        <w:jc w:val="center"/>
        <w:rPr>
          <w:rFonts w:ascii="Arial" w:hAnsi="Arial" w:cs="Arial"/>
          <w:b/>
          <w:bCs/>
          <w:sz w:val="24"/>
          <w:szCs w:val="24"/>
        </w:rPr>
      </w:pPr>
      <w:r w:rsidRPr="00992C7C">
        <w:rPr>
          <w:rFonts w:ascii="Arial" w:hAnsi="Arial" w:cs="Arial"/>
          <w:b/>
          <w:bCs/>
          <w:sz w:val="24"/>
          <w:szCs w:val="24"/>
        </w:rPr>
        <w:t>(Revogação)</w:t>
      </w:r>
    </w:p>
    <w:p w14:paraId="177A17B9" w14:textId="77777777" w:rsidR="00222C83" w:rsidRPr="0059690D" w:rsidRDefault="00222C83" w:rsidP="00220872">
      <w:pPr>
        <w:widowControl w:val="0"/>
        <w:tabs>
          <w:tab w:val="left" w:pos="6248"/>
        </w:tabs>
        <w:autoSpaceDE w:val="0"/>
        <w:autoSpaceDN w:val="0"/>
        <w:adjustRightInd w:val="0"/>
        <w:spacing w:after="0" w:line="360" w:lineRule="auto"/>
        <w:jc w:val="center"/>
        <w:rPr>
          <w:rFonts w:ascii="Arial" w:hAnsi="Arial" w:cs="Arial"/>
          <w:b/>
          <w:bCs/>
          <w:sz w:val="12"/>
          <w:szCs w:val="12"/>
        </w:rPr>
      </w:pPr>
    </w:p>
    <w:p w14:paraId="1BCFF80D" w14:textId="0734C2A1" w:rsidR="00222C83" w:rsidRPr="00992C7C" w:rsidRDefault="00222C83" w:rsidP="0086600C">
      <w:pPr>
        <w:widowControl w:val="0"/>
        <w:tabs>
          <w:tab w:val="left" w:pos="6248"/>
        </w:tabs>
        <w:autoSpaceDE w:val="0"/>
        <w:autoSpaceDN w:val="0"/>
        <w:adjustRightInd w:val="0"/>
        <w:spacing w:after="0" w:line="360" w:lineRule="auto"/>
        <w:jc w:val="both"/>
        <w:rPr>
          <w:rFonts w:ascii="Arial" w:hAnsi="Arial" w:cs="Arial"/>
          <w:sz w:val="24"/>
          <w:szCs w:val="24"/>
        </w:rPr>
      </w:pPr>
      <w:r w:rsidRPr="00992C7C">
        <w:rPr>
          <w:rFonts w:ascii="Arial" w:hAnsi="Arial" w:cs="Arial"/>
          <w:sz w:val="24"/>
          <w:szCs w:val="24"/>
        </w:rPr>
        <w:t>É revogado o Decreto Executivo n.º 317/20, de 14 de Dezembro</w:t>
      </w:r>
      <w:r w:rsidR="00562B2A">
        <w:rPr>
          <w:rFonts w:ascii="Arial" w:hAnsi="Arial" w:cs="Arial"/>
          <w:sz w:val="24"/>
          <w:szCs w:val="24"/>
        </w:rPr>
        <w:t>, que altera o Anexo da Estrutura de Dados do Regime Jurídico de Submissão Electrónica dos Elementos Contabilísticos dos Contribuintes, aprovado pelo Decreto Presidencial n.º 312/18, de 21 de Dezembro</w:t>
      </w:r>
      <w:r w:rsidRPr="00992C7C">
        <w:rPr>
          <w:rFonts w:ascii="Arial" w:hAnsi="Arial" w:cs="Arial"/>
          <w:sz w:val="24"/>
          <w:szCs w:val="24"/>
        </w:rPr>
        <w:t>.</w:t>
      </w:r>
    </w:p>
    <w:p w14:paraId="2AE7DAE2" w14:textId="77777777" w:rsidR="00222C83" w:rsidRPr="0059690D" w:rsidRDefault="00222C83" w:rsidP="00220872">
      <w:pPr>
        <w:widowControl w:val="0"/>
        <w:tabs>
          <w:tab w:val="left" w:pos="6248"/>
        </w:tabs>
        <w:autoSpaceDE w:val="0"/>
        <w:autoSpaceDN w:val="0"/>
        <w:adjustRightInd w:val="0"/>
        <w:spacing w:after="0" w:line="360" w:lineRule="auto"/>
        <w:jc w:val="center"/>
        <w:rPr>
          <w:rFonts w:ascii="Arial" w:hAnsi="Arial" w:cs="Arial"/>
          <w:b/>
          <w:bCs/>
          <w:sz w:val="12"/>
          <w:szCs w:val="12"/>
        </w:rPr>
      </w:pPr>
    </w:p>
    <w:p w14:paraId="45F589D4" w14:textId="77777777" w:rsidR="003037C1" w:rsidRDefault="003037C1" w:rsidP="00220872">
      <w:pPr>
        <w:widowControl w:val="0"/>
        <w:tabs>
          <w:tab w:val="left" w:pos="6248"/>
        </w:tabs>
        <w:autoSpaceDE w:val="0"/>
        <w:autoSpaceDN w:val="0"/>
        <w:adjustRightInd w:val="0"/>
        <w:spacing w:after="0" w:line="360" w:lineRule="auto"/>
        <w:jc w:val="center"/>
        <w:rPr>
          <w:ins w:id="22" w:author="Nuno Alves Antonio Chaves" w:date="2025-03-05T15:27:00Z" w16du:dateUtc="2025-03-05T14:27:00Z"/>
          <w:rFonts w:ascii="Arial" w:hAnsi="Arial" w:cs="Arial"/>
          <w:sz w:val="24"/>
          <w:szCs w:val="24"/>
        </w:rPr>
      </w:pPr>
    </w:p>
    <w:p w14:paraId="0FA98331" w14:textId="77777777" w:rsidR="003037C1" w:rsidRDefault="003037C1" w:rsidP="00220872">
      <w:pPr>
        <w:widowControl w:val="0"/>
        <w:tabs>
          <w:tab w:val="left" w:pos="6248"/>
        </w:tabs>
        <w:autoSpaceDE w:val="0"/>
        <w:autoSpaceDN w:val="0"/>
        <w:adjustRightInd w:val="0"/>
        <w:spacing w:after="0" w:line="360" w:lineRule="auto"/>
        <w:jc w:val="center"/>
        <w:rPr>
          <w:ins w:id="23" w:author="Nuno Alves Antonio Chaves" w:date="2025-03-05T15:27:00Z" w16du:dateUtc="2025-03-05T14:27:00Z"/>
          <w:rFonts w:ascii="Arial" w:hAnsi="Arial" w:cs="Arial"/>
          <w:sz w:val="24"/>
          <w:szCs w:val="24"/>
        </w:rPr>
      </w:pPr>
    </w:p>
    <w:p w14:paraId="4AE2B78C" w14:textId="77777777" w:rsidR="003037C1" w:rsidRDefault="003037C1" w:rsidP="00220872">
      <w:pPr>
        <w:widowControl w:val="0"/>
        <w:tabs>
          <w:tab w:val="left" w:pos="6248"/>
        </w:tabs>
        <w:autoSpaceDE w:val="0"/>
        <w:autoSpaceDN w:val="0"/>
        <w:adjustRightInd w:val="0"/>
        <w:spacing w:after="0" w:line="360" w:lineRule="auto"/>
        <w:jc w:val="center"/>
        <w:rPr>
          <w:ins w:id="24" w:author="Nuno Alves Antonio Chaves" w:date="2025-03-05T15:27:00Z" w16du:dateUtc="2025-03-05T14:27:00Z"/>
          <w:rFonts w:ascii="Arial" w:hAnsi="Arial" w:cs="Arial"/>
          <w:sz w:val="24"/>
          <w:szCs w:val="24"/>
        </w:rPr>
      </w:pPr>
    </w:p>
    <w:p w14:paraId="4ECF96F1" w14:textId="4A62C9C0" w:rsidR="00222C83" w:rsidRPr="00992C7C" w:rsidRDefault="00222C83" w:rsidP="00220872">
      <w:pPr>
        <w:widowControl w:val="0"/>
        <w:tabs>
          <w:tab w:val="left" w:pos="6248"/>
        </w:tabs>
        <w:autoSpaceDE w:val="0"/>
        <w:autoSpaceDN w:val="0"/>
        <w:adjustRightInd w:val="0"/>
        <w:spacing w:after="0" w:line="360" w:lineRule="auto"/>
        <w:jc w:val="center"/>
        <w:rPr>
          <w:rFonts w:ascii="Arial" w:hAnsi="Arial" w:cs="Arial"/>
          <w:sz w:val="24"/>
          <w:szCs w:val="24"/>
        </w:rPr>
      </w:pPr>
      <w:r w:rsidRPr="00992C7C">
        <w:rPr>
          <w:rFonts w:ascii="Arial" w:hAnsi="Arial" w:cs="Arial"/>
          <w:sz w:val="24"/>
          <w:szCs w:val="24"/>
        </w:rPr>
        <w:t>ARTIGO 3.º</w:t>
      </w:r>
    </w:p>
    <w:p w14:paraId="4FE68B97" w14:textId="74E90814" w:rsidR="00755F71" w:rsidRPr="00992C7C" w:rsidRDefault="00755F71" w:rsidP="00220872">
      <w:pPr>
        <w:widowControl w:val="0"/>
        <w:tabs>
          <w:tab w:val="left" w:pos="6248"/>
        </w:tabs>
        <w:autoSpaceDE w:val="0"/>
        <w:autoSpaceDN w:val="0"/>
        <w:adjustRightInd w:val="0"/>
        <w:spacing w:after="0" w:line="360" w:lineRule="auto"/>
        <w:jc w:val="center"/>
        <w:rPr>
          <w:rFonts w:ascii="Arial" w:hAnsi="Arial" w:cs="Arial"/>
          <w:b/>
          <w:bCs/>
          <w:sz w:val="24"/>
          <w:szCs w:val="24"/>
        </w:rPr>
      </w:pPr>
      <w:r w:rsidRPr="00992C7C">
        <w:rPr>
          <w:rFonts w:ascii="Arial" w:hAnsi="Arial" w:cs="Arial"/>
          <w:b/>
          <w:bCs/>
          <w:sz w:val="24"/>
          <w:szCs w:val="24"/>
        </w:rPr>
        <w:t>(Dúvidas e omissões)</w:t>
      </w:r>
    </w:p>
    <w:p w14:paraId="1CB2E1D3" w14:textId="77777777" w:rsidR="00220872" w:rsidRPr="0059690D" w:rsidRDefault="00220872" w:rsidP="00EC7EBD">
      <w:pPr>
        <w:widowControl w:val="0"/>
        <w:tabs>
          <w:tab w:val="left" w:pos="6248"/>
        </w:tabs>
        <w:autoSpaceDE w:val="0"/>
        <w:autoSpaceDN w:val="0"/>
        <w:adjustRightInd w:val="0"/>
        <w:spacing w:after="0" w:line="360" w:lineRule="auto"/>
        <w:jc w:val="both"/>
        <w:rPr>
          <w:rFonts w:ascii="Arial" w:hAnsi="Arial" w:cs="Arial"/>
          <w:sz w:val="12"/>
          <w:szCs w:val="12"/>
        </w:rPr>
      </w:pPr>
    </w:p>
    <w:p w14:paraId="5A861198" w14:textId="59E23FCE" w:rsidR="00755F71" w:rsidRPr="00992C7C" w:rsidRDefault="00755F71" w:rsidP="00EC7EBD">
      <w:pPr>
        <w:widowControl w:val="0"/>
        <w:tabs>
          <w:tab w:val="left" w:pos="6248"/>
        </w:tabs>
        <w:autoSpaceDE w:val="0"/>
        <w:autoSpaceDN w:val="0"/>
        <w:adjustRightInd w:val="0"/>
        <w:spacing w:after="0" w:line="360" w:lineRule="auto"/>
        <w:jc w:val="both"/>
        <w:rPr>
          <w:rFonts w:ascii="Arial" w:hAnsi="Arial" w:cs="Arial"/>
          <w:sz w:val="24"/>
          <w:szCs w:val="24"/>
        </w:rPr>
      </w:pPr>
      <w:r w:rsidRPr="00992C7C">
        <w:rPr>
          <w:rFonts w:ascii="Arial" w:hAnsi="Arial" w:cs="Arial"/>
          <w:sz w:val="24"/>
          <w:szCs w:val="24"/>
        </w:rPr>
        <w:t xml:space="preserve">As dúvidas e omissões resultantes da interpretação e aplicação do presente </w:t>
      </w:r>
      <w:r w:rsidR="00562B2A">
        <w:rPr>
          <w:rFonts w:ascii="Arial" w:hAnsi="Arial" w:cs="Arial"/>
          <w:sz w:val="24"/>
          <w:szCs w:val="24"/>
        </w:rPr>
        <w:t xml:space="preserve">Diploma </w:t>
      </w:r>
      <w:r w:rsidRPr="00992C7C">
        <w:rPr>
          <w:rFonts w:ascii="Arial" w:hAnsi="Arial" w:cs="Arial"/>
          <w:sz w:val="24"/>
          <w:szCs w:val="24"/>
        </w:rPr>
        <w:t>são resolvidas pel</w:t>
      </w:r>
      <w:r w:rsidR="00562B2A">
        <w:rPr>
          <w:rFonts w:ascii="Arial" w:hAnsi="Arial" w:cs="Arial"/>
          <w:sz w:val="24"/>
          <w:szCs w:val="24"/>
        </w:rPr>
        <w:t>a Ministra das Finanças</w:t>
      </w:r>
      <w:r w:rsidR="003C4E43" w:rsidRPr="00992C7C">
        <w:rPr>
          <w:rFonts w:ascii="Arial" w:hAnsi="Arial" w:cs="Arial"/>
          <w:sz w:val="24"/>
          <w:szCs w:val="24"/>
        </w:rPr>
        <w:t>.</w:t>
      </w:r>
    </w:p>
    <w:p w14:paraId="158E1D98" w14:textId="77777777" w:rsidR="00220872" w:rsidRPr="0059690D" w:rsidRDefault="00220872" w:rsidP="00EC7EBD">
      <w:pPr>
        <w:widowControl w:val="0"/>
        <w:tabs>
          <w:tab w:val="left" w:pos="6248"/>
        </w:tabs>
        <w:autoSpaceDE w:val="0"/>
        <w:autoSpaceDN w:val="0"/>
        <w:adjustRightInd w:val="0"/>
        <w:spacing w:after="0" w:line="360" w:lineRule="auto"/>
        <w:jc w:val="both"/>
        <w:rPr>
          <w:rFonts w:ascii="Arial" w:hAnsi="Arial" w:cs="Arial"/>
          <w:b/>
          <w:sz w:val="12"/>
          <w:szCs w:val="12"/>
        </w:rPr>
      </w:pPr>
    </w:p>
    <w:p w14:paraId="645DEA14" w14:textId="537E39A5" w:rsidR="00755F71" w:rsidRPr="00992C7C" w:rsidRDefault="00755F71" w:rsidP="00220872">
      <w:pPr>
        <w:widowControl w:val="0"/>
        <w:tabs>
          <w:tab w:val="left" w:pos="6248"/>
        </w:tabs>
        <w:autoSpaceDE w:val="0"/>
        <w:autoSpaceDN w:val="0"/>
        <w:adjustRightInd w:val="0"/>
        <w:spacing w:after="0" w:line="360" w:lineRule="auto"/>
        <w:jc w:val="center"/>
        <w:rPr>
          <w:rFonts w:ascii="Arial" w:hAnsi="Arial" w:cs="Arial"/>
          <w:bCs/>
          <w:sz w:val="24"/>
          <w:szCs w:val="24"/>
        </w:rPr>
      </w:pPr>
      <w:r w:rsidRPr="00992C7C">
        <w:rPr>
          <w:rFonts w:ascii="Arial" w:hAnsi="Arial" w:cs="Arial"/>
          <w:bCs/>
          <w:sz w:val="24"/>
          <w:szCs w:val="24"/>
        </w:rPr>
        <w:t>A</w:t>
      </w:r>
      <w:r w:rsidR="00222C83" w:rsidRPr="00992C7C">
        <w:rPr>
          <w:rFonts w:ascii="Arial" w:hAnsi="Arial" w:cs="Arial"/>
          <w:bCs/>
          <w:sz w:val="24"/>
          <w:szCs w:val="24"/>
        </w:rPr>
        <w:t>RTIGO</w:t>
      </w:r>
      <w:r w:rsidRPr="00992C7C">
        <w:rPr>
          <w:rFonts w:ascii="Arial" w:hAnsi="Arial" w:cs="Arial"/>
          <w:bCs/>
          <w:sz w:val="24"/>
          <w:szCs w:val="24"/>
        </w:rPr>
        <w:t xml:space="preserve"> 4.º</w:t>
      </w:r>
    </w:p>
    <w:p w14:paraId="01E9F6C2" w14:textId="77777777" w:rsidR="00755F71" w:rsidRPr="00992C7C" w:rsidRDefault="00755F71" w:rsidP="00220872">
      <w:pPr>
        <w:widowControl w:val="0"/>
        <w:tabs>
          <w:tab w:val="left" w:pos="6248"/>
        </w:tabs>
        <w:autoSpaceDE w:val="0"/>
        <w:autoSpaceDN w:val="0"/>
        <w:adjustRightInd w:val="0"/>
        <w:spacing w:after="0" w:line="360" w:lineRule="auto"/>
        <w:jc w:val="center"/>
        <w:rPr>
          <w:rFonts w:ascii="Arial" w:hAnsi="Arial" w:cs="Arial"/>
          <w:sz w:val="24"/>
          <w:szCs w:val="24"/>
        </w:rPr>
      </w:pPr>
      <w:r w:rsidRPr="00992C7C">
        <w:rPr>
          <w:rFonts w:ascii="Arial" w:hAnsi="Arial" w:cs="Arial"/>
          <w:sz w:val="24"/>
          <w:szCs w:val="24"/>
        </w:rPr>
        <w:t>(</w:t>
      </w:r>
      <w:r w:rsidRPr="00992C7C">
        <w:rPr>
          <w:rFonts w:ascii="Arial" w:hAnsi="Arial" w:cs="Arial"/>
          <w:b/>
          <w:bCs/>
          <w:sz w:val="24"/>
          <w:szCs w:val="24"/>
        </w:rPr>
        <w:t>Entrada em vigor</w:t>
      </w:r>
      <w:r w:rsidRPr="00992C7C">
        <w:rPr>
          <w:rFonts w:ascii="Arial" w:hAnsi="Arial" w:cs="Arial"/>
          <w:sz w:val="24"/>
          <w:szCs w:val="24"/>
        </w:rPr>
        <w:t>)</w:t>
      </w:r>
    </w:p>
    <w:p w14:paraId="0811FDB4" w14:textId="77777777" w:rsidR="00220872" w:rsidRPr="0059690D" w:rsidRDefault="00220872" w:rsidP="00EC7EBD">
      <w:pPr>
        <w:widowControl w:val="0"/>
        <w:tabs>
          <w:tab w:val="left" w:pos="6248"/>
        </w:tabs>
        <w:autoSpaceDE w:val="0"/>
        <w:autoSpaceDN w:val="0"/>
        <w:adjustRightInd w:val="0"/>
        <w:spacing w:after="0" w:line="360" w:lineRule="auto"/>
        <w:jc w:val="both"/>
        <w:rPr>
          <w:rFonts w:ascii="Arial" w:hAnsi="Arial" w:cs="Arial"/>
          <w:sz w:val="12"/>
          <w:szCs w:val="12"/>
        </w:rPr>
      </w:pPr>
    </w:p>
    <w:p w14:paraId="07AC1CC3" w14:textId="4FDD0DAC" w:rsidR="00755F71" w:rsidRPr="00992C7C" w:rsidRDefault="00755F71" w:rsidP="00EC7EBD">
      <w:pPr>
        <w:widowControl w:val="0"/>
        <w:tabs>
          <w:tab w:val="left" w:pos="6248"/>
        </w:tabs>
        <w:autoSpaceDE w:val="0"/>
        <w:autoSpaceDN w:val="0"/>
        <w:adjustRightInd w:val="0"/>
        <w:spacing w:after="0" w:line="360" w:lineRule="auto"/>
        <w:jc w:val="both"/>
        <w:rPr>
          <w:rFonts w:ascii="Arial" w:hAnsi="Arial" w:cs="Arial"/>
          <w:sz w:val="24"/>
          <w:szCs w:val="24"/>
        </w:rPr>
      </w:pPr>
      <w:r w:rsidRPr="00992C7C">
        <w:rPr>
          <w:rFonts w:ascii="Arial" w:hAnsi="Arial" w:cs="Arial"/>
          <w:sz w:val="24"/>
          <w:szCs w:val="24"/>
        </w:rPr>
        <w:t xml:space="preserve">O presente </w:t>
      </w:r>
      <w:r w:rsidR="00222C83" w:rsidRPr="00992C7C">
        <w:rPr>
          <w:rFonts w:ascii="Arial" w:hAnsi="Arial" w:cs="Arial"/>
          <w:sz w:val="24"/>
          <w:szCs w:val="24"/>
        </w:rPr>
        <w:t xml:space="preserve">Decreto Executivo </w:t>
      </w:r>
      <w:r w:rsidRPr="00992C7C">
        <w:rPr>
          <w:rFonts w:ascii="Arial" w:hAnsi="Arial" w:cs="Arial"/>
          <w:sz w:val="24"/>
          <w:szCs w:val="24"/>
        </w:rPr>
        <w:t xml:space="preserve">entra </w:t>
      </w:r>
      <w:r w:rsidR="00A57E48" w:rsidRPr="00992C7C">
        <w:rPr>
          <w:rFonts w:ascii="Arial" w:hAnsi="Arial" w:cs="Arial"/>
          <w:sz w:val="24"/>
          <w:szCs w:val="24"/>
        </w:rPr>
        <w:t>na data da sua publicação.</w:t>
      </w:r>
    </w:p>
    <w:p w14:paraId="70D825BA" w14:textId="77777777" w:rsidR="00755F71" w:rsidRPr="0059690D" w:rsidRDefault="00755F71" w:rsidP="00EC7EBD">
      <w:pPr>
        <w:widowControl w:val="0"/>
        <w:tabs>
          <w:tab w:val="left" w:pos="6248"/>
        </w:tabs>
        <w:autoSpaceDE w:val="0"/>
        <w:autoSpaceDN w:val="0"/>
        <w:adjustRightInd w:val="0"/>
        <w:spacing w:after="0" w:line="360" w:lineRule="auto"/>
        <w:jc w:val="both"/>
        <w:rPr>
          <w:rFonts w:ascii="Arial" w:hAnsi="Arial" w:cs="Arial"/>
          <w:sz w:val="12"/>
          <w:szCs w:val="12"/>
        </w:rPr>
      </w:pPr>
    </w:p>
    <w:p w14:paraId="2F2C4CF1" w14:textId="77777777" w:rsidR="00755F71" w:rsidRPr="00992C7C" w:rsidRDefault="00755F71" w:rsidP="00EC7EBD">
      <w:pPr>
        <w:pStyle w:val="Corpodetexto"/>
        <w:spacing w:line="360" w:lineRule="auto"/>
        <w:ind w:left="0"/>
        <w:jc w:val="both"/>
        <w:rPr>
          <w:rFonts w:cs="Arial"/>
          <w:sz w:val="24"/>
          <w:szCs w:val="24"/>
          <w:lang w:val="pt-PT"/>
        </w:rPr>
      </w:pPr>
      <w:r w:rsidRPr="00992C7C">
        <w:rPr>
          <w:rFonts w:cs="Arial"/>
          <w:sz w:val="24"/>
          <w:szCs w:val="24"/>
          <w:lang w:val="pt-PT"/>
        </w:rPr>
        <w:t>Publique-se.</w:t>
      </w:r>
    </w:p>
    <w:p w14:paraId="51909856" w14:textId="77777777" w:rsidR="00755F71" w:rsidRPr="0059690D" w:rsidRDefault="00755F71" w:rsidP="00EC7EBD">
      <w:pPr>
        <w:pStyle w:val="Corpodetexto"/>
        <w:spacing w:line="360" w:lineRule="auto"/>
        <w:ind w:left="0"/>
        <w:jc w:val="both"/>
        <w:rPr>
          <w:rFonts w:cs="Arial"/>
          <w:sz w:val="12"/>
          <w:szCs w:val="12"/>
          <w:lang w:val="pt-PT"/>
        </w:rPr>
      </w:pPr>
    </w:p>
    <w:p w14:paraId="76EC672C" w14:textId="29321D5E" w:rsidR="00755F71" w:rsidRPr="00992C7C" w:rsidRDefault="00222C83" w:rsidP="00EC7EBD">
      <w:pPr>
        <w:spacing w:after="0" w:line="360" w:lineRule="auto"/>
        <w:jc w:val="both"/>
        <w:rPr>
          <w:rFonts w:ascii="Arial" w:hAnsi="Arial" w:cs="Arial"/>
          <w:sz w:val="24"/>
          <w:szCs w:val="24"/>
        </w:rPr>
      </w:pPr>
      <w:r w:rsidRPr="00992C7C">
        <w:rPr>
          <w:rFonts w:ascii="Arial" w:hAnsi="Arial" w:cs="Arial"/>
          <w:sz w:val="24"/>
          <w:szCs w:val="24"/>
        </w:rPr>
        <w:t>Luanda, X de XXX de 2025.</w:t>
      </w:r>
    </w:p>
    <w:p w14:paraId="7E0158CC" w14:textId="77777777" w:rsidR="00222C83" w:rsidRPr="00992C7C" w:rsidRDefault="00222C83" w:rsidP="00EC7EBD">
      <w:pPr>
        <w:spacing w:after="0" w:line="360" w:lineRule="auto"/>
        <w:jc w:val="both"/>
        <w:rPr>
          <w:rFonts w:ascii="Arial" w:hAnsi="Arial" w:cs="Arial"/>
          <w:sz w:val="24"/>
          <w:szCs w:val="24"/>
        </w:rPr>
      </w:pPr>
    </w:p>
    <w:p w14:paraId="663EE9EF" w14:textId="4CD604A9" w:rsidR="00755F71" w:rsidRPr="00992C7C" w:rsidRDefault="00222C83" w:rsidP="00220872">
      <w:pPr>
        <w:spacing w:after="0" w:line="360" w:lineRule="auto"/>
        <w:jc w:val="center"/>
        <w:rPr>
          <w:rFonts w:ascii="Arial" w:hAnsi="Arial" w:cs="Arial"/>
          <w:b/>
          <w:bCs/>
          <w:sz w:val="24"/>
          <w:szCs w:val="24"/>
        </w:rPr>
      </w:pPr>
      <w:r w:rsidRPr="00992C7C">
        <w:rPr>
          <w:rFonts w:ascii="Arial" w:hAnsi="Arial" w:cs="Arial"/>
          <w:b/>
          <w:bCs/>
          <w:sz w:val="24"/>
          <w:szCs w:val="24"/>
        </w:rPr>
        <w:t xml:space="preserve">A </w:t>
      </w:r>
      <w:r w:rsidR="00A57E48" w:rsidRPr="00992C7C">
        <w:rPr>
          <w:rFonts w:ascii="Arial" w:hAnsi="Arial" w:cs="Arial"/>
          <w:b/>
          <w:bCs/>
          <w:sz w:val="24"/>
          <w:szCs w:val="24"/>
        </w:rPr>
        <w:t>Ministr</w:t>
      </w:r>
      <w:r w:rsidRPr="00992C7C">
        <w:rPr>
          <w:rFonts w:ascii="Arial" w:hAnsi="Arial" w:cs="Arial"/>
          <w:b/>
          <w:bCs/>
          <w:sz w:val="24"/>
          <w:szCs w:val="24"/>
        </w:rPr>
        <w:t>a</w:t>
      </w:r>
      <w:r w:rsidR="00A57E48" w:rsidRPr="00992C7C">
        <w:rPr>
          <w:rFonts w:ascii="Arial" w:hAnsi="Arial" w:cs="Arial"/>
          <w:b/>
          <w:bCs/>
          <w:sz w:val="24"/>
          <w:szCs w:val="24"/>
        </w:rPr>
        <w:t xml:space="preserve"> das Finanças</w:t>
      </w:r>
    </w:p>
    <w:p w14:paraId="66EEC90C" w14:textId="77777777" w:rsidR="00220872" w:rsidRPr="00992C7C" w:rsidRDefault="00220872" w:rsidP="00220872">
      <w:pPr>
        <w:spacing w:after="0" w:line="360" w:lineRule="auto"/>
        <w:jc w:val="center"/>
        <w:rPr>
          <w:rFonts w:ascii="Arial" w:hAnsi="Arial" w:cs="Arial"/>
          <w:smallCaps/>
          <w:sz w:val="24"/>
          <w:szCs w:val="24"/>
        </w:rPr>
      </w:pPr>
    </w:p>
    <w:p w14:paraId="721C038A" w14:textId="77777777" w:rsidR="001F6030" w:rsidRPr="00992C7C" w:rsidRDefault="001F6030" w:rsidP="000E45EC">
      <w:pPr>
        <w:spacing w:after="0" w:line="360" w:lineRule="auto"/>
        <w:jc w:val="center"/>
        <w:rPr>
          <w:rFonts w:ascii="Arial" w:hAnsi="Arial" w:cs="Arial"/>
          <w:b/>
          <w:sz w:val="24"/>
          <w:szCs w:val="24"/>
        </w:rPr>
      </w:pPr>
    </w:p>
    <w:p w14:paraId="76F261EC" w14:textId="77777777" w:rsidR="001F6030" w:rsidRPr="00992C7C" w:rsidRDefault="001F6030" w:rsidP="000E45EC">
      <w:pPr>
        <w:spacing w:after="0" w:line="360" w:lineRule="auto"/>
        <w:jc w:val="center"/>
        <w:rPr>
          <w:rFonts w:ascii="Arial" w:hAnsi="Arial" w:cs="Arial"/>
          <w:b/>
          <w:sz w:val="24"/>
          <w:szCs w:val="24"/>
        </w:rPr>
      </w:pPr>
    </w:p>
    <w:p w14:paraId="15315603" w14:textId="77777777" w:rsidR="00222C83" w:rsidRPr="00992C7C" w:rsidRDefault="00222C83" w:rsidP="000E45EC">
      <w:pPr>
        <w:spacing w:after="0" w:line="360" w:lineRule="auto"/>
        <w:jc w:val="center"/>
        <w:rPr>
          <w:rFonts w:ascii="Arial" w:hAnsi="Arial" w:cs="Arial"/>
          <w:b/>
          <w:sz w:val="24"/>
          <w:szCs w:val="24"/>
        </w:rPr>
      </w:pPr>
    </w:p>
    <w:p w14:paraId="192EEE79" w14:textId="77777777" w:rsidR="00222C83" w:rsidRPr="00992C7C" w:rsidRDefault="00222C83" w:rsidP="000E45EC">
      <w:pPr>
        <w:spacing w:after="0" w:line="360" w:lineRule="auto"/>
        <w:jc w:val="center"/>
        <w:rPr>
          <w:rFonts w:ascii="Arial" w:hAnsi="Arial" w:cs="Arial"/>
          <w:b/>
          <w:sz w:val="24"/>
          <w:szCs w:val="24"/>
        </w:rPr>
      </w:pPr>
    </w:p>
    <w:p w14:paraId="1DB51BB9" w14:textId="77777777" w:rsidR="00222C83" w:rsidRPr="00992C7C" w:rsidRDefault="00222C83" w:rsidP="000E45EC">
      <w:pPr>
        <w:spacing w:after="0" w:line="360" w:lineRule="auto"/>
        <w:jc w:val="center"/>
        <w:rPr>
          <w:rFonts w:ascii="Arial" w:hAnsi="Arial" w:cs="Arial"/>
          <w:b/>
          <w:sz w:val="24"/>
          <w:szCs w:val="24"/>
        </w:rPr>
      </w:pPr>
    </w:p>
    <w:p w14:paraId="16DC86CA" w14:textId="77777777" w:rsidR="00222C83" w:rsidRPr="00992C7C" w:rsidRDefault="00222C83" w:rsidP="000E45EC">
      <w:pPr>
        <w:spacing w:after="0" w:line="360" w:lineRule="auto"/>
        <w:jc w:val="center"/>
        <w:rPr>
          <w:rFonts w:ascii="Arial" w:hAnsi="Arial" w:cs="Arial"/>
          <w:b/>
          <w:sz w:val="24"/>
          <w:szCs w:val="24"/>
        </w:rPr>
      </w:pPr>
    </w:p>
    <w:p w14:paraId="46105DCF" w14:textId="77777777" w:rsidR="00222C83" w:rsidRPr="00992C7C" w:rsidRDefault="00222C83" w:rsidP="000E45EC">
      <w:pPr>
        <w:spacing w:after="0" w:line="360" w:lineRule="auto"/>
        <w:jc w:val="center"/>
        <w:rPr>
          <w:rFonts w:ascii="Arial" w:hAnsi="Arial" w:cs="Arial"/>
          <w:b/>
          <w:sz w:val="24"/>
          <w:szCs w:val="24"/>
        </w:rPr>
      </w:pPr>
    </w:p>
    <w:p w14:paraId="3DD0CA17" w14:textId="77777777" w:rsidR="00222C83" w:rsidRPr="00992C7C" w:rsidRDefault="00222C83" w:rsidP="000E45EC">
      <w:pPr>
        <w:spacing w:after="0" w:line="360" w:lineRule="auto"/>
        <w:jc w:val="center"/>
        <w:rPr>
          <w:rFonts w:ascii="Arial" w:hAnsi="Arial" w:cs="Arial"/>
          <w:b/>
          <w:sz w:val="24"/>
          <w:szCs w:val="24"/>
        </w:rPr>
      </w:pPr>
    </w:p>
    <w:p w14:paraId="386879EB" w14:textId="77777777" w:rsidR="00222C83" w:rsidRPr="00992C7C" w:rsidRDefault="00222C83" w:rsidP="000E45EC">
      <w:pPr>
        <w:spacing w:after="0" w:line="360" w:lineRule="auto"/>
        <w:jc w:val="center"/>
        <w:rPr>
          <w:rFonts w:ascii="Arial" w:hAnsi="Arial" w:cs="Arial"/>
          <w:b/>
          <w:sz w:val="24"/>
          <w:szCs w:val="24"/>
        </w:rPr>
      </w:pPr>
    </w:p>
    <w:p w14:paraId="385431B7" w14:textId="77777777" w:rsidR="00222C83" w:rsidRPr="00992C7C" w:rsidRDefault="00222C83" w:rsidP="000E45EC">
      <w:pPr>
        <w:spacing w:after="0" w:line="360" w:lineRule="auto"/>
        <w:jc w:val="center"/>
        <w:rPr>
          <w:rFonts w:ascii="Arial" w:hAnsi="Arial" w:cs="Arial"/>
          <w:b/>
          <w:sz w:val="24"/>
          <w:szCs w:val="24"/>
        </w:rPr>
      </w:pPr>
    </w:p>
    <w:p w14:paraId="10C37029" w14:textId="77777777" w:rsidR="00222C83" w:rsidRPr="00992C7C" w:rsidRDefault="00222C83" w:rsidP="000E45EC">
      <w:pPr>
        <w:spacing w:after="0" w:line="360" w:lineRule="auto"/>
        <w:jc w:val="center"/>
        <w:rPr>
          <w:rFonts w:ascii="Arial" w:hAnsi="Arial" w:cs="Arial"/>
          <w:b/>
          <w:sz w:val="24"/>
          <w:szCs w:val="24"/>
        </w:rPr>
      </w:pPr>
    </w:p>
    <w:p w14:paraId="7A3B80B8" w14:textId="77777777" w:rsidR="00222C83" w:rsidRPr="00992C7C" w:rsidRDefault="00222C83" w:rsidP="000E45EC">
      <w:pPr>
        <w:spacing w:after="0" w:line="360" w:lineRule="auto"/>
        <w:jc w:val="center"/>
        <w:rPr>
          <w:rFonts w:ascii="Arial" w:hAnsi="Arial" w:cs="Arial"/>
          <w:b/>
          <w:sz w:val="24"/>
          <w:szCs w:val="24"/>
        </w:rPr>
      </w:pPr>
    </w:p>
    <w:p w14:paraId="468AFD83" w14:textId="77777777" w:rsidR="00222C83" w:rsidRPr="00992C7C" w:rsidRDefault="00222C83" w:rsidP="000E45EC">
      <w:pPr>
        <w:spacing w:after="0" w:line="360" w:lineRule="auto"/>
        <w:jc w:val="center"/>
        <w:rPr>
          <w:rFonts w:ascii="Arial" w:hAnsi="Arial" w:cs="Arial"/>
          <w:b/>
          <w:sz w:val="24"/>
          <w:szCs w:val="24"/>
        </w:rPr>
      </w:pPr>
    </w:p>
    <w:p w14:paraId="64E17232" w14:textId="77777777" w:rsidR="00222C83" w:rsidRPr="00992C7C" w:rsidRDefault="00222C83" w:rsidP="000E45EC">
      <w:pPr>
        <w:spacing w:after="0" w:line="360" w:lineRule="auto"/>
        <w:jc w:val="center"/>
        <w:rPr>
          <w:rFonts w:ascii="Arial" w:hAnsi="Arial" w:cs="Arial"/>
          <w:b/>
          <w:sz w:val="24"/>
          <w:szCs w:val="24"/>
        </w:rPr>
      </w:pPr>
    </w:p>
    <w:p w14:paraId="01FFAC79" w14:textId="77777777" w:rsidR="00222C83" w:rsidRPr="00992C7C" w:rsidRDefault="00222C83" w:rsidP="000E45EC">
      <w:pPr>
        <w:spacing w:after="0" w:line="360" w:lineRule="auto"/>
        <w:jc w:val="center"/>
        <w:rPr>
          <w:rFonts w:ascii="Arial" w:hAnsi="Arial" w:cs="Arial"/>
          <w:b/>
          <w:sz w:val="24"/>
          <w:szCs w:val="24"/>
        </w:rPr>
      </w:pPr>
    </w:p>
    <w:p w14:paraId="22B25098" w14:textId="77777777" w:rsidR="00222C83" w:rsidRPr="00992C7C" w:rsidRDefault="00222C83" w:rsidP="000E45EC">
      <w:pPr>
        <w:spacing w:after="0" w:line="360" w:lineRule="auto"/>
        <w:jc w:val="center"/>
        <w:rPr>
          <w:rFonts w:ascii="Arial" w:hAnsi="Arial" w:cs="Arial"/>
          <w:b/>
          <w:sz w:val="24"/>
          <w:szCs w:val="24"/>
        </w:rPr>
      </w:pPr>
    </w:p>
    <w:p w14:paraId="0DF2A442" w14:textId="77777777" w:rsidR="00222C83" w:rsidRPr="00992C7C" w:rsidRDefault="00222C83" w:rsidP="000E45EC">
      <w:pPr>
        <w:spacing w:after="0" w:line="360" w:lineRule="auto"/>
        <w:jc w:val="center"/>
        <w:rPr>
          <w:rFonts w:ascii="Arial" w:hAnsi="Arial" w:cs="Arial"/>
          <w:b/>
          <w:sz w:val="24"/>
          <w:szCs w:val="24"/>
        </w:rPr>
      </w:pPr>
    </w:p>
    <w:p w14:paraId="28CE1EC3" w14:textId="77777777" w:rsidR="00222C83" w:rsidRPr="00992C7C" w:rsidRDefault="00222C83" w:rsidP="000E45EC">
      <w:pPr>
        <w:spacing w:after="0" w:line="360" w:lineRule="auto"/>
        <w:jc w:val="center"/>
        <w:rPr>
          <w:rFonts w:ascii="Arial" w:hAnsi="Arial" w:cs="Arial"/>
          <w:b/>
          <w:sz w:val="24"/>
          <w:szCs w:val="24"/>
        </w:rPr>
      </w:pPr>
    </w:p>
    <w:p w14:paraId="6F1EDC37" w14:textId="77777777" w:rsidR="00222C83" w:rsidRPr="00992C7C" w:rsidRDefault="00222C83" w:rsidP="000E45EC">
      <w:pPr>
        <w:spacing w:after="0" w:line="360" w:lineRule="auto"/>
        <w:jc w:val="center"/>
        <w:rPr>
          <w:rFonts w:ascii="Arial" w:hAnsi="Arial" w:cs="Arial"/>
          <w:b/>
          <w:sz w:val="24"/>
          <w:szCs w:val="24"/>
        </w:rPr>
      </w:pPr>
    </w:p>
    <w:p w14:paraId="4ED7B510" w14:textId="77777777" w:rsidR="00222C83" w:rsidRPr="00992C7C" w:rsidRDefault="00222C83" w:rsidP="000E45EC">
      <w:pPr>
        <w:spacing w:after="0" w:line="360" w:lineRule="auto"/>
        <w:jc w:val="center"/>
        <w:rPr>
          <w:rFonts w:ascii="Arial" w:hAnsi="Arial" w:cs="Arial"/>
          <w:b/>
          <w:sz w:val="24"/>
          <w:szCs w:val="24"/>
        </w:rPr>
      </w:pPr>
    </w:p>
    <w:p w14:paraId="05CC437A" w14:textId="77777777" w:rsidR="00222C83" w:rsidRDefault="00222C83" w:rsidP="000E45EC">
      <w:pPr>
        <w:spacing w:after="0" w:line="360" w:lineRule="auto"/>
        <w:jc w:val="center"/>
        <w:rPr>
          <w:rFonts w:ascii="Arial" w:hAnsi="Arial" w:cs="Arial"/>
          <w:b/>
          <w:sz w:val="24"/>
          <w:szCs w:val="24"/>
        </w:rPr>
      </w:pPr>
    </w:p>
    <w:p w14:paraId="6AA869E8" w14:textId="363B7DB5" w:rsidR="0059690D" w:rsidDel="003037C1" w:rsidRDefault="0059690D" w:rsidP="000E45EC">
      <w:pPr>
        <w:spacing w:after="0" w:line="360" w:lineRule="auto"/>
        <w:jc w:val="center"/>
        <w:rPr>
          <w:del w:id="25" w:author="Nuno Alves Antonio Chaves" w:date="2025-03-05T15:27:00Z" w16du:dateUtc="2025-03-05T14:27:00Z"/>
          <w:rFonts w:ascii="Arial" w:hAnsi="Arial" w:cs="Arial"/>
          <w:b/>
          <w:sz w:val="24"/>
          <w:szCs w:val="24"/>
        </w:rPr>
      </w:pPr>
    </w:p>
    <w:p w14:paraId="7C9913FE" w14:textId="05179A82" w:rsidR="0059690D" w:rsidRPr="00992C7C" w:rsidDel="003037C1" w:rsidRDefault="0059690D" w:rsidP="000E45EC">
      <w:pPr>
        <w:spacing w:after="0" w:line="360" w:lineRule="auto"/>
        <w:jc w:val="center"/>
        <w:rPr>
          <w:del w:id="26" w:author="Nuno Alves Antonio Chaves" w:date="2025-03-05T15:27:00Z" w16du:dateUtc="2025-03-05T14:27:00Z"/>
          <w:rFonts w:ascii="Arial" w:hAnsi="Arial" w:cs="Arial"/>
          <w:b/>
          <w:sz w:val="24"/>
          <w:szCs w:val="24"/>
        </w:rPr>
      </w:pPr>
    </w:p>
    <w:p w14:paraId="11F12A8B" w14:textId="53BA4F75" w:rsidR="00222C83" w:rsidRPr="00992C7C" w:rsidDel="007B5483" w:rsidRDefault="00222C83" w:rsidP="000E45EC">
      <w:pPr>
        <w:spacing w:after="0" w:line="360" w:lineRule="auto"/>
        <w:jc w:val="center"/>
        <w:rPr>
          <w:del w:id="27" w:author="Adelino Naquarta Sepalanga Domingos" w:date="2025-03-05T08:00:00Z" w16du:dateUtc="2025-03-05T07:00:00Z"/>
          <w:rFonts w:ascii="Arial" w:hAnsi="Arial" w:cs="Arial"/>
          <w:b/>
          <w:sz w:val="24"/>
          <w:szCs w:val="24"/>
        </w:rPr>
      </w:pPr>
    </w:p>
    <w:p w14:paraId="3B4FE5C5" w14:textId="37C0B527" w:rsidR="000E45EC" w:rsidRPr="00992C7C" w:rsidRDefault="000E45EC">
      <w:pPr>
        <w:spacing w:after="0" w:line="240" w:lineRule="auto"/>
        <w:jc w:val="center"/>
        <w:rPr>
          <w:rFonts w:ascii="Arial" w:hAnsi="Arial" w:cs="Arial"/>
          <w:sz w:val="24"/>
          <w:szCs w:val="24"/>
        </w:rPr>
        <w:pPrChange w:id="28" w:author="Adelino Naquarta Sepalanga Domingos" w:date="2025-03-05T08:00:00Z" w16du:dateUtc="2025-03-05T07:00:00Z">
          <w:pPr>
            <w:spacing w:after="0" w:line="360" w:lineRule="auto"/>
            <w:jc w:val="center"/>
          </w:pPr>
        </w:pPrChange>
      </w:pPr>
      <w:r w:rsidRPr="00992C7C">
        <w:rPr>
          <w:rFonts w:ascii="Arial" w:hAnsi="Arial" w:cs="Arial"/>
          <w:b/>
          <w:sz w:val="24"/>
          <w:szCs w:val="24"/>
        </w:rPr>
        <w:t>ANEXO I</w:t>
      </w:r>
    </w:p>
    <w:p w14:paraId="4287D3A5" w14:textId="3016125F" w:rsidR="00412FBE" w:rsidRDefault="00412FBE" w:rsidP="007B5483">
      <w:pPr>
        <w:shd w:val="clear" w:color="auto" w:fill="FFFFFF"/>
        <w:spacing w:after="0" w:line="240" w:lineRule="auto"/>
        <w:jc w:val="center"/>
        <w:rPr>
          <w:ins w:id="29" w:author="Adelino Naquarta Sepalanga Domingos" w:date="2025-03-05T08:00:00Z" w16du:dateUtc="2025-03-05T07:00:00Z"/>
          <w:rFonts w:ascii="Arial" w:hAnsi="Arial" w:cs="Arial"/>
          <w:b/>
          <w:sz w:val="24"/>
          <w:szCs w:val="24"/>
        </w:rPr>
      </w:pPr>
      <w:r w:rsidRPr="00992C7C">
        <w:rPr>
          <w:rFonts w:ascii="Arial" w:hAnsi="Arial" w:cs="Arial"/>
          <w:b/>
          <w:sz w:val="24"/>
          <w:szCs w:val="24"/>
        </w:rPr>
        <w:t>Requisitos técnicos</w:t>
      </w:r>
    </w:p>
    <w:p w14:paraId="54A76D5F" w14:textId="77777777" w:rsidR="007B5483" w:rsidRPr="00992C7C" w:rsidRDefault="007B5483">
      <w:pPr>
        <w:shd w:val="clear" w:color="auto" w:fill="FFFFFF"/>
        <w:spacing w:after="0" w:line="240" w:lineRule="auto"/>
        <w:jc w:val="center"/>
        <w:rPr>
          <w:rFonts w:ascii="Arial" w:eastAsia="Times New Roman" w:hAnsi="Arial" w:cs="Arial"/>
          <w:b/>
          <w:sz w:val="24"/>
          <w:szCs w:val="24"/>
          <w:lang w:eastAsia="pt-PT"/>
        </w:rPr>
        <w:pPrChange w:id="30" w:author="Adelino Naquarta Sepalanga Domingos" w:date="2025-03-05T08:00:00Z" w16du:dateUtc="2025-03-05T07:00:00Z">
          <w:pPr>
            <w:shd w:val="clear" w:color="auto" w:fill="FFFFFF"/>
            <w:spacing w:before="100" w:beforeAutospacing="1" w:after="100" w:afterAutospacing="1" w:line="276" w:lineRule="auto"/>
            <w:jc w:val="both"/>
          </w:pPr>
        </w:pPrChange>
      </w:pPr>
    </w:p>
    <w:p w14:paraId="032E90B6" w14:textId="5DB493B6" w:rsidR="000E45EC" w:rsidRPr="00992C7C" w:rsidRDefault="000E45EC" w:rsidP="000E45EC">
      <w:p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Para efeito de validação</w:t>
      </w:r>
      <w:r w:rsidR="00A5726B" w:rsidRPr="00992C7C">
        <w:rPr>
          <w:rFonts w:ascii="Arial" w:eastAsia="Times New Roman" w:hAnsi="Arial" w:cs="Arial"/>
          <w:sz w:val="24"/>
          <w:szCs w:val="24"/>
          <w:lang w:eastAsia="pt-PT"/>
        </w:rPr>
        <w:t>,</w:t>
      </w:r>
      <w:r w:rsidR="00A5726B" w:rsidRPr="00992C7C">
        <w:rPr>
          <w:rFonts w:ascii="Arial" w:hAnsi="Arial" w:cs="Arial"/>
          <w:sz w:val="24"/>
          <w:szCs w:val="24"/>
        </w:rPr>
        <w:t xml:space="preserve"> os sistemas de processamento electrónico de facturação dos contribuintes</w:t>
      </w:r>
      <w:r w:rsidRPr="00992C7C">
        <w:rPr>
          <w:rFonts w:ascii="Arial" w:eastAsia="Times New Roman" w:hAnsi="Arial" w:cs="Arial"/>
          <w:sz w:val="24"/>
          <w:szCs w:val="24"/>
          <w:lang w:eastAsia="pt-PT"/>
        </w:rPr>
        <w:t xml:space="preserve"> </w:t>
      </w:r>
      <w:r w:rsidR="00A5726B" w:rsidRPr="00992C7C">
        <w:rPr>
          <w:rFonts w:ascii="Arial" w:eastAsia="Times New Roman" w:hAnsi="Arial" w:cs="Arial"/>
          <w:sz w:val="24"/>
          <w:szCs w:val="24"/>
          <w:lang w:eastAsia="pt-PT"/>
        </w:rPr>
        <w:t>devem</w:t>
      </w:r>
      <w:r w:rsidRPr="00992C7C">
        <w:rPr>
          <w:rFonts w:ascii="Arial" w:eastAsia="Times New Roman" w:hAnsi="Arial" w:cs="Arial"/>
          <w:sz w:val="24"/>
          <w:szCs w:val="24"/>
          <w:lang w:eastAsia="pt-PT"/>
        </w:rPr>
        <w:t xml:space="preserve"> garantir:</w:t>
      </w:r>
    </w:p>
    <w:p w14:paraId="2C7236F0" w14:textId="47945325" w:rsidR="000E45EC" w:rsidRPr="00992C7C" w:rsidRDefault="000E45EC" w:rsidP="003F3EDE">
      <w:pPr>
        <w:pStyle w:val="PargrafodaLista"/>
        <w:numPr>
          <w:ilvl w:val="0"/>
          <w:numId w:val="2"/>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A exportação do ficheiro XML</w:t>
      </w:r>
      <w:r w:rsidR="007915A8">
        <w:rPr>
          <w:rFonts w:ascii="Arial" w:eastAsia="Times New Roman" w:hAnsi="Arial" w:cs="Arial"/>
          <w:sz w:val="24"/>
          <w:szCs w:val="24"/>
          <w:lang w:eastAsia="pt-PT"/>
        </w:rPr>
        <w:t xml:space="preserve"> ou JSON</w:t>
      </w:r>
      <w:r w:rsidRPr="00992C7C">
        <w:rPr>
          <w:rFonts w:ascii="Arial" w:eastAsia="Times New Roman" w:hAnsi="Arial" w:cs="Arial"/>
          <w:sz w:val="24"/>
          <w:szCs w:val="24"/>
          <w:lang w:eastAsia="pt-PT"/>
        </w:rPr>
        <w:t xml:space="preserve"> do SAF-T(AO), em conformidade com o </w:t>
      </w:r>
      <w:r w:rsidRPr="00992C7C">
        <w:rPr>
          <w:rFonts w:ascii="Arial" w:hAnsi="Arial" w:cs="Arial"/>
          <w:sz w:val="24"/>
          <w:szCs w:val="24"/>
        </w:rPr>
        <w:t xml:space="preserve">Decreto Presidencial </w:t>
      </w:r>
      <w:r w:rsidR="005D2FC6" w:rsidRPr="00992C7C">
        <w:rPr>
          <w:rFonts w:ascii="Arial" w:hAnsi="Arial" w:cs="Arial"/>
          <w:sz w:val="24"/>
          <w:szCs w:val="24"/>
        </w:rPr>
        <w:t>n.º 31</w:t>
      </w:r>
      <w:r w:rsidR="00244F72" w:rsidRPr="00992C7C">
        <w:rPr>
          <w:rFonts w:ascii="Arial" w:hAnsi="Arial" w:cs="Arial"/>
          <w:sz w:val="24"/>
          <w:szCs w:val="24"/>
        </w:rPr>
        <w:t>2</w:t>
      </w:r>
      <w:r w:rsidR="005D2FC6" w:rsidRPr="00992C7C">
        <w:rPr>
          <w:rFonts w:ascii="Arial" w:hAnsi="Arial" w:cs="Arial"/>
          <w:sz w:val="24"/>
          <w:szCs w:val="24"/>
        </w:rPr>
        <w:t>/18</w:t>
      </w:r>
      <w:ins w:id="31" w:author="Adelino Naquarta Sepalanga Domingos" w:date="2025-02-28T09:38:00Z" w16du:dateUtc="2025-02-28T08:38:00Z">
        <w:r w:rsidR="00A84C72">
          <w:rPr>
            <w:rFonts w:ascii="Arial" w:hAnsi="Arial" w:cs="Arial"/>
            <w:sz w:val="24"/>
            <w:szCs w:val="24"/>
          </w:rPr>
          <w:t>,</w:t>
        </w:r>
      </w:ins>
      <w:r w:rsidR="005D2FC6" w:rsidRPr="00992C7C">
        <w:rPr>
          <w:rFonts w:ascii="Arial" w:hAnsi="Arial" w:cs="Arial"/>
          <w:sz w:val="24"/>
          <w:szCs w:val="24"/>
        </w:rPr>
        <w:t xml:space="preserve"> de 21 de Dezembro</w:t>
      </w:r>
      <w:r w:rsidRPr="00992C7C">
        <w:rPr>
          <w:rFonts w:ascii="Arial" w:hAnsi="Arial" w:cs="Arial"/>
          <w:sz w:val="24"/>
          <w:szCs w:val="24"/>
        </w:rPr>
        <w:t xml:space="preserve">, e </w:t>
      </w:r>
      <w:r w:rsidRPr="00992C7C">
        <w:rPr>
          <w:rFonts w:ascii="Arial" w:eastAsia="Times New Roman" w:hAnsi="Arial" w:cs="Arial"/>
          <w:sz w:val="24"/>
          <w:szCs w:val="24"/>
          <w:lang w:eastAsia="pt-PT"/>
        </w:rPr>
        <w:t>o respectivo esquema de validação de dados;</w:t>
      </w:r>
    </w:p>
    <w:p w14:paraId="34B25E19" w14:textId="77777777" w:rsidR="000E45EC" w:rsidRPr="00992C7C" w:rsidRDefault="000E45EC" w:rsidP="000E45EC">
      <w:pPr>
        <w:pStyle w:val="PargrafodaLista"/>
        <w:shd w:val="clear" w:color="auto" w:fill="FFFFFF"/>
        <w:spacing w:before="100" w:beforeAutospacing="1" w:after="100" w:afterAutospacing="1" w:line="276" w:lineRule="auto"/>
        <w:ind w:left="360"/>
        <w:jc w:val="both"/>
        <w:rPr>
          <w:rFonts w:ascii="Arial" w:eastAsia="Times New Roman" w:hAnsi="Arial" w:cs="Arial"/>
          <w:sz w:val="24"/>
          <w:szCs w:val="24"/>
          <w:lang w:eastAsia="pt-PT"/>
        </w:rPr>
      </w:pPr>
    </w:p>
    <w:p w14:paraId="39D0A572" w14:textId="77777777" w:rsidR="000E45EC" w:rsidRPr="00992C7C" w:rsidRDefault="000E45EC" w:rsidP="003F3EDE">
      <w:pPr>
        <w:pStyle w:val="PargrafodaLista"/>
        <w:numPr>
          <w:ilvl w:val="0"/>
          <w:numId w:val="2"/>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 xml:space="preserve">A incorporação de mecanismos que permitam </w:t>
      </w:r>
      <w:r w:rsidRPr="00992C7C">
        <w:rPr>
          <w:rFonts w:ascii="Arial" w:hAnsi="Arial" w:cs="Arial"/>
          <w:sz w:val="24"/>
          <w:szCs w:val="24"/>
        </w:rPr>
        <w:t>identificar a gravação de documentos, através de um algoritmo de cifra assimétrica e de uma chave privada de conhecimento exclusivo dos respectivos fabricantes;</w:t>
      </w:r>
    </w:p>
    <w:p w14:paraId="1467E161" w14:textId="77777777" w:rsidR="000E45EC" w:rsidRPr="00992C7C" w:rsidRDefault="000E45EC" w:rsidP="000E45EC">
      <w:pPr>
        <w:pStyle w:val="PargrafodaLista"/>
        <w:shd w:val="clear" w:color="auto" w:fill="FFFFFF"/>
        <w:spacing w:before="100" w:beforeAutospacing="1" w:after="100" w:afterAutospacing="1" w:line="276" w:lineRule="auto"/>
        <w:ind w:left="360"/>
        <w:jc w:val="both"/>
        <w:rPr>
          <w:rFonts w:ascii="Arial" w:eastAsia="Times New Roman" w:hAnsi="Arial" w:cs="Arial"/>
          <w:sz w:val="24"/>
          <w:szCs w:val="24"/>
          <w:lang w:eastAsia="pt-PT"/>
        </w:rPr>
      </w:pPr>
    </w:p>
    <w:p w14:paraId="703E0D58" w14:textId="751B8C78" w:rsidR="000E45EC" w:rsidRPr="00992C7C" w:rsidRDefault="000E45EC" w:rsidP="003F3EDE">
      <w:pPr>
        <w:pStyle w:val="PargrafodaLista"/>
        <w:numPr>
          <w:ilvl w:val="0"/>
          <w:numId w:val="2"/>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 xml:space="preserve">Que não dispõem de </w:t>
      </w:r>
      <w:r w:rsidRPr="00992C7C">
        <w:rPr>
          <w:rFonts w:ascii="Arial" w:hAnsi="Arial" w:cs="Arial"/>
          <w:sz w:val="24"/>
          <w:szCs w:val="24"/>
        </w:rPr>
        <w:t>funções e funcionalidade</w:t>
      </w:r>
      <w:r w:rsidR="00F23802" w:rsidRPr="00992C7C">
        <w:rPr>
          <w:rFonts w:ascii="Arial" w:hAnsi="Arial" w:cs="Arial"/>
          <w:sz w:val="24"/>
          <w:szCs w:val="24"/>
        </w:rPr>
        <w:t>s</w:t>
      </w:r>
      <w:r w:rsidRPr="00992C7C">
        <w:rPr>
          <w:rFonts w:ascii="Arial" w:hAnsi="Arial" w:cs="Arial"/>
          <w:sz w:val="24"/>
          <w:szCs w:val="24"/>
        </w:rPr>
        <w:t xml:space="preserve"> que, no local ou remotamente, permitam alterar, de forma directa ou indirecta, a informação de natureza fiscal, sem gerar evidência agregada à informação original;</w:t>
      </w:r>
    </w:p>
    <w:p w14:paraId="1792D146" w14:textId="77777777" w:rsidR="000E45EC" w:rsidRPr="00992C7C" w:rsidRDefault="000E45EC" w:rsidP="000E45EC">
      <w:pPr>
        <w:pStyle w:val="PargrafodaLista"/>
        <w:rPr>
          <w:rFonts w:ascii="Arial" w:eastAsia="Times New Roman" w:hAnsi="Arial" w:cs="Arial"/>
          <w:sz w:val="24"/>
          <w:szCs w:val="24"/>
          <w:lang w:eastAsia="pt-PT"/>
        </w:rPr>
      </w:pPr>
    </w:p>
    <w:p w14:paraId="767317E8" w14:textId="77777777" w:rsidR="000E45EC" w:rsidRDefault="000E45EC" w:rsidP="003F3EDE">
      <w:pPr>
        <w:pStyle w:val="PargrafodaLista"/>
        <w:numPr>
          <w:ilvl w:val="0"/>
          <w:numId w:val="3"/>
        </w:numPr>
        <w:shd w:val="clear" w:color="auto" w:fill="FFFFFF"/>
        <w:spacing w:after="0" w:line="276" w:lineRule="auto"/>
        <w:jc w:val="both"/>
        <w:rPr>
          <w:ins w:id="32" w:author="Adelino Naquarta Sepalanga Domingos" w:date="2025-03-05T06:54:00Z" w16du:dateUtc="2025-03-05T05:54:00Z"/>
          <w:rFonts w:ascii="Arial" w:eastAsia="Times New Roman" w:hAnsi="Arial" w:cs="Arial"/>
          <w:sz w:val="24"/>
          <w:szCs w:val="24"/>
          <w:lang w:eastAsia="pt-PT"/>
        </w:rPr>
      </w:pPr>
      <w:r w:rsidRPr="00992C7C">
        <w:rPr>
          <w:rFonts w:ascii="Arial" w:eastAsia="Times New Roman" w:hAnsi="Arial" w:cs="Arial"/>
          <w:sz w:val="24"/>
          <w:szCs w:val="24"/>
          <w:lang w:eastAsia="pt-PT"/>
        </w:rPr>
        <w:t>Que no processo de criação de documentos emitidos pelos sistemas de processamento electrónico de facturação devem ser observados os seguintes requisitos:</w:t>
      </w:r>
    </w:p>
    <w:p w14:paraId="6275F887" w14:textId="77777777" w:rsidR="009E67D2" w:rsidRPr="00992C7C" w:rsidRDefault="009E67D2">
      <w:pPr>
        <w:pStyle w:val="PargrafodaLista"/>
        <w:shd w:val="clear" w:color="auto" w:fill="FFFFFF"/>
        <w:spacing w:after="0" w:line="276" w:lineRule="auto"/>
        <w:ind w:left="360"/>
        <w:jc w:val="both"/>
        <w:rPr>
          <w:rFonts w:ascii="Arial" w:eastAsia="Times New Roman" w:hAnsi="Arial" w:cs="Arial"/>
          <w:sz w:val="24"/>
          <w:szCs w:val="24"/>
          <w:lang w:eastAsia="pt-PT"/>
        </w:rPr>
        <w:pPrChange w:id="33" w:author="Adelino Naquarta Sepalanga Domingos" w:date="2025-03-05T06:54:00Z" w16du:dateUtc="2025-03-05T05:54:00Z">
          <w:pPr>
            <w:pStyle w:val="PargrafodaLista"/>
            <w:numPr>
              <w:numId w:val="3"/>
            </w:numPr>
            <w:shd w:val="clear" w:color="auto" w:fill="FFFFFF"/>
            <w:spacing w:after="0" w:line="276" w:lineRule="auto"/>
            <w:ind w:left="360" w:hanging="360"/>
            <w:jc w:val="both"/>
          </w:pPr>
        </w:pPrChange>
      </w:pPr>
    </w:p>
    <w:p w14:paraId="3869294D" w14:textId="77777777" w:rsidR="000E45EC" w:rsidRDefault="000E45EC" w:rsidP="003F3EDE">
      <w:pPr>
        <w:pStyle w:val="PargrafodaLista"/>
        <w:numPr>
          <w:ilvl w:val="0"/>
          <w:numId w:val="6"/>
        </w:numPr>
        <w:shd w:val="clear" w:color="auto" w:fill="FFFFFF"/>
        <w:spacing w:after="0" w:line="276" w:lineRule="auto"/>
        <w:jc w:val="both"/>
        <w:rPr>
          <w:ins w:id="34" w:author="Adelino Naquarta Sepalanga Domingos" w:date="2025-03-05T06:54:00Z" w16du:dateUtc="2025-03-05T05:54:00Z"/>
          <w:rFonts w:ascii="Arial" w:eastAsia="Times New Roman" w:hAnsi="Arial" w:cs="Arial"/>
          <w:sz w:val="24"/>
          <w:szCs w:val="24"/>
          <w:lang w:eastAsia="pt-PT"/>
        </w:rPr>
      </w:pPr>
      <w:r w:rsidRPr="00992C7C">
        <w:rPr>
          <w:rFonts w:ascii="Arial" w:eastAsia="Times New Roman" w:hAnsi="Arial" w:cs="Arial"/>
          <w:sz w:val="24"/>
          <w:szCs w:val="24"/>
          <w:lang w:eastAsia="pt-PT"/>
        </w:rPr>
        <w:t>Os referidos sistemas devem assinar quaisquer documentos emitidos com eficácia externa (com excepção dos recibos), nomeadamente:</w:t>
      </w:r>
    </w:p>
    <w:p w14:paraId="2A8171DF" w14:textId="77777777" w:rsidR="009E67D2" w:rsidRPr="00992C7C" w:rsidRDefault="009E67D2">
      <w:pPr>
        <w:pStyle w:val="PargrafodaLista"/>
        <w:shd w:val="clear" w:color="auto" w:fill="FFFFFF"/>
        <w:spacing w:after="0" w:line="276" w:lineRule="auto"/>
        <w:jc w:val="both"/>
        <w:rPr>
          <w:rFonts w:ascii="Arial" w:eastAsia="Times New Roman" w:hAnsi="Arial" w:cs="Arial"/>
          <w:sz w:val="24"/>
          <w:szCs w:val="24"/>
          <w:lang w:eastAsia="pt-PT"/>
        </w:rPr>
        <w:pPrChange w:id="35" w:author="Adelino Naquarta Sepalanga Domingos" w:date="2025-03-05T06:54:00Z" w16du:dateUtc="2025-03-05T05:54:00Z">
          <w:pPr>
            <w:pStyle w:val="PargrafodaLista"/>
            <w:numPr>
              <w:numId w:val="6"/>
            </w:numPr>
            <w:shd w:val="clear" w:color="auto" w:fill="FFFFFF"/>
            <w:spacing w:after="0" w:line="276" w:lineRule="auto"/>
            <w:ind w:hanging="360"/>
            <w:jc w:val="both"/>
          </w:pPr>
        </w:pPrChange>
      </w:pPr>
    </w:p>
    <w:p w14:paraId="356238EE" w14:textId="77777777" w:rsidR="000E45EC" w:rsidRDefault="000E45EC" w:rsidP="003F3EDE">
      <w:pPr>
        <w:pStyle w:val="PargrafodaLista"/>
        <w:numPr>
          <w:ilvl w:val="0"/>
          <w:numId w:val="5"/>
        </w:numPr>
        <w:shd w:val="clear" w:color="auto" w:fill="FFFFFF"/>
        <w:spacing w:after="0" w:line="276" w:lineRule="auto"/>
        <w:jc w:val="both"/>
        <w:rPr>
          <w:ins w:id="36" w:author="Adelino Naquarta Sepalanga Domingos" w:date="2025-03-05T06:55:00Z" w16du:dateUtc="2025-03-05T05:55:00Z"/>
          <w:rFonts w:ascii="Arial" w:eastAsia="Times New Roman" w:hAnsi="Arial" w:cs="Arial"/>
          <w:sz w:val="24"/>
          <w:szCs w:val="24"/>
          <w:lang w:eastAsia="pt-PT"/>
        </w:rPr>
      </w:pPr>
      <w:r w:rsidRPr="00992C7C">
        <w:rPr>
          <w:rFonts w:ascii="Arial" w:eastAsia="Times New Roman" w:hAnsi="Arial" w:cs="Arial"/>
          <w:sz w:val="24"/>
          <w:szCs w:val="24"/>
          <w:lang w:eastAsia="pt-PT"/>
        </w:rPr>
        <w:t>As facturas e documentos rectificativos;</w:t>
      </w:r>
    </w:p>
    <w:p w14:paraId="63F66117" w14:textId="77777777" w:rsidR="009E67D2" w:rsidRPr="00992C7C" w:rsidRDefault="009E67D2">
      <w:pPr>
        <w:pStyle w:val="PargrafodaLista"/>
        <w:shd w:val="clear" w:color="auto" w:fill="FFFFFF"/>
        <w:spacing w:after="0" w:line="276" w:lineRule="auto"/>
        <w:ind w:left="1068"/>
        <w:jc w:val="both"/>
        <w:rPr>
          <w:rFonts w:ascii="Arial" w:eastAsia="Times New Roman" w:hAnsi="Arial" w:cs="Arial"/>
          <w:sz w:val="24"/>
          <w:szCs w:val="24"/>
          <w:lang w:eastAsia="pt-PT"/>
        </w:rPr>
        <w:pPrChange w:id="37" w:author="Adelino Naquarta Sepalanga Domingos" w:date="2025-03-05T06:55:00Z" w16du:dateUtc="2025-03-05T05:55:00Z">
          <w:pPr>
            <w:pStyle w:val="PargrafodaLista"/>
            <w:numPr>
              <w:numId w:val="5"/>
            </w:numPr>
            <w:shd w:val="clear" w:color="auto" w:fill="FFFFFF"/>
            <w:spacing w:after="0" w:line="276" w:lineRule="auto"/>
            <w:ind w:left="1068" w:hanging="360"/>
            <w:jc w:val="both"/>
          </w:pPr>
        </w:pPrChange>
      </w:pPr>
    </w:p>
    <w:p w14:paraId="142EC0A8" w14:textId="77777777" w:rsidR="000E45EC" w:rsidRDefault="000E45EC" w:rsidP="003F3EDE">
      <w:pPr>
        <w:pStyle w:val="PargrafodaLista"/>
        <w:numPr>
          <w:ilvl w:val="0"/>
          <w:numId w:val="5"/>
        </w:numPr>
        <w:shd w:val="clear" w:color="auto" w:fill="FFFFFF"/>
        <w:spacing w:after="0" w:line="276" w:lineRule="auto"/>
        <w:jc w:val="both"/>
        <w:rPr>
          <w:ins w:id="38" w:author="Adelino Naquarta Sepalanga Domingos" w:date="2025-03-05T06:55:00Z" w16du:dateUtc="2025-03-05T05:55:00Z"/>
          <w:rFonts w:ascii="Arial" w:eastAsia="Times New Roman" w:hAnsi="Arial" w:cs="Arial"/>
          <w:sz w:val="24"/>
          <w:szCs w:val="24"/>
          <w:lang w:eastAsia="pt-PT"/>
        </w:rPr>
      </w:pPr>
      <w:r w:rsidRPr="00992C7C">
        <w:rPr>
          <w:rFonts w:ascii="Arial" w:eastAsia="Times New Roman" w:hAnsi="Arial" w:cs="Arial"/>
          <w:sz w:val="24"/>
          <w:szCs w:val="24"/>
          <w:lang w:eastAsia="pt-PT"/>
        </w:rPr>
        <w:t>As guias de transporte, guias de remessa e quaisquer outros documentos que constituam documento de transporte;</w:t>
      </w:r>
    </w:p>
    <w:p w14:paraId="1DA913DF" w14:textId="77777777" w:rsidR="009E67D2" w:rsidRPr="009E67D2" w:rsidRDefault="009E67D2">
      <w:pPr>
        <w:pStyle w:val="PargrafodaLista"/>
        <w:rPr>
          <w:ins w:id="39" w:author="Adelino Naquarta Sepalanga Domingos" w:date="2025-03-05T06:55:00Z" w16du:dateUtc="2025-03-05T05:55:00Z"/>
          <w:rFonts w:ascii="Arial" w:eastAsia="Times New Roman" w:hAnsi="Arial" w:cs="Arial"/>
          <w:sz w:val="24"/>
          <w:szCs w:val="24"/>
          <w:lang w:eastAsia="pt-PT"/>
          <w:rPrChange w:id="40" w:author="Adelino Naquarta Sepalanga Domingos" w:date="2025-03-05T06:55:00Z" w16du:dateUtc="2025-03-05T05:55:00Z">
            <w:rPr>
              <w:ins w:id="41" w:author="Adelino Naquarta Sepalanga Domingos" w:date="2025-03-05T06:55:00Z" w16du:dateUtc="2025-03-05T05:55:00Z"/>
              <w:lang w:eastAsia="pt-PT"/>
            </w:rPr>
          </w:rPrChange>
        </w:rPr>
        <w:pPrChange w:id="42" w:author="Adelino Naquarta Sepalanga Domingos" w:date="2025-03-05T06:55:00Z" w16du:dateUtc="2025-03-05T05:55:00Z">
          <w:pPr>
            <w:pStyle w:val="PargrafodaLista"/>
            <w:numPr>
              <w:numId w:val="5"/>
            </w:numPr>
            <w:shd w:val="clear" w:color="auto" w:fill="FFFFFF"/>
            <w:spacing w:after="0" w:line="276" w:lineRule="auto"/>
            <w:ind w:left="1068" w:hanging="360"/>
            <w:jc w:val="both"/>
          </w:pPr>
        </w:pPrChange>
      </w:pPr>
    </w:p>
    <w:p w14:paraId="57D190B3" w14:textId="7C501626" w:rsidR="009E67D2" w:rsidRPr="00992C7C" w:rsidDel="009E67D2" w:rsidRDefault="009E67D2" w:rsidP="003F3EDE">
      <w:pPr>
        <w:pStyle w:val="PargrafodaLista"/>
        <w:numPr>
          <w:ilvl w:val="0"/>
          <w:numId w:val="5"/>
        </w:numPr>
        <w:shd w:val="clear" w:color="auto" w:fill="FFFFFF"/>
        <w:spacing w:after="0" w:line="276" w:lineRule="auto"/>
        <w:jc w:val="both"/>
        <w:rPr>
          <w:del w:id="43" w:author="Adelino Naquarta Sepalanga Domingos" w:date="2025-03-05T06:55:00Z" w16du:dateUtc="2025-03-05T05:55:00Z"/>
          <w:rFonts w:ascii="Arial" w:eastAsia="Times New Roman" w:hAnsi="Arial" w:cs="Arial"/>
          <w:sz w:val="24"/>
          <w:szCs w:val="24"/>
          <w:lang w:eastAsia="pt-PT"/>
        </w:rPr>
      </w:pPr>
    </w:p>
    <w:p w14:paraId="60A1975D" w14:textId="77777777" w:rsidR="000E45EC" w:rsidRPr="00992C7C" w:rsidRDefault="000E45EC" w:rsidP="003F3EDE">
      <w:pPr>
        <w:pStyle w:val="PargrafodaLista"/>
        <w:numPr>
          <w:ilvl w:val="0"/>
          <w:numId w:val="5"/>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Quaisquer outros documentos, independentemente da sua designação, susceptíveis de apresentação ao cliente para conferência de entrega de mercadorias ou da prestação de serviços, nomeadamente as designadas consultas de mesa.</w:t>
      </w:r>
    </w:p>
    <w:p w14:paraId="3238BCAD" w14:textId="77777777" w:rsidR="000E45EC" w:rsidRPr="00992C7C" w:rsidRDefault="000E45EC" w:rsidP="000E45EC">
      <w:pPr>
        <w:pStyle w:val="PargrafodaLista"/>
        <w:shd w:val="clear" w:color="auto" w:fill="FFFFFF"/>
        <w:spacing w:before="100" w:beforeAutospacing="1" w:after="100" w:afterAutospacing="1" w:line="276" w:lineRule="auto"/>
        <w:jc w:val="both"/>
        <w:rPr>
          <w:rFonts w:ascii="Arial" w:eastAsia="Times New Roman" w:hAnsi="Arial" w:cs="Arial"/>
          <w:sz w:val="24"/>
          <w:szCs w:val="24"/>
          <w:lang w:eastAsia="pt-PT"/>
        </w:rPr>
      </w:pPr>
    </w:p>
    <w:p w14:paraId="45AB1649" w14:textId="0804E350" w:rsidR="000E45EC" w:rsidRPr="00992C7C" w:rsidRDefault="000E45EC" w:rsidP="003F3EDE">
      <w:pPr>
        <w:pStyle w:val="PargrafodaLista"/>
        <w:numPr>
          <w:ilvl w:val="0"/>
          <w:numId w:val="6"/>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 xml:space="preserve">A assinatura dos documentos referida na alínea anterior deve obedecer e estar em conformidade com os requisitos definidos no número </w:t>
      </w:r>
      <w:r w:rsidR="003629EC" w:rsidRPr="00AB4E1A">
        <w:rPr>
          <w:rFonts w:ascii="Arial" w:eastAsia="Times New Roman" w:hAnsi="Arial" w:cs="Arial"/>
          <w:sz w:val="24"/>
          <w:szCs w:val="24"/>
          <w:lang w:eastAsia="pt-PT"/>
        </w:rPr>
        <w:t>42</w:t>
      </w:r>
      <w:r w:rsidRPr="00992C7C">
        <w:rPr>
          <w:rFonts w:ascii="Arial" w:eastAsia="Times New Roman" w:hAnsi="Arial" w:cs="Arial"/>
          <w:sz w:val="24"/>
          <w:szCs w:val="24"/>
          <w:lang w:eastAsia="pt-PT"/>
        </w:rPr>
        <w:t xml:space="preserve"> do presente anexo(s);</w:t>
      </w:r>
    </w:p>
    <w:p w14:paraId="4F82B567" w14:textId="77777777" w:rsidR="000E45EC" w:rsidRPr="00992C7C" w:rsidRDefault="000E45EC" w:rsidP="000E45EC">
      <w:pPr>
        <w:pStyle w:val="PargrafodaLista"/>
        <w:shd w:val="clear" w:color="auto" w:fill="FFFFFF"/>
        <w:spacing w:before="100" w:beforeAutospacing="1" w:after="100" w:afterAutospacing="1" w:line="276" w:lineRule="auto"/>
        <w:ind w:left="360"/>
        <w:jc w:val="both"/>
        <w:rPr>
          <w:rFonts w:ascii="Arial" w:eastAsia="Times New Roman" w:hAnsi="Arial" w:cs="Arial"/>
          <w:sz w:val="24"/>
          <w:szCs w:val="24"/>
          <w:lang w:eastAsia="pt-PT"/>
        </w:rPr>
      </w:pPr>
    </w:p>
    <w:p w14:paraId="647603D0" w14:textId="77777777" w:rsidR="000E45EC" w:rsidRPr="00992C7C" w:rsidRDefault="000E45EC" w:rsidP="003F3EDE">
      <w:pPr>
        <w:pStyle w:val="PargrafodaLista"/>
        <w:numPr>
          <w:ilvl w:val="0"/>
          <w:numId w:val="6"/>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 xml:space="preserve">Quaisquer documentos que não sejam facturas ou documentos rectificativos de factura, devem conter de forma evidente a sua natureza e, se susceptíveis de apresentação ao cliente, incluindo os que devam constar nas tabelas </w:t>
      </w:r>
      <w:r w:rsidRPr="00992C7C">
        <w:rPr>
          <w:rFonts w:ascii="Arial" w:eastAsia="Times New Roman" w:hAnsi="Arial" w:cs="Arial"/>
          <w:i/>
          <w:sz w:val="24"/>
          <w:szCs w:val="24"/>
          <w:lang w:eastAsia="pt-PT"/>
        </w:rPr>
        <w:t>4.2, 4.3 e 4.4 do SAF-T (AO)</w:t>
      </w:r>
      <w:r w:rsidRPr="00992C7C">
        <w:rPr>
          <w:rFonts w:ascii="Arial" w:eastAsia="Times New Roman" w:hAnsi="Arial" w:cs="Arial"/>
          <w:sz w:val="24"/>
          <w:szCs w:val="24"/>
          <w:lang w:eastAsia="pt-PT"/>
        </w:rPr>
        <w:t>, conter a expressão "</w:t>
      </w:r>
      <w:r w:rsidRPr="00992C7C">
        <w:rPr>
          <w:rFonts w:ascii="Arial" w:eastAsia="Times New Roman" w:hAnsi="Arial" w:cs="Arial"/>
          <w:i/>
          <w:sz w:val="24"/>
          <w:szCs w:val="24"/>
          <w:lang w:eastAsia="pt-PT"/>
        </w:rPr>
        <w:t>Este documento não serve de factura</w:t>
      </w:r>
      <w:r w:rsidRPr="00992C7C">
        <w:rPr>
          <w:rFonts w:ascii="Arial" w:eastAsia="Times New Roman" w:hAnsi="Arial" w:cs="Arial"/>
          <w:sz w:val="24"/>
          <w:szCs w:val="24"/>
          <w:lang w:eastAsia="pt-PT"/>
        </w:rPr>
        <w:t>";</w:t>
      </w:r>
    </w:p>
    <w:p w14:paraId="1E7D22C6" w14:textId="77777777" w:rsidR="000E45EC" w:rsidRPr="00992C7C" w:rsidRDefault="000E45EC" w:rsidP="000E45EC">
      <w:pPr>
        <w:pStyle w:val="PargrafodaLista"/>
        <w:shd w:val="clear" w:color="auto" w:fill="FFFFFF"/>
        <w:spacing w:before="100" w:beforeAutospacing="1" w:after="100" w:afterAutospacing="1" w:line="276" w:lineRule="auto"/>
        <w:ind w:left="360"/>
        <w:jc w:val="both"/>
        <w:rPr>
          <w:rFonts w:ascii="Arial" w:eastAsia="Times New Roman" w:hAnsi="Arial" w:cs="Arial"/>
          <w:sz w:val="24"/>
          <w:szCs w:val="24"/>
          <w:lang w:eastAsia="pt-PT"/>
        </w:rPr>
      </w:pPr>
    </w:p>
    <w:p w14:paraId="41ABC219" w14:textId="77777777" w:rsidR="000E45EC" w:rsidRPr="00992C7C" w:rsidRDefault="000E45EC" w:rsidP="003F3EDE">
      <w:pPr>
        <w:pStyle w:val="PargrafodaLista"/>
        <w:numPr>
          <w:ilvl w:val="0"/>
          <w:numId w:val="6"/>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 xml:space="preserve"> As facturas, documentos de movimentação de mercadorias, documentos de conferência de entrega de mercadorias ou de prestação de serviços susceptíveis de apresentação ao cliente, que tiveram origem noutros documentos emitidos, designadamente, facturas, guias de movimentação de mercadorias, consultas de mesa ou outros documentos susceptíveis de apresentação ao cliente, devem conter a identificação desses documentos, na estrutura Referência ao documento de origem (OrderReferences) das tabelas </w:t>
      </w:r>
      <w:r w:rsidRPr="00992C7C">
        <w:rPr>
          <w:rFonts w:ascii="Arial" w:eastAsia="Times New Roman" w:hAnsi="Arial" w:cs="Arial"/>
          <w:i/>
          <w:sz w:val="24"/>
          <w:szCs w:val="24"/>
          <w:lang w:eastAsia="pt-PT"/>
        </w:rPr>
        <w:t>4.1 a 4.3</w:t>
      </w:r>
      <w:r w:rsidRPr="00992C7C">
        <w:rPr>
          <w:rFonts w:ascii="Arial" w:eastAsia="Times New Roman" w:hAnsi="Arial" w:cs="Arial"/>
          <w:sz w:val="24"/>
          <w:szCs w:val="24"/>
          <w:lang w:eastAsia="pt-PT"/>
        </w:rPr>
        <w:t>, consoante o caso;</w:t>
      </w:r>
    </w:p>
    <w:p w14:paraId="75420D73" w14:textId="77777777" w:rsidR="000E45EC" w:rsidRPr="00992C7C" w:rsidRDefault="000E45EC" w:rsidP="000E45EC">
      <w:pPr>
        <w:pStyle w:val="PargrafodaLista"/>
        <w:shd w:val="clear" w:color="auto" w:fill="FFFFFF"/>
        <w:spacing w:before="100" w:beforeAutospacing="1" w:after="100" w:afterAutospacing="1" w:line="276" w:lineRule="auto"/>
        <w:ind w:left="360"/>
        <w:jc w:val="both"/>
        <w:rPr>
          <w:rFonts w:ascii="Arial" w:eastAsia="Times New Roman" w:hAnsi="Arial" w:cs="Arial"/>
          <w:sz w:val="24"/>
          <w:szCs w:val="24"/>
          <w:lang w:eastAsia="pt-PT"/>
        </w:rPr>
      </w:pPr>
    </w:p>
    <w:p w14:paraId="020AE2DA" w14:textId="77777777" w:rsidR="000E45EC" w:rsidRPr="00992C7C" w:rsidRDefault="000E45EC" w:rsidP="003F3EDE">
      <w:pPr>
        <w:pStyle w:val="PargrafodaLista"/>
        <w:numPr>
          <w:ilvl w:val="0"/>
          <w:numId w:val="6"/>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 xml:space="preserve"> Os documentos rectificativos de factura devem conter a identificação do(s) documento(s) rectificado(s) na estrutura Referências a facturas (References) da tabela 4.1;</w:t>
      </w:r>
    </w:p>
    <w:p w14:paraId="76AD7239" w14:textId="77777777" w:rsidR="000E45EC" w:rsidRPr="00992C7C" w:rsidRDefault="000E45EC" w:rsidP="000E45EC">
      <w:pPr>
        <w:pStyle w:val="PargrafodaLista"/>
        <w:shd w:val="clear" w:color="auto" w:fill="FFFFFF"/>
        <w:spacing w:before="100" w:beforeAutospacing="1" w:after="100" w:afterAutospacing="1" w:line="276" w:lineRule="auto"/>
        <w:ind w:left="360"/>
        <w:jc w:val="both"/>
        <w:rPr>
          <w:rFonts w:ascii="Arial" w:eastAsia="Times New Roman" w:hAnsi="Arial" w:cs="Arial"/>
          <w:sz w:val="24"/>
          <w:szCs w:val="24"/>
          <w:lang w:eastAsia="pt-PT"/>
        </w:rPr>
      </w:pPr>
    </w:p>
    <w:p w14:paraId="7703FB47" w14:textId="4CA0535F" w:rsidR="000E45EC" w:rsidRPr="00992C7C" w:rsidRDefault="000E45EC" w:rsidP="003F3EDE">
      <w:pPr>
        <w:pStyle w:val="PargrafodaLista"/>
        <w:numPr>
          <w:ilvl w:val="0"/>
          <w:numId w:val="6"/>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 xml:space="preserve"> No caso de utilização do programa em modo de formação, os documentos assim emitidos deve</w:t>
      </w:r>
      <w:ins w:id="44" w:author="Adelino Naquarta Sepalanga Domingos" w:date="2025-02-28T09:53:00Z" w16du:dateUtc="2025-02-28T08:53:00Z">
        <w:r w:rsidR="00DF1955">
          <w:rPr>
            <w:rFonts w:ascii="Arial" w:eastAsia="Times New Roman" w:hAnsi="Arial" w:cs="Arial"/>
            <w:sz w:val="24"/>
            <w:szCs w:val="24"/>
            <w:lang w:eastAsia="pt-PT"/>
          </w:rPr>
          <w:t>m</w:t>
        </w:r>
      </w:ins>
      <w:del w:id="45" w:author="Adelino Naquarta Sepalanga Domingos" w:date="2025-02-28T09:53:00Z" w16du:dateUtc="2025-02-28T08:53:00Z">
        <w:r w:rsidRPr="00992C7C" w:rsidDel="00DF1955">
          <w:rPr>
            <w:rFonts w:ascii="Arial" w:eastAsia="Times New Roman" w:hAnsi="Arial" w:cs="Arial"/>
            <w:sz w:val="24"/>
            <w:szCs w:val="24"/>
            <w:lang w:eastAsia="pt-PT"/>
          </w:rPr>
          <w:delText>rão</w:delText>
        </w:r>
      </w:del>
      <w:r w:rsidRPr="00992C7C">
        <w:rPr>
          <w:rFonts w:ascii="Arial" w:eastAsia="Times New Roman" w:hAnsi="Arial" w:cs="Arial"/>
          <w:sz w:val="24"/>
          <w:szCs w:val="24"/>
          <w:lang w:eastAsia="pt-PT"/>
        </w:rPr>
        <w:t xml:space="preserve">, em série específica, indicar sempre no cabeçalho, os dados identificativos da empresa de </w:t>
      </w:r>
      <w:r w:rsidRPr="00042458">
        <w:rPr>
          <w:rFonts w:ascii="Arial" w:eastAsia="Times New Roman" w:hAnsi="Arial" w:cs="Arial"/>
          <w:i/>
          <w:iCs/>
          <w:sz w:val="24"/>
          <w:szCs w:val="24"/>
          <w:lang w:eastAsia="pt-PT"/>
        </w:rPr>
        <w:t>software</w:t>
      </w:r>
      <w:r w:rsidRPr="00992C7C">
        <w:rPr>
          <w:rFonts w:ascii="Arial" w:eastAsia="Times New Roman" w:hAnsi="Arial" w:cs="Arial"/>
          <w:sz w:val="24"/>
          <w:szCs w:val="24"/>
          <w:lang w:eastAsia="pt-PT"/>
        </w:rPr>
        <w:t>, ao invés dos da empresa cliente e t</w:t>
      </w:r>
      <w:ins w:id="46" w:author="Adelino Naquarta Sepalanga Domingos" w:date="2025-02-28T09:54:00Z" w16du:dateUtc="2025-02-28T08:54:00Z">
        <w:r w:rsidR="00DF1955">
          <w:rPr>
            <w:rFonts w:ascii="Arial" w:eastAsia="Times New Roman" w:hAnsi="Arial" w:cs="Arial"/>
            <w:sz w:val="24"/>
            <w:szCs w:val="24"/>
            <w:lang w:eastAsia="pt-PT"/>
          </w:rPr>
          <w:t>êm</w:t>
        </w:r>
      </w:ins>
      <w:del w:id="47" w:author="Adelino Naquarta Sepalanga Domingos" w:date="2025-02-28T09:54:00Z" w16du:dateUtc="2025-02-28T08:54:00Z">
        <w:r w:rsidRPr="00992C7C" w:rsidDel="00DF1955">
          <w:rPr>
            <w:rFonts w:ascii="Arial" w:eastAsia="Times New Roman" w:hAnsi="Arial" w:cs="Arial"/>
            <w:sz w:val="24"/>
            <w:szCs w:val="24"/>
            <w:lang w:eastAsia="pt-PT"/>
          </w:rPr>
          <w:delText>erão</w:delText>
        </w:r>
      </w:del>
      <w:r w:rsidRPr="00992C7C">
        <w:rPr>
          <w:rFonts w:ascii="Arial" w:eastAsia="Times New Roman" w:hAnsi="Arial" w:cs="Arial"/>
          <w:sz w:val="24"/>
          <w:szCs w:val="24"/>
          <w:lang w:eastAsia="pt-PT"/>
        </w:rPr>
        <w:t xml:space="preserve"> ainda de ter impressa a expressão: "Documento emitido para fins de Formação", ainda que impressos em papel timbrado do cliente;</w:t>
      </w:r>
    </w:p>
    <w:p w14:paraId="6ECBCC66" w14:textId="77777777" w:rsidR="000E45EC" w:rsidRPr="00992C7C" w:rsidRDefault="000E45EC" w:rsidP="000E45EC">
      <w:pPr>
        <w:pStyle w:val="PargrafodaLista"/>
        <w:shd w:val="clear" w:color="auto" w:fill="FFFFFF"/>
        <w:spacing w:before="100" w:beforeAutospacing="1" w:after="100" w:afterAutospacing="1" w:line="276" w:lineRule="auto"/>
        <w:ind w:left="360"/>
        <w:jc w:val="both"/>
        <w:rPr>
          <w:rFonts w:ascii="Arial" w:eastAsia="Times New Roman" w:hAnsi="Arial" w:cs="Arial"/>
          <w:sz w:val="24"/>
          <w:szCs w:val="24"/>
          <w:lang w:eastAsia="pt-PT"/>
        </w:rPr>
      </w:pPr>
    </w:p>
    <w:p w14:paraId="1B6D5DC4" w14:textId="04A5FCF3" w:rsidR="000E45EC" w:rsidRPr="00992C7C" w:rsidRDefault="000E45EC" w:rsidP="003F3EDE">
      <w:pPr>
        <w:pStyle w:val="PargrafodaLista"/>
        <w:numPr>
          <w:ilvl w:val="0"/>
          <w:numId w:val="6"/>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 xml:space="preserve"> Todos os tipos de documentos, identificados através das respectivas designações, deve</w:t>
      </w:r>
      <w:ins w:id="48" w:author="Adelino Naquarta Sepalanga Domingos" w:date="2025-02-28T09:54:00Z" w16du:dateUtc="2025-02-28T08:54:00Z">
        <w:r w:rsidR="00DF1955">
          <w:rPr>
            <w:rFonts w:ascii="Arial" w:eastAsia="Times New Roman" w:hAnsi="Arial" w:cs="Arial"/>
            <w:sz w:val="24"/>
            <w:szCs w:val="24"/>
            <w:lang w:eastAsia="pt-PT"/>
          </w:rPr>
          <w:t>m</w:t>
        </w:r>
      </w:ins>
      <w:del w:id="49" w:author="Adelino Naquarta Sepalanga Domingos" w:date="2025-02-28T09:54:00Z" w16du:dateUtc="2025-02-28T08:54:00Z">
        <w:r w:rsidRPr="00992C7C" w:rsidDel="00DF1955">
          <w:rPr>
            <w:rFonts w:ascii="Arial" w:eastAsia="Times New Roman" w:hAnsi="Arial" w:cs="Arial"/>
            <w:sz w:val="24"/>
            <w:szCs w:val="24"/>
            <w:lang w:eastAsia="pt-PT"/>
          </w:rPr>
          <w:delText>rão</w:delText>
        </w:r>
      </w:del>
      <w:r w:rsidRPr="00992C7C">
        <w:rPr>
          <w:rFonts w:ascii="Arial" w:eastAsia="Times New Roman" w:hAnsi="Arial" w:cs="Arial"/>
          <w:sz w:val="24"/>
          <w:szCs w:val="24"/>
          <w:lang w:eastAsia="pt-PT"/>
        </w:rPr>
        <w:t xml:space="preserve"> ser emitidos cronologicamente em uma ou mais séries, convenientemente referenciadas, de acordo com as necessidades comerciais, devendo ser datados e numerados de forma progressiva e contínua, dentro de cada série, por um perío</w:t>
      </w:r>
      <w:r w:rsidR="00352EFA" w:rsidRPr="00992C7C">
        <w:rPr>
          <w:rFonts w:ascii="Arial" w:eastAsia="Times New Roman" w:hAnsi="Arial" w:cs="Arial"/>
          <w:sz w:val="24"/>
          <w:szCs w:val="24"/>
          <w:lang w:eastAsia="pt-PT"/>
        </w:rPr>
        <w:t>do não inferior a um ano fiscal</w:t>
      </w:r>
      <w:r w:rsidRPr="00992C7C">
        <w:rPr>
          <w:rFonts w:ascii="Arial" w:eastAsia="Times New Roman" w:hAnsi="Arial" w:cs="Arial"/>
          <w:sz w:val="24"/>
          <w:szCs w:val="24"/>
          <w:lang w:eastAsia="pt-PT"/>
        </w:rPr>
        <w:t>;</w:t>
      </w:r>
    </w:p>
    <w:p w14:paraId="4DB2F3A8" w14:textId="77777777" w:rsidR="000E45EC" w:rsidRPr="00992C7C" w:rsidRDefault="000E45EC" w:rsidP="000E45EC">
      <w:pPr>
        <w:pStyle w:val="PargrafodaLista"/>
        <w:shd w:val="clear" w:color="auto" w:fill="FFFFFF"/>
        <w:spacing w:before="100" w:beforeAutospacing="1" w:after="100" w:afterAutospacing="1" w:line="276" w:lineRule="auto"/>
        <w:ind w:left="360"/>
        <w:jc w:val="both"/>
        <w:rPr>
          <w:rFonts w:ascii="Arial" w:eastAsia="Times New Roman" w:hAnsi="Arial" w:cs="Arial"/>
          <w:sz w:val="24"/>
          <w:szCs w:val="24"/>
          <w:lang w:eastAsia="pt-PT"/>
        </w:rPr>
      </w:pPr>
    </w:p>
    <w:p w14:paraId="653A4A7F" w14:textId="7FE816FD" w:rsidR="000E45EC" w:rsidRPr="00992C7C" w:rsidRDefault="000E45EC" w:rsidP="003F3EDE">
      <w:pPr>
        <w:pStyle w:val="PargrafodaLista"/>
        <w:numPr>
          <w:ilvl w:val="0"/>
          <w:numId w:val="6"/>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 xml:space="preserve"> Na identificação dos documentos, não devem ser utilizados caracteres que violem o esquema de validação ou possam ser interpretados como operadores de XML. Não pode constar da sequência </w:t>
      </w:r>
      <w:r w:rsidR="00415373" w:rsidRPr="00992C7C">
        <w:rPr>
          <w:rFonts w:ascii="Arial" w:eastAsia="Times New Roman" w:hAnsi="Arial" w:cs="Arial"/>
          <w:sz w:val="24"/>
          <w:szCs w:val="24"/>
          <w:lang w:eastAsia="pt-PT"/>
        </w:rPr>
        <w:t>numérica</w:t>
      </w:r>
      <w:r w:rsidRPr="00992C7C">
        <w:rPr>
          <w:rFonts w:ascii="Arial" w:eastAsia="Times New Roman" w:hAnsi="Arial" w:cs="Arial"/>
          <w:sz w:val="24"/>
          <w:szCs w:val="24"/>
          <w:lang w:eastAsia="pt-PT"/>
        </w:rPr>
        <w:t xml:space="preserve"> qualquer outra informação (como por exemplo, o ano ou o número do terminal informático, etc.) que, a existir, deve</w:t>
      </w:r>
      <w:del w:id="50" w:author="Adelino Naquarta Sepalanga Domingos" w:date="2025-03-05T09:37:00Z" w16du:dateUtc="2025-03-05T08:37:00Z">
        <w:r w:rsidRPr="00992C7C" w:rsidDel="00B45277">
          <w:rPr>
            <w:rFonts w:ascii="Arial" w:eastAsia="Times New Roman" w:hAnsi="Arial" w:cs="Arial"/>
            <w:sz w:val="24"/>
            <w:szCs w:val="24"/>
            <w:lang w:eastAsia="pt-PT"/>
          </w:rPr>
          <w:delText>rá</w:delText>
        </w:r>
      </w:del>
      <w:r w:rsidRPr="00992C7C">
        <w:rPr>
          <w:rFonts w:ascii="Arial" w:eastAsia="Times New Roman" w:hAnsi="Arial" w:cs="Arial"/>
          <w:sz w:val="24"/>
          <w:szCs w:val="24"/>
          <w:lang w:eastAsia="pt-PT"/>
        </w:rPr>
        <w:t xml:space="preserve"> sempre constar da identificação da série;</w:t>
      </w:r>
    </w:p>
    <w:p w14:paraId="0848DB82" w14:textId="77777777" w:rsidR="000E45EC" w:rsidRPr="00992C7C" w:rsidRDefault="000E45EC" w:rsidP="000E45EC">
      <w:pPr>
        <w:pStyle w:val="PargrafodaLista"/>
        <w:shd w:val="clear" w:color="auto" w:fill="FFFFFF"/>
        <w:spacing w:before="100" w:beforeAutospacing="1" w:after="100" w:afterAutospacing="1" w:line="276" w:lineRule="auto"/>
        <w:ind w:left="360"/>
        <w:jc w:val="both"/>
        <w:rPr>
          <w:rFonts w:ascii="Arial" w:eastAsia="Times New Roman" w:hAnsi="Arial" w:cs="Arial"/>
          <w:sz w:val="24"/>
          <w:szCs w:val="24"/>
          <w:lang w:eastAsia="pt-PT"/>
        </w:rPr>
      </w:pPr>
    </w:p>
    <w:p w14:paraId="6E19B6E2" w14:textId="77777777" w:rsidR="000E45EC" w:rsidRPr="00992C7C" w:rsidRDefault="000E45EC" w:rsidP="003F3EDE">
      <w:pPr>
        <w:pStyle w:val="PargrafodaLista"/>
        <w:numPr>
          <w:ilvl w:val="0"/>
          <w:numId w:val="6"/>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 xml:space="preserve"> O código identificador da(s) série(s) deve ser específico de cada um dos estabelecimentos e ou programa(s), e nunca pode ser repetido no mesmo contribuinte, para o mesmo tipo de documento, de modo a identificar univocamente cada documento emitido, mesmo que os documentos sejam emitidos por mais do que um programa de facturação;</w:t>
      </w:r>
    </w:p>
    <w:p w14:paraId="6B89DFD4" w14:textId="77777777" w:rsidR="000E45EC" w:rsidRPr="00992C7C" w:rsidRDefault="000E45EC" w:rsidP="000E45EC">
      <w:pPr>
        <w:pStyle w:val="PargrafodaLista"/>
        <w:shd w:val="clear" w:color="auto" w:fill="FFFFFF"/>
        <w:spacing w:before="100" w:beforeAutospacing="1" w:after="100" w:afterAutospacing="1" w:line="276" w:lineRule="auto"/>
        <w:ind w:left="360"/>
        <w:jc w:val="both"/>
        <w:rPr>
          <w:rFonts w:ascii="Arial" w:eastAsia="Times New Roman" w:hAnsi="Arial" w:cs="Arial"/>
          <w:sz w:val="24"/>
          <w:szCs w:val="24"/>
          <w:lang w:eastAsia="pt-PT"/>
        </w:rPr>
      </w:pPr>
    </w:p>
    <w:p w14:paraId="235CBF3B" w14:textId="77777777" w:rsidR="000E45EC" w:rsidRPr="00992C7C" w:rsidRDefault="000E45EC" w:rsidP="003F3EDE">
      <w:pPr>
        <w:pStyle w:val="PargrafodaLista"/>
        <w:numPr>
          <w:ilvl w:val="0"/>
          <w:numId w:val="6"/>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 xml:space="preserve"> Se por uma questão técnica ou operacional, a utilização de uma série for descontinuada, a aplicação deve inibir a sua utilização, não podendo, de forma alguma, apagar qualquer informação relativa à mesma;</w:t>
      </w:r>
    </w:p>
    <w:p w14:paraId="3820ED9C" w14:textId="77777777" w:rsidR="000E45EC" w:rsidRPr="00992C7C" w:rsidRDefault="000E45EC" w:rsidP="000E45EC">
      <w:pPr>
        <w:pStyle w:val="PargrafodaLista"/>
        <w:shd w:val="clear" w:color="auto" w:fill="FFFFFF"/>
        <w:spacing w:before="100" w:beforeAutospacing="1" w:after="100" w:afterAutospacing="1" w:line="276" w:lineRule="auto"/>
        <w:ind w:left="360"/>
        <w:jc w:val="both"/>
        <w:rPr>
          <w:rFonts w:ascii="Arial" w:eastAsia="Times New Roman" w:hAnsi="Arial" w:cs="Arial"/>
          <w:sz w:val="24"/>
          <w:szCs w:val="24"/>
          <w:lang w:eastAsia="pt-PT"/>
        </w:rPr>
      </w:pPr>
    </w:p>
    <w:p w14:paraId="624855D5" w14:textId="50BC4B52" w:rsidR="000E45EC" w:rsidRPr="00992C7C" w:rsidRDefault="000E45EC" w:rsidP="003F3EDE">
      <w:pPr>
        <w:pStyle w:val="PargrafodaLista"/>
        <w:numPr>
          <w:ilvl w:val="0"/>
          <w:numId w:val="6"/>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 xml:space="preserve"> Nenhum documento em estado de preparação ou em pré-visualização pode</w:t>
      </w:r>
      <w:del w:id="51" w:author="Adelino Naquarta Sepalanga Domingos" w:date="2025-03-05T09:34:00Z" w16du:dateUtc="2025-03-05T08:34:00Z">
        <w:r w:rsidRPr="00992C7C" w:rsidDel="00B45277">
          <w:rPr>
            <w:rFonts w:ascii="Arial" w:eastAsia="Times New Roman" w:hAnsi="Arial" w:cs="Arial"/>
            <w:sz w:val="24"/>
            <w:szCs w:val="24"/>
            <w:lang w:eastAsia="pt-PT"/>
          </w:rPr>
          <w:delText>rá</w:delText>
        </w:r>
      </w:del>
      <w:r w:rsidRPr="00992C7C">
        <w:rPr>
          <w:rFonts w:ascii="Arial" w:eastAsia="Times New Roman" w:hAnsi="Arial" w:cs="Arial"/>
          <w:sz w:val="24"/>
          <w:szCs w:val="24"/>
          <w:lang w:eastAsia="pt-PT"/>
        </w:rPr>
        <w:t xml:space="preserve"> ser impresso em momento anterior à sua finalização e respectiva assinatura;</w:t>
      </w:r>
    </w:p>
    <w:p w14:paraId="0C11B642" w14:textId="77777777" w:rsidR="000E45EC" w:rsidRPr="00992C7C" w:rsidRDefault="000E45EC" w:rsidP="000E45EC">
      <w:pPr>
        <w:pStyle w:val="PargrafodaLista"/>
        <w:rPr>
          <w:rFonts w:ascii="Arial" w:eastAsia="Times New Roman" w:hAnsi="Arial" w:cs="Arial"/>
          <w:sz w:val="24"/>
          <w:szCs w:val="24"/>
          <w:lang w:eastAsia="pt-PT"/>
        </w:rPr>
      </w:pPr>
    </w:p>
    <w:p w14:paraId="1E89A858" w14:textId="0AEE04AF" w:rsidR="000E45EC" w:rsidRPr="00992C7C" w:rsidRDefault="000E45EC" w:rsidP="003F3EDE">
      <w:pPr>
        <w:pStyle w:val="PargrafodaLista"/>
        <w:numPr>
          <w:ilvl w:val="0"/>
          <w:numId w:val="6"/>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 xml:space="preserve">A aplicação não pode permitir que num documento já assinado seja alterada qualquer informação fiscalmente relevante, designadamente os campos definidos nas alíneas e) e g) do número </w:t>
      </w:r>
      <w:r w:rsidR="003629EC">
        <w:rPr>
          <w:rFonts w:ascii="Arial" w:eastAsia="Times New Roman" w:hAnsi="Arial" w:cs="Arial"/>
          <w:sz w:val="24"/>
          <w:szCs w:val="24"/>
          <w:lang w:eastAsia="pt-PT"/>
        </w:rPr>
        <w:t>42</w:t>
      </w:r>
      <w:r w:rsidRPr="00992C7C">
        <w:rPr>
          <w:rFonts w:ascii="Arial" w:eastAsia="Times New Roman" w:hAnsi="Arial" w:cs="Arial"/>
          <w:sz w:val="24"/>
          <w:szCs w:val="24"/>
          <w:lang w:eastAsia="pt-PT"/>
        </w:rPr>
        <w:t xml:space="preserve"> do presente anexo.</w:t>
      </w:r>
    </w:p>
    <w:p w14:paraId="220BEB72" w14:textId="77777777" w:rsidR="000E45EC" w:rsidRPr="00992C7C" w:rsidRDefault="000E45EC" w:rsidP="000E45EC">
      <w:pPr>
        <w:pStyle w:val="PargrafodaLista"/>
        <w:shd w:val="clear" w:color="auto" w:fill="FFFFFF"/>
        <w:spacing w:before="100" w:beforeAutospacing="1" w:after="100" w:afterAutospacing="1" w:line="276" w:lineRule="auto"/>
        <w:ind w:left="360"/>
        <w:rPr>
          <w:rFonts w:ascii="Arial" w:eastAsia="Times New Roman" w:hAnsi="Arial" w:cs="Arial"/>
          <w:i/>
          <w:color w:val="FF0000"/>
          <w:sz w:val="24"/>
          <w:szCs w:val="24"/>
          <w:lang w:eastAsia="pt-PT"/>
        </w:rPr>
      </w:pPr>
    </w:p>
    <w:p w14:paraId="3E544616" w14:textId="68C32B60" w:rsidR="000E45EC" w:rsidRDefault="000E45EC" w:rsidP="003F3EDE">
      <w:pPr>
        <w:pStyle w:val="PargrafodaLista"/>
        <w:numPr>
          <w:ilvl w:val="0"/>
          <w:numId w:val="3"/>
        </w:numPr>
        <w:shd w:val="clear" w:color="auto" w:fill="FFFFFF"/>
        <w:spacing w:after="0" w:line="276" w:lineRule="auto"/>
        <w:jc w:val="both"/>
        <w:rPr>
          <w:ins w:id="52" w:author="Adelino Naquarta Sepalanga Domingos" w:date="2025-02-28T10:02:00Z" w16du:dateUtc="2025-02-28T09:02:00Z"/>
          <w:rFonts w:ascii="Arial" w:eastAsia="Times New Roman" w:hAnsi="Arial" w:cs="Arial"/>
          <w:sz w:val="24"/>
          <w:szCs w:val="24"/>
          <w:lang w:eastAsia="pt-PT"/>
        </w:rPr>
      </w:pPr>
      <w:r w:rsidRPr="00992C7C">
        <w:rPr>
          <w:rFonts w:ascii="Arial" w:eastAsia="Times New Roman" w:hAnsi="Arial" w:cs="Arial"/>
          <w:sz w:val="24"/>
          <w:szCs w:val="24"/>
          <w:lang w:eastAsia="pt-PT"/>
        </w:rPr>
        <w:t xml:space="preserve">Que no processo de assinatura para identificação de documentos os sistemas de </w:t>
      </w:r>
      <w:r w:rsidR="00A56659" w:rsidRPr="00992C7C">
        <w:rPr>
          <w:rFonts w:ascii="Arial" w:eastAsia="Times New Roman" w:hAnsi="Arial" w:cs="Arial"/>
          <w:sz w:val="24"/>
          <w:szCs w:val="24"/>
          <w:lang w:eastAsia="pt-PT"/>
        </w:rPr>
        <w:t>processamento electrónico de facturação devem observar os seguintes requisitos:</w:t>
      </w:r>
      <w:r w:rsidR="00B47AD8" w:rsidRPr="00992C7C">
        <w:rPr>
          <w:rFonts w:ascii="Arial" w:eastAsia="Times New Roman" w:hAnsi="Arial" w:cs="Arial"/>
          <w:sz w:val="24"/>
          <w:szCs w:val="24"/>
          <w:lang w:eastAsia="pt-PT"/>
        </w:rPr>
        <w:t xml:space="preserve"> </w:t>
      </w:r>
    </w:p>
    <w:p w14:paraId="187A696B" w14:textId="77777777" w:rsidR="00FB7159" w:rsidRPr="00992C7C" w:rsidRDefault="00FB7159">
      <w:pPr>
        <w:pStyle w:val="PargrafodaLista"/>
        <w:shd w:val="clear" w:color="auto" w:fill="FFFFFF"/>
        <w:spacing w:after="0" w:line="276" w:lineRule="auto"/>
        <w:ind w:left="360"/>
        <w:jc w:val="both"/>
        <w:rPr>
          <w:rFonts w:ascii="Arial" w:eastAsia="Times New Roman" w:hAnsi="Arial" w:cs="Arial"/>
          <w:sz w:val="24"/>
          <w:szCs w:val="24"/>
          <w:lang w:eastAsia="pt-PT"/>
        </w:rPr>
        <w:pPrChange w:id="53" w:author="Adelino Naquarta Sepalanga Domingos" w:date="2025-02-28T10:02:00Z" w16du:dateUtc="2025-02-28T09:02:00Z">
          <w:pPr>
            <w:pStyle w:val="PargrafodaLista"/>
            <w:numPr>
              <w:numId w:val="3"/>
            </w:numPr>
            <w:shd w:val="clear" w:color="auto" w:fill="FFFFFF"/>
            <w:spacing w:after="0" w:line="276" w:lineRule="auto"/>
            <w:ind w:left="360" w:hanging="360"/>
            <w:jc w:val="both"/>
          </w:pPr>
        </w:pPrChange>
      </w:pPr>
    </w:p>
    <w:p w14:paraId="42119362" w14:textId="160997BD" w:rsidR="000E45EC" w:rsidRPr="00992C7C" w:rsidRDefault="000E45EC" w:rsidP="003F3EDE">
      <w:pPr>
        <w:pStyle w:val="PargrafodaLista"/>
        <w:numPr>
          <w:ilvl w:val="0"/>
          <w:numId w:val="7"/>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As facturas ou documentos rectificativos, documentos que acompanhem mercadorias em circulação, valorados ou não, documentos emitidos para conferência, entre outros, deve</w:t>
      </w:r>
      <w:del w:id="54" w:author="Adelino Naquarta Sepalanga Domingos" w:date="2025-02-28T09:58:00Z" w16du:dateUtc="2025-02-28T08:58:00Z">
        <w:r w:rsidRPr="00992C7C" w:rsidDel="00FB7159">
          <w:rPr>
            <w:rFonts w:ascii="Arial" w:eastAsia="Times New Roman" w:hAnsi="Arial" w:cs="Arial"/>
            <w:sz w:val="24"/>
            <w:szCs w:val="24"/>
            <w:lang w:eastAsia="pt-PT"/>
          </w:rPr>
          <w:delText>rá</w:delText>
        </w:r>
      </w:del>
      <w:r w:rsidRPr="00992C7C">
        <w:rPr>
          <w:rFonts w:ascii="Arial" w:eastAsia="Times New Roman" w:hAnsi="Arial" w:cs="Arial"/>
          <w:sz w:val="24"/>
          <w:szCs w:val="24"/>
          <w:lang w:eastAsia="pt-PT"/>
        </w:rPr>
        <w:t xml:space="preserve"> sempre ser gerada uma assinatura através do algoritmo RSA com base na informação relativa ao documento no ponto </w:t>
      </w:r>
      <w:r w:rsidR="003629EC">
        <w:rPr>
          <w:rFonts w:ascii="Arial" w:eastAsia="Times New Roman" w:hAnsi="Arial" w:cs="Arial"/>
          <w:sz w:val="24"/>
          <w:szCs w:val="24"/>
          <w:lang w:eastAsia="pt-PT"/>
        </w:rPr>
        <w:t>42</w:t>
      </w:r>
      <w:r w:rsidRPr="00992C7C">
        <w:rPr>
          <w:rFonts w:ascii="Arial" w:eastAsia="Times New Roman" w:hAnsi="Arial" w:cs="Arial"/>
          <w:sz w:val="24"/>
          <w:szCs w:val="24"/>
          <w:lang w:eastAsia="pt-PT"/>
        </w:rPr>
        <w:t xml:space="preserve"> do presente anexo;</w:t>
      </w:r>
    </w:p>
    <w:p w14:paraId="374FE4D4" w14:textId="77777777" w:rsidR="000E45EC" w:rsidRPr="00992C7C" w:rsidRDefault="000E45EC" w:rsidP="000E45EC">
      <w:pPr>
        <w:pStyle w:val="PargrafodaLista"/>
        <w:shd w:val="clear" w:color="auto" w:fill="FFFFFF"/>
        <w:spacing w:before="100" w:beforeAutospacing="1" w:after="100" w:afterAutospacing="1" w:line="276" w:lineRule="auto"/>
        <w:jc w:val="both"/>
        <w:rPr>
          <w:rFonts w:ascii="Arial" w:eastAsia="Times New Roman" w:hAnsi="Arial" w:cs="Arial"/>
          <w:sz w:val="24"/>
          <w:szCs w:val="24"/>
          <w:lang w:eastAsia="pt-PT"/>
        </w:rPr>
      </w:pPr>
    </w:p>
    <w:p w14:paraId="0F0A64C5" w14:textId="1C975427" w:rsidR="000E45EC" w:rsidRPr="00992C7C" w:rsidRDefault="000E45EC" w:rsidP="003F3EDE">
      <w:pPr>
        <w:pStyle w:val="PargrafodaLista"/>
        <w:numPr>
          <w:ilvl w:val="0"/>
          <w:numId w:val="7"/>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A assinatura referida na alínea anterior deve</w:t>
      </w:r>
      <w:del w:id="55" w:author="Adelino Naquarta Sepalanga Domingos" w:date="2025-02-28T09:59:00Z" w16du:dateUtc="2025-02-28T08:59:00Z">
        <w:r w:rsidRPr="00992C7C" w:rsidDel="00FB7159">
          <w:rPr>
            <w:rFonts w:ascii="Arial" w:eastAsia="Times New Roman" w:hAnsi="Arial" w:cs="Arial"/>
            <w:sz w:val="24"/>
            <w:szCs w:val="24"/>
            <w:lang w:eastAsia="pt-PT"/>
          </w:rPr>
          <w:delText>rá</w:delText>
        </w:r>
      </w:del>
      <w:r w:rsidRPr="00992C7C">
        <w:rPr>
          <w:rFonts w:ascii="Arial" w:eastAsia="Times New Roman" w:hAnsi="Arial" w:cs="Arial"/>
          <w:sz w:val="24"/>
          <w:szCs w:val="24"/>
          <w:lang w:eastAsia="pt-PT"/>
        </w:rPr>
        <w:t xml:space="preserve"> ser gravada na base de dados do sistema de processamento electrónico de facturação (que não pode estar encriptada e deve ser mantida durante o prazo de arquivo legal), com uma associação directa ao registo integral do documento original;</w:t>
      </w:r>
    </w:p>
    <w:p w14:paraId="1CC8A58C" w14:textId="77777777" w:rsidR="000E45EC" w:rsidRPr="00992C7C" w:rsidRDefault="000E45EC" w:rsidP="000E45EC">
      <w:pPr>
        <w:pStyle w:val="PargrafodaLista"/>
        <w:shd w:val="clear" w:color="auto" w:fill="FFFFFF"/>
        <w:spacing w:before="100" w:beforeAutospacing="1" w:after="100" w:afterAutospacing="1" w:line="276" w:lineRule="auto"/>
        <w:jc w:val="both"/>
        <w:rPr>
          <w:rFonts w:ascii="Arial" w:eastAsia="Times New Roman" w:hAnsi="Arial" w:cs="Arial"/>
          <w:sz w:val="24"/>
          <w:szCs w:val="24"/>
          <w:lang w:eastAsia="pt-PT"/>
        </w:rPr>
      </w:pPr>
    </w:p>
    <w:p w14:paraId="5883A661" w14:textId="28958746" w:rsidR="000E45EC" w:rsidRPr="00992C7C" w:rsidRDefault="000E45EC" w:rsidP="003F3EDE">
      <w:pPr>
        <w:pStyle w:val="PargrafodaLista"/>
        <w:numPr>
          <w:ilvl w:val="0"/>
          <w:numId w:val="7"/>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Deve</w:t>
      </w:r>
      <w:del w:id="56" w:author="Adelino Naquarta Sepalanga Domingos" w:date="2025-02-28T09:59:00Z" w16du:dateUtc="2025-02-28T08:59:00Z">
        <w:r w:rsidRPr="00992C7C" w:rsidDel="00FB7159">
          <w:rPr>
            <w:rFonts w:ascii="Arial" w:eastAsia="Times New Roman" w:hAnsi="Arial" w:cs="Arial"/>
            <w:sz w:val="24"/>
            <w:szCs w:val="24"/>
            <w:lang w:eastAsia="pt-PT"/>
          </w:rPr>
          <w:delText>rá</w:delText>
        </w:r>
      </w:del>
      <w:r w:rsidRPr="00992C7C">
        <w:rPr>
          <w:rFonts w:ascii="Arial" w:eastAsia="Times New Roman" w:hAnsi="Arial" w:cs="Arial"/>
          <w:sz w:val="24"/>
          <w:szCs w:val="24"/>
          <w:lang w:eastAsia="pt-PT"/>
        </w:rPr>
        <w:t xml:space="preserve"> ser gravada adicionalmente a versão (números inteiros sequenciais) da chave privada que foi utilizada para gerar a assinatura do respectivo documento, nos termos da alínea f) do número </w:t>
      </w:r>
      <w:r w:rsidR="003629EC">
        <w:rPr>
          <w:rFonts w:ascii="Arial" w:eastAsia="Times New Roman" w:hAnsi="Arial" w:cs="Arial"/>
          <w:sz w:val="24"/>
          <w:szCs w:val="24"/>
          <w:lang w:eastAsia="pt-PT"/>
        </w:rPr>
        <w:t>42</w:t>
      </w:r>
      <w:r w:rsidRPr="00992C7C">
        <w:rPr>
          <w:rFonts w:ascii="Arial" w:eastAsia="Times New Roman" w:hAnsi="Arial" w:cs="Arial"/>
          <w:sz w:val="24"/>
          <w:szCs w:val="24"/>
          <w:lang w:eastAsia="pt-PT"/>
        </w:rPr>
        <w:t xml:space="preserve"> do presente anexo;</w:t>
      </w:r>
    </w:p>
    <w:p w14:paraId="4D92ABC2" w14:textId="77777777" w:rsidR="000E45EC" w:rsidRPr="00992C7C" w:rsidRDefault="000E45EC" w:rsidP="000E45EC">
      <w:pPr>
        <w:pStyle w:val="PargrafodaLista"/>
        <w:shd w:val="clear" w:color="auto" w:fill="FFFFFF"/>
        <w:spacing w:before="100" w:beforeAutospacing="1" w:after="100" w:afterAutospacing="1" w:line="276" w:lineRule="auto"/>
        <w:jc w:val="both"/>
        <w:rPr>
          <w:rFonts w:ascii="Arial" w:eastAsia="Times New Roman" w:hAnsi="Arial" w:cs="Arial"/>
          <w:sz w:val="24"/>
          <w:szCs w:val="24"/>
          <w:lang w:eastAsia="pt-PT"/>
        </w:rPr>
      </w:pPr>
    </w:p>
    <w:p w14:paraId="0ED4071F" w14:textId="77777777" w:rsidR="000E45EC" w:rsidRPr="00992C7C" w:rsidRDefault="000E45EC" w:rsidP="003F3EDE">
      <w:pPr>
        <w:pStyle w:val="PargrafodaLista"/>
        <w:numPr>
          <w:ilvl w:val="0"/>
          <w:numId w:val="7"/>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A mudança do par de chaves utilizado pelo sistema de processamento electrónico de facturação só pode ser realizada pelo fabricante após comunicação à AGT através da Declaração Modelo 8 e respectivo envio “</w:t>
      </w:r>
      <w:r w:rsidRPr="00992C7C">
        <w:rPr>
          <w:rFonts w:ascii="Arial" w:eastAsia="Times New Roman" w:hAnsi="Arial" w:cs="Arial"/>
          <w:i/>
          <w:sz w:val="24"/>
          <w:szCs w:val="24"/>
          <w:lang w:eastAsia="pt-PT"/>
        </w:rPr>
        <w:t>upload</w:t>
      </w:r>
      <w:r w:rsidRPr="00992C7C">
        <w:rPr>
          <w:rFonts w:ascii="Arial" w:eastAsia="Times New Roman" w:hAnsi="Arial" w:cs="Arial"/>
          <w:sz w:val="24"/>
          <w:szCs w:val="24"/>
          <w:lang w:eastAsia="pt-PT"/>
        </w:rPr>
        <w:t>” da respectiva chave pública;</w:t>
      </w:r>
    </w:p>
    <w:p w14:paraId="7721FB56" w14:textId="77777777" w:rsidR="000E45EC" w:rsidRPr="00992C7C" w:rsidRDefault="000E45EC" w:rsidP="000E45EC">
      <w:pPr>
        <w:pStyle w:val="PargrafodaLista"/>
        <w:shd w:val="clear" w:color="auto" w:fill="FFFFFF"/>
        <w:spacing w:before="100" w:beforeAutospacing="1" w:after="100" w:afterAutospacing="1" w:line="276" w:lineRule="auto"/>
        <w:jc w:val="both"/>
        <w:rPr>
          <w:rFonts w:ascii="Arial" w:eastAsia="Times New Roman" w:hAnsi="Arial" w:cs="Arial"/>
          <w:sz w:val="24"/>
          <w:szCs w:val="24"/>
          <w:lang w:eastAsia="pt-PT"/>
        </w:rPr>
      </w:pPr>
    </w:p>
    <w:p w14:paraId="6DB41298" w14:textId="5D7C6EFC" w:rsidR="000E45EC" w:rsidRPr="00992C7C" w:rsidRDefault="000E45EC" w:rsidP="003F3EDE">
      <w:pPr>
        <w:pStyle w:val="PargrafodaLista"/>
        <w:numPr>
          <w:ilvl w:val="0"/>
          <w:numId w:val="7"/>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Em regra, os documentos são assinados tendo em consideração o Hash do último documento emitido da mesma série/tipo. No caso da gravação de um primeiro documento de uma série/tipo de documento de facturação, o campo aplicável Chave do documento (Hash) das tabelas 4.1 a 4.3, deve ser assumido como não preenchido. No caso de utilização de séries plurianuais, no início de cada exercício, o primeiro documento pode</w:t>
      </w:r>
      <w:del w:id="57" w:author="Adelino Naquarta Sepalanga Domingos" w:date="2025-02-28T10:00:00Z" w16du:dateUtc="2025-02-28T09:00:00Z">
        <w:r w:rsidRPr="00992C7C" w:rsidDel="00FB7159">
          <w:rPr>
            <w:rFonts w:ascii="Arial" w:eastAsia="Times New Roman" w:hAnsi="Arial" w:cs="Arial"/>
            <w:sz w:val="24"/>
            <w:szCs w:val="24"/>
            <w:lang w:eastAsia="pt-PT"/>
          </w:rPr>
          <w:delText>rá</w:delText>
        </w:r>
      </w:del>
      <w:r w:rsidRPr="00992C7C">
        <w:rPr>
          <w:rFonts w:ascii="Arial" w:eastAsia="Times New Roman" w:hAnsi="Arial" w:cs="Arial"/>
          <w:sz w:val="24"/>
          <w:szCs w:val="24"/>
          <w:lang w:eastAsia="pt-PT"/>
        </w:rPr>
        <w:t xml:space="preserve"> ser assinado tendo em consideração o Hash do último documento emitido da mesma série/tipo, no exercício fiscal anterior;</w:t>
      </w:r>
    </w:p>
    <w:p w14:paraId="303A30E7" w14:textId="77777777" w:rsidR="000E45EC" w:rsidRPr="00992C7C" w:rsidRDefault="000E45EC" w:rsidP="000E45EC">
      <w:pPr>
        <w:pStyle w:val="PargrafodaLista"/>
        <w:shd w:val="clear" w:color="auto" w:fill="FFFFFF"/>
        <w:spacing w:before="100" w:beforeAutospacing="1" w:after="100" w:afterAutospacing="1" w:line="276" w:lineRule="auto"/>
        <w:jc w:val="both"/>
        <w:rPr>
          <w:rFonts w:ascii="Arial" w:eastAsia="Times New Roman" w:hAnsi="Arial" w:cs="Arial"/>
          <w:sz w:val="24"/>
          <w:szCs w:val="24"/>
          <w:lang w:eastAsia="pt-PT"/>
        </w:rPr>
      </w:pPr>
    </w:p>
    <w:p w14:paraId="4372E61C" w14:textId="77777777" w:rsidR="000E45EC" w:rsidRPr="00992C7C" w:rsidRDefault="000E45EC" w:rsidP="003F3EDE">
      <w:pPr>
        <w:pStyle w:val="PargrafodaLista"/>
        <w:numPr>
          <w:ilvl w:val="0"/>
          <w:numId w:val="7"/>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O valor a considerar nos campos Total do documento com impostos (GrossTotal) das tabelas 4.2 e 4.3, para a assinatura dos documentos de movimentação de mercadorias ou documentos de conferência é o que constar na base de dados, independentemente do modelo utilizado na sua impressão, valorado ou não. Na ausência de valor na base de dados, o referido campo deve ser preenchido com "0.00" (sem aspas) e assim considerado aquando da assinatura;</w:t>
      </w:r>
    </w:p>
    <w:p w14:paraId="29F291FF" w14:textId="77777777" w:rsidR="000E45EC" w:rsidRPr="00992C7C" w:rsidRDefault="000E45EC" w:rsidP="000E45EC">
      <w:pPr>
        <w:pStyle w:val="PargrafodaLista"/>
        <w:shd w:val="clear" w:color="auto" w:fill="FFFFFF"/>
        <w:spacing w:before="100" w:beforeAutospacing="1" w:after="100" w:afterAutospacing="1" w:line="276" w:lineRule="auto"/>
        <w:jc w:val="both"/>
        <w:rPr>
          <w:rFonts w:ascii="Arial" w:eastAsia="Times New Roman" w:hAnsi="Arial" w:cs="Arial"/>
          <w:sz w:val="24"/>
          <w:szCs w:val="24"/>
          <w:lang w:eastAsia="pt-PT"/>
        </w:rPr>
      </w:pPr>
    </w:p>
    <w:p w14:paraId="59D7A499" w14:textId="121570EE" w:rsidR="000E45EC" w:rsidRPr="00992C7C" w:rsidRDefault="000E45EC" w:rsidP="003F3EDE">
      <w:pPr>
        <w:pStyle w:val="PargrafodaLista"/>
        <w:numPr>
          <w:ilvl w:val="0"/>
          <w:numId w:val="7"/>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 xml:space="preserve">Caso a emissão do documento seja realizada em moeda estrangeira, o valor a assinar deve ser o contravalor em </w:t>
      </w:r>
      <w:r w:rsidR="00C37CB4" w:rsidRPr="00992C7C">
        <w:rPr>
          <w:rFonts w:ascii="Arial" w:eastAsia="Times New Roman" w:hAnsi="Arial" w:cs="Arial"/>
          <w:sz w:val="24"/>
          <w:szCs w:val="24"/>
          <w:lang w:eastAsia="pt-PT"/>
        </w:rPr>
        <w:t>AOA</w:t>
      </w:r>
      <w:r w:rsidRPr="00992C7C">
        <w:rPr>
          <w:rFonts w:ascii="Arial" w:eastAsia="Times New Roman" w:hAnsi="Arial" w:cs="Arial"/>
          <w:sz w:val="24"/>
          <w:szCs w:val="24"/>
          <w:lang w:eastAsia="pt-PT"/>
        </w:rPr>
        <w:t xml:space="preserve"> uma vez que vai ser este o valor a exportar no ficheiro SAF-T(AO).</w:t>
      </w:r>
    </w:p>
    <w:p w14:paraId="40D26DEE" w14:textId="77777777" w:rsidR="000E45EC" w:rsidRPr="00992C7C" w:rsidRDefault="000E45EC" w:rsidP="000E45EC">
      <w:pPr>
        <w:pStyle w:val="PargrafodaLista"/>
        <w:shd w:val="clear" w:color="auto" w:fill="FFFFFF"/>
        <w:spacing w:before="100" w:beforeAutospacing="1" w:after="100" w:afterAutospacing="1" w:line="276" w:lineRule="auto"/>
        <w:ind w:left="360"/>
        <w:rPr>
          <w:rFonts w:ascii="Arial" w:eastAsia="Times New Roman" w:hAnsi="Arial" w:cs="Arial"/>
          <w:i/>
          <w:color w:val="FF0000"/>
          <w:sz w:val="24"/>
          <w:szCs w:val="24"/>
          <w:lang w:eastAsia="pt-PT"/>
        </w:rPr>
      </w:pPr>
    </w:p>
    <w:p w14:paraId="63D00FF6" w14:textId="77777777" w:rsidR="000E45EC" w:rsidRDefault="000E45EC" w:rsidP="003F3EDE">
      <w:pPr>
        <w:pStyle w:val="PargrafodaLista"/>
        <w:numPr>
          <w:ilvl w:val="0"/>
          <w:numId w:val="3"/>
        </w:numPr>
        <w:shd w:val="clear" w:color="auto" w:fill="FFFFFF"/>
        <w:spacing w:after="0" w:line="276" w:lineRule="auto"/>
        <w:jc w:val="both"/>
        <w:rPr>
          <w:ins w:id="58" w:author="Adelino Naquarta Sepalanga Domingos" w:date="2025-02-28T10:03:00Z" w16du:dateUtc="2025-02-28T09:03:00Z"/>
          <w:rFonts w:ascii="Arial" w:eastAsia="Times New Roman" w:hAnsi="Arial" w:cs="Arial"/>
          <w:sz w:val="24"/>
          <w:szCs w:val="24"/>
          <w:lang w:eastAsia="pt-PT"/>
        </w:rPr>
      </w:pPr>
      <w:r w:rsidRPr="00992C7C">
        <w:rPr>
          <w:rFonts w:ascii="Arial" w:eastAsia="Times New Roman" w:hAnsi="Arial" w:cs="Arial"/>
          <w:sz w:val="24"/>
          <w:szCs w:val="24"/>
          <w:lang w:eastAsia="pt-PT"/>
        </w:rPr>
        <w:t>Que no processo de impressão ou envio electrónico de documentos os sistemas de processamento de facturação devem observar os seguintes requisitos:</w:t>
      </w:r>
    </w:p>
    <w:p w14:paraId="5BF7D52F" w14:textId="77777777" w:rsidR="00FB7159" w:rsidRPr="00992C7C" w:rsidRDefault="00FB7159">
      <w:pPr>
        <w:pStyle w:val="PargrafodaLista"/>
        <w:shd w:val="clear" w:color="auto" w:fill="FFFFFF"/>
        <w:spacing w:after="0" w:line="276" w:lineRule="auto"/>
        <w:ind w:left="360"/>
        <w:jc w:val="both"/>
        <w:rPr>
          <w:rFonts w:ascii="Arial" w:eastAsia="Times New Roman" w:hAnsi="Arial" w:cs="Arial"/>
          <w:sz w:val="24"/>
          <w:szCs w:val="24"/>
          <w:lang w:eastAsia="pt-PT"/>
        </w:rPr>
        <w:pPrChange w:id="59" w:author="Adelino Naquarta Sepalanga Domingos" w:date="2025-02-28T10:03:00Z" w16du:dateUtc="2025-02-28T09:03:00Z">
          <w:pPr>
            <w:pStyle w:val="PargrafodaLista"/>
            <w:numPr>
              <w:numId w:val="3"/>
            </w:numPr>
            <w:shd w:val="clear" w:color="auto" w:fill="FFFFFF"/>
            <w:spacing w:after="0" w:line="276" w:lineRule="auto"/>
            <w:ind w:left="360" w:hanging="360"/>
            <w:jc w:val="both"/>
          </w:pPr>
        </w:pPrChange>
      </w:pPr>
    </w:p>
    <w:p w14:paraId="40013BAA" w14:textId="68CA1999" w:rsidR="000E45EC" w:rsidRPr="00992C7C" w:rsidRDefault="000E45EC" w:rsidP="003F3EDE">
      <w:pPr>
        <w:pStyle w:val="PargrafodaLista"/>
        <w:numPr>
          <w:ilvl w:val="0"/>
          <w:numId w:val="8"/>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Os documentos susceptíveis de assinatura, só pode</w:t>
      </w:r>
      <w:ins w:id="60" w:author="Adelino Naquarta Sepalanga Domingos" w:date="2025-03-05T09:36:00Z" w16du:dateUtc="2025-03-05T08:36:00Z">
        <w:r w:rsidR="00B45277">
          <w:rPr>
            <w:rFonts w:ascii="Arial" w:eastAsia="Times New Roman" w:hAnsi="Arial" w:cs="Arial"/>
            <w:sz w:val="24"/>
            <w:szCs w:val="24"/>
            <w:lang w:eastAsia="pt-PT"/>
          </w:rPr>
          <w:t>m</w:t>
        </w:r>
      </w:ins>
      <w:del w:id="61" w:author="Adelino Naquarta Sepalanga Domingos" w:date="2025-03-05T09:36:00Z" w16du:dateUtc="2025-03-05T08:36:00Z">
        <w:r w:rsidRPr="00992C7C" w:rsidDel="00B45277">
          <w:rPr>
            <w:rFonts w:ascii="Arial" w:eastAsia="Times New Roman" w:hAnsi="Arial" w:cs="Arial"/>
            <w:sz w:val="24"/>
            <w:szCs w:val="24"/>
            <w:lang w:eastAsia="pt-PT"/>
          </w:rPr>
          <w:delText>rão</w:delText>
        </w:r>
      </w:del>
      <w:r w:rsidRPr="00992C7C">
        <w:rPr>
          <w:rFonts w:ascii="Arial" w:eastAsia="Times New Roman" w:hAnsi="Arial" w:cs="Arial"/>
          <w:sz w:val="24"/>
          <w:szCs w:val="24"/>
          <w:lang w:eastAsia="pt-PT"/>
        </w:rPr>
        <w:t xml:space="preserve"> ser impressos depois de devidamente identificados nos termos dos requisitos constantes no número </w:t>
      </w:r>
      <w:r w:rsidR="003629EC">
        <w:rPr>
          <w:rFonts w:ascii="Arial" w:eastAsia="Times New Roman" w:hAnsi="Arial" w:cs="Arial"/>
          <w:sz w:val="24"/>
          <w:szCs w:val="24"/>
          <w:lang w:eastAsia="pt-PT"/>
        </w:rPr>
        <w:t>42</w:t>
      </w:r>
      <w:r w:rsidRPr="00992C7C">
        <w:rPr>
          <w:rFonts w:ascii="Arial" w:eastAsia="Times New Roman" w:hAnsi="Arial" w:cs="Arial"/>
          <w:sz w:val="24"/>
          <w:szCs w:val="24"/>
          <w:lang w:eastAsia="pt-PT"/>
        </w:rPr>
        <w:t xml:space="preserve"> do presente anexo;</w:t>
      </w:r>
    </w:p>
    <w:p w14:paraId="0A5AC6CC" w14:textId="77777777" w:rsidR="000E45EC" w:rsidRPr="00992C7C" w:rsidRDefault="000E45EC" w:rsidP="000E45EC">
      <w:pPr>
        <w:pStyle w:val="PargrafodaLista"/>
        <w:shd w:val="clear" w:color="auto" w:fill="FFFFFF"/>
        <w:spacing w:before="100" w:beforeAutospacing="1" w:after="100" w:afterAutospacing="1" w:line="276" w:lineRule="auto"/>
        <w:jc w:val="both"/>
        <w:rPr>
          <w:rFonts w:ascii="Arial" w:eastAsia="Times New Roman" w:hAnsi="Arial" w:cs="Arial"/>
          <w:sz w:val="24"/>
          <w:szCs w:val="24"/>
          <w:lang w:eastAsia="pt-PT"/>
        </w:rPr>
      </w:pPr>
    </w:p>
    <w:p w14:paraId="57893203" w14:textId="77777777" w:rsidR="000E45EC" w:rsidRPr="00992C7C" w:rsidRDefault="000E45EC" w:rsidP="003F3EDE">
      <w:pPr>
        <w:pStyle w:val="PargrafodaLista"/>
        <w:numPr>
          <w:ilvl w:val="0"/>
          <w:numId w:val="8"/>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 xml:space="preserve">O documento impresso entregue ao cliente ou o documento electrónico enviado deve conter obrigatoriamente quatro caracteres da assinatura [campos Chave do documento (Hash) das tabelas subordinadas da tabela 4 - Documentos comerciais (SourceDocuments) do SAF-T(AO)] correspondentes às posições 1.ª, 11.ª, 21.ª, e 31.ª e separado por um "-" (hífen) a expressão Processado por programa validado n.º "Número do certificado atribuído pela AGT»/AGT. </w:t>
      </w:r>
    </w:p>
    <w:p w14:paraId="455075E1" w14:textId="77777777" w:rsidR="000E45EC" w:rsidRPr="00992C7C" w:rsidRDefault="000E45EC" w:rsidP="000E45EC">
      <w:pPr>
        <w:pStyle w:val="PargrafodaLista"/>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i/>
          <w:sz w:val="24"/>
          <w:szCs w:val="24"/>
          <w:lang w:eastAsia="pt-PT"/>
        </w:rPr>
        <w:t>Exemplo: "PbRc-Processado por programa validado n.º 0000/AGT" (sem aspas)</w:t>
      </w:r>
      <w:r w:rsidRPr="00992C7C">
        <w:rPr>
          <w:rFonts w:ascii="Arial" w:eastAsia="Times New Roman" w:hAnsi="Arial" w:cs="Arial"/>
          <w:sz w:val="24"/>
          <w:szCs w:val="24"/>
          <w:lang w:eastAsia="pt-PT"/>
        </w:rPr>
        <w:t>;</w:t>
      </w:r>
    </w:p>
    <w:p w14:paraId="3AC71BF2" w14:textId="77777777" w:rsidR="000E45EC" w:rsidRPr="00992C7C" w:rsidRDefault="000E45EC" w:rsidP="000E45EC">
      <w:pPr>
        <w:pStyle w:val="PargrafodaLista"/>
        <w:shd w:val="clear" w:color="auto" w:fill="FFFFFF"/>
        <w:spacing w:before="100" w:beforeAutospacing="1" w:after="100" w:afterAutospacing="1" w:line="276" w:lineRule="auto"/>
        <w:jc w:val="both"/>
        <w:rPr>
          <w:rFonts w:ascii="Arial" w:eastAsia="Times New Roman" w:hAnsi="Arial" w:cs="Arial"/>
          <w:sz w:val="24"/>
          <w:szCs w:val="24"/>
          <w:lang w:eastAsia="pt-PT"/>
        </w:rPr>
      </w:pPr>
    </w:p>
    <w:p w14:paraId="0387D947" w14:textId="77777777" w:rsidR="000E45EC" w:rsidRPr="00992C7C" w:rsidRDefault="000E45EC" w:rsidP="003F3EDE">
      <w:pPr>
        <w:pStyle w:val="PargrafodaLista"/>
        <w:numPr>
          <w:ilvl w:val="0"/>
          <w:numId w:val="8"/>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 xml:space="preserve">Qualquer documento emitido pela aplicação validada fiscalmente, impresso ou enviado por via electrónica, não susceptível de ser assinado nos termos do número 5 do presente anexo, nomeadamente os recibos, deve conter impressos obrigatoriamente a expressão - Emitido por programa validado n.º "Número do certificado atribuído pela AGT»/AGT. </w:t>
      </w:r>
      <w:r w:rsidRPr="00992C7C">
        <w:rPr>
          <w:rFonts w:ascii="Arial" w:eastAsia="Times New Roman" w:hAnsi="Arial" w:cs="Arial"/>
          <w:i/>
          <w:sz w:val="24"/>
          <w:szCs w:val="24"/>
          <w:lang w:eastAsia="pt-PT"/>
        </w:rPr>
        <w:t>Exemplo: "Emitido por programa validado n.º 0000/AGT"</w:t>
      </w:r>
      <w:r w:rsidRPr="00992C7C">
        <w:rPr>
          <w:rFonts w:ascii="Arial" w:eastAsia="Times New Roman" w:hAnsi="Arial" w:cs="Arial"/>
          <w:sz w:val="24"/>
          <w:szCs w:val="24"/>
          <w:lang w:eastAsia="pt-PT"/>
        </w:rPr>
        <w:t xml:space="preserve"> (sem aspas);</w:t>
      </w:r>
    </w:p>
    <w:p w14:paraId="0DA71B6A" w14:textId="77777777" w:rsidR="000E45EC" w:rsidRPr="00992C7C" w:rsidRDefault="000E45EC" w:rsidP="000E45EC">
      <w:pPr>
        <w:pStyle w:val="PargrafodaLista"/>
        <w:shd w:val="clear" w:color="auto" w:fill="FFFFFF"/>
        <w:spacing w:before="100" w:beforeAutospacing="1" w:after="100" w:afterAutospacing="1" w:line="276" w:lineRule="auto"/>
        <w:jc w:val="both"/>
        <w:rPr>
          <w:rFonts w:ascii="Arial" w:eastAsia="Times New Roman" w:hAnsi="Arial" w:cs="Arial"/>
          <w:sz w:val="24"/>
          <w:szCs w:val="24"/>
          <w:lang w:eastAsia="pt-PT"/>
        </w:rPr>
      </w:pPr>
    </w:p>
    <w:p w14:paraId="5ED361D6" w14:textId="428B17EB" w:rsidR="000E45EC" w:rsidRPr="00992C7C" w:rsidRDefault="000E45EC" w:rsidP="003F3EDE">
      <w:pPr>
        <w:pStyle w:val="PargrafodaLista"/>
        <w:numPr>
          <w:ilvl w:val="0"/>
          <w:numId w:val="8"/>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Os documentos referidos no número 4 deve</w:t>
      </w:r>
      <w:ins w:id="62" w:author="Adelino Naquarta Sepalanga Domingos" w:date="2025-02-28T10:06:00Z" w16du:dateUtc="2025-02-28T09:06:00Z">
        <w:r w:rsidR="00FB7159">
          <w:rPr>
            <w:rFonts w:ascii="Arial" w:eastAsia="Times New Roman" w:hAnsi="Arial" w:cs="Arial"/>
            <w:sz w:val="24"/>
            <w:szCs w:val="24"/>
            <w:lang w:eastAsia="pt-PT"/>
          </w:rPr>
          <w:t>m</w:t>
        </w:r>
      </w:ins>
      <w:del w:id="63" w:author="Adelino Naquarta Sepalanga Domingos" w:date="2025-02-28T10:06:00Z" w16du:dateUtc="2025-02-28T09:06:00Z">
        <w:r w:rsidRPr="00992C7C" w:rsidDel="00FB7159">
          <w:rPr>
            <w:rFonts w:ascii="Arial" w:eastAsia="Times New Roman" w:hAnsi="Arial" w:cs="Arial"/>
            <w:sz w:val="24"/>
            <w:szCs w:val="24"/>
            <w:lang w:eastAsia="pt-PT"/>
          </w:rPr>
          <w:delText>rão</w:delText>
        </w:r>
      </w:del>
      <w:r w:rsidRPr="00992C7C">
        <w:rPr>
          <w:rFonts w:ascii="Arial" w:eastAsia="Times New Roman" w:hAnsi="Arial" w:cs="Arial"/>
          <w:sz w:val="24"/>
          <w:szCs w:val="24"/>
          <w:lang w:eastAsia="pt-PT"/>
        </w:rPr>
        <w:t xml:space="preserve"> na sua impressão conter a data no formato "AAAA-MM-DD" ou "DD-MM-AAAA" (sem aspas);</w:t>
      </w:r>
    </w:p>
    <w:p w14:paraId="6E5D2EA6" w14:textId="77777777" w:rsidR="000E45EC" w:rsidRPr="00992C7C" w:rsidRDefault="000E45EC" w:rsidP="000E45EC">
      <w:pPr>
        <w:pStyle w:val="PargrafodaLista"/>
        <w:shd w:val="clear" w:color="auto" w:fill="FFFFFF"/>
        <w:spacing w:before="100" w:beforeAutospacing="1" w:after="100" w:afterAutospacing="1" w:line="276" w:lineRule="auto"/>
        <w:jc w:val="both"/>
        <w:rPr>
          <w:rFonts w:ascii="Arial" w:eastAsia="Times New Roman" w:hAnsi="Arial" w:cs="Arial"/>
          <w:sz w:val="24"/>
          <w:szCs w:val="24"/>
          <w:lang w:eastAsia="pt-PT"/>
        </w:rPr>
      </w:pPr>
    </w:p>
    <w:p w14:paraId="07D38354" w14:textId="73778B76" w:rsidR="000E45EC" w:rsidRPr="00992C7C" w:rsidRDefault="000E45EC" w:rsidP="003F3EDE">
      <w:pPr>
        <w:pStyle w:val="PargrafodaLista"/>
        <w:numPr>
          <w:ilvl w:val="0"/>
          <w:numId w:val="8"/>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Nas facturas emitidas nos termos do Regime Jurídico das Facturas</w:t>
      </w:r>
      <w:del w:id="64" w:author="Adelino Naquarta Sepalanga Domingos" w:date="2025-02-28T10:07:00Z" w16du:dateUtc="2025-02-28T09:07:00Z">
        <w:r w:rsidRPr="00992C7C" w:rsidDel="00FB7159">
          <w:rPr>
            <w:rFonts w:ascii="Arial" w:eastAsia="Times New Roman" w:hAnsi="Arial" w:cs="Arial"/>
            <w:sz w:val="24"/>
            <w:szCs w:val="24"/>
            <w:lang w:eastAsia="pt-PT"/>
          </w:rPr>
          <w:delText xml:space="preserve"> </w:delText>
        </w:r>
        <w:r w:rsidRPr="00DF3110" w:rsidDel="00FB7159">
          <w:rPr>
            <w:rFonts w:ascii="Arial" w:eastAsia="Times New Roman" w:hAnsi="Arial" w:cs="Arial"/>
            <w:strike/>
            <w:sz w:val="24"/>
            <w:szCs w:val="24"/>
            <w:shd w:val="clear" w:color="auto" w:fill="FFFF00"/>
            <w:lang w:eastAsia="pt-PT"/>
          </w:rPr>
          <w:delText>e Documentos Equivalentes</w:delText>
        </w:r>
      </w:del>
      <w:r w:rsidRPr="00992C7C">
        <w:rPr>
          <w:rFonts w:ascii="Arial" w:eastAsia="Times New Roman" w:hAnsi="Arial" w:cs="Arial"/>
          <w:sz w:val="24"/>
          <w:szCs w:val="24"/>
          <w:lang w:eastAsia="pt-PT"/>
        </w:rPr>
        <w:t>, entregues a clientes que não facultem a sua identificação fiscal (consumidores finais), deve</w:t>
      </w:r>
      <w:del w:id="65" w:author="Adelino Naquarta Sepalanga Domingos" w:date="2025-02-28T10:07:00Z" w16du:dateUtc="2025-02-28T09:07:00Z">
        <w:r w:rsidRPr="00992C7C" w:rsidDel="00FB7159">
          <w:rPr>
            <w:rFonts w:ascii="Arial" w:eastAsia="Times New Roman" w:hAnsi="Arial" w:cs="Arial"/>
            <w:sz w:val="24"/>
            <w:szCs w:val="24"/>
            <w:lang w:eastAsia="pt-PT"/>
          </w:rPr>
          <w:delText>rá</w:delText>
        </w:r>
      </w:del>
      <w:r w:rsidRPr="00992C7C">
        <w:rPr>
          <w:rFonts w:ascii="Arial" w:eastAsia="Times New Roman" w:hAnsi="Arial" w:cs="Arial"/>
          <w:sz w:val="24"/>
          <w:szCs w:val="24"/>
          <w:lang w:eastAsia="pt-PT"/>
        </w:rPr>
        <w:t xml:space="preserve"> ser inutilizada a correspondente linha do NIF do adquirente ou impressa a expressão </w:t>
      </w:r>
      <w:r w:rsidRPr="00992C7C">
        <w:rPr>
          <w:rFonts w:ascii="Arial" w:eastAsia="Times New Roman" w:hAnsi="Arial" w:cs="Arial"/>
          <w:i/>
          <w:sz w:val="24"/>
          <w:szCs w:val="24"/>
          <w:lang w:eastAsia="pt-PT"/>
        </w:rPr>
        <w:t xml:space="preserve">"Consumidor final" </w:t>
      </w:r>
      <w:r w:rsidRPr="00992C7C">
        <w:rPr>
          <w:rFonts w:ascii="Arial" w:eastAsia="Times New Roman" w:hAnsi="Arial" w:cs="Arial"/>
          <w:sz w:val="24"/>
          <w:szCs w:val="24"/>
          <w:lang w:eastAsia="pt-PT"/>
        </w:rPr>
        <w:t>(sem aspas);</w:t>
      </w:r>
    </w:p>
    <w:p w14:paraId="5861EC14" w14:textId="77777777" w:rsidR="000E45EC" w:rsidRPr="00992C7C" w:rsidRDefault="000E45EC" w:rsidP="000E45EC">
      <w:pPr>
        <w:pStyle w:val="PargrafodaLista"/>
        <w:shd w:val="clear" w:color="auto" w:fill="FFFFFF"/>
        <w:spacing w:before="100" w:beforeAutospacing="1" w:after="100" w:afterAutospacing="1" w:line="276" w:lineRule="auto"/>
        <w:jc w:val="both"/>
        <w:rPr>
          <w:rFonts w:ascii="Arial" w:eastAsia="Times New Roman" w:hAnsi="Arial" w:cs="Arial"/>
          <w:sz w:val="24"/>
          <w:szCs w:val="24"/>
          <w:lang w:eastAsia="pt-PT"/>
        </w:rPr>
      </w:pPr>
    </w:p>
    <w:p w14:paraId="3FAAAECE" w14:textId="1CEC9CDB" w:rsidR="000E45EC" w:rsidRPr="00992C7C" w:rsidRDefault="000E45EC" w:rsidP="003F3EDE">
      <w:pPr>
        <w:pStyle w:val="PargrafodaLista"/>
        <w:numPr>
          <w:ilvl w:val="0"/>
          <w:numId w:val="8"/>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Os documentos impressos pelo programa de facturação não devem conter valores negativos. Quando necessário, s</w:t>
      </w:r>
      <w:del w:id="66" w:author="Adelino Naquarta Sepalanga Domingos" w:date="2025-02-28T10:18:00Z" w16du:dateUtc="2025-02-28T09:18:00Z">
        <w:r w:rsidRPr="00992C7C" w:rsidDel="0099552D">
          <w:rPr>
            <w:rFonts w:ascii="Arial" w:eastAsia="Times New Roman" w:hAnsi="Arial" w:cs="Arial"/>
            <w:sz w:val="24"/>
            <w:szCs w:val="24"/>
            <w:lang w:eastAsia="pt-PT"/>
          </w:rPr>
          <w:delText>er</w:delText>
        </w:r>
      </w:del>
      <w:r w:rsidRPr="00992C7C">
        <w:rPr>
          <w:rFonts w:ascii="Arial" w:eastAsia="Times New Roman" w:hAnsi="Arial" w:cs="Arial"/>
          <w:sz w:val="24"/>
          <w:szCs w:val="24"/>
          <w:lang w:eastAsia="pt-PT"/>
        </w:rPr>
        <w:t>ão utilizados documentos rectificativos de facturas (notas de débito e notas de crédito,</w:t>
      </w:r>
      <w:r w:rsidRPr="00992C7C">
        <w:rPr>
          <w:rFonts w:ascii="Arial" w:eastAsia="Times New Roman" w:hAnsi="Arial" w:cs="Arial"/>
          <w:color w:val="FF0000"/>
          <w:sz w:val="24"/>
          <w:szCs w:val="24"/>
          <w:lang w:eastAsia="pt-PT"/>
        </w:rPr>
        <w:t xml:space="preserve"> </w:t>
      </w:r>
      <w:r w:rsidRPr="00992C7C">
        <w:rPr>
          <w:rFonts w:ascii="Arial" w:eastAsia="Times New Roman" w:hAnsi="Arial" w:cs="Arial"/>
          <w:sz w:val="24"/>
          <w:szCs w:val="24"/>
          <w:lang w:eastAsia="pt-PT"/>
        </w:rPr>
        <w:t>como documentos de correcção de operações de compra e venda, cuja forma, conteúdo e finalidade devem ser respeitados</w:t>
      </w:r>
      <w:r w:rsidR="00DF3110" w:rsidRPr="001B557C">
        <w:rPr>
          <w:rFonts w:ascii="Arial" w:eastAsia="Times New Roman" w:hAnsi="Arial" w:cs="Arial"/>
          <w:sz w:val="24"/>
          <w:szCs w:val="24"/>
          <w:shd w:val="clear" w:color="auto" w:fill="FFFFFF" w:themeFill="background1"/>
          <w:lang w:eastAsia="pt-PT"/>
          <w:rPrChange w:id="67" w:author="Adelino Naquarta Sepalanga Domingos" w:date="2025-03-05T07:06:00Z" w16du:dateUtc="2025-03-05T06:06:00Z">
            <w:rPr>
              <w:rFonts w:ascii="Arial" w:eastAsia="Times New Roman" w:hAnsi="Arial" w:cs="Arial"/>
              <w:sz w:val="24"/>
              <w:szCs w:val="24"/>
              <w:shd w:val="clear" w:color="auto" w:fill="FFFF00"/>
              <w:lang w:eastAsia="pt-PT"/>
            </w:rPr>
          </w:rPrChange>
        </w:rPr>
        <w:t>)</w:t>
      </w:r>
      <w:r w:rsidRPr="00992C7C">
        <w:rPr>
          <w:rFonts w:ascii="Arial" w:eastAsia="Times New Roman" w:hAnsi="Arial" w:cs="Arial"/>
          <w:sz w:val="24"/>
          <w:szCs w:val="24"/>
          <w:lang w:eastAsia="pt-PT"/>
        </w:rPr>
        <w:t>. Os valores negativos apenas pode</w:t>
      </w:r>
      <w:ins w:id="68" w:author="Adelino Naquarta Sepalanga Domingos" w:date="2025-02-28T10:18:00Z" w16du:dateUtc="2025-02-28T09:18:00Z">
        <w:r w:rsidR="0099552D">
          <w:rPr>
            <w:rFonts w:ascii="Arial" w:eastAsia="Times New Roman" w:hAnsi="Arial" w:cs="Arial"/>
            <w:sz w:val="24"/>
            <w:szCs w:val="24"/>
            <w:lang w:eastAsia="pt-PT"/>
          </w:rPr>
          <w:t>m</w:t>
        </w:r>
      </w:ins>
      <w:del w:id="69" w:author="Adelino Naquarta Sepalanga Domingos" w:date="2025-02-28T10:18:00Z" w16du:dateUtc="2025-02-28T09:18:00Z">
        <w:r w:rsidRPr="00992C7C" w:rsidDel="0099552D">
          <w:rPr>
            <w:rFonts w:ascii="Arial" w:eastAsia="Times New Roman" w:hAnsi="Arial" w:cs="Arial"/>
            <w:sz w:val="24"/>
            <w:szCs w:val="24"/>
            <w:lang w:eastAsia="pt-PT"/>
          </w:rPr>
          <w:delText>rão</w:delText>
        </w:r>
      </w:del>
      <w:r w:rsidRPr="00992C7C">
        <w:rPr>
          <w:rFonts w:ascii="Arial" w:eastAsia="Times New Roman" w:hAnsi="Arial" w:cs="Arial"/>
          <w:sz w:val="24"/>
          <w:szCs w:val="24"/>
          <w:lang w:eastAsia="pt-PT"/>
        </w:rPr>
        <w:t xml:space="preserve"> ser impressos nos casos de anulação de registos que já integram o documento ou para acerto de estimativas nas prestações de serviços continuadas. O valor negativo nunca pode</w:t>
      </w:r>
      <w:del w:id="70" w:author="Adelino Naquarta Sepalanga Domingos" w:date="2025-02-28T10:18:00Z" w16du:dateUtc="2025-02-28T09:18:00Z">
        <w:r w:rsidRPr="00992C7C" w:rsidDel="00B9226F">
          <w:rPr>
            <w:rFonts w:ascii="Arial" w:eastAsia="Times New Roman" w:hAnsi="Arial" w:cs="Arial"/>
            <w:sz w:val="24"/>
            <w:szCs w:val="24"/>
            <w:lang w:eastAsia="pt-PT"/>
          </w:rPr>
          <w:delText>rá</w:delText>
        </w:r>
      </w:del>
      <w:r w:rsidRPr="00992C7C">
        <w:rPr>
          <w:rFonts w:ascii="Arial" w:eastAsia="Times New Roman" w:hAnsi="Arial" w:cs="Arial"/>
          <w:sz w:val="24"/>
          <w:szCs w:val="24"/>
          <w:lang w:eastAsia="pt-PT"/>
        </w:rPr>
        <w:t xml:space="preserve"> ser superior ao valor positivo da mesma rubrica ou serviço em cada factura. Caso o acerto, por rubrica, seja superior ao valor positivo, estamos perante uma regularização que obriga a emissão da respectiva nota de crédito;</w:t>
      </w:r>
    </w:p>
    <w:p w14:paraId="1200F220" w14:textId="77777777" w:rsidR="000E45EC" w:rsidRPr="00992C7C" w:rsidRDefault="000E45EC" w:rsidP="000E45EC">
      <w:pPr>
        <w:pStyle w:val="PargrafodaLista"/>
        <w:shd w:val="clear" w:color="auto" w:fill="FFFFFF"/>
        <w:spacing w:before="100" w:beforeAutospacing="1" w:after="100" w:afterAutospacing="1" w:line="276" w:lineRule="auto"/>
        <w:jc w:val="both"/>
        <w:rPr>
          <w:rFonts w:ascii="Arial" w:eastAsia="Times New Roman" w:hAnsi="Arial" w:cs="Arial"/>
          <w:sz w:val="24"/>
          <w:szCs w:val="24"/>
          <w:lang w:eastAsia="pt-PT"/>
        </w:rPr>
      </w:pPr>
    </w:p>
    <w:p w14:paraId="49556E92" w14:textId="5AD40D1B" w:rsidR="000E45EC" w:rsidRPr="00992C7C" w:rsidRDefault="000E45EC" w:rsidP="003F3EDE">
      <w:pPr>
        <w:pStyle w:val="PargrafodaLista"/>
        <w:numPr>
          <w:ilvl w:val="0"/>
          <w:numId w:val="8"/>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 xml:space="preserve">A menção de franquias, valores de garantia ou retenções na fonte devem constar de campos próprios, desenvolvidos para o efeito na aplicação informática, cuja descrição não seja passível de modificação. Estes montantes não </w:t>
      </w:r>
      <w:ins w:id="71" w:author="Adelino Naquarta Sepalanga Domingos" w:date="2025-02-28T10:19:00Z" w16du:dateUtc="2025-02-28T09:19:00Z">
        <w:r w:rsidR="00B9226F">
          <w:rPr>
            <w:rFonts w:ascii="Arial" w:eastAsia="Times New Roman" w:hAnsi="Arial" w:cs="Arial"/>
            <w:sz w:val="24"/>
            <w:szCs w:val="24"/>
            <w:lang w:eastAsia="pt-PT"/>
          </w:rPr>
          <w:t xml:space="preserve">devem </w:t>
        </w:r>
      </w:ins>
      <w:r w:rsidRPr="00992C7C">
        <w:rPr>
          <w:rFonts w:ascii="Arial" w:eastAsia="Times New Roman" w:hAnsi="Arial" w:cs="Arial"/>
          <w:sz w:val="24"/>
          <w:szCs w:val="24"/>
          <w:lang w:eastAsia="pt-PT"/>
        </w:rPr>
        <w:t>ter</w:t>
      </w:r>
      <w:del w:id="72" w:author="Adelino Naquarta Sepalanga Domingos" w:date="2025-02-28T10:20:00Z" w16du:dateUtc="2025-02-28T09:20:00Z">
        <w:r w:rsidRPr="00992C7C" w:rsidDel="00B9226F">
          <w:rPr>
            <w:rFonts w:ascii="Arial" w:eastAsia="Times New Roman" w:hAnsi="Arial" w:cs="Arial"/>
            <w:sz w:val="24"/>
            <w:szCs w:val="24"/>
            <w:lang w:eastAsia="pt-PT"/>
          </w:rPr>
          <w:delText>ão</w:delText>
        </w:r>
      </w:del>
      <w:r w:rsidRPr="00992C7C">
        <w:rPr>
          <w:rFonts w:ascii="Arial" w:eastAsia="Times New Roman" w:hAnsi="Arial" w:cs="Arial"/>
          <w:sz w:val="24"/>
          <w:szCs w:val="24"/>
          <w:lang w:eastAsia="pt-PT"/>
        </w:rPr>
        <w:t xml:space="preserve"> qualquer influência nos totais do documento emitido</w:t>
      </w:r>
      <w:ins w:id="73" w:author="Adelino Naquarta Sepalanga Domingos" w:date="2025-02-28T10:20:00Z" w16du:dateUtc="2025-02-28T09:20:00Z">
        <w:r w:rsidR="00B9226F">
          <w:rPr>
            <w:rFonts w:ascii="Arial" w:eastAsia="Times New Roman" w:hAnsi="Arial" w:cs="Arial"/>
            <w:sz w:val="24"/>
            <w:szCs w:val="24"/>
            <w:lang w:eastAsia="pt-PT"/>
          </w:rPr>
          <w:t>,</w:t>
        </w:r>
      </w:ins>
      <w:r w:rsidRPr="00992C7C">
        <w:rPr>
          <w:rFonts w:ascii="Arial" w:eastAsia="Times New Roman" w:hAnsi="Arial" w:cs="Arial"/>
          <w:sz w:val="24"/>
          <w:szCs w:val="24"/>
          <w:lang w:eastAsia="pt-PT"/>
        </w:rPr>
        <w:t xml:space="preserve"> devendo ser referidos após o apuramento do total do documento com impostos (campo GrossTotal das tabelas 4.1 a 4.4). Em circunstância alguma podem ser criados tipos de produto ou serviços ou utilizar a tabela de produtos/serviços (Product) para este fim;</w:t>
      </w:r>
    </w:p>
    <w:p w14:paraId="6D7FB2AD" w14:textId="77777777" w:rsidR="000E45EC" w:rsidRPr="00992C7C" w:rsidRDefault="000E45EC" w:rsidP="000E45EC">
      <w:pPr>
        <w:pStyle w:val="PargrafodaLista"/>
        <w:shd w:val="clear" w:color="auto" w:fill="FFFFFF"/>
        <w:spacing w:before="100" w:beforeAutospacing="1" w:after="100" w:afterAutospacing="1" w:line="276" w:lineRule="auto"/>
        <w:jc w:val="both"/>
        <w:rPr>
          <w:rFonts w:ascii="Arial" w:eastAsia="Times New Roman" w:hAnsi="Arial" w:cs="Arial"/>
          <w:sz w:val="24"/>
          <w:szCs w:val="24"/>
          <w:lang w:eastAsia="pt-PT"/>
        </w:rPr>
      </w:pPr>
    </w:p>
    <w:p w14:paraId="56F6764E" w14:textId="5448B3A2" w:rsidR="000E45EC" w:rsidRPr="00992C7C" w:rsidRDefault="000E45EC" w:rsidP="003F3EDE">
      <w:pPr>
        <w:pStyle w:val="PargrafodaLista"/>
        <w:numPr>
          <w:ilvl w:val="0"/>
          <w:numId w:val="8"/>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A impressão pelo sistema integrador de documentos nele integrado, deve</w:t>
      </w:r>
      <w:del w:id="74" w:author="Adelino Naquarta Sepalanga Domingos" w:date="2025-02-28T10:20:00Z" w16du:dateUtc="2025-02-28T09:20:00Z">
        <w:r w:rsidRPr="00992C7C" w:rsidDel="00B9226F">
          <w:rPr>
            <w:rFonts w:ascii="Arial" w:eastAsia="Times New Roman" w:hAnsi="Arial" w:cs="Arial"/>
            <w:sz w:val="24"/>
            <w:szCs w:val="24"/>
            <w:lang w:eastAsia="pt-PT"/>
          </w:rPr>
          <w:delText>rá</w:delText>
        </w:r>
      </w:del>
      <w:r w:rsidRPr="00992C7C">
        <w:rPr>
          <w:rFonts w:ascii="Arial" w:eastAsia="Times New Roman" w:hAnsi="Arial" w:cs="Arial"/>
          <w:sz w:val="24"/>
          <w:szCs w:val="24"/>
          <w:lang w:eastAsia="pt-PT"/>
        </w:rPr>
        <w:t xml:space="preserve"> fazer menção desta qualidade, através da expressão "Cópia do documento original" (sem aspas), sem prejuízo de outras que lhe sejam aplicáveis;</w:t>
      </w:r>
    </w:p>
    <w:p w14:paraId="4825780F" w14:textId="77777777" w:rsidR="000E45EC" w:rsidRPr="00992C7C" w:rsidRDefault="000E45EC" w:rsidP="000E45EC">
      <w:pPr>
        <w:pStyle w:val="PargrafodaLista"/>
        <w:shd w:val="clear" w:color="auto" w:fill="FFFFFF"/>
        <w:spacing w:before="100" w:beforeAutospacing="1" w:after="100" w:afterAutospacing="1" w:line="276" w:lineRule="auto"/>
        <w:jc w:val="both"/>
        <w:rPr>
          <w:rFonts w:ascii="Arial" w:eastAsia="Times New Roman" w:hAnsi="Arial" w:cs="Arial"/>
          <w:sz w:val="24"/>
          <w:szCs w:val="24"/>
          <w:lang w:eastAsia="pt-PT"/>
        </w:rPr>
      </w:pPr>
    </w:p>
    <w:p w14:paraId="607BBC9A" w14:textId="413C3935" w:rsidR="000E45EC" w:rsidRPr="00992C7C" w:rsidRDefault="000E45EC" w:rsidP="003F3EDE">
      <w:pPr>
        <w:pStyle w:val="PargrafodaLista"/>
        <w:numPr>
          <w:ilvl w:val="0"/>
          <w:numId w:val="8"/>
        </w:numPr>
        <w:shd w:val="clear" w:color="auto" w:fill="FFFFFF"/>
        <w:spacing w:after="0"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Os documentos criados pelo procedimento indicado no número 8 do presente anexo, deve</w:t>
      </w:r>
      <w:ins w:id="75" w:author="Adelino Naquarta Sepalanga Domingos" w:date="2025-02-28T10:21:00Z" w16du:dateUtc="2025-02-28T09:21:00Z">
        <w:r w:rsidR="00B9226F">
          <w:rPr>
            <w:rFonts w:ascii="Arial" w:eastAsia="Times New Roman" w:hAnsi="Arial" w:cs="Arial"/>
            <w:sz w:val="24"/>
            <w:szCs w:val="24"/>
            <w:lang w:eastAsia="pt-PT"/>
          </w:rPr>
          <w:t>m</w:t>
        </w:r>
      </w:ins>
      <w:del w:id="76" w:author="Adelino Naquarta Sepalanga Domingos" w:date="2025-02-28T10:21:00Z" w16du:dateUtc="2025-02-28T09:21:00Z">
        <w:r w:rsidRPr="00992C7C" w:rsidDel="00B9226F">
          <w:rPr>
            <w:rFonts w:ascii="Arial" w:eastAsia="Times New Roman" w:hAnsi="Arial" w:cs="Arial"/>
            <w:sz w:val="24"/>
            <w:szCs w:val="24"/>
            <w:lang w:eastAsia="pt-PT"/>
          </w:rPr>
          <w:delText>rão</w:delText>
        </w:r>
      </w:del>
      <w:r w:rsidRPr="00992C7C">
        <w:rPr>
          <w:rFonts w:ascii="Arial" w:eastAsia="Times New Roman" w:hAnsi="Arial" w:cs="Arial"/>
          <w:sz w:val="24"/>
          <w:szCs w:val="24"/>
          <w:lang w:eastAsia="pt-PT"/>
        </w:rPr>
        <w:t xml:space="preserve"> conter, quando impressos, a expressão - "Cópia do documento original" e separada por hífen os elementos referidos no ponto ii) da alínea e) do número 8 do presente anexo, com excepção do elemento relativo ao HashControl;</w:t>
      </w:r>
    </w:p>
    <w:p w14:paraId="05FF4208" w14:textId="77777777" w:rsidR="000E45EC" w:rsidRPr="00992C7C" w:rsidRDefault="000E45EC" w:rsidP="000E45EC">
      <w:pPr>
        <w:shd w:val="clear" w:color="auto" w:fill="FFFFFF"/>
        <w:spacing w:after="0" w:line="276" w:lineRule="auto"/>
        <w:ind w:left="360" w:firstLine="348"/>
        <w:jc w:val="both"/>
        <w:rPr>
          <w:rFonts w:ascii="Arial" w:eastAsia="Times New Roman" w:hAnsi="Arial" w:cs="Arial"/>
          <w:i/>
          <w:sz w:val="24"/>
          <w:szCs w:val="24"/>
          <w:lang w:eastAsia="pt-PT"/>
        </w:rPr>
      </w:pPr>
      <w:r w:rsidRPr="00992C7C">
        <w:rPr>
          <w:rFonts w:ascii="Arial" w:eastAsia="Times New Roman" w:hAnsi="Arial" w:cs="Arial"/>
          <w:i/>
          <w:sz w:val="24"/>
          <w:szCs w:val="24"/>
          <w:lang w:eastAsia="pt-PT"/>
        </w:rPr>
        <w:t>Exemplo: Cópia do documento original - FTM abc/089</w:t>
      </w:r>
    </w:p>
    <w:p w14:paraId="2C94D778" w14:textId="77777777" w:rsidR="000E45EC" w:rsidRPr="00992C7C" w:rsidRDefault="000E45EC" w:rsidP="000E45EC">
      <w:pPr>
        <w:shd w:val="clear" w:color="auto" w:fill="FFFFFF"/>
        <w:spacing w:after="0" w:line="276" w:lineRule="auto"/>
        <w:ind w:left="360" w:firstLine="348"/>
        <w:jc w:val="both"/>
        <w:rPr>
          <w:rFonts w:ascii="Arial" w:eastAsia="Times New Roman" w:hAnsi="Arial" w:cs="Arial"/>
          <w:i/>
          <w:sz w:val="24"/>
          <w:szCs w:val="24"/>
          <w:lang w:eastAsia="pt-PT"/>
        </w:rPr>
      </w:pPr>
    </w:p>
    <w:p w14:paraId="651AD0A9" w14:textId="3F8A667D" w:rsidR="000E45EC" w:rsidRPr="00992C7C" w:rsidRDefault="000E45EC" w:rsidP="003F3EDE">
      <w:pPr>
        <w:pStyle w:val="PargrafodaLista"/>
        <w:numPr>
          <w:ilvl w:val="0"/>
          <w:numId w:val="8"/>
        </w:numPr>
        <w:shd w:val="clear" w:color="auto" w:fill="FFFFFF"/>
        <w:spacing w:after="0"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Os documentos criados pelo procedimento indicado no número 9 do presente anexo, deve</w:t>
      </w:r>
      <w:ins w:id="77" w:author="Adelino Naquarta Sepalanga Domingos" w:date="2025-02-28T10:21:00Z" w16du:dateUtc="2025-02-28T09:21:00Z">
        <w:r w:rsidR="00B9226F">
          <w:rPr>
            <w:rFonts w:ascii="Arial" w:eastAsia="Times New Roman" w:hAnsi="Arial" w:cs="Arial"/>
            <w:sz w:val="24"/>
            <w:szCs w:val="24"/>
            <w:lang w:eastAsia="pt-PT"/>
          </w:rPr>
          <w:t>m</w:t>
        </w:r>
      </w:ins>
      <w:del w:id="78" w:author="Adelino Naquarta Sepalanga Domingos" w:date="2025-02-28T10:21:00Z" w16du:dateUtc="2025-02-28T09:21:00Z">
        <w:r w:rsidRPr="00992C7C" w:rsidDel="00B9226F">
          <w:rPr>
            <w:rFonts w:ascii="Arial" w:eastAsia="Times New Roman" w:hAnsi="Arial" w:cs="Arial"/>
            <w:sz w:val="24"/>
            <w:szCs w:val="24"/>
            <w:lang w:eastAsia="pt-PT"/>
          </w:rPr>
          <w:delText>rão</w:delText>
        </w:r>
      </w:del>
      <w:r w:rsidRPr="00992C7C">
        <w:rPr>
          <w:rFonts w:ascii="Arial" w:eastAsia="Times New Roman" w:hAnsi="Arial" w:cs="Arial"/>
          <w:sz w:val="24"/>
          <w:szCs w:val="24"/>
          <w:lang w:eastAsia="pt-PT"/>
        </w:rPr>
        <w:t xml:space="preserve"> conter, quando impressos, a expressão - "Cópia do documento original" e separada por hífen os elementos referidos no respectivo ponto ii) da al</w:t>
      </w:r>
      <w:r w:rsidR="00DF3110">
        <w:rPr>
          <w:rFonts w:ascii="Arial" w:eastAsia="Times New Roman" w:hAnsi="Arial" w:cs="Arial"/>
          <w:sz w:val="24"/>
          <w:szCs w:val="24"/>
          <w:lang w:eastAsia="pt-PT"/>
        </w:rPr>
        <w:t>í</w:t>
      </w:r>
      <w:r w:rsidRPr="00992C7C">
        <w:rPr>
          <w:rFonts w:ascii="Arial" w:eastAsia="Times New Roman" w:hAnsi="Arial" w:cs="Arial"/>
          <w:sz w:val="24"/>
          <w:szCs w:val="24"/>
          <w:lang w:eastAsia="pt-PT"/>
        </w:rPr>
        <w:t>n</w:t>
      </w:r>
      <w:r w:rsidR="00DF3110">
        <w:rPr>
          <w:rFonts w:ascii="Arial" w:eastAsia="Times New Roman" w:hAnsi="Arial" w:cs="Arial"/>
          <w:sz w:val="24"/>
          <w:szCs w:val="24"/>
          <w:lang w:eastAsia="pt-PT"/>
        </w:rPr>
        <w:t>e</w:t>
      </w:r>
      <w:r w:rsidRPr="00992C7C">
        <w:rPr>
          <w:rFonts w:ascii="Arial" w:eastAsia="Times New Roman" w:hAnsi="Arial" w:cs="Arial"/>
          <w:sz w:val="24"/>
          <w:szCs w:val="24"/>
          <w:lang w:eastAsia="pt-PT"/>
        </w:rPr>
        <w:t>a e), com excepção do elemento relativo ao HashControl;</w:t>
      </w:r>
    </w:p>
    <w:p w14:paraId="50C3DAD4" w14:textId="675692B8" w:rsidR="000E45EC" w:rsidRPr="00992C7C" w:rsidRDefault="000E45EC" w:rsidP="000E45EC">
      <w:pPr>
        <w:shd w:val="clear" w:color="auto" w:fill="FFFFFF"/>
        <w:spacing w:after="0" w:line="276" w:lineRule="auto"/>
        <w:ind w:left="360" w:firstLine="348"/>
        <w:jc w:val="both"/>
        <w:rPr>
          <w:rFonts w:ascii="Arial" w:eastAsia="Times New Roman" w:hAnsi="Arial" w:cs="Arial"/>
          <w:i/>
          <w:sz w:val="24"/>
          <w:szCs w:val="24"/>
          <w:lang w:eastAsia="pt-PT"/>
        </w:rPr>
      </w:pPr>
      <w:r w:rsidRPr="00992C7C">
        <w:rPr>
          <w:rFonts w:ascii="Arial" w:eastAsia="Times New Roman" w:hAnsi="Arial" w:cs="Arial"/>
          <w:i/>
          <w:sz w:val="24"/>
          <w:szCs w:val="24"/>
          <w:lang w:eastAsia="pt-PT"/>
        </w:rPr>
        <w:t xml:space="preserve">Exemplo: Cópia do documento original - FTD XY </w:t>
      </w:r>
      <w:r w:rsidR="002545F2" w:rsidRPr="00992C7C">
        <w:rPr>
          <w:rFonts w:ascii="Arial" w:eastAsia="Times New Roman" w:hAnsi="Arial" w:cs="Arial"/>
          <w:i/>
          <w:sz w:val="24"/>
          <w:szCs w:val="24"/>
          <w:lang w:eastAsia="pt-PT"/>
        </w:rPr>
        <w:t>2025</w:t>
      </w:r>
      <w:r w:rsidRPr="00992C7C">
        <w:rPr>
          <w:rFonts w:ascii="Arial" w:eastAsia="Times New Roman" w:hAnsi="Arial" w:cs="Arial"/>
          <w:i/>
          <w:sz w:val="24"/>
          <w:szCs w:val="24"/>
          <w:lang w:eastAsia="pt-PT"/>
        </w:rPr>
        <w:t>B/092</w:t>
      </w:r>
    </w:p>
    <w:p w14:paraId="04AEE564" w14:textId="3B083712" w:rsidR="000E45EC" w:rsidRPr="00992C7C" w:rsidRDefault="000E45EC" w:rsidP="003F3EDE">
      <w:pPr>
        <w:pStyle w:val="PargrafodaLista"/>
        <w:numPr>
          <w:ilvl w:val="0"/>
          <w:numId w:val="8"/>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 xml:space="preserve">Os documentos referidos no número 4 do presente anexo, quando na sua impressão resultar mais do que uma página, devem exibir em todas elas a designação do tipo de documento, a respectiva numeração de acordo com a alínea d) </w:t>
      </w:r>
      <w:del w:id="79" w:author="Adelino Naquarta Sepalanga Domingos" w:date="2025-02-28T10:22:00Z" w16du:dateUtc="2025-02-28T09:22:00Z">
        <w:r w:rsidRPr="00992C7C" w:rsidDel="00B9226F">
          <w:rPr>
            <w:rFonts w:ascii="Arial" w:eastAsia="Times New Roman" w:hAnsi="Arial" w:cs="Arial"/>
            <w:sz w:val="24"/>
            <w:szCs w:val="24"/>
            <w:lang w:eastAsia="pt-PT"/>
          </w:rPr>
          <w:delText>(</w:delText>
        </w:r>
      </w:del>
      <w:r w:rsidRPr="00992C7C">
        <w:rPr>
          <w:rFonts w:ascii="Arial" w:eastAsia="Times New Roman" w:hAnsi="Arial" w:cs="Arial"/>
          <w:sz w:val="24"/>
          <w:szCs w:val="24"/>
          <w:lang w:eastAsia="pt-PT"/>
        </w:rPr>
        <w:t>do presente número</w:t>
      </w:r>
      <w:del w:id="80" w:author="Adelino Naquarta Sepalanga Domingos" w:date="2025-02-28T10:22:00Z" w16du:dateUtc="2025-02-28T09:22:00Z">
        <w:r w:rsidRPr="00992C7C" w:rsidDel="00B9226F">
          <w:rPr>
            <w:rFonts w:ascii="Arial" w:eastAsia="Times New Roman" w:hAnsi="Arial" w:cs="Arial"/>
            <w:sz w:val="24"/>
            <w:szCs w:val="24"/>
            <w:lang w:eastAsia="pt-PT"/>
          </w:rPr>
          <w:delText>)</w:delText>
        </w:r>
      </w:del>
      <w:r w:rsidRPr="00992C7C">
        <w:rPr>
          <w:rFonts w:ascii="Arial" w:eastAsia="Times New Roman" w:hAnsi="Arial" w:cs="Arial"/>
          <w:sz w:val="24"/>
          <w:szCs w:val="24"/>
          <w:lang w:eastAsia="pt-PT"/>
        </w:rPr>
        <w:t>, os valores acumulados (transportados e a transportar), o respectivo n.º de página e o n.º total de páginas. Os apuramentos globais de base tributável, apuramento de impostos e total do documento, quando existirem, devem constar exclusivamente na última página;</w:t>
      </w:r>
    </w:p>
    <w:p w14:paraId="44A2CFCC" w14:textId="77777777" w:rsidR="000E45EC" w:rsidRPr="00992C7C" w:rsidRDefault="000E45EC" w:rsidP="000E45EC">
      <w:pPr>
        <w:pStyle w:val="PargrafodaLista"/>
        <w:shd w:val="clear" w:color="auto" w:fill="FFFFFF"/>
        <w:spacing w:before="100" w:beforeAutospacing="1" w:after="100" w:afterAutospacing="1" w:line="276" w:lineRule="auto"/>
        <w:jc w:val="both"/>
        <w:rPr>
          <w:rFonts w:ascii="Arial" w:eastAsia="Times New Roman" w:hAnsi="Arial" w:cs="Arial"/>
          <w:sz w:val="24"/>
          <w:szCs w:val="24"/>
          <w:lang w:eastAsia="pt-PT"/>
        </w:rPr>
      </w:pPr>
    </w:p>
    <w:p w14:paraId="350A8DDE" w14:textId="77777777" w:rsidR="000E45EC" w:rsidRPr="00992C7C" w:rsidRDefault="000E45EC" w:rsidP="003F3EDE">
      <w:pPr>
        <w:pStyle w:val="PargrafodaLista"/>
        <w:numPr>
          <w:ilvl w:val="0"/>
          <w:numId w:val="8"/>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Se para a impressão dos documentos referidos no número 4 do presente anexo</w:t>
      </w:r>
      <w:r w:rsidRPr="00992C7C">
        <w:rPr>
          <w:rFonts w:ascii="Arial" w:eastAsia="Times New Roman" w:hAnsi="Arial" w:cs="Arial"/>
          <w:color w:val="FF0000"/>
          <w:sz w:val="24"/>
          <w:szCs w:val="24"/>
          <w:lang w:eastAsia="pt-PT"/>
        </w:rPr>
        <w:t xml:space="preserve"> </w:t>
      </w:r>
      <w:r w:rsidRPr="00992C7C">
        <w:rPr>
          <w:rFonts w:ascii="Arial" w:eastAsia="Times New Roman" w:hAnsi="Arial" w:cs="Arial"/>
          <w:sz w:val="24"/>
          <w:szCs w:val="24"/>
          <w:lang w:eastAsia="pt-PT"/>
        </w:rPr>
        <w:t>for utilizado papel pré-impresso, a aplicação deve assegurar a impressão de todos os elementos fiscalmente relevantes incluindo as menções obrigatórias, os elementos identificativos do sujeito passivo emitente e a natureza do documento. Não se inclui neste contexto a impressão de logótipos;</w:t>
      </w:r>
    </w:p>
    <w:p w14:paraId="70F13F6F" w14:textId="77777777" w:rsidR="000E45EC" w:rsidRPr="00992C7C" w:rsidRDefault="000E45EC" w:rsidP="000E45EC">
      <w:pPr>
        <w:pStyle w:val="PargrafodaLista"/>
        <w:shd w:val="clear" w:color="auto" w:fill="FFFFFF"/>
        <w:spacing w:before="100" w:beforeAutospacing="1" w:after="100" w:afterAutospacing="1" w:line="276" w:lineRule="auto"/>
        <w:jc w:val="both"/>
        <w:rPr>
          <w:rFonts w:ascii="Arial" w:eastAsia="Times New Roman" w:hAnsi="Arial" w:cs="Arial"/>
          <w:sz w:val="24"/>
          <w:szCs w:val="24"/>
          <w:lang w:eastAsia="pt-PT"/>
        </w:rPr>
      </w:pPr>
    </w:p>
    <w:p w14:paraId="721B7198" w14:textId="0001F338" w:rsidR="000E45EC" w:rsidRPr="00992C7C" w:rsidRDefault="000E45EC" w:rsidP="003F3EDE">
      <w:pPr>
        <w:pStyle w:val="PargrafodaLista"/>
        <w:numPr>
          <w:ilvl w:val="0"/>
          <w:numId w:val="8"/>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A impressão dos documentos em que a transmissão de bens ou prestação de serviços se encontrem isentos de imposto, deve exibir a expressão legalmente prevista que confere a isenção ou, na sua ausência, o normativo legal aplicável. Caso não conste o motivo de isenção na linha respectiva, deve</w:t>
      </w:r>
      <w:del w:id="81" w:author="Adelino Naquarta Sepalanga Domingos" w:date="2025-02-28T10:23:00Z" w16du:dateUtc="2025-02-28T09:23:00Z">
        <w:r w:rsidRPr="00992C7C" w:rsidDel="00B9226F">
          <w:rPr>
            <w:rFonts w:ascii="Arial" w:eastAsia="Times New Roman" w:hAnsi="Arial" w:cs="Arial"/>
            <w:sz w:val="24"/>
            <w:szCs w:val="24"/>
            <w:lang w:eastAsia="pt-PT"/>
          </w:rPr>
          <w:delText>rá</w:delText>
        </w:r>
      </w:del>
      <w:r w:rsidRPr="00992C7C">
        <w:rPr>
          <w:rFonts w:ascii="Arial" w:eastAsia="Times New Roman" w:hAnsi="Arial" w:cs="Arial"/>
          <w:sz w:val="24"/>
          <w:szCs w:val="24"/>
          <w:lang w:eastAsia="pt-PT"/>
        </w:rPr>
        <w:t xml:space="preserve"> utilizar um qualquer tipo de referenciação que possibilite a associação da linha isenta ao respectivo motivo. O mesmo é válido para associar qualquer taxa de imposto ao respectivo produto/serviço;</w:t>
      </w:r>
    </w:p>
    <w:p w14:paraId="21E1C031" w14:textId="77777777" w:rsidR="000E45EC" w:rsidRPr="00992C7C" w:rsidRDefault="000E45EC" w:rsidP="000E45EC">
      <w:pPr>
        <w:pStyle w:val="PargrafodaLista"/>
        <w:shd w:val="clear" w:color="auto" w:fill="FFFFFF"/>
        <w:spacing w:before="100" w:beforeAutospacing="1" w:after="100" w:afterAutospacing="1" w:line="276" w:lineRule="auto"/>
        <w:jc w:val="both"/>
        <w:rPr>
          <w:rFonts w:ascii="Arial" w:eastAsia="Times New Roman" w:hAnsi="Arial" w:cs="Arial"/>
          <w:sz w:val="24"/>
          <w:szCs w:val="24"/>
          <w:lang w:eastAsia="pt-PT"/>
        </w:rPr>
      </w:pPr>
    </w:p>
    <w:p w14:paraId="6C96E7E6" w14:textId="77777777" w:rsidR="000E45EC" w:rsidRPr="00992C7C" w:rsidRDefault="000E45EC" w:rsidP="003F3EDE">
      <w:pPr>
        <w:pStyle w:val="PargrafodaLista"/>
        <w:numPr>
          <w:ilvl w:val="0"/>
          <w:numId w:val="8"/>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A impressão de uma 2.ª via de um documento deve preservar o seu conteúdo original, ainda que deva conter qualquer expressão que indique não se tratar de um original. Assim, por exemplo, se o domicílio ou denominação de um cliente for alterado na base de dados, a reimpressão de um documento deve respeitar os domicílio e denominação originais.</w:t>
      </w:r>
    </w:p>
    <w:p w14:paraId="744B430F" w14:textId="77777777" w:rsidR="000E45EC" w:rsidRPr="00992C7C" w:rsidRDefault="000E45EC" w:rsidP="000E45EC">
      <w:pPr>
        <w:pStyle w:val="PargrafodaLista"/>
        <w:rPr>
          <w:rFonts w:ascii="Arial" w:eastAsia="Times New Roman" w:hAnsi="Arial" w:cs="Arial"/>
          <w:sz w:val="24"/>
          <w:szCs w:val="24"/>
          <w:lang w:eastAsia="pt-PT"/>
        </w:rPr>
      </w:pPr>
    </w:p>
    <w:p w14:paraId="065894DB" w14:textId="77777777" w:rsidR="000E45EC" w:rsidRDefault="000E45EC" w:rsidP="003F3EDE">
      <w:pPr>
        <w:pStyle w:val="PargrafodaLista"/>
        <w:numPr>
          <w:ilvl w:val="0"/>
          <w:numId w:val="3"/>
        </w:numPr>
        <w:shd w:val="clear" w:color="auto" w:fill="FFFFFF"/>
        <w:spacing w:after="0" w:line="276" w:lineRule="auto"/>
        <w:jc w:val="both"/>
        <w:rPr>
          <w:ins w:id="82" w:author="Adelino Naquarta Sepalanga Domingos" w:date="2025-02-28T10:24:00Z" w16du:dateUtc="2025-02-28T09:24:00Z"/>
          <w:rFonts w:ascii="Arial" w:eastAsia="Times New Roman" w:hAnsi="Arial" w:cs="Arial"/>
          <w:sz w:val="24"/>
          <w:szCs w:val="24"/>
          <w:lang w:eastAsia="pt-PT"/>
        </w:rPr>
      </w:pPr>
      <w:r w:rsidRPr="00992C7C">
        <w:rPr>
          <w:rFonts w:ascii="Arial" w:eastAsia="Times New Roman" w:hAnsi="Arial" w:cs="Arial"/>
          <w:sz w:val="24"/>
          <w:szCs w:val="24"/>
          <w:lang w:eastAsia="pt-PT"/>
        </w:rPr>
        <w:t>Que no processo de integração de documentos na base de dados do sistema de processamento de facturação, originários de outras aplicações informáticas devem ser observados os seguintes requisitos:</w:t>
      </w:r>
    </w:p>
    <w:p w14:paraId="5315A321" w14:textId="77777777" w:rsidR="00B9226F" w:rsidRPr="00992C7C" w:rsidRDefault="00B9226F">
      <w:pPr>
        <w:pStyle w:val="PargrafodaLista"/>
        <w:shd w:val="clear" w:color="auto" w:fill="FFFFFF"/>
        <w:spacing w:after="0" w:line="276" w:lineRule="auto"/>
        <w:ind w:left="360"/>
        <w:jc w:val="both"/>
        <w:rPr>
          <w:rFonts w:ascii="Arial" w:eastAsia="Times New Roman" w:hAnsi="Arial" w:cs="Arial"/>
          <w:sz w:val="24"/>
          <w:szCs w:val="24"/>
          <w:lang w:eastAsia="pt-PT"/>
        </w:rPr>
        <w:pPrChange w:id="83" w:author="Adelino Naquarta Sepalanga Domingos" w:date="2025-02-28T10:24:00Z" w16du:dateUtc="2025-02-28T09:24:00Z">
          <w:pPr>
            <w:pStyle w:val="PargrafodaLista"/>
            <w:numPr>
              <w:numId w:val="3"/>
            </w:numPr>
            <w:shd w:val="clear" w:color="auto" w:fill="FFFFFF"/>
            <w:spacing w:after="0" w:line="276" w:lineRule="auto"/>
            <w:ind w:left="360" w:hanging="360"/>
            <w:jc w:val="both"/>
          </w:pPr>
        </w:pPrChange>
      </w:pPr>
    </w:p>
    <w:p w14:paraId="0F535986" w14:textId="77777777" w:rsidR="000E45EC" w:rsidRDefault="000E45EC" w:rsidP="003F3EDE">
      <w:pPr>
        <w:pStyle w:val="PargrafodaLista"/>
        <w:numPr>
          <w:ilvl w:val="0"/>
          <w:numId w:val="10"/>
        </w:numPr>
        <w:shd w:val="clear" w:color="auto" w:fill="FFFFFF"/>
        <w:spacing w:before="100" w:beforeAutospacing="1" w:after="100" w:afterAutospacing="1" w:line="276" w:lineRule="auto"/>
        <w:jc w:val="both"/>
        <w:rPr>
          <w:ins w:id="84" w:author="Nuno Alves Antonio Chaves" w:date="2025-03-05T15:24:00Z" w16du:dateUtc="2025-03-05T14:24:00Z"/>
          <w:rFonts w:ascii="Arial" w:eastAsia="Times New Roman" w:hAnsi="Arial" w:cs="Arial"/>
          <w:sz w:val="24"/>
          <w:szCs w:val="24"/>
          <w:lang w:eastAsia="pt-PT"/>
        </w:rPr>
      </w:pPr>
      <w:r w:rsidRPr="00992C7C">
        <w:rPr>
          <w:rFonts w:ascii="Arial" w:eastAsia="Times New Roman" w:hAnsi="Arial" w:cs="Arial"/>
          <w:sz w:val="24"/>
          <w:szCs w:val="24"/>
          <w:lang w:eastAsia="pt-PT"/>
        </w:rPr>
        <w:t>Dada a existência de diversas soluções de facturação para colmatar diferentes necessidades dos contribuintes, nomeadamente a facturação em sistemas descentralizados ou em sistemas móveis (as chamadas soluções de mobilidade), devem ser tidas em conta regras com vista à definição das condições de integração de informação entre diferentes sistemas de facturação.</w:t>
      </w:r>
    </w:p>
    <w:p w14:paraId="473BF937" w14:textId="77777777" w:rsidR="003037C1" w:rsidRPr="00992C7C" w:rsidRDefault="003037C1">
      <w:pPr>
        <w:pStyle w:val="PargrafodaLista"/>
        <w:shd w:val="clear" w:color="auto" w:fill="FFFFFF"/>
        <w:spacing w:before="100" w:beforeAutospacing="1" w:after="100" w:afterAutospacing="1" w:line="276" w:lineRule="auto"/>
        <w:jc w:val="both"/>
        <w:rPr>
          <w:rFonts w:ascii="Arial" w:eastAsia="Times New Roman" w:hAnsi="Arial" w:cs="Arial"/>
          <w:sz w:val="24"/>
          <w:szCs w:val="24"/>
          <w:lang w:eastAsia="pt-PT"/>
        </w:rPr>
        <w:pPrChange w:id="85" w:author="Nuno Alves Antonio Chaves" w:date="2025-03-05T15:24:00Z" w16du:dateUtc="2025-03-05T14:24:00Z">
          <w:pPr>
            <w:pStyle w:val="PargrafodaLista"/>
            <w:numPr>
              <w:numId w:val="10"/>
            </w:numPr>
            <w:shd w:val="clear" w:color="auto" w:fill="FFFFFF"/>
            <w:spacing w:before="100" w:beforeAutospacing="1" w:after="100" w:afterAutospacing="1" w:line="276" w:lineRule="auto"/>
            <w:ind w:hanging="360"/>
            <w:jc w:val="both"/>
          </w:pPr>
        </w:pPrChange>
      </w:pPr>
    </w:p>
    <w:p w14:paraId="0B9E137E" w14:textId="77777777" w:rsidR="000E45EC" w:rsidRPr="00992C7C" w:rsidRDefault="000E45EC" w:rsidP="000E45EC">
      <w:pPr>
        <w:pStyle w:val="PargrafodaLista"/>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Nestes termos, a aplicação integradora não deve processar qualquer recálculo ou modificação do conteúdo dos documentos integrados provindos de outros sistemas, respeitando inclusive a identificação única dos documentos (InvoiceNo, DocumentNumber ou PaymentRefNo), com excepção do mencionado nos pontos seguintes.</w:t>
      </w:r>
    </w:p>
    <w:p w14:paraId="4A5E89E3" w14:textId="77777777" w:rsidR="000E45EC" w:rsidRPr="00992C7C" w:rsidRDefault="000E45EC" w:rsidP="000E45EC">
      <w:pPr>
        <w:pStyle w:val="PargrafodaLista"/>
        <w:shd w:val="clear" w:color="auto" w:fill="FFFFFF"/>
        <w:spacing w:before="100" w:beforeAutospacing="1" w:after="100" w:afterAutospacing="1" w:line="276" w:lineRule="auto"/>
        <w:ind w:left="360"/>
        <w:jc w:val="both"/>
        <w:rPr>
          <w:rFonts w:ascii="Arial" w:eastAsia="Times New Roman" w:hAnsi="Arial" w:cs="Arial"/>
          <w:sz w:val="24"/>
          <w:szCs w:val="24"/>
          <w:lang w:eastAsia="pt-PT"/>
        </w:rPr>
      </w:pPr>
    </w:p>
    <w:p w14:paraId="27DC9D63" w14:textId="77777777" w:rsidR="000E45EC" w:rsidRPr="00992C7C" w:rsidRDefault="000E45EC" w:rsidP="003F3EDE">
      <w:pPr>
        <w:pStyle w:val="PargrafodaLista"/>
        <w:numPr>
          <w:ilvl w:val="0"/>
          <w:numId w:val="10"/>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A assinatura referida no número 5 do presente anexo é, neste caso, da responsabilidade das soluções originais (soluções integradas);</w:t>
      </w:r>
    </w:p>
    <w:p w14:paraId="558EA339" w14:textId="77777777" w:rsidR="000E45EC" w:rsidRPr="00992C7C" w:rsidRDefault="000E45EC" w:rsidP="000E45EC">
      <w:pPr>
        <w:pStyle w:val="PargrafodaLista"/>
        <w:shd w:val="clear" w:color="auto" w:fill="FFFFFF"/>
        <w:spacing w:before="100" w:beforeAutospacing="1" w:after="100" w:afterAutospacing="1" w:line="276" w:lineRule="auto"/>
        <w:jc w:val="both"/>
        <w:rPr>
          <w:rFonts w:ascii="Arial" w:eastAsia="Times New Roman" w:hAnsi="Arial" w:cs="Arial"/>
          <w:sz w:val="24"/>
          <w:szCs w:val="24"/>
          <w:lang w:eastAsia="pt-PT"/>
        </w:rPr>
      </w:pPr>
    </w:p>
    <w:p w14:paraId="5C18ADC1" w14:textId="77777777" w:rsidR="000E45EC" w:rsidRPr="00992C7C" w:rsidRDefault="000E45EC" w:rsidP="003F3EDE">
      <w:pPr>
        <w:pStyle w:val="PargrafodaLista"/>
        <w:numPr>
          <w:ilvl w:val="0"/>
          <w:numId w:val="10"/>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Uma determinada série/tipo de documento de facturação, de movimentação de mercadorias ou de qualquer outro documento susceptível de ser entregue ao cliente para conferência de entrega de mercadorias ou de prestação de serviços não pode conter documentos com diferentes origens (exemplo: conter documentos criados no sistema e importados de um sistema externo numa mesma série/tipo de documento de facturação).</w:t>
      </w:r>
    </w:p>
    <w:p w14:paraId="39CE9C1B" w14:textId="77777777" w:rsidR="000E45EC" w:rsidRPr="00992C7C" w:rsidRDefault="000E45EC" w:rsidP="000E45EC">
      <w:pPr>
        <w:pStyle w:val="PargrafodaLista"/>
        <w:shd w:val="clear" w:color="auto" w:fill="FFFFFF"/>
        <w:spacing w:before="100" w:beforeAutospacing="1" w:after="100" w:afterAutospacing="1" w:line="276" w:lineRule="auto"/>
        <w:ind w:left="360"/>
        <w:jc w:val="both"/>
        <w:rPr>
          <w:rFonts w:ascii="Arial" w:eastAsia="Times New Roman" w:hAnsi="Arial" w:cs="Arial"/>
          <w:sz w:val="24"/>
          <w:szCs w:val="24"/>
          <w:lang w:eastAsia="pt-PT"/>
        </w:rPr>
      </w:pPr>
    </w:p>
    <w:p w14:paraId="46478D3A" w14:textId="77777777" w:rsidR="000E45EC" w:rsidRDefault="000E45EC" w:rsidP="003F3EDE">
      <w:pPr>
        <w:pStyle w:val="PargrafodaLista"/>
        <w:numPr>
          <w:ilvl w:val="0"/>
          <w:numId w:val="10"/>
        </w:numPr>
        <w:shd w:val="clear" w:color="auto" w:fill="FFFFFF"/>
        <w:spacing w:before="100" w:beforeAutospacing="1" w:after="100" w:afterAutospacing="1" w:line="276" w:lineRule="auto"/>
        <w:jc w:val="both"/>
        <w:rPr>
          <w:ins w:id="86" w:author="Adelino Naquarta Sepalanga Domingos" w:date="2025-03-05T07:12:00Z" w16du:dateUtc="2025-03-05T06:12:00Z"/>
          <w:rFonts w:ascii="Arial" w:eastAsia="Times New Roman" w:hAnsi="Arial" w:cs="Arial"/>
          <w:sz w:val="24"/>
          <w:szCs w:val="24"/>
          <w:lang w:eastAsia="pt-PT"/>
        </w:rPr>
      </w:pPr>
      <w:r w:rsidRPr="00992C7C">
        <w:rPr>
          <w:rFonts w:ascii="Arial" w:eastAsia="Times New Roman" w:hAnsi="Arial" w:cs="Arial"/>
          <w:sz w:val="24"/>
          <w:szCs w:val="24"/>
          <w:lang w:eastAsia="pt-PT"/>
        </w:rPr>
        <w:t>Assim, o sistema central que realiza a integração deve:</w:t>
      </w:r>
    </w:p>
    <w:p w14:paraId="2B2A2956" w14:textId="77777777" w:rsidR="006A7FA2" w:rsidRPr="006A7FA2" w:rsidRDefault="006A7FA2">
      <w:pPr>
        <w:pStyle w:val="PargrafodaLista"/>
        <w:rPr>
          <w:ins w:id="87" w:author="Adelino Naquarta Sepalanga Domingos" w:date="2025-03-05T07:12:00Z" w16du:dateUtc="2025-03-05T06:12:00Z"/>
          <w:rFonts w:ascii="Arial" w:eastAsia="Times New Roman" w:hAnsi="Arial" w:cs="Arial"/>
          <w:sz w:val="24"/>
          <w:szCs w:val="24"/>
          <w:lang w:eastAsia="pt-PT"/>
          <w:rPrChange w:id="88" w:author="Adelino Naquarta Sepalanga Domingos" w:date="2025-03-05T07:12:00Z" w16du:dateUtc="2025-03-05T06:12:00Z">
            <w:rPr>
              <w:ins w:id="89" w:author="Adelino Naquarta Sepalanga Domingos" w:date="2025-03-05T07:12:00Z" w16du:dateUtc="2025-03-05T06:12:00Z"/>
              <w:lang w:eastAsia="pt-PT"/>
            </w:rPr>
          </w:rPrChange>
        </w:rPr>
        <w:pPrChange w:id="90" w:author="Adelino Naquarta Sepalanga Domingos" w:date="2025-03-05T07:12:00Z" w16du:dateUtc="2025-03-05T06:12:00Z">
          <w:pPr>
            <w:pStyle w:val="PargrafodaLista"/>
            <w:numPr>
              <w:numId w:val="10"/>
            </w:numPr>
            <w:shd w:val="clear" w:color="auto" w:fill="FFFFFF"/>
            <w:spacing w:before="100" w:beforeAutospacing="1" w:after="100" w:afterAutospacing="1" w:line="276" w:lineRule="auto"/>
            <w:ind w:hanging="360"/>
            <w:jc w:val="both"/>
          </w:pPr>
        </w:pPrChange>
      </w:pPr>
    </w:p>
    <w:p w14:paraId="6CB65D67" w14:textId="4C54EBA1" w:rsidR="006A7FA2" w:rsidRPr="00992C7C" w:rsidDel="006A7FA2" w:rsidRDefault="006A7FA2" w:rsidP="003F3EDE">
      <w:pPr>
        <w:pStyle w:val="PargrafodaLista"/>
        <w:numPr>
          <w:ilvl w:val="0"/>
          <w:numId w:val="10"/>
        </w:numPr>
        <w:shd w:val="clear" w:color="auto" w:fill="FFFFFF"/>
        <w:spacing w:before="100" w:beforeAutospacing="1" w:after="100" w:afterAutospacing="1" w:line="276" w:lineRule="auto"/>
        <w:jc w:val="both"/>
        <w:rPr>
          <w:del w:id="91" w:author="Adelino Naquarta Sepalanga Domingos" w:date="2025-03-05T07:12:00Z" w16du:dateUtc="2025-03-05T06:12:00Z"/>
          <w:rFonts w:ascii="Arial" w:eastAsia="Times New Roman" w:hAnsi="Arial" w:cs="Arial"/>
          <w:sz w:val="24"/>
          <w:szCs w:val="24"/>
          <w:lang w:eastAsia="pt-PT"/>
        </w:rPr>
      </w:pPr>
    </w:p>
    <w:p w14:paraId="4201C69B" w14:textId="3C774486" w:rsidR="000E45EC" w:rsidRPr="00992C7C" w:rsidRDefault="000E45EC" w:rsidP="003F3EDE">
      <w:pPr>
        <w:pStyle w:val="PargrafodaLista"/>
        <w:numPr>
          <w:ilvl w:val="0"/>
          <w:numId w:val="9"/>
        </w:numPr>
        <w:shd w:val="clear" w:color="auto" w:fill="FFFFFF"/>
        <w:spacing w:before="100" w:beforeAutospacing="1" w:after="100" w:afterAutospacing="1" w:line="276" w:lineRule="auto"/>
        <w:ind w:left="1134"/>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 xml:space="preserve">Integrar os documentos provenientes de outros sistemas, </w:t>
      </w:r>
      <w:r w:rsidR="002545F2" w:rsidRPr="00992C7C">
        <w:rPr>
          <w:rFonts w:ascii="Arial" w:eastAsia="Times New Roman" w:hAnsi="Arial" w:cs="Arial"/>
          <w:sz w:val="24"/>
          <w:szCs w:val="24"/>
          <w:lang w:eastAsia="pt-PT"/>
        </w:rPr>
        <w:t>nas séries/tipos de documentos originais, distintas e autónomas</w:t>
      </w:r>
      <w:r w:rsidRPr="00992C7C">
        <w:rPr>
          <w:rFonts w:ascii="Arial" w:eastAsia="Times New Roman" w:hAnsi="Arial" w:cs="Arial"/>
          <w:sz w:val="24"/>
          <w:szCs w:val="24"/>
          <w:lang w:eastAsia="pt-PT"/>
        </w:rPr>
        <w:t xml:space="preserve"> das que utiliza para a emissão própria, nas correspondentes tabelas de documentos comerciais (4.1., 4.2. ou 4.3) sendo os documentos integrados entendidos como cópias do documento original, nessas tabelas;</w:t>
      </w:r>
    </w:p>
    <w:p w14:paraId="592D0EA9" w14:textId="77777777" w:rsidR="000E45EC" w:rsidRPr="00992C7C" w:rsidRDefault="000E45EC" w:rsidP="000E45EC">
      <w:pPr>
        <w:pStyle w:val="PargrafodaLista"/>
        <w:shd w:val="clear" w:color="auto" w:fill="FFFFFF"/>
        <w:spacing w:before="100" w:beforeAutospacing="1" w:after="100" w:afterAutospacing="1" w:line="276" w:lineRule="auto"/>
        <w:ind w:left="1134"/>
        <w:jc w:val="both"/>
        <w:rPr>
          <w:rFonts w:ascii="Arial" w:eastAsia="Times New Roman" w:hAnsi="Arial" w:cs="Arial"/>
          <w:sz w:val="24"/>
          <w:szCs w:val="24"/>
          <w:lang w:eastAsia="pt-PT"/>
        </w:rPr>
      </w:pPr>
    </w:p>
    <w:p w14:paraId="309847E1" w14:textId="7B35463D" w:rsidR="000E45EC" w:rsidRPr="00992C7C" w:rsidRDefault="000E45EC" w:rsidP="003F3EDE">
      <w:pPr>
        <w:pStyle w:val="PargrafodaLista"/>
        <w:numPr>
          <w:ilvl w:val="0"/>
          <w:numId w:val="9"/>
        </w:numPr>
        <w:shd w:val="clear" w:color="auto" w:fill="FFFFFF"/>
        <w:spacing w:before="100" w:beforeAutospacing="1" w:after="100" w:afterAutospacing="1" w:line="276" w:lineRule="auto"/>
        <w:ind w:left="1134"/>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 xml:space="preserve">Colocar a informação relativa ao campo Chave do documento (Hash) igual à que foi gerada no sistema emissor, nas correspondentes tabelas 4.1 a 4.3 em que é integrado o documento, </w:t>
      </w:r>
      <w:r w:rsidR="00D160FA" w:rsidRPr="00992C7C">
        <w:rPr>
          <w:rFonts w:ascii="Arial" w:eastAsia="Times New Roman" w:hAnsi="Arial" w:cs="Arial"/>
          <w:sz w:val="24"/>
          <w:szCs w:val="24"/>
          <w:lang w:eastAsia="pt-PT"/>
        </w:rPr>
        <w:t>i</w:t>
      </w:r>
      <w:r w:rsidRPr="00992C7C">
        <w:rPr>
          <w:rFonts w:ascii="Arial" w:eastAsia="Times New Roman" w:hAnsi="Arial" w:cs="Arial"/>
          <w:sz w:val="24"/>
          <w:szCs w:val="24"/>
          <w:lang w:eastAsia="pt-PT"/>
        </w:rPr>
        <w:t>sto é, devem ser iguais, no sistema integrador e integrado;</w:t>
      </w:r>
    </w:p>
    <w:p w14:paraId="5D0A5E73" w14:textId="77777777" w:rsidR="000E45EC" w:rsidRPr="00992C7C" w:rsidRDefault="000E45EC" w:rsidP="000E45EC">
      <w:pPr>
        <w:pStyle w:val="PargrafodaLista"/>
        <w:shd w:val="clear" w:color="auto" w:fill="FFFFFF"/>
        <w:spacing w:before="100" w:beforeAutospacing="1" w:after="100" w:afterAutospacing="1" w:line="276" w:lineRule="auto"/>
        <w:ind w:left="1134"/>
        <w:jc w:val="both"/>
        <w:rPr>
          <w:rFonts w:ascii="Arial" w:eastAsia="Times New Roman" w:hAnsi="Arial" w:cs="Arial"/>
          <w:sz w:val="24"/>
          <w:szCs w:val="24"/>
          <w:lang w:eastAsia="pt-PT"/>
        </w:rPr>
      </w:pPr>
    </w:p>
    <w:p w14:paraId="71D64834" w14:textId="77777777" w:rsidR="000E45EC" w:rsidRPr="00992C7C" w:rsidRDefault="000E45EC" w:rsidP="003F3EDE">
      <w:pPr>
        <w:pStyle w:val="PargrafodaLista"/>
        <w:numPr>
          <w:ilvl w:val="0"/>
          <w:numId w:val="9"/>
        </w:numPr>
        <w:shd w:val="clear" w:color="auto" w:fill="FFFFFF"/>
        <w:spacing w:before="100" w:beforeAutospacing="1" w:after="100" w:afterAutospacing="1" w:line="276" w:lineRule="auto"/>
        <w:ind w:left="1134"/>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Preencher os campos Origem do documento (SourceBilling) das tabelas 4.1 a 4.3, consoante o caso, com o valor "I" (sem aspas);</w:t>
      </w:r>
    </w:p>
    <w:p w14:paraId="449CD858" w14:textId="77777777" w:rsidR="000E45EC" w:rsidRPr="00992C7C" w:rsidRDefault="000E45EC" w:rsidP="000E45EC">
      <w:pPr>
        <w:pStyle w:val="PargrafodaLista"/>
        <w:shd w:val="clear" w:color="auto" w:fill="FFFFFF"/>
        <w:spacing w:before="100" w:beforeAutospacing="1" w:after="100" w:afterAutospacing="1" w:line="276" w:lineRule="auto"/>
        <w:ind w:left="1134"/>
        <w:jc w:val="both"/>
        <w:rPr>
          <w:rFonts w:ascii="Arial" w:eastAsia="Times New Roman" w:hAnsi="Arial" w:cs="Arial"/>
          <w:sz w:val="24"/>
          <w:szCs w:val="24"/>
          <w:lang w:eastAsia="pt-PT"/>
        </w:rPr>
      </w:pPr>
    </w:p>
    <w:p w14:paraId="50247FB6" w14:textId="77777777" w:rsidR="000E45EC" w:rsidRPr="00992C7C" w:rsidRDefault="000E45EC" w:rsidP="003F3EDE">
      <w:pPr>
        <w:pStyle w:val="PargrafodaLista"/>
        <w:numPr>
          <w:ilvl w:val="0"/>
          <w:numId w:val="9"/>
        </w:numPr>
        <w:shd w:val="clear" w:color="auto" w:fill="FFFFFF"/>
        <w:spacing w:before="100" w:beforeAutospacing="1" w:after="100" w:afterAutospacing="1" w:line="276" w:lineRule="auto"/>
        <w:ind w:left="1134"/>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Preencher o campo Chave de controlo (HashControl), das tabelas 4.1 a 4.3, consoante o caso, com o número do certificado com o qual o documento foi assinado no sistema original e a respectiva versão da chave;</w:t>
      </w:r>
    </w:p>
    <w:p w14:paraId="2344377F" w14:textId="77777777" w:rsidR="000E45EC" w:rsidRPr="00992C7C" w:rsidRDefault="000E45EC" w:rsidP="000E45EC">
      <w:pPr>
        <w:pStyle w:val="PargrafodaLista"/>
        <w:rPr>
          <w:rFonts w:ascii="Arial" w:eastAsia="Times New Roman" w:hAnsi="Arial" w:cs="Arial"/>
          <w:sz w:val="24"/>
          <w:szCs w:val="24"/>
          <w:lang w:eastAsia="pt-PT"/>
        </w:rPr>
      </w:pPr>
    </w:p>
    <w:p w14:paraId="0B11B677" w14:textId="19A4D020" w:rsidR="000E45EC" w:rsidRPr="00992C7C" w:rsidRDefault="000E45EC" w:rsidP="003F3EDE">
      <w:pPr>
        <w:pStyle w:val="PargrafodaLista"/>
        <w:numPr>
          <w:ilvl w:val="0"/>
          <w:numId w:val="9"/>
        </w:numPr>
        <w:shd w:val="clear" w:color="auto" w:fill="FFFFFF"/>
        <w:spacing w:before="100" w:beforeAutospacing="1" w:after="100" w:afterAutospacing="1" w:line="276" w:lineRule="auto"/>
        <w:ind w:left="1134"/>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O formato da informação a registar, nos campos Chave de controlo (HashControl) das tabelas 4.1 a 4.3, nos termos da alínea anterior, resulta</w:t>
      </w:r>
      <w:del w:id="92" w:author="Adelino Naquarta Sepalanga Domingos" w:date="2025-03-05T09:40:00Z" w16du:dateUtc="2025-03-05T08:40:00Z">
        <w:r w:rsidRPr="00992C7C" w:rsidDel="00B45277">
          <w:rPr>
            <w:rFonts w:ascii="Arial" w:eastAsia="Times New Roman" w:hAnsi="Arial" w:cs="Arial"/>
            <w:sz w:val="24"/>
            <w:szCs w:val="24"/>
            <w:lang w:eastAsia="pt-PT"/>
          </w:rPr>
          <w:delText>rá</w:delText>
        </w:r>
      </w:del>
      <w:r w:rsidRPr="00992C7C">
        <w:rPr>
          <w:rFonts w:ascii="Arial" w:eastAsia="Times New Roman" w:hAnsi="Arial" w:cs="Arial"/>
          <w:sz w:val="24"/>
          <w:szCs w:val="24"/>
          <w:lang w:eastAsia="pt-PT"/>
        </w:rPr>
        <w:t xml:space="preserve"> da concatenação do número do certificado original + um ponto + versão da chave privada utilizada na assinatura original respectivamente dos campos Chave do documento (Hash) das mencionadas tabelas 4.1 a 4.3;</w:t>
      </w:r>
    </w:p>
    <w:p w14:paraId="4191B6F7" w14:textId="77777777" w:rsidR="000E45EC" w:rsidRPr="00992C7C" w:rsidRDefault="000E45EC" w:rsidP="000E45EC">
      <w:pPr>
        <w:pStyle w:val="PargrafodaLista"/>
        <w:shd w:val="clear" w:color="auto" w:fill="FFFFFF"/>
        <w:spacing w:before="100" w:beforeAutospacing="1" w:after="100" w:afterAutospacing="1" w:line="276" w:lineRule="auto"/>
        <w:ind w:left="1134"/>
        <w:jc w:val="both"/>
        <w:rPr>
          <w:rFonts w:ascii="Arial" w:eastAsia="Times New Roman" w:hAnsi="Arial" w:cs="Arial"/>
          <w:sz w:val="24"/>
          <w:szCs w:val="24"/>
          <w:lang w:eastAsia="pt-PT"/>
        </w:rPr>
      </w:pPr>
    </w:p>
    <w:p w14:paraId="0E25035E" w14:textId="02C24BA3" w:rsidR="000E45EC" w:rsidRPr="00992C7C" w:rsidRDefault="000E45EC" w:rsidP="003F3EDE">
      <w:pPr>
        <w:pStyle w:val="PargrafodaLista"/>
        <w:numPr>
          <w:ilvl w:val="0"/>
          <w:numId w:val="9"/>
        </w:numPr>
        <w:shd w:val="clear" w:color="auto" w:fill="FFFFFF"/>
        <w:spacing w:before="100" w:beforeAutospacing="1" w:after="100" w:afterAutospacing="1" w:line="276" w:lineRule="auto"/>
        <w:ind w:left="1134"/>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No caso da informação a integrar</w:t>
      </w:r>
      <w:r w:rsidR="00C37CB4" w:rsidRPr="00992C7C">
        <w:rPr>
          <w:rFonts w:ascii="Arial" w:eastAsia="Times New Roman" w:hAnsi="Arial" w:cs="Arial"/>
          <w:sz w:val="24"/>
          <w:szCs w:val="24"/>
          <w:lang w:eastAsia="pt-PT"/>
        </w:rPr>
        <w:t xml:space="preserve"> provir de programa não </w:t>
      </w:r>
      <w:r w:rsidRPr="00992C7C">
        <w:rPr>
          <w:rFonts w:ascii="Arial" w:eastAsia="Times New Roman" w:hAnsi="Arial" w:cs="Arial"/>
          <w:sz w:val="24"/>
          <w:szCs w:val="24"/>
          <w:lang w:eastAsia="pt-PT"/>
        </w:rPr>
        <w:t>validado pela AGT, o valor do campo Chave de controlo (HashControl) das tabelas 4.1 a 4.3, aplicável ao tipo de informação, deve ser a menção "Não Validado pela AGT" (sem aspas). Já o valor do campo (Hash) respectivo deve ser "0" (zero). Os documentos nestas condições, não devem ser reimpressos pela aplicação integradora.</w:t>
      </w:r>
    </w:p>
    <w:p w14:paraId="3CFED443" w14:textId="77777777" w:rsidR="000E45EC" w:rsidRPr="00992C7C" w:rsidRDefault="000E45EC" w:rsidP="000E45EC">
      <w:pPr>
        <w:pStyle w:val="PargrafodaLista"/>
        <w:shd w:val="clear" w:color="auto" w:fill="FFFFFF"/>
        <w:spacing w:before="100" w:beforeAutospacing="1" w:after="100" w:afterAutospacing="1" w:line="276" w:lineRule="auto"/>
        <w:ind w:left="1134"/>
        <w:jc w:val="both"/>
        <w:rPr>
          <w:rFonts w:ascii="Arial" w:eastAsia="Times New Roman" w:hAnsi="Arial" w:cs="Arial"/>
          <w:sz w:val="24"/>
          <w:szCs w:val="24"/>
          <w:lang w:eastAsia="pt-PT"/>
        </w:rPr>
      </w:pPr>
    </w:p>
    <w:p w14:paraId="1721E123" w14:textId="77777777" w:rsidR="000E45EC" w:rsidRDefault="000E45EC" w:rsidP="003F3EDE">
      <w:pPr>
        <w:pStyle w:val="PargrafodaLista"/>
        <w:numPr>
          <w:ilvl w:val="0"/>
          <w:numId w:val="3"/>
        </w:numPr>
        <w:shd w:val="clear" w:color="auto" w:fill="FFFFFF"/>
        <w:spacing w:after="0" w:line="276" w:lineRule="auto"/>
        <w:jc w:val="both"/>
        <w:rPr>
          <w:ins w:id="93" w:author="Adelino Naquarta Sepalanga Domingos" w:date="2025-02-28T10:28:00Z" w16du:dateUtc="2025-02-28T09:28:00Z"/>
          <w:rFonts w:ascii="Arial" w:eastAsia="Times New Roman" w:hAnsi="Arial" w:cs="Arial"/>
          <w:sz w:val="24"/>
          <w:szCs w:val="24"/>
          <w:lang w:eastAsia="pt-PT"/>
        </w:rPr>
      </w:pPr>
      <w:r w:rsidRPr="00992C7C">
        <w:rPr>
          <w:rFonts w:ascii="Arial" w:eastAsia="Times New Roman" w:hAnsi="Arial" w:cs="Arial"/>
          <w:sz w:val="24"/>
          <w:szCs w:val="24"/>
          <w:lang w:eastAsia="pt-PT"/>
        </w:rPr>
        <w:t>Que no processo de integração de documentos processados manualmente em impressos emitidos em tipografias autorizadas, nos casos de inoperacionalidade dos sistemas de processamento de facturação, devem ser observados os seguintes requisitos:</w:t>
      </w:r>
    </w:p>
    <w:p w14:paraId="1C61296E" w14:textId="77777777" w:rsidR="00B9226F" w:rsidRPr="00992C7C" w:rsidRDefault="00B9226F">
      <w:pPr>
        <w:pStyle w:val="PargrafodaLista"/>
        <w:shd w:val="clear" w:color="auto" w:fill="FFFFFF"/>
        <w:spacing w:after="0" w:line="276" w:lineRule="auto"/>
        <w:ind w:left="360"/>
        <w:jc w:val="both"/>
        <w:rPr>
          <w:rFonts w:ascii="Arial" w:eastAsia="Times New Roman" w:hAnsi="Arial" w:cs="Arial"/>
          <w:sz w:val="24"/>
          <w:szCs w:val="24"/>
          <w:lang w:eastAsia="pt-PT"/>
        </w:rPr>
        <w:pPrChange w:id="94" w:author="Adelino Naquarta Sepalanga Domingos" w:date="2025-02-28T10:28:00Z" w16du:dateUtc="2025-02-28T09:28:00Z">
          <w:pPr>
            <w:pStyle w:val="PargrafodaLista"/>
            <w:numPr>
              <w:numId w:val="3"/>
            </w:numPr>
            <w:shd w:val="clear" w:color="auto" w:fill="FFFFFF"/>
            <w:spacing w:after="0" w:line="276" w:lineRule="auto"/>
            <w:ind w:left="360" w:hanging="360"/>
            <w:jc w:val="both"/>
          </w:pPr>
        </w:pPrChange>
      </w:pPr>
    </w:p>
    <w:p w14:paraId="09C6CA8B" w14:textId="20CCCFDF" w:rsidR="000E45EC" w:rsidRPr="00992C7C" w:rsidRDefault="000E45EC" w:rsidP="003F3EDE">
      <w:pPr>
        <w:pStyle w:val="PargrafodaLista"/>
        <w:numPr>
          <w:ilvl w:val="1"/>
          <w:numId w:val="8"/>
        </w:numPr>
        <w:shd w:val="clear" w:color="auto" w:fill="FFFFFF"/>
        <w:spacing w:before="100" w:beforeAutospacing="1" w:after="100" w:afterAutospacing="1" w:line="276" w:lineRule="auto"/>
        <w:ind w:left="709"/>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 xml:space="preserve">A integração de facturas ou outros documentos rectificativos e documentos de transporte, processados manualmente deve realizar-se no programa </w:t>
      </w:r>
      <w:r w:rsidR="00C37CB4" w:rsidRPr="00992C7C">
        <w:rPr>
          <w:rFonts w:ascii="Arial" w:eastAsia="Times New Roman" w:hAnsi="Arial" w:cs="Arial"/>
          <w:sz w:val="24"/>
          <w:szCs w:val="24"/>
          <w:lang w:eastAsia="pt-PT"/>
        </w:rPr>
        <w:t>validado</w:t>
      </w:r>
      <w:r w:rsidRPr="00992C7C">
        <w:rPr>
          <w:rFonts w:ascii="Arial" w:eastAsia="Times New Roman" w:hAnsi="Arial" w:cs="Arial"/>
          <w:sz w:val="24"/>
          <w:szCs w:val="24"/>
          <w:lang w:eastAsia="pt-PT"/>
        </w:rPr>
        <w:t xml:space="preserve"> em série específica, de periodicidade anual ou superior e com numeração sequencial própria, iniciada no n.º 1;</w:t>
      </w:r>
    </w:p>
    <w:p w14:paraId="2A54ED45" w14:textId="77777777" w:rsidR="000E45EC" w:rsidRPr="00992C7C" w:rsidRDefault="000E45EC" w:rsidP="000E45EC">
      <w:pPr>
        <w:pStyle w:val="PargrafodaLista"/>
        <w:shd w:val="clear" w:color="auto" w:fill="FFFFFF"/>
        <w:spacing w:before="100" w:beforeAutospacing="1" w:after="100" w:afterAutospacing="1" w:line="276" w:lineRule="auto"/>
        <w:ind w:left="709"/>
        <w:jc w:val="both"/>
        <w:rPr>
          <w:rFonts w:ascii="Arial" w:eastAsia="Times New Roman" w:hAnsi="Arial" w:cs="Arial"/>
          <w:sz w:val="24"/>
          <w:szCs w:val="24"/>
          <w:lang w:eastAsia="pt-PT"/>
        </w:rPr>
      </w:pPr>
    </w:p>
    <w:p w14:paraId="171F4171" w14:textId="1180488F" w:rsidR="000E45EC" w:rsidRPr="00992C7C" w:rsidRDefault="000E45EC" w:rsidP="003F3EDE">
      <w:pPr>
        <w:pStyle w:val="PargrafodaLista"/>
        <w:numPr>
          <w:ilvl w:val="1"/>
          <w:numId w:val="8"/>
        </w:numPr>
        <w:shd w:val="clear" w:color="auto" w:fill="FFFFFF"/>
        <w:spacing w:before="100" w:beforeAutospacing="1" w:after="100" w:afterAutospacing="1" w:line="276" w:lineRule="auto"/>
        <w:ind w:left="709"/>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 xml:space="preserve">Para este efeito </w:t>
      </w:r>
      <w:ins w:id="95" w:author="Adelino Naquarta Sepalanga Domingos" w:date="2025-03-05T09:40:00Z" w16du:dateUtc="2025-03-05T08:40:00Z">
        <w:r w:rsidR="00B45277">
          <w:rPr>
            <w:rFonts w:ascii="Arial" w:eastAsia="Times New Roman" w:hAnsi="Arial" w:cs="Arial"/>
            <w:sz w:val="24"/>
            <w:szCs w:val="24"/>
            <w:lang w:eastAsia="pt-PT"/>
          </w:rPr>
          <w:t>é</w:t>
        </w:r>
      </w:ins>
      <w:del w:id="96" w:author="Adelino Naquarta Sepalanga Domingos" w:date="2025-03-05T09:40:00Z" w16du:dateUtc="2025-03-05T08:40:00Z">
        <w:r w:rsidRPr="00992C7C" w:rsidDel="00B45277">
          <w:rPr>
            <w:rFonts w:ascii="Arial" w:eastAsia="Times New Roman" w:hAnsi="Arial" w:cs="Arial"/>
            <w:sz w:val="24"/>
            <w:szCs w:val="24"/>
            <w:lang w:eastAsia="pt-PT"/>
          </w:rPr>
          <w:delText>será</w:delText>
        </w:r>
      </w:del>
      <w:r w:rsidRPr="00992C7C">
        <w:rPr>
          <w:rFonts w:ascii="Arial" w:eastAsia="Times New Roman" w:hAnsi="Arial" w:cs="Arial"/>
          <w:sz w:val="24"/>
          <w:szCs w:val="24"/>
          <w:lang w:eastAsia="pt-PT"/>
        </w:rPr>
        <w:t xml:space="preserve"> </w:t>
      </w:r>
      <w:r w:rsidR="00C37CB4" w:rsidRPr="00992C7C">
        <w:rPr>
          <w:rFonts w:ascii="Arial" w:eastAsia="Times New Roman" w:hAnsi="Arial" w:cs="Arial"/>
          <w:sz w:val="24"/>
          <w:szCs w:val="24"/>
          <w:lang w:eastAsia="pt-PT"/>
        </w:rPr>
        <w:t xml:space="preserve">processado um novo documento do </w:t>
      </w:r>
      <w:r w:rsidRPr="00992C7C">
        <w:rPr>
          <w:rFonts w:ascii="Arial" w:eastAsia="Times New Roman" w:hAnsi="Arial" w:cs="Arial"/>
          <w:sz w:val="24"/>
          <w:szCs w:val="24"/>
          <w:lang w:eastAsia="pt-PT"/>
        </w:rPr>
        <w:t xml:space="preserve">mesmo tipo, que recolha todos os elementos do documento manual emitido, com observância dos requisitos definidos no número </w:t>
      </w:r>
      <w:r w:rsidR="003629EC">
        <w:rPr>
          <w:rFonts w:ascii="Arial" w:eastAsia="Times New Roman" w:hAnsi="Arial" w:cs="Arial"/>
          <w:sz w:val="24"/>
          <w:szCs w:val="24"/>
          <w:lang w:eastAsia="pt-PT"/>
        </w:rPr>
        <w:t>42</w:t>
      </w:r>
      <w:r w:rsidRPr="00992C7C">
        <w:rPr>
          <w:rFonts w:ascii="Arial" w:eastAsia="Times New Roman" w:hAnsi="Arial" w:cs="Arial"/>
          <w:sz w:val="24"/>
          <w:szCs w:val="24"/>
          <w:lang w:eastAsia="pt-PT"/>
        </w:rPr>
        <w:t xml:space="preserve"> do presente anexo;</w:t>
      </w:r>
    </w:p>
    <w:p w14:paraId="251E4992" w14:textId="77777777" w:rsidR="000E45EC" w:rsidRPr="00992C7C" w:rsidRDefault="000E45EC" w:rsidP="000E45EC">
      <w:pPr>
        <w:pStyle w:val="PargrafodaLista"/>
        <w:shd w:val="clear" w:color="auto" w:fill="FFFFFF"/>
        <w:spacing w:before="100" w:beforeAutospacing="1" w:after="100" w:afterAutospacing="1" w:line="276" w:lineRule="auto"/>
        <w:ind w:left="709"/>
        <w:jc w:val="both"/>
        <w:rPr>
          <w:rFonts w:ascii="Arial" w:eastAsia="Times New Roman" w:hAnsi="Arial" w:cs="Arial"/>
          <w:sz w:val="24"/>
          <w:szCs w:val="24"/>
          <w:lang w:eastAsia="pt-PT"/>
        </w:rPr>
      </w:pPr>
    </w:p>
    <w:p w14:paraId="15F91E63" w14:textId="7EE48591" w:rsidR="000E45EC" w:rsidRPr="00992C7C" w:rsidRDefault="000E45EC" w:rsidP="003F3EDE">
      <w:pPr>
        <w:pStyle w:val="PargrafodaLista"/>
        <w:numPr>
          <w:ilvl w:val="1"/>
          <w:numId w:val="8"/>
        </w:numPr>
        <w:shd w:val="clear" w:color="auto" w:fill="FFFFFF"/>
        <w:spacing w:before="100" w:beforeAutospacing="1" w:after="100" w:afterAutospacing="1" w:line="276" w:lineRule="auto"/>
        <w:ind w:left="709"/>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Nas séries de recuperação, a data do documento corresponde à data do documento manual sendo de todo o interesse que se criem campos distintos, de preenchimento obrigatório, um para acolher a identificação da série manual e o outro para o número manual, por forma a obviar lapsos na recolha deste tipo de documentos, designadamente, da série. Podem ser criadas tantas séries, quantas as existentes nos documentos manuais ou apenas uma única série</w:t>
      </w:r>
      <w:ins w:id="97" w:author="Adelino Naquarta Sepalanga Domingos" w:date="2025-03-05T07:17:00Z" w16du:dateUtc="2025-03-05T06:17:00Z">
        <w:r w:rsidR="000B6DB3">
          <w:rPr>
            <w:rFonts w:ascii="Arial" w:eastAsia="Times New Roman" w:hAnsi="Arial" w:cs="Arial"/>
            <w:sz w:val="24"/>
            <w:szCs w:val="24"/>
            <w:lang w:eastAsia="pt-PT"/>
          </w:rPr>
          <w:t>;</w:t>
        </w:r>
      </w:ins>
      <w:del w:id="98" w:author="Adelino Naquarta Sepalanga Domingos" w:date="2025-03-05T07:17:00Z" w16du:dateUtc="2025-03-05T06:17:00Z">
        <w:r w:rsidRPr="00992C7C" w:rsidDel="000B6DB3">
          <w:rPr>
            <w:rFonts w:ascii="Arial" w:eastAsia="Times New Roman" w:hAnsi="Arial" w:cs="Arial"/>
            <w:sz w:val="24"/>
            <w:szCs w:val="24"/>
            <w:lang w:eastAsia="pt-PT"/>
          </w:rPr>
          <w:delText>.</w:delText>
        </w:r>
      </w:del>
    </w:p>
    <w:p w14:paraId="110F8639" w14:textId="77777777" w:rsidR="000E45EC" w:rsidRPr="00992C7C" w:rsidRDefault="000E45EC" w:rsidP="000E45EC">
      <w:pPr>
        <w:pStyle w:val="PargrafodaLista"/>
        <w:shd w:val="clear" w:color="auto" w:fill="FFFFFF"/>
        <w:spacing w:before="100" w:beforeAutospacing="1" w:after="100" w:afterAutospacing="1" w:line="276" w:lineRule="auto"/>
        <w:ind w:left="709"/>
        <w:jc w:val="both"/>
        <w:rPr>
          <w:rFonts w:ascii="Arial" w:eastAsia="Times New Roman" w:hAnsi="Arial" w:cs="Arial"/>
          <w:sz w:val="24"/>
          <w:szCs w:val="24"/>
          <w:lang w:eastAsia="pt-PT"/>
        </w:rPr>
      </w:pPr>
    </w:p>
    <w:p w14:paraId="1B9CEC69" w14:textId="0100973D" w:rsidR="000E45EC" w:rsidRPr="00992C7C" w:rsidRDefault="000E45EC" w:rsidP="003F3EDE">
      <w:pPr>
        <w:pStyle w:val="PargrafodaLista"/>
        <w:numPr>
          <w:ilvl w:val="1"/>
          <w:numId w:val="8"/>
        </w:numPr>
        <w:shd w:val="clear" w:color="auto" w:fill="FFFFFF"/>
        <w:spacing w:before="100" w:beforeAutospacing="1" w:after="100" w:afterAutospacing="1" w:line="276" w:lineRule="auto"/>
        <w:ind w:left="709"/>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Preencher o campo Origem do documento (SourceBilling) das tabelas 4.1 e 4.2, consoante o caso, com o valor "M" (sem aspas)</w:t>
      </w:r>
      <w:ins w:id="99" w:author="Adelino Naquarta Sepalanga Domingos" w:date="2025-03-05T07:18:00Z" w16du:dateUtc="2025-03-05T06:18:00Z">
        <w:r w:rsidR="000B6DB3">
          <w:rPr>
            <w:rFonts w:ascii="Arial" w:eastAsia="Times New Roman" w:hAnsi="Arial" w:cs="Arial"/>
            <w:sz w:val="24"/>
            <w:szCs w:val="24"/>
            <w:lang w:eastAsia="pt-PT"/>
          </w:rPr>
          <w:t>;</w:t>
        </w:r>
      </w:ins>
      <w:del w:id="100" w:author="Adelino Naquarta Sepalanga Domingos" w:date="2025-03-05T07:17:00Z" w16du:dateUtc="2025-03-05T06:17:00Z">
        <w:r w:rsidRPr="00992C7C" w:rsidDel="000B6DB3">
          <w:rPr>
            <w:rFonts w:ascii="Arial" w:eastAsia="Times New Roman" w:hAnsi="Arial" w:cs="Arial"/>
            <w:sz w:val="24"/>
            <w:szCs w:val="24"/>
            <w:lang w:eastAsia="pt-PT"/>
          </w:rPr>
          <w:delText>.</w:delText>
        </w:r>
      </w:del>
    </w:p>
    <w:p w14:paraId="6E26385B" w14:textId="77777777" w:rsidR="000E45EC" w:rsidRPr="00992C7C" w:rsidRDefault="000E45EC" w:rsidP="000E45EC">
      <w:pPr>
        <w:pStyle w:val="PargrafodaLista"/>
        <w:shd w:val="clear" w:color="auto" w:fill="FFFFFF"/>
        <w:spacing w:before="100" w:beforeAutospacing="1" w:after="100" w:afterAutospacing="1" w:line="276" w:lineRule="auto"/>
        <w:ind w:left="709"/>
        <w:jc w:val="both"/>
        <w:rPr>
          <w:rFonts w:ascii="Arial" w:eastAsia="Times New Roman" w:hAnsi="Arial" w:cs="Arial"/>
          <w:sz w:val="24"/>
          <w:szCs w:val="24"/>
          <w:lang w:eastAsia="pt-PT"/>
        </w:rPr>
      </w:pPr>
    </w:p>
    <w:p w14:paraId="4B4CEE73" w14:textId="77777777" w:rsidR="000E45EC" w:rsidRPr="00992C7C" w:rsidRDefault="000E45EC" w:rsidP="003F3EDE">
      <w:pPr>
        <w:pStyle w:val="PargrafodaLista"/>
        <w:numPr>
          <w:ilvl w:val="1"/>
          <w:numId w:val="8"/>
        </w:numPr>
        <w:shd w:val="clear" w:color="auto" w:fill="FFFFFF"/>
        <w:spacing w:before="100" w:beforeAutospacing="1" w:after="100" w:afterAutospacing="1" w:line="276" w:lineRule="auto"/>
        <w:ind w:left="709"/>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Nestes casos, no campo Chave de controlo (HashControl) das tabelas 4.1 e 4.2, consoante o caso, deve ser aposta a seguinte informação:</w:t>
      </w:r>
    </w:p>
    <w:p w14:paraId="61648120" w14:textId="77777777" w:rsidR="000E45EC" w:rsidRPr="00992C7C" w:rsidRDefault="000E45EC" w:rsidP="000E45EC">
      <w:pPr>
        <w:pStyle w:val="PargrafodaLista"/>
        <w:shd w:val="clear" w:color="auto" w:fill="FFFFFF"/>
        <w:spacing w:before="100" w:beforeAutospacing="1" w:after="100" w:afterAutospacing="1" w:line="276" w:lineRule="auto"/>
        <w:ind w:left="709"/>
        <w:jc w:val="both"/>
        <w:rPr>
          <w:rFonts w:ascii="Arial" w:eastAsia="Times New Roman" w:hAnsi="Arial" w:cs="Arial"/>
          <w:sz w:val="24"/>
          <w:szCs w:val="24"/>
          <w:lang w:eastAsia="pt-PT"/>
        </w:rPr>
      </w:pPr>
    </w:p>
    <w:p w14:paraId="67BA902C" w14:textId="77777777" w:rsidR="000E45EC" w:rsidRPr="00992C7C" w:rsidRDefault="000E45EC" w:rsidP="003F3EDE">
      <w:pPr>
        <w:pStyle w:val="PargrafodaLista"/>
        <w:numPr>
          <w:ilvl w:val="0"/>
          <w:numId w:val="20"/>
        </w:numPr>
        <w:shd w:val="clear" w:color="auto" w:fill="FFFFFF"/>
        <w:spacing w:before="100" w:beforeAutospacing="1" w:after="100" w:afterAutospacing="1" w:line="276" w:lineRule="auto"/>
        <w:ind w:left="993" w:hanging="153"/>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Número da versão da chave privada (1,2, etc.) e separado por um "-" (hífen);</w:t>
      </w:r>
    </w:p>
    <w:p w14:paraId="7B39E93B" w14:textId="77777777" w:rsidR="000E45EC" w:rsidRPr="00992C7C" w:rsidRDefault="000E45EC" w:rsidP="000E45EC">
      <w:pPr>
        <w:pStyle w:val="PargrafodaLista"/>
        <w:shd w:val="clear" w:color="auto" w:fill="FFFFFF"/>
        <w:spacing w:before="100" w:beforeAutospacing="1" w:after="100" w:afterAutospacing="1" w:line="276" w:lineRule="auto"/>
        <w:ind w:left="993" w:hanging="153"/>
        <w:jc w:val="both"/>
        <w:rPr>
          <w:rFonts w:ascii="Arial" w:eastAsia="Times New Roman" w:hAnsi="Arial" w:cs="Arial"/>
          <w:sz w:val="24"/>
          <w:szCs w:val="24"/>
          <w:lang w:eastAsia="pt-PT"/>
        </w:rPr>
      </w:pPr>
    </w:p>
    <w:p w14:paraId="77B5894C" w14:textId="77777777" w:rsidR="000E45EC" w:rsidRPr="00992C7C" w:rsidRDefault="000E45EC" w:rsidP="003F3EDE">
      <w:pPr>
        <w:pStyle w:val="PargrafodaLista"/>
        <w:numPr>
          <w:ilvl w:val="0"/>
          <w:numId w:val="20"/>
        </w:numPr>
        <w:shd w:val="clear" w:color="auto" w:fill="FFFFFF"/>
        <w:spacing w:before="100" w:beforeAutospacing="1" w:after="100" w:afterAutospacing="1" w:line="276" w:lineRule="auto"/>
        <w:ind w:left="993" w:hanging="153"/>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Registo sequencial dos seguintes elementos: a sigla constante do campo Tipo do documento (InvoiceType ou MovementType), correspondente ao respectivo tipo de documento, seguida da letra M; um espaço; a série do documento manual; o caracter "/"; o número do documento manual.</w:t>
      </w:r>
    </w:p>
    <w:p w14:paraId="0A611509" w14:textId="77777777" w:rsidR="000E45EC" w:rsidRPr="00992C7C" w:rsidRDefault="000E45EC" w:rsidP="000E45EC">
      <w:pPr>
        <w:pStyle w:val="PargrafodaLista"/>
        <w:shd w:val="clear" w:color="auto" w:fill="FFFFFF"/>
        <w:spacing w:before="100" w:beforeAutospacing="1" w:after="100" w:afterAutospacing="1" w:line="276" w:lineRule="auto"/>
        <w:ind w:left="1068"/>
        <w:jc w:val="both"/>
        <w:rPr>
          <w:rFonts w:ascii="Arial" w:eastAsia="Times New Roman" w:hAnsi="Arial" w:cs="Arial"/>
          <w:i/>
          <w:sz w:val="24"/>
          <w:szCs w:val="24"/>
          <w:lang w:eastAsia="pt-PT"/>
        </w:rPr>
      </w:pPr>
      <w:r w:rsidRPr="00992C7C">
        <w:rPr>
          <w:rFonts w:ascii="Arial" w:eastAsia="Times New Roman" w:hAnsi="Arial" w:cs="Arial"/>
          <w:i/>
          <w:sz w:val="24"/>
          <w:szCs w:val="24"/>
          <w:lang w:eastAsia="pt-PT"/>
        </w:rPr>
        <w:t>Exemplo: 1-FTM ab/0001, sendo "ab/0001" a série/número do documento manual.</w:t>
      </w:r>
    </w:p>
    <w:p w14:paraId="4970A773" w14:textId="77777777" w:rsidR="000E45EC" w:rsidRPr="00992C7C" w:rsidRDefault="000E45EC" w:rsidP="000E45EC">
      <w:pPr>
        <w:pStyle w:val="PargrafodaLista"/>
        <w:shd w:val="clear" w:color="auto" w:fill="FFFFFF"/>
        <w:spacing w:before="100" w:beforeAutospacing="1" w:after="100" w:afterAutospacing="1" w:line="276" w:lineRule="auto"/>
        <w:ind w:left="709"/>
        <w:jc w:val="both"/>
        <w:rPr>
          <w:rFonts w:ascii="Arial" w:eastAsia="Times New Roman" w:hAnsi="Arial" w:cs="Arial"/>
          <w:sz w:val="24"/>
          <w:szCs w:val="24"/>
          <w:lang w:eastAsia="pt-PT"/>
        </w:rPr>
      </w:pPr>
    </w:p>
    <w:p w14:paraId="01D4D4ED" w14:textId="7BB9E1E3" w:rsidR="000E45EC" w:rsidRPr="00992C7C" w:rsidRDefault="000E45EC" w:rsidP="003F3EDE">
      <w:pPr>
        <w:pStyle w:val="PargrafodaLista"/>
        <w:numPr>
          <w:ilvl w:val="1"/>
          <w:numId w:val="8"/>
        </w:numPr>
        <w:shd w:val="clear" w:color="auto" w:fill="FFFFFF"/>
        <w:spacing w:before="100" w:beforeAutospacing="1" w:after="100" w:afterAutospacing="1" w:line="276" w:lineRule="auto"/>
        <w:ind w:left="709"/>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Para referenciar um documento manual recolhido na aplicação, deve ser utilizada a série e o n.º do documento manual original, e não a identificação única do documento (InvoiceNo ou DocumentNumber) atribuído pela aplicação ao documento recuperado. (Exemplo: A emissão de uma nota de crédito deve referenciar o número da factura original, emitida de modo manual.)</w:t>
      </w:r>
      <w:ins w:id="101" w:author="Adelino Naquarta Sepalanga Domingos" w:date="2025-03-05T07:18:00Z" w16du:dateUtc="2025-03-05T06:18:00Z">
        <w:r w:rsidR="000B6DB3">
          <w:rPr>
            <w:rFonts w:ascii="Arial" w:eastAsia="Times New Roman" w:hAnsi="Arial" w:cs="Arial"/>
            <w:sz w:val="24"/>
            <w:szCs w:val="24"/>
            <w:lang w:eastAsia="pt-PT"/>
          </w:rPr>
          <w:t>;</w:t>
        </w:r>
      </w:ins>
    </w:p>
    <w:p w14:paraId="5CF93C06" w14:textId="77777777" w:rsidR="000E45EC" w:rsidRPr="00992C7C" w:rsidRDefault="000E45EC" w:rsidP="000E45EC">
      <w:pPr>
        <w:pStyle w:val="PargrafodaLista"/>
        <w:shd w:val="clear" w:color="auto" w:fill="FFFFFF"/>
        <w:spacing w:before="100" w:beforeAutospacing="1" w:after="100" w:afterAutospacing="1" w:line="276" w:lineRule="auto"/>
        <w:ind w:left="709"/>
        <w:jc w:val="both"/>
        <w:rPr>
          <w:rFonts w:ascii="Arial" w:eastAsia="Times New Roman" w:hAnsi="Arial" w:cs="Arial"/>
          <w:sz w:val="24"/>
          <w:szCs w:val="24"/>
          <w:lang w:eastAsia="pt-PT"/>
        </w:rPr>
      </w:pPr>
    </w:p>
    <w:p w14:paraId="6080874D" w14:textId="2C4EFF78" w:rsidR="000E45EC" w:rsidRPr="00992C7C" w:rsidRDefault="000E45EC" w:rsidP="003F3EDE">
      <w:pPr>
        <w:pStyle w:val="PargrafodaLista"/>
        <w:numPr>
          <w:ilvl w:val="1"/>
          <w:numId w:val="8"/>
        </w:numPr>
        <w:shd w:val="clear" w:color="auto" w:fill="FFFFFF"/>
        <w:spacing w:before="100" w:beforeAutospacing="1" w:after="100" w:afterAutospacing="1" w:line="276" w:lineRule="auto"/>
        <w:ind w:left="709"/>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Quando houver necessidade de integrar outros tipos de documentos manuais, utilizar-se-ão os campos aplicáveis da tabela que os enquadra, procedendo de maneira idêntica à já referida nos números anteriores.</w:t>
      </w:r>
    </w:p>
    <w:p w14:paraId="3DD36CA4" w14:textId="77777777" w:rsidR="000E45EC" w:rsidRPr="00992C7C" w:rsidRDefault="000E45EC" w:rsidP="000E45EC">
      <w:pPr>
        <w:pStyle w:val="PargrafodaLista"/>
        <w:shd w:val="clear" w:color="auto" w:fill="FFFFFF"/>
        <w:spacing w:before="100" w:beforeAutospacing="1" w:after="100" w:afterAutospacing="1" w:line="276" w:lineRule="auto"/>
        <w:ind w:left="709"/>
        <w:jc w:val="both"/>
        <w:rPr>
          <w:rFonts w:ascii="Arial" w:eastAsia="Times New Roman" w:hAnsi="Arial" w:cs="Arial"/>
          <w:sz w:val="24"/>
          <w:szCs w:val="24"/>
          <w:lang w:eastAsia="pt-PT"/>
        </w:rPr>
      </w:pPr>
    </w:p>
    <w:p w14:paraId="72FB96FB" w14:textId="0E6268CB" w:rsidR="000E45EC" w:rsidRDefault="000E45EC" w:rsidP="003F3EDE">
      <w:pPr>
        <w:pStyle w:val="PargrafodaLista"/>
        <w:numPr>
          <w:ilvl w:val="0"/>
          <w:numId w:val="3"/>
        </w:numPr>
        <w:shd w:val="clear" w:color="auto" w:fill="FFFFFF"/>
        <w:spacing w:after="0" w:line="276" w:lineRule="auto"/>
        <w:jc w:val="both"/>
        <w:rPr>
          <w:ins w:id="102" w:author="Adelino Naquarta Sepalanga Domingos" w:date="2025-02-28T10:30:00Z" w16du:dateUtc="2025-02-28T09:30:00Z"/>
          <w:rFonts w:ascii="Arial" w:eastAsia="Times New Roman" w:hAnsi="Arial" w:cs="Arial"/>
          <w:sz w:val="24"/>
          <w:szCs w:val="24"/>
          <w:lang w:eastAsia="pt-PT"/>
        </w:rPr>
      </w:pPr>
      <w:r w:rsidRPr="00992C7C">
        <w:rPr>
          <w:rFonts w:ascii="Arial" w:eastAsia="Times New Roman" w:hAnsi="Arial" w:cs="Arial"/>
          <w:sz w:val="24"/>
          <w:szCs w:val="24"/>
          <w:lang w:eastAsia="pt-PT"/>
        </w:rPr>
        <w:t>Que no processo de integração de documentos através de duplicados que não integram a cópia de segurança (backup), quando houver necessidade de reposição de dados por inoperacionalidade do sistema, devem ser observados os seguintes requisitos:</w:t>
      </w:r>
    </w:p>
    <w:p w14:paraId="09E81F5A" w14:textId="77777777" w:rsidR="00FD145D" w:rsidRPr="00992C7C" w:rsidRDefault="00FD145D">
      <w:pPr>
        <w:pStyle w:val="PargrafodaLista"/>
        <w:shd w:val="clear" w:color="auto" w:fill="FFFFFF"/>
        <w:spacing w:after="0" w:line="276" w:lineRule="auto"/>
        <w:ind w:left="360"/>
        <w:jc w:val="both"/>
        <w:rPr>
          <w:rFonts w:ascii="Arial" w:eastAsia="Times New Roman" w:hAnsi="Arial" w:cs="Arial"/>
          <w:sz w:val="24"/>
          <w:szCs w:val="24"/>
          <w:lang w:eastAsia="pt-PT"/>
        </w:rPr>
        <w:pPrChange w:id="103" w:author="Adelino Naquarta Sepalanga Domingos" w:date="2025-02-28T10:30:00Z" w16du:dateUtc="2025-02-28T09:30:00Z">
          <w:pPr>
            <w:pStyle w:val="PargrafodaLista"/>
            <w:numPr>
              <w:numId w:val="3"/>
            </w:numPr>
            <w:shd w:val="clear" w:color="auto" w:fill="FFFFFF"/>
            <w:spacing w:after="0" w:line="276" w:lineRule="auto"/>
            <w:ind w:left="360" w:hanging="360"/>
            <w:jc w:val="both"/>
          </w:pPr>
        </w:pPrChange>
      </w:pPr>
    </w:p>
    <w:p w14:paraId="38DC1F5C" w14:textId="77777777" w:rsidR="000E45EC" w:rsidRPr="00992C7C" w:rsidRDefault="000E45EC" w:rsidP="003F3EDE">
      <w:pPr>
        <w:pStyle w:val="PargrafodaLista"/>
        <w:numPr>
          <w:ilvl w:val="0"/>
          <w:numId w:val="11"/>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Quando ocorrer uma situação de erro ou anomalia do programa, devem ser encerradas as séries em utilização e criadas novas, para prosseguir com a emissão de documentos, após a reposição da última cópia de segurança efectuada;</w:t>
      </w:r>
    </w:p>
    <w:p w14:paraId="6FABCFC8" w14:textId="77777777" w:rsidR="000E45EC" w:rsidRPr="00992C7C" w:rsidRDefault="000E45EC" w:rsidP="000E45EC">
      <w:pPr>
        <w:pStyle w:val="PargrafodaLista"/>
        <w:shd w:val="clear" w:color="auto" w:fill="FFFFFF"/>
        <w:spacing w:before="100" w:beforeAutospacing="1" w:after="100" w:afterAutospacing="1" w:line="276" w:lineRule="auto"/>
        <w:ind w:left="360"/>
        <w:jc w:val="both"/>
        <w:rPr>
          <w:rFonts w:ascii="Arial" w:eastAsia="Times New Roman" w:hAnsi="Arial" w:cs="Arial"/>
          <w:sz w:val="24"/>
          <w:szCs w:val="24"/>
          <w:lang w:eastAsia="pt-PT"/>
        </w:rPr>
      </w:pPr>
    </w:p>
    <w:p w14:paraId="2D4F10D0" w14:textId="77777777" w:rsidR="000E45EC" w:rsidRPr="00992C7C" w:rsidRDefault="000E45EC" w:rsidP="003F3EDE">
      <w:pPr>
        <w:pStyle w:val="PargrafodaLista"/>
        <w:numPr>
          <w:ilvl w:val="0"/>
          <w:numId w:val="11"/>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A integração de documentos emitidos que não constam da cópia de segurança reposta, deve realizar-se no programa certificado, através dos duplicados desses documentos, em série específica anual e com numeração sequencial própria, iniciada no n.º 1;</w:t>
      </w:r>
    </w:p>
    <w:p w14:paraId="4D44B76E" w14:textId="77777777" w:rsidR="000E45EC" w:rsidRPr="00992C7C" w:rsidRDefault="000E45EC" w:rsidP="000E45EC">
      <w:pPr>
        <w:pStyle w:val="PargrafodaLista"/>
        <w:shd w:val="clear" w:color="auto" w:fill="FFFFFF"/>
        <w:spacing w:before="100" w:beforeAutospacing="1" w:after="100" w:afterAutospacing="1" w:line="276" w:lineRule="auto"/>
        <w:ind w:left="360"/>
        <w:jc w:val="both"/>
        <w:rPr>
          <w:rFonts w:ascii="Arial" w:eastAsia="Times New Roman" w:hAnsi="Arial" w:cs="Arial"/>
          <w:sz w:val="24"/>
          <w:szCs w:val="24"/>
          <w:lang w:eastAsia="pt-PT"/>
        </w:rPr>
      </w:pPr>
    </w:p>
    <w:p w14:paraId="603DD5D2" w14:textId="6087158F" w:rsidR="000E45EC" w:rsidRPr="00992C7C" w:rsidRDefault="000E45EC" w:rsidP="003F3EDE">
      <w:pPr>
        <w:pStyle w:val="PargrafodaLista"/>
        <w:numPr>
          <w:ilvl w:val="0"/>
          <w:numId w:val="11"/>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 xml:space="preserve">Para este efeito, </w:t>
      </w:r>
      <w:ins w:id="104" w:author="Adelino Naquarta Sepalanga Domingos" w:date="2025-03-05T09:40:00Z" w16du:dateUtc="2025-03-05T08:40:00Z">
        <w:r w:rsidR="00B45277">
          <w:rPr>
            <w:rFonts w:ascii="Arial" w:eastAsia="Times New Roman" w:hAnsi="Arial" w:cs="Arial"/>
            <w:sz w:val="24"/>
            <w:szCs w:val="24"/>
            <w:lang w:eastAsia="pt-PT"/>
          </w:rPr>
          <w:t>é</w:t>
        </w:r>
      </w:ins>
      <w:del w:id="105" w:author="Adelino Naquarta Sepalanga Domingos" w:date="2025-03-05T09:40:00Z" w16du:dateUtc="2025-03-05T08:40:00Z">
        <w:r w:rsidRPr="00992C7C" w:rsidDel="00B45277">
          <w:rPr>
            <w:rFonts w:ascii="Arial" w:eastAsia="Times New Roman" w:hAnsi="Arial" w:cs="Arial"/>
            <w:sz w:val="24"/>
            <w:szCs w:val="24"/>
            <w:lang w:eastAsia="pt-PT"/>
          </w:rPr>
          <w:delText>será</w:delText>
        </w:r>
      </w:del>
      <w:r w:rsidRPr="00992C7C">
        <w:rPr>
          <w:rFonts w:ascii="Arial" w:eastAsia="Times New Roman" w:hAnsi="Arial" w:cs="Arial"/>
          <w:sz w:val="24"/>
          <w:szCs w:val="24"/>
          <w:lang w:eastAsia="pt-PT"/>
        </w:rPr>
        <w:t xml:space="preserve"> processado um novo documento do mesmo tipo do duplicado que recolha todos os elementos desse documento emitido, com observância dos requisitos definidos no número </w:t>
      </w:r>
      <w:r w:rsidR="003629EC">
        <w:rPr>
          <w:rFonts w:ascii="Arial" w:eastAsia="Times New Roman" w:hAnsi="Arial" w:cs="Arial"/>
          <w:sz w:val="24"/>
          <w:szCs w:val="24"/>
          <w:lang w:eastAsia="pt-PT"/>
        </w:rPr>
        <w:t>42</w:t>
      </w:r>
      <w:r w:rsidRPr="00992C7C">
        <w:rPr>
          <w:rFonts w:ascii="Arial" w:eastAsia="Times New Roman" w:hAnsi="Arial" w:cs="Arial"/>
          <w:sz w:val="24"/>
          <w:szCs w:val="24"/>
          <w:lang w:eastAsia="pt-PT"/>
        </w:rPr>
        <w:t xml:space="preserve"> do presente anexo;</w:t>
      </w:r>
    </w:p>
    <w:p w14:paraId="3F40B17B" w14:textId="77777777" w:rsidR="000E45EC" w:rsidRPr="00992C7C" w:rsidRDefault="000E45EC" w:rsidP="000E45EC">
      <w:pPr>
        <w:pStyle w:val="PargrafodaLista"/>
        <w:shd w:val="clear" w:color="auto" w:fill="FFFFFF"/>
        <w:spacing w:before="100" w:beforeAutospacing="1" w:after="100" w:afterAutospacing="1" w:line="276" w:lineRule="auto"/>
        <w:ind w:left="360"/>
        <w:jc w:val="both"/>
        <w:rPr>
          <w:rFonts w:ascii="Arial" w:eastAsia="Times New Roman" w:hAnsi="Arial" w:cs="Arial"/>
          <w:sz w:val="24"/>
          <w:szCs w:val="24"/>
          <w:lang w:eastAsia="pt-PT"/>
        </w:rPr>
      </w:pPr>
    </w:p>
    <w:p w14:paraId="2FE58D82" w14:textId="77777777" w:rsidR="000E45EC" w:rsidRPr="00992C7C" w:rsidRDefault="000E45EC" w:rsidP="003F3EDE">
      <w:pPr>
        <w:pStyle w:val="PargrafodaLista"/>
        <w:numPr>
          <w:ilvl w:val="0"/>
          <w:numId w:val="11"/>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O campo Origem do documento (SourceBilling) das tabelas 4.1 a 4.2, consoante o caso, deve ser preenchido com o valor "M" (sem aspas);</w:t>
      </w:r>
    </w:p>
    <w:p w14:paraId="14727531" w14:textId="77777777" w:rsidR="000E45EC" w:rsidRPr="00992C7C" w:rsidRDefault="000E45EC" w:rsidP="000E45EC">
      <w:pPr>
        <w:pStyle w:val="PargrafodaLista"/>
        <w:rPr>
          <w:rFonts w:ascii="Arial" w:eastAsia="Times New Roman" w:hAnsi="Arial" w:cs="Arial"/>
          <w:sz w:val="24"/>
          <w:szCs w:val="24"/>
          <w:lang w:eastAsia="pt-PT"/>
        </w:rPr>
      </w:pPr>
    </w:p>
    <w:p w14:paraId="06069ECA" w14:textId="77777777" w:rsidR="000E45EC" w:rsidRDefault="000E45EC" w:rsidP="003F3EDE">
      <w:pPr>
        <w:pStyle w:val="PargrafodaLista"/>
        <w:numPr>
          <w:ilvl w:val="0"/>
          <w:numId w:val="11"/>
        </w:numPr>
        <w:shd w:val="clear" w:color="auto" w:fill="FFFFFF"/>
        <w:spacing w:before="100" w:beforeAutospacing="1" w:after="100" w:afterAutospacing="1" w:line="276" w:lineRule="auto"/>
        <w:jc w:val="both"/>
        <w:rPr>
          <w:ins w:id="106" w:author="Adelino Naquarta Sepalanga Domingos" w:date="2025-02-28T10:32:00Z" w16du:dateUtc="2025-02-28T09:32:00Z"/>
          <w:rFonts w:ascii="Arial" w:eastAsia="Times New Roman" w:hAnsi="Arial" w:cs="Arial"/>
          <w:sz w:val="24"/>
          <w:szCs w:val="24"/>
          <w:lang w:eastAsia="pt-PT"/>
        </w:rPr>
      </w:pPr>
      <w:r w:rsidRPr="00992C7C">
        <w:rPr>
          <w:rFonts w:ascii="Arial" w:eastAsia="Times New Roman" w:hAnsi="Arial" w:cs="Arial"/>
          <w:sz w:val="24"/>
          <w:szCs w:val="24"/>
          <w:lang w:eastAsia="pt-PT"/>
        </w:rPr>
        <w:t>Nestes casos, no campo Chave de controlo (HashControl) das tabelas 4.1 e 4.2, consoante o caso, deve ser aposta a seguinte informação:</w:t>
      </w:r>
    </w:p>
    <w:p w14:paraId="7DBBF2DC" w14:textId="77777777" w:rsidR="00FD145D" w:rsidRPr="00FD145D" w:rsidRDefault="00FD145D">
      <w:pPr>
        <w:pStyle w:val="PargrafodaLista"/>
        <w:rPr>
          <w:ins w:id="107" w:author="Adelino Naquarta Sepalanga Domingos" w:date="2025-02-28T10:32:00Z" w16du:dateUtc="2025-02-28T09:32:00Z"/>
          <w:rFonts w:ascii="Arial" w:eastAsia="Times New Roman" w:hAnsi="Arial" w:cs="Arial"/>
          <w:sz w:val="24"/>
          <w:szCs w:val="24"/>
          <w:lang w:eastAsia="pt-PT"/>
          <w:rPrChange w:id="108" w:author="Adelino Naquarta Sepalanga Domingos" w:date="2025-02-28T10:32:00Z" w16du:dateUtc="2025-02-28T09:32:00Z">
            <w:rPr>
              <w:ins w:id="109" w:author="Adelino Naquarta Sepalanga Domingos" w:date="2025-02-28T10:32:00Z" w16du:dateUtc="2025-02-28T09:32:00Z"/>
              <w:lang w:eastAsia="pt-PT"/>
            </w:rPr>
          </w:rPrChange>
        </w:rPr>
        <w:pPrChange w:id="110" w:author="Adelino Naquarta Sepalanga Domingos" w:date="2025-02-28T10:32:00Z" w16du:dateUtc="2025-02-28T09:32:00Z">
          <w:pPr>
            <w:pStyle w:val="PargrafodaLista"/>
            <w:numPr>
              <w:numId w:val="11"/>
            </w:numPr>
            <w:shd w:val="clear" w:color="auto" w:fill="FFFFFF"/>
            <w:spacing w:before="100" w:beforeAutospacing="1" w:after="100" w:afterAutospacing="1" w:line="276" w:lineRule="auto"/>
            <w:ind w:hanging="360"/>
            <w:jc w:val="both"/>
          </w:pPr>
        </w:pPrChange>
      </w:pPr>
    </w:p>
    <w:p w14:paraId="785F5E92" w14:textId="419C7C14" w:rsidR="00FD145D" w:rsidRPr="00992C7C" w:rsidDel="00FD145D" w:rsidRDefault="00FD145D">
      <w:pPr>
        <w:pStyle w:val="PargrafodaLista"/>
        <w:shd w:val="clear" w:color="auto" w:fill="FFFFFF"/>
        <w:spacing w:before="100" w:beforeAutospacing="1" w:after="100" w:afterAutospacing="1" w:line="276" w:lineRule="auto"/>
        <w:jc w:val="both"/>
        <w:rPr>
          <w:del w:id="111" w:author="Adelino Naquarta Sepalanga Domingos" w:date="2025-02-28T10:32:00Z" w16du:dateUtc="2025-02-28T09:32:00Z"/>
          <w:rFonts w:ascii="Arial" w:eastAsia="Times New Roman" w:hAnsi="Arial" w:cs="Arial"/>
          <w:sz w:val="24"/>
          <w:szCs w:val="24"/>
          <w:lang w:eastAsia="pt-PT"/>
        </w:rPr>
        <w:pPrChange w:id="112" w:author="Adelino Naquarta Sepalanga Domingos" w:date="2025-02-28T10:32:00Z" w16du:dateUtc="2025-02-28T09:32:00Z">
          <w:pPr>
            <w:pStyle w:val="PargrafodaLista"/>
            <w:numPr>
              <w:numId w:val="11"/>
            </w:numPr>
            <w:shd w:val="clear" w:color="auto" w:fill="FFFFFF"/>
            <w:spacing w:before="100" w:beforeAutospacing="1" w:after="100" w:afterAutospacing="1" w:line="276" w:lineRule="auto"/>
            <w:ind w:hanging="360"/>
            <w:jc w:val="both"/>
          </w:pPr>
        </w:pPrChange>
      </w:pPr>
    </w:p>
    <w:p w14:paraId="47065185" w14:textId="77777777" w:rsidR="000E45EC" w:rsidRPr="00992C7C" w:rsidRDefault="000E45EC" w:rsidP="003F3EDE">
      <w:pPr>
        <w:pStyle w:val="PargrafodaLista"/>
        <w:numPr>
          <w:ilvl w:val="0"/>
          <w:numId w:val="21"/>
        </w:numPr>
        <w:shd w:val="clear" w:color="auto" w:fill="FFFFFF"/>
        <w:spacing w:before="100" w:beforeAutospacing="1" w:after="100" w:afterAutospacing="1" w:line="276" w:lineRule="auto"/>
        <w:ind w:left="1134" w:hanging="216"/>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Número da versão da chave privada (1,2, etc.) e separado por um "-" (hífen);</w:t>
      </w:r>
    </w:p>
    <w:p w14:paraId="5872469D" w14:textId="77777777" w:rsidR="000E45EC" w:rsidRPr="00992C7C" w:rsidRDefault="000E45EC" w:rsidP="000E45EC">
      <w:pPr>
        <w:pStyle w:val="PargrafodaLista"/>
        <w:shd w:val="clear" w:color="auto" w:fill="FFFFFF"/>
        <w:spacing w:before="100" w:beforeAutospacing="1" w:after="100" w:afterAutospacing="1" w:line="276" w:lineRule="auto"/>
        <w:ind w:left="1134"/>
        <w:jc w:val="both"/>
        <w:rPr>
          <w:rFonts w:ascii="Arial" w:eastAsia="Times New Roman" w:hAnsi="Arial" w:cs="Arial"/>
          <w:sz w:val="24"/>
          <w:szCs w:val="24"/>
          <w:lang w:eastAsia="pt-PT"/>
        </w:rPr>
      </w:pPr>
    </w:p>
    <w:p w14:paraId="330BD312" w14:textId="77777777" w:rsidR="000E45EC" w:rsidRPr="00992C7C" w:rsidRDefault="000E45EC" w:rsidP="003F3EDE">
      <w:pPr>
        <w:pStyle w:val="PargrafodaLista"/>
        <w:numPr>
          <w:ilvl w:val="0"/>
          <w:numId w:val="21"/>
        </w:numPr>
        <w:shd w:val="clear" w:color="auto" w:fill="FFFFFF"/>
        <w:spacing w:after="0" w:line="276" w:lineRule="auto"/>
        <w:ind w:left="1134" w:hanging="216"/>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Registo sequencial dos seguintes elementos: a sigla constante do campo Tipo do documento (InvoiceType ou MovementType conforme aplicável), que deve corresponder ao tipo de documento a recuperar através do duplicado, seguida da letra D; um espaço e a identificação única do documento (InvoiceNo ou DocumentNumber, consoante o caso).</w:t>
      </w:r>
    </w:p>
    <w:p w14:paraId="67AD31CD" w14:textId="3567150F" w:rsidR="000E45EC" w:rsidRPr="00992C7C" w:rsidRDefault="000E45EC" w:rsidP="000E45EC">
      <w:pPr>
        <w:shd w:val="clear" w:color="auto" w:fill="FFFFFF"/>
        <w:spacing w:after="0" w:line="276" w:lineRule="auto"/>
        <w:ind w:left="1056" w:firstLine="12"/>
        <w:jc w:val="both"/>
        <w:rPr>
          <w:rFonts w:ascii="Arial" w:eastAsia="Times New Roman" w:hAnsi="Arial" w:cs="Arial"/>
          <w:i/>
          <w:sz w:val="24"/>
          <w:szCs w:val="24"/>
          <w:lang w:eastAsia="pt-PT"/>
        </w:rPr>
      </w:pPr>
      <w:r w:rsidRPr="00992C7C">
        <w:rPr>
          <w:rFonts w:ascii="Arial" w:eastAsia="Times New Roman" w:hAnsi="Arial" w:cs="Arial"/>
          <w:i/>
          <w:sz w:val="24"/>
          <w:szCs w:val="24"/>
          <w:lang w:eastAsia="pt-PT"/>
        </w:rPr>
        <w:t xml:space="preserve">Exemplo: 1-FTD KM </w:t>
      </w:r>
      <w:r w:rsidR="002545F2" w:rsidRPr="00992C7C">
        <w:rPr>
          <w:rFonts w:ascii="Arial" w:eastAsia="Times New Roman" w:hAnsi="Arial" w:cs="Arial"/>
          <w:i/>
          <w:sz w:val="24"/>
          <w:szCs w:val="24"/>
          <w:lang w:eastAsia="pt-PT"/>
        </w:rPr>
        <w:t>2025</w:t>
      </w:r>
      <w:r w:rsidRPr="00992C7C">
        <w:rPr>
          <w:rFonts w:ascii="Arial" w:eastAsia="Times New Roman" w:hAnsi="Arial" w:cs="Arial"/>
          <w:i/>
          <w:sz w:val="24"/>
          <w:szCs w:val="24"/>
          <w:lang w:eastAsia="pt-PT"/>
        </w:rPr>
        <w:t xml:space="preserve">A/0099, sendo "KM </w:t>
      </w:r>
      <w:r w:rsidR="002545F2" w:rsidRPr="00992C7C">
        <w:rPr>
          <w:rFonts w:ascii="Arial" w:eastAsia="Times New Roman" w:hAnsi="Arial" w:cs="Arial"/>
          <w:i/>
          <w:sz w:val="24"/>
          <w:szCs w:val="24"/>
          <w:lang w:eastAsia="pt-PT"/>
        </w:rPr>
        <w:t>2025</w:t>
      </w:r>
      <w:r w:rsidRPr="00992C7C">
        <w:rPr>
          <w:rFonts w:ascii="Arial" w:eastAsia="Times New Roman" w:hAnsi="Arial" w:cs="Arial"/>
          <w:i/>
          <w:sz w:val="24"/>
          <w:szCs w:val="24"/>
          <w:lang w:eastAsia="pt-PT"/>
        </w:rPr>
        <w:t>A/0099" a identificação única do documento integrado.</w:t>
      </w:r>
    </w:p>
    <w:p w14:paraId="7A5C849F" w14:textId="77777777" w:rsidR="000E45EC" w:rsidRPr="00992C7C" w:rsidRDefault="000E45EC" w:rsidP="003F3EDE">
      <w:pPr>
        <w:pStyle w:val="PargrafodaLista"/>
        <w:numPr>
          <w:ilvl w:val="0"/>
          <w:numId w:val="11"/>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Nas séries de recuperação de dados, a data do documento corresponde à do duplicado do documento. É de todo o interesse que se criem campos distintos, de preenchimento obrigatório, para acolher o código interno do tipo de documento, série e n.º do duplicado por forma a evitar lapsos na recolha deste tipo de documentos, designadamente, do código interno do tipo de documento e da série. Poder-se-ão criar tantas séries, quantas as existentes nos duplicados dos documentos, ou apenas uma série única;</w:t>
      </w:r>
    </w:p>
    <w:p w14:paraId="4A58D154" w14:textId="77777777" w:rsidR="000E45EC" w:rsidRPr="00992C7C" w:rsidRDefault="000E45EC" w:rsidP="000E45EC">
      <w:pPr>
        <w:pStyle w:val="PargrafodaLista"/>
        <w:shd w:val="clear" w:color="auto" w:fill="FFFFFF"/>
        <w:spacing w:before="100" w:beforeAutospacing="1" w:after="100" w:afterAutospacing="1" w:line="276" w:lineRule="auto"/>
        <w:jc w:val="both"/>
        <w:rPr>
          <w:rFonts w:ascii="Arial" w:eastAsia="Times New Roman" w:hAnsi="Arial" w:cs="Arial"/>
          <w:sz w:val="24"/>
          <w:szCs w:val="24"/>
          <w:lang w:eastAsia="pt-PT"/>
        </w:rPr>
      </w:pPr>
    </w:p>
    <w:p w14:paraId="4C63703C" w14:textId="77777777" w:rsidR="000E45EC" w:rsidRPr="00992C7C" w:rsidRDefault="000E45EC" w:rsidP="003F3EDE">
      <w:pPr>
        <w:pStyle w:val="PargrafodaLista"/>
        <w:numPr>
          <w:ilvl w:val="0"/>
          <w:numId w:val="11"/>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Para referenciar um documento original recolhido na aplicação, deve ser utilizado o código interno do tipo de documento, a série e o n.º do documento original, e não a identificação única do documento (InvoiceNo ou DocumentNumber) atribuído pela aplicação ao documento recuperado;</w:t>
      </w:r>
    </w:p>
    <w:p w14:paraId="1DD59D25" w14:textId="77777777" w:rsidR="000E45EC" w:rsidRPr="00992C7C" w:rsidRDefault="000E45EC" w:rsidP="000E45EC">
      <w:pPr>
        <w:pStyle w:val="PargrafodaLista"/>
        <w:shd w:val="clear" w:color="auto" w:fill="FFFFFF"/>
        <w:spacing w:before="100" w:beforeAutospacing="1" w:after="100" w:afterAutospacing="1" w:line="276" w:lineRule="auto"/>
        <w:jc w:val="both"/>
        <w:rPr>
          <w:rFonts w:ascii="Arial" w:eastAsia="Times New Roman" w:hAnsi="Arial" w:cs="Arial"/>
          <w:sz w:val="24"/>
          <w:szCs w:val="24"/>
          <w:lang w:eastAsia="pt-PT"/>
        </w:rPr>
      </w:pPr>
    </w:p>
    <w:p w14:paraId="26FA44C6" w14:textId="54A2A2A8" w:rsidR="000E45EC" w:rsidRPr="00992C7C" w:rsidRDefault="000E45EC" w:rsidP="003F3EDE">
      <w:pPr>
        <w:pStyle w:val="PargrafodaLista"/>
        <w:numPr>
          <w:ilvl w:val="0"/>
          <w:numId w:val="11"/>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Quando, houver necessidade de integrar outros duplicados de outros tipos de documentos, utiliza</w:t>
      </w:r>
      <w:ins w:id="113" w:author="Adelino Naquarta Sepalanga Domingos" w:date="2025-02-28T10:34:00Z" w16du:dateUtc="2025-02-28T09:34:00Z">
        <w:r w:rsidR="00FD145D">
          <w:rPr>
            <w:rFonts w:ascii="Arial" w:eastAsia="Times New Roman" w:hAnsi="Arial" w:cs="Arial"/>
            <w:sz w:val="24"/>
            <w:szCs w:val="24"/>
            <w:lang w:eastAsia="pt-PT"/>
          </w:rPr>
          <w:t>m</w:t>
        </w:r>
      </w:ins>
      <w:del w:id="114" w:author="Adelino Naquarta Sepalanga Domingos" w:date="2025-02-28T10:34:00Z" w16du:dateUtc="2025-02-28T09:34:00Z">
        <w:r w:rsidRPr="00992C7C" w:rsidDel="00FD145D">
          <w:rPr>
            <w:rFonts w:ascii="Arial" w:eastAsia="Times New Roman" w:hAnsi="Arial" w:cs="Arial"/>
            <w:sz w:val="24"/>
            <w:szCs w:val="24"/>
            <w:lang w:eastAsia="pt-PT"/>
          </w:rPr>
          <w:delText>r</w:delText>
        </w:r>
      </w:del>
      <w:r w:rsidRPr="00992C7C">
        <w:rPr>
          <w:rFonts w:ascii="Arial" w:eastAsia="Times New Roman" w:hAnsi="Arial" w:cs="Arial"/>
          <w:sz w:val="24"/>
          <w:szCs w:val="24"/>
          <w:lang w:eastAsia="pt-PT"/>
        </w:rPr>
        <w:t>-se</w:t>
      </w:r>
      <w:del w:id="115" w:author="Adelino Naquarta Sepalanga Domingos" w:date="2025-02-28T10:34:00Z" w16du:dateUtc="2025-02-28T09:34:00Z">
        <w:r w:rsidRPr="00992C7C" w:rsidDel="00FD145D">
          <w:rPr>
            <w:rFonts w:ascii="Arial" w:eastAsia="Times New Roman" w:hAnsi="Arial" w:cs="Arial"/>
            <w:sz w:val="24"/>
            <w:szCs w:val="24"/>
            <w:lang w:eastAsia="pt-PT"/>
          </w:rPr>
          <w:delText>-ão</w:delText>
        </w:r>
      </w:del>
      <w:r w:rsidRPr="00992C7C">
        <w:rPr>
          <w:rFonts w:ascii="Arial" w:eastAsia="Times New Roman" w:hAnsi="Arial" w:cs="Arial"/>
          <w:sz w:val="24"/>
          <w:szCs w:val="24"/>
          <w:lang w:eastAsia="pt-PT"/>
        </w:rPr>
        <w:t xml:space="preserve"> os campos aplicáveis e os procedimentos dos números anteriores.</w:t>
      </w:r>
    </w:p>
    <w:p w14:paraId="6A2D1979" w14:textId="77777777" w:rsidR="000E45EC" w:rsidRPr="00992C7C" w:rsidRDefault="000E45EC" w:rsidP="000E45EC">
      <w:pPr>
        <w:pStyle w:val="PargrafodaLista"/>
        <w:ind w:left="360"/>
        <w:rPr>
          <w:rFonts w:ascii="Arial" w:hAnsi="Arial" w:cs="Arial"/>
          <w:sz w:val="24"/>
          <w:szCs w:val="24"/>
        </w:rPr>
      </w:pPr>
    </w:p>
    <w:p w14:paraId="5F3723FA" w14:textId="77777777" w:rsidR="000E45EC" w:rsidRDefault="000E45EC" w:rsidP="003F3EDE">
      <w:pPr>
        <w:pStyle w:val="PargrafodaLista"/>
        <w:numPr>
          <w:ilvl w:val="0"/>
          <w:numId w:val="15"/>
        </w:numPr>
        <w:shd w:val="clear" w:color="auto" w:fill="FFFFFF"/>
        <w:spacing w:before="100" w:beforeAutospacing="1" w:after="100" w:afterAutospacing="1" w:line="276" w:lineRule="auto"/>
        <w:jc w:val="both"/>
        <w:rPr>
          <w:ins w:id="116" w:author="Adelino Naquarta Sepalanga Domingos" w:date="2025-02-28T10:34:00Z" w16du:dateUtc="2025-02-28T09:34:00Z"/>
          <w:rFonts w:ascii="Arial" w:eastAsia="Times New Roman" w:hAnsi="Arial" w:cs="Arial"/>
          <w:sz w:val="24"/>
          <w:szCs w:val="24"/>
          <w:lang w:eastAsia="pt-PT"/>
        </w:rPr>
      </w:pPr>
      <w:r w:rsidRPr="00992C7C">
        <w:rPr>
          <w:rFonts w:ascii="Arial" w:eastAsia="Times New Roman" w:hAnsi="Arial" w:cs="Arial"/>
          <w:sz w:val="24"/>
          <w:szCs w:val="24"/>
          <w:lang w:eastAsia="pt-PT"/>
        </w:rPr>
        <w:t>Que no processo de exportação do ficheiro XML do SAF-T(AO), para além do referido no ponto 1, são respeitadas as seguintes condições:</w:t>
      </w:r>
    </w:p>
    <w:p w14:paraId="6D2F2EEB" w14:textId="77777777" w:rsidR="00FD145D" w:rsidRPr="00992C7C" w:rsidRDefault="00FD145D">
      <w:pPr>
        <w:pStyle w:val="PargrafodaLista"/>
        <w:shd w:val="clear" w:color="auto" w:fill="FFFFFF"/>
        <w:spacing w:before="100" w:beforeAutospacing="1" w:after="100" w:afterAutospacing="1" w:line="276" w:lineRule="auto"/>
        <w:ind w:left="360"/>
        <w:jc w:val="both"/>
        <w:rPr>
          <w:rFonts w:ascii="Arial" w:eastAsia="Times New Roman" w:hAnsi="Arial" w:cs="Arial"/>
          <w:sz w:val="24"/>
          <w:szCs w:val="24"/>
          <w:lang w:eastAsia="pt-PT"/>
        </w:rPr>
        <w:pPrChange w:id="117" w:author="Adelino Naquarta Sepalanga Domingos" w:date="2025-02-28T10:34:00Z" w16du:dateUtc="2025-02-28T09:34:00Z">
          <w:pPr>
            <w:pStyle w:val="PargrafodaLista"/>
            <w:numPr>
              <w:numId w:val="15"/>
            </w:numPr>
            <w:shd w:val="clear" w:color="auto" w:fill="FFFFFF"/>
            <w:spacing w:before="100" w:beforeAutospacing="1" w:after="100" w:afterAutospacing="1" w:line="276" w:lineRule="auto"/>
            <w:ind w:left="360" w:hanging="360"/>
            <w:jc w:val="both"/>
          </w:pPr>
        </w:pPrChange>
      </w:pPr>
    </w:p>
    <w:p w14:paraId="616C12AC" w14:textId="77777777" w:rsidR="000E45EC" w:rsidRPr="00992C7C" w:rsidRDefault="000E45EC" w:rsidP="003F3EDE">
      <w:pPr>
        <w:pStyle w:val="PargrafodaLista"/>
        <w:numPr>
          <w:ilvl w:val="0"/>
          <w:numId w:val="1"/>
        </w:numPr>
        <w:shd w:val="clear" w:color="auto" w:fill="FFFFFF"/>
        <w:spacing w:before="100" w:beforeAutospacing="1" w:after="100" w:afterAutospacing="1" w:line="276" w:lineRule="auto"/>
        <w:ind w:left="709"/>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No referido ficheiro de dados SAFT-T(AO), devem constar todos os elementos dos índices dos campos definidos como obrigatórios das tabelas aplicáveis ao tipo de ficheiro, bem como, todos os campos que embora não sejam obrigatórios tenham valores na base de dados;</w:t>
      </w:r>
    </w:p>
    <w:p w14:paraId="0A153D0F" w14:textId="77777777" w:rsidR="000E45EC" w:rsidRPr="00992C7C" w:rsidRDefault="000E45EC" w:rsidP="000E45EC">
      <w:pPr>
        <w:pStyle w:val="PargrafodaLista"/>
        <w:shd w:val="clear" w:color="auto" w:fill="FFFFFF"/>
        <w:spacing w:before="100" w:beforeAutospacing="1" w:after="100" w:afterAutospacing="1" w:line="276" w:lineRule="auto"/>
        <w:ind w:left="709"/>
        <w:jc w:val="both"/>
        <w:rPr>
          <w:rFonts w:ascii="Arial" w:eastAsia="Times New Roman" w:hAnsi="Arial" w:cs="Arial"/>
          <w:sz w:val="24"/>
          <w:szCs w:val="24"/>
          <w:lang w:eastAsia="pt-PT"/>
        </w:rPr>
      </w:pPr>
    </w:p>
    <w:p w14:paraId="6BD4237E" w14:textId="77777777" w:rsidR="000E45EC" w:rsidRPr="00992C7C" w:rsidRDefault="000E45EC" w:rsidP="003F3EDE">
      <w:pPr>
        <w:pStyle w:val="PargrafodaLista"/>
        <w:numPr>
          <w:ilvl w:val="0"/>
          <w:numId w:val="1"/>
        </w:numPr>
        <w:shd w:val="clear" w:color="auto" w:fill="FFFFFF"/>
        <w:spacing w:before="100" w:beforeAutospacing="1" w:after="100" w:afterAutospacing="1" w:line="276" w:lineRule="auto"/>
        <w:ind w:left="709"/>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Deve ser respeitada a regra de garantir valores únicos para os elementos indicados nas notas técnicas da estrutura de dados, dentro das tabelas respectivas, de modo a manter a integridade do conteúdo do ficheiro XML de SAF-T(AO). Os elementos referidos nas tabelas de documentos comerciais (4.1 a 4.3) devem existir nas respectivas tabelas mestres (2.2 a 2.5);</w:t>
      </w:r>
    </w:p>
    <w:p w14:paraId="446277B5" w14:textId="77777777" w:rsidR="000E45EC" w:rsidRPr="00992C7C" w:rsidRDefault="000E45EC" w:rsidP="000E45EC">
      <w:pPr>
        <w:pStyle w:val="PargrafodaLista"/>
        <w:shd w:val="clear" w:color="auto" w:fill="FFFFFF"/>
        <w:spacing w:before="100" w:beforeAutospacing="1" w:after="100" w:afterAutospacing="1" w:line="276" w:lineRule="auto"/>
        <w:ind w:left="709"/>
        <w:jc w:val="both"/>
        <w:rPr>
          <w:rFonts w:ascii="Arial" w:eastAsia="Times New Roman" w:hAnsi="Arial" w:cs="Arial"/>
          <w:sz w:val="24"/>
          <w:szCs w:val="24"/>
          <w:lang w:eastAsia="pt-PT"/>
        </w:rPr>
      </w:pPr>
    </w:p>
    <w:p w14:paraId="109739FE" w14:textId="44B8BE94" w:rsidR="000E45EC" w:rsidRPr="00992C7C" w:rsidRDefault="000E45EC" w:rsidP="003F3EDE">
      <w:pPr>
        <w:pStyle w:val="PargrafodaLista"/>
        <w:numPr>
          <w:ilvl w:val="0"/>
          <w:numId w:val="1"/>
        </w:numPr>
        <w:shd w:val="clear" w:color="auto" w:fill="FFFFFF"/>
        <w:spacing w:before="100" w:beforeAutospacing="1" w:after="100" w:afterAutospacing="1" w:line="276" w:lineRule="auto"/>
        <w:ind w:left="709"/>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O utilizador não deve</w:t>
      </w:r>
      <w:del w:id="118" w:author="Adelino Naquarta Sepalanga Domingos" w:date="2025-02-28T11:23:00Z" w16du:dateUtc="2025-02-28T10:23:00Z">
        <w:r w:rsidRPr="00992C7C" w:rsidDel="005F44D8">
          <w:rPr>
            <w:rFonts w:ascii="Arial" w:eastAsia="Times New Roman" w:hAnsi="Arial" w:cs="Arial"/>
            <w:sz w:val="24"/>
            <w:szCs w:val="24"/>
            <w:lang w:eastAsia="pt-PT"/>
          </w:rPr>
          <w:delText>rá</w:delText>
        </w:r>
      </w:del>
      <w:r w:rsidRPr="00992C7C">
        <w:rPr>
          <w:rFonts w:ascii="Arial" w:eastAsia="Times New Roman" w:hAnsi="Arial" w:cs="Arial"/>
          <w:sz w:val="24"/>
          <w:szCs w:val="24"/>
          <w:lang w:eastAsia="pt-PT"/>
        </w:rPr>
        <w:t xml:space="preserve"> ter qualquer tipo de possibilidade de definir quais os tipos de documentos ou a informação a registar na base de dados que são susceptíveis de extracção para o ficheiro SAF-T(AO);</w:t>
      </w:r>
    </w:p>
    <w:p w14:paraId="14987395" w14:textId="77777777" w:rsidR="000E45EC" w:rsidRPr="00992C7C" w:rsidRDefault="000E45EC" w:rsidP="000E45EC">
      <w:pPr>
        <w:pStyle w:val="PargrafodaLista"/>
        <w:shd w:val="clear" w:color="auto" w:fill="FFFFFF"/>
        <w:spacing w:before="100" w:beforeAutospacing="1" w:after="100" w:afterAutospacing="1" w:line="276" w:lineRule="auto"/>
        <w:ind w:left="709"/>
        <w:jc w:val="both"/>
        <w:rPr>
          <w:rFonts w:ascii="Arial" w:eastAsia="Times New Roman" w:hAnsi="Arial" w:cs="Arial"/>
          <w:sz w:val="24"/>
          <w:szCs w:val="24"/>
          <w:lang w:eastAsia="pt-PT"/>
        </w:rPr>
      </w:pPr>
    </w:p>
    <w:p w14:paraId="3796D859" w14:textId="574CD409" w:rsidR="000E45EC" w:rsidRPr="00992C7C" w:rsidRDefault="000E45EC" w:rsidP="003F3EDE">
      <w:pPr>
        <w:pStyle w:val="PargrafodaLista"/>
        <w:numPr>
          <w:ilvl w:val="0"/>
          <w:numId w:val="1"/>
        </w:numPr>
        <w:shd w:val="clear" w:color="auto" w:fill="FFFFFF"/>
        <w:spacing w:before="100" w:beforeAutospacing="1" w:after="100" w:afterAutospacing="1" w:line="276" w:lineRule="auto"/>
        <w:ind w:left="709"/>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O acima referido ficheiro deve</w:t>
      </w:r>
      <w:del w:id="119" w:author="Adelino Naquarta Sepalanga Domingos" w:date="2025-02-28T11:24:00Z" w16du:dateUtc="2025-02-28T10:24:00Z">
        <w:r w:rsidRPr="00992C7C" w:rsidDel="005F44D8">
          <w:rPr>
            <w:rFonts w:ascii="Arial" w:eastAsia="Times New Roman" w:hAnsi="Arial" w:cs="Arial"/>
            <w:sz w:val="24"/>
            <w:szCs w:val="24"/>
            <w:lang w:eastAsia="pt-PT"/>
          </w:rPr>
          <w:delText>rá</w:delText>
        </w:r>
      </w:del>
      <w:r w:rsidRPr="00992C7C">
        <w:rPr>
          <w:rFonts w:ascii="Arial" w:eastAsia="Times New Roman" w:hAnsi="Arial" w:cs="Arial"/>
          <w:sz w:val="24"/>
          <w:szCs w:val="24"/>
          <w:lang w:eastAsia="pt-PT"/>
        </w:rPr>
        <w:t xml:space="preserve"> conter nos campos das tabelas 4.1 a 4.3, dos documentos comerciais (SourceDocuments), relativos à Chave do documento (Hash) e nos relativos à Chave de controlo (HashControl) de cada estrutura, respectivamente, a assinatura e a versão (números inteiros sequenciais) da chave privada utilizada, ambas gravadas previamente na base de dados, quando se desencadeou o processo de emissão do documento;</w:t>
      </w:r>
    </w:p>
    <w:p w14:paraId="30F6912B" w14:textId="77777777" w:rsidR="000E45EC" w:rsidRPr="00992C7C" w:rsidRDefault="000E45EC" w:rsidP="000E45EC">
      <w:pPr>
        <w:pStyle w:val="PargrafodaLista"/>
        <w:shd w:val="clear" w:color="auto" w:fill="FFFFFF"/>
        <w:spacing w:before="100" w:beforeAutospacing="1" w:after="100" w:afterAutospacing="1" w:line="276" w:lineRule="auto"/>
        <w:ind w:left="709"/>
        <w:jc w:val="both"/>
        <w:rPr>
          <w:rFonts w:ascii="Arial" w:eastAsia="Times New Roman" w:hAnsi="Arial" w:cs="Arial"/>
          <w:sz w:val="24"/>
          <w:szCs w:val="24"/>
          <w:lang w:eastAsia="pt-PT"/>
        </w:rPr>
      </w:pPr>
    </w:p>
    <w:p w14:paraId="7E2BF95B" w14:textId="77777777" w:rsidR="000E45EC" w:rsidRPr="00992C7C" w:rsidRDefault="000E45EC" w:rsidP="003F3EDE">
      <w:pPr>
        <w:pStyle w:val="PargrafodaLista"/>
        <w:numPr>
          <w:ilvl w:val="0"/>
          <w:numId w:val="1"/>
        </w:numPr>
        <w:shd w:val="clear" w:color="auto" w:fill="FFFFFF"/>
        <w:spacing w:before="100" w:beforeAutospacing="1" w:after="100" w:afterAutospacing="1" w:line="276" w:lineRule="auto"/>
        <w:ind w:left="709"/>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No caso de documentos que constem na base de dados, mas que foram originalmente criados num outro sistema, devem estes ser objecto de extracção para o ficheiro XML SAF-T(AO) com os campos Chave do documento (Hash) e Chave de controlo (HashControl) das respectivas tabelas 4.1 a 4.3, preenchidos nos termos das alíneas b), c) e d) do número 7 do presente anexo</w:t>
      </w:r>
      <w:r w:rsidRPr="00992C7C">
        <w:rPr>
          <w:rFonts w:ascii="Arial" w:eastAsia="Times New Roman" w:hAnsi="Arial" w:cs="Arial"/>
          <w:color w:val="FF0000"/>
          <w:sz w:val="24"/>
          <w:szCs w:val="24"/>
          <w:lang w:eastAsia="pt-PT"/>
        </w:rPr>
        <w:t xml:space="preserve"> </w:t>
      </w:r>
      <w:r w:rsidRPr="00992C7C">
        <w:rPr>
          <w:rFonts w:ascii="Arial" w:eastAsia="Times New Roman" w:hAnsi="Arial" w:cs="Arial"/>
          <w:sz w:val="24"/>
          <w:szCs w:val="24"/>
          <w:lang w:eastAsia="pt-PT"/>
        </w:rPr>
        <w:t>e, cumulativamente, devem também ser exportados a partir da solução original, com os referidos campos devidamente preenchidos, em conformidade;</w:t>
      </w:r>
    </w:p>
    <w:p w14:paraId="780A16FC" w14:textId="77777777" w:rsidR="000E45EC" w:rsidRPr="00992C7C" w:rsidRDefault="000E45EC" w:rsidP="000E45EC">
      <w:pPr>
        <w:pStyle w:val="PargrafodaLista"/>
        <w:shd w:val="clear" w:color="auto" w:fill="FFFFFF"/>
        <w:spacing w:before="100" w:beforeAutospacing="1" w:after="100" w:afterAutospacing="1" w:line="276" w:lineRule="auto"/>
        <w:ind w:left="709"/>
        <w:jc w:val="both"/>
        <w:rPr>
          <w:rFonts w:ascii="Arial" w:eastAsia="Times New Roman" w:hAnsi="Arial" w:cs="Arial"/>
          <w:sz w:val="24"/>
          <w:szCs w:val="24"/>
          <w:lang w:eastAsia="pt-PT"/>
        </w:rPr>
      </w:pPr>
    </w:p>
    <w:p w14:paraId="3620B65C" w14:textId="6770C5F8" w:rsidR="000E45EC" w:rsidRPr="00992C7C" w:rsidRDefault="000E45EC" w:rsidP="003F3EDE">
      <w:pPr>
        <w:pStyle w:val="PargrafodaLista"/>
        <w:numPr>
          <w:ilvl w:val="0"/>
          <w:numId w:val="1"/>
        </w:numPr>
        <w:shd w:val="clear" w:color="auto" w:fill="FFFFFF"/>
        <w:spacing w:before="100" w:beforeAutospacing="1" w:after="100" w:afterAutospacing="1" w:line="276" w:lineRule="auto"/>
        <w:ind w:left="709"/>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Os valores dos campos Total do documento com impostos (GrossTotal) das tabelas 4.1 a 4.3, devem ser extraídos com o mesmo valor que foi considerado na assinatura, isto é, arredondado a duas casas decimais</w:t>
      </w:r>
      <w:ins w:id="120" w:author="Adelino Naquarta Sepalanga Domingos" w:date="2025-02-28T11:25:00Z" w16du:dateUtc="2025-02-28T10:25:00Z">
        <w:r w:rsidR="005F44D8">
          <w:rPr>
            <w:rFonts w:ascii="Arial" w:eastAsia="Times New Roman" w:hAnsi="Arial" w:cs="Arial"/>
            <w:sz w:val="24"/>
            <w:szCs w:val="24"/>
            <w:lang w:eastAsia="pt-PT"/>
          </w:rPr>
          <w:t>;</w:t>
        </w:r>
      </w:ins>
      <w:del w:id="121" w:author="Adelino Naquarta Sepalanga Domingos" w:date="2025-02-28T11:25:00Z" w16du:dateUtc="2025-02-28T10:25:00Z">
        <w:r w:rsidRPr="00992C7C" w:rsidDel="005F44D8">
          <w:rPr>
            <w:rFonts w:ascii="Arial" w:eastAsia="Times New Roman" w:hAnsi="Arial" w:cs="Arial"/>
            <w:sz w:val="24"/>
            <w:szCs w:val="24"/>
            <w:lang w:eastAsia="pt-PT"/>
          </w:rPr>
          <w:delText>.</w:delText>
        </w:r>
      </w:del>
    </w:p>
    <w:p w14:paraId="549C6CD1" w14:textId="77777777" w:rsidR="00651341" w:rsidRPr="00992C7C" w:rsidRDefault="00651341" w:rsidP="00651341">
      <w:pPr>
        <w:pStyle w:val="PargrafodaLista"/>
        <w:rPr>
          <w:rFonts w:ascii="Arial" w:eastAsia="Times New Roman" w:hAnsi="Arial" w:cs="Arial"/>
          <w:sz w:val="24"/>
          <w:szCs w:val="24"/>
          <w:lang w:eastAsia="pt-PT"/>
        </w:rPr>
      </w:pPr>
    </w:p>
    <w:p w14:paraId="77BC7D89" w14:textId="57C861AA" w:rsidR="00651341" w:rsidRPr="005F44D8" w:rsidRDefault="00651341" w:rsidP="003F3EDE">
      <w:pPr>
        <w:pStyle w:val="PargrafodaLista"/>
        <w:numPr>
          <w:ilvl w:val="0"/>
          <w:numId w:val="1"/>
        </w:numPr>
        <w:shd w:val="clear" w:color="auto" w:fill="FFFFFF"/>
        <w:spacing w:before="100" w:beforeAutospacing="1" w:after="100" w:afterAutospacing="1" w:line="276" w:lineRule="auto"/>
        <w:jc w:val="both"/>
        <w:rPr>
          <w:rFonts w:ascii="Arial" w:eastAsia="Times New Roman" w:hAnsi="Arial" w:cs="Arial"/>
          <w:sz w:val="24"/>
          <w:szCs w:val="24"/>
          <w:lang w:eastAsia="pt-PT"/>
          <w:rPrChange w:id="122" w:author="Adelino Naquarta Sepalanga Domingos" w:date="2025-02-28T11:25:00Z" w16du:dateUtc="2025-02-28T10:25:00Z">
            <w:rPr>
              <w:rFonts w:ascii="Arial" w:eastAsia="Times New Roman" w:hAnsi="Arial" w:cs="Arial"/>
              <w:sz w:val="24"/>
              <w:szCs w:val="24"/>
              <w:highlight w:val="yellow"/>
              <w:lang w:eastAsia="pt-PT"/>
            </w:rPr>
          </w:rPrChange>
        </w:rPr>
      </w:pPr>
      <w:r w:rsidRPr="005F44D8">
        <w:rPr>
          <w:rFonts w:ascii="Arial" w:eastAsia="Times New Roman" w:hAnsi="Arial" w:cs="Arial"/>
          <w:sz w:val="24"/>
          <w:szCs w:val="24"/>
          <w:lang w:eastAsia="pt-PT"/>
          <w:rPrChange w:id="123" w:author="Adelino Naquarta Sepalanga Domingos" w:date="2025-02-28T11:25:00Z" w16du:dateUtc="2025-02-28T10:25:00Z">
            <w:rPr>
              <w:rFonts w:ascii="Arial" w:eastAsia="Times New Roman" w:hAnsi="Arial" w:cs="Arial"/>
              <w:sz w:val="24"/>
              <w:szCs w:val="24"/>
              <w:highlight w:val="yellow"/>
              <w:lang w:eastAsia="pt-PT"/>
            </w:rPr>
          </w:rPrChange>
        </w:rPr>
        <w:t>O programa deve obrigar a exportação de um novo ficheiro quando existe anulação de um documento</w:t>
      </w:r>
      <w:ins w:id="124" w:author="Adelino Naquarta Sepalanga Domingos" w:date="2025-02-28T11:25:00Z" w16du:dateUtc="2025-02-28T10:25:00Z">
        <w:r w:rsidR="005F44D8">
          <w:rPr>
            <w:rFonts w:ascii="Arial" w:eastAsia="Times New Roman" w:hAnsi="Arial" w:cs="Arial"/>
            <w:sz w:val="24"/>
            <w:szCs w:val="24"/>
            <w:lang w:eastAsia="pt-PT"/>
          </w:rPr>
          <w:t>.</w:t>
        </w:r>
      </w:ins>
    </w:p>
    <w:p w14:paraId="2000C828" w14:textId="77777777" w:rsidR="000E45EC" w:rsidRPr="00992C7C" w:rsidRDefault="000E45EC" w:rsidP="000E45EC">
      <w:pPr>
        <w:pStyle w:val="PargrafodaLista"/>
        <w:rPr>
          <w:rFonts w:ascii="Arial" w:eastAsia="Times New Roman" w:hAnsi="Arial" w:cs="Arial"/>
          <w:sz w:val="24"/>
          <w:szCs w:val="24"/>
          <w:lang w:eastAsia="pt-PT"/>
        </w:rPr>
      </w:pPr>
    </w:p>
    <w:p w14:paraId="590B6D1D" w14:textId="6D81801F" w:rsidR="000E45EC" w:rsidRPr="00992C7C" w:rsidRDefault="000E45EC" w:rsidP="003F3EDE">
      <w:pPr>
        <w:pStyle w:val="PargrafodaLista"/>
        <w:numPr>
          <w:ilvl w:val="0"/>
          <w:numId w:val="16"/>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O controlo de acessos ao aplicativo e devem obrigar o utilizador a alterar a palavra</w:t>
      </w:r>
      <w:ins w:id="125" w:author="Adelino Naquarta Sepalanga Domingos" w:date="2025-02-28T11:26:00Z" w16du:dateUtc="2025-02-28T10:26:00Z">
        <w:r w:rsidR="005F44D8">
          <w:rPr>
            <w:rFonts w:ascii="Arial" w:eastAsia="Times New Roman" w:hAnsi="Arial" w:cs="Arial"/>
            <w:sz w:val="24"/>
            <w:szCs w:val="24"/>
            <w:lang w:eastAsia="pt-PT"/>
          </w:rPr>
          <w:t>-</w:t>
        </w:r>
      </w:ins>
      <w:del w:id="126" w:author="Adelino Naquarta Sepalanga Domingos" w:date="2025-02-28T11:26:00Z" w16du:dateUtc="2025-02-28T10:26:00Z">
        <w:r w:rsidRPr="00992C7C" w:rsidDel="005F44D8">
          <w:rPr>
            <w:rFonts w:ascii="Arial" w:eastAsia="Times New Roman" w:hAnsi="Arial" w:cs="Arial"/>
            <w:sz w:val="24"/>
            <w:szCs w:val="24"/>
            <w:lang w:eastAsia="pt-PT"/>
          </w:rPr>
          <w:delText xml:space="preserve"> </w:delText>
        </w:r>
      </w:del>
      <w:r w:rsidRPr="00992C7C">
        <w:rPr>
          <w:rFonts w:ascii="Arial" w:eastAsia="Times New Roman" w:hAnsi="Arial" w:cs="Arial"/>
          <w:sz w:val="24"/>
          <w:szCs w:val="24"/>
          <w:lang w:eastAsia="pt-PT"/>
        </w:rPr>
        <w:t>passe periodicamente. A nova palavra</w:t>
      </w:r>
      <w:ins w:id="127" w:author="Adelino Naquarta Sepalanga Domingos" w:date="2025-02-28T11:26:00Z" w16du:dateUtc="2025-02-28T10:26:00Z">
        <w:r w:rsidR="005F44D8">
          <w:rPr>
            <w:rFonts w:ascii="Arial" w:eastAsia="Times New Roman" w:hAnsi="Arial" w:cs="Arial"/>
            <w:sz w:val="24"/>
            <w:szCs w:val="24"/>
            <w:lang w:eastAsia="pt-PT"/>
          </w:rPr>
          <w:t>-</w:t>
        </w:r>
      </w:ins>
      <w:del w:id="128" w:author="Adelino Naquarta Sepalanga Domingos" w:date="2025-02-28T11:26:00Z" w16du:dateUtc="2025-02-28T10:26:00Z">
        <w:r w:rsidRPr="00992C7C" w:rsidDel="005F44D8">
          <w:rPr>
            <w:rFonts w:ascii="Arial" w:eastAsia="Times New Roman" w:hAnsi="Arial" w:cs="Arial"/>
            <w:sz w:val="24"/>
            <w:szCs w:val="24"/>
            <w:lang w:eastAsia="pt-PT"/>
          </w:rPr>
          <w:delText xml:space="preserve"> </w:delText>
        </w:r>
      </w:del>
      <w:r w:rsidRPr="00992C7C">
        <w:rPr>
          <w:rFonts w:ascii="Arial" w:eastAsia="Times New Roman" w:hAnsi="Arial" w:cs="Arial"/>
          <w:sz w:val="24"/>
          <w:szCs w:val="24"/>
          <w:lang w:eastAsia="pt-PT"/>
        </w:rPr>
        <w:t>passe não pode ser vazia e o administrador não a pode conhecer ou visualizar as palavras</w:t>
      </w:r>
      <w:ins w:id="129" w:author="Adelino Naquarta Sepalanga Domingos" w:date="2025-02-28T11:26:00Z" w16du:dateUtc="2025-02-28T10:26:00Z">
        <w:r w:rsidR="005F44D8">
          <w:rPr>
            <w:rFonts w:ascii="Arial" w:eastAsia="Times New Roman" w:hAnsi="Arial" w:cs="Arial"/>
            <w:sz w:val="24"/>
            <w:szCs w:val="24"/>
            <w:lang w:eastAsia="pt-PT"/>
          </w:rPr>
          <w:t>-</w:t>
        </w:r>
      </w:ins>
      <w:del w:id="130" w:author="Adelino Naquarta Sepalanga Domingos" w:date="2025-02-28T11:26:00Z" w16du:dateUtc="2025-02-28T10:26:00Z">
        <w:r w:rsidRPr="00992C7C" w:rsidDel="005F44D8">
          <w:rPr>
            <w:rFonts w:ascii="Arial" w:eastAsia="Times New Roman" w:hAnsi="Arial" w:cs="Arial"/>
            <w:sz w:val="24"/>
            <w:szCs w:val="24"/>
            <w:lang w:eastAsia="pt-PT"/>
          </w:rPr>
          <w:delText xml:space="preserve"> </w:delText>
        </w:r>
      </w:del>
      <w:r w:rsidRPr="00992C7C">
        <w:rPr>
          <w:rFonts w:ascii="Arial" w:eastAsia="Times New Roman" w:hAnsi="Arial" w:cs="Arial"/>
          <w:sz w:val="24"/>
          <w:szCs w:val="24"/>
          <w:lang w:eastAsia="pt-PT"/>
        </w:rPr>
        <w:t>passe dos utilizadores;</w:t>
      </w:r>
    </w:p>
    <w:p w14:paraId="2665CF6C" w14:textId="77777777" w:rsidR="000E45EC" w:rsidRPr="00992C7C" w:rsidRDefault="000E45EC">
      <w:pPr>
        <w:pStyle w:val="PargrafodaLista"/>
        <w:shd w:val="clear" w:color="auto" w:fill="FFFFFF" w:themeFill="background1"/>
        <w:spacing w:before="100" w:beforeAutospacing="1" w:after="100" w:afterAutospacing="1" w:line="276" w:lineRule="auto"/>
        <w:ind w:left="360"/>
        <w:jc w:val="both"/>
        <w:rPr>
          <w:rFonts w:ascii="Arial" w:eastAsia="Times New Roman" w:hAnsi="Arial" w:cs="Arial"/>
          <w:sz w:val="24"/>
          <w:szCs w:val="24"/>
          <w:lang w:eastAsia="pt-PT"/>
        </w:rPr>
        <w:pPrChange w:id="131" w:author="Adelino Naquarta Sepalanga Domingos" w:date="2025-03-05T07:31:00Z" w16du:dateUtc="2025-03-05T06:31:00Z">
          <w:pPr>
            <w:pStyle w:val="PargrafodaLista"/>
            <w:shd w:val="clear" w:color="auto" w:fill="FFFFFF"/>
            <w:spacing w:before="100" w:beforeAutospacing="1" w:after="100" w:afterAutospacing="1" w:line="276" w:lineRule="auto"/>
            <w:ind w:left="360"/>
            <w:jc w:val="both"/>
          </w:pPr>
        </w:pPrChange>
      </w:pPr>
    </w:p>
    <w:p w14:paraId="2AD32C91" w14:textId="36DD34CD" w:rsidR="000E45EC" w:rsidRPr="003F5B9D" w:rsidRDefault="000E45EC">
      <w:pPr>
        <w:pStyle w:val="PargrafodaLista"/>
        <w:numPr>
          <w:ilvl w:val="0"/>
          <w:numId w:val="17"/>
        </w:numPr>
        <w:shd w:val="clear" w:color="auto" w:fill="FFFFFF" w:themeFill="background1"/>
        <w:spacing w:before="100" w:beforeAutospacing="1" w:after="100" w:afterAutospacing="1" w:line="276" w:lineRule="auto"/>
        <w:jc w:val="both"/>
        <w:rPr>
          <w:rFonts w:ascii="Arial" w:eastAsia="Times New Roman" w:hAnsi="Arial" w:cs="Arial"/>
          <w:sz w:val="24"/>
          <w:szCs w:val="24"/>
          <w:lang w:eastAsia="pt-PT"/>
          <w:rPrChange w:id="132" w:author="Adelino Naquarta Sepalanga Domingos" w:date="2025-03-05T07:31:00Z" w16du:dateUtc="2025-03-05T06:31:00Z">
            <w:rPr>
              <w:rFonts w:ascii="Arial" w:eastAsia="Times New Roman" w:hAnsi="Arial" w:cs="Arial"/>
              <w:sz w:val="24"/>
              <w:szCs w:val="24"/>
              <w:highlight w:val="yellow"/>
              <w:lang w:eastAsia="pt-PT"/>
            </w:rPr>
          </w:rPrChange>
        </w:rPr>
        <w:pPrChange w:id="133" w:author="Adelino Naquarta Sepalanga Domingos" w:date="2025-03-05T07:31:00Z" w16du:dateUtc="2025-03-05T06:31:00Z">
          <w:pPr>
            <w:pStyle w:val="PargrafodaLista"/>
            <w:numPr>
              <w:numId w:val="17"/>
            </w:numPr>
            <w:shd w:val="clear" w:color="auto" w:fill="FFFFFF"/>
            <w:spacing w:before="100" w:beforeAutospacing="1" w:after="100" w:afterAutospacing="1" w:line="276" w:lineRule="auto"/>
            <w:ind w:left="360" w:hanging="360"/>
            <w:jc w:val="both"/>
          </w:pPr>
        </w:pPrChange>
      </w:pPr>
      <w:r w:rsidRPr="003F5B9D">
        <w:rPr>
          <w:rFonts w:ascii="Arial" w:eastAsia="Times New Roman" w:hAnsi="Arial" w:cs="Arial"/>
          <w:sz w:val="24"/>
          <w:szCs w:val="24"/>
          <w:lang w:eastAsia="pt-PT"/>
          <w:rPrChange w:id="134" w:author="Adelino Naquarta Sepalanga Domingos" w:date="2025-03-05T07:31:00Z" w16du:dateUtc="2025-03-05T06:31:00Z">
            <w:rPr>
              <w:rFonts w:ascii="Arial" w:eastAsia="Times New Roman" w:hAnsi="Arial" w:cs="Arial"/>
              <w:sz w:val="24"/>
              <w:szCs w:val="24"/>
              <w:highlight w:val="yellow"/>
              <w:lang w:eastAsia="pt-PT"/>
            </w:rPr>
          </w:rPrChange>
        </w:rPr>
        <w:t xml:space="preserve">A incorporação de uma política de cópias de segurança, </w:t>
      </w:r>
      <w:ins w:id="135" w:author="Adelino Naquarta Sepalanga Domingos" w:date="2025-03-03T12:28:00Z" w16du:dateUtc="2025-03-03T11:28:00Z">
        <w:r w:rsidR="001A4CCA" w:rsidRPr="003F5B9D">
          <w:rPr>
            <w:rFonts w:ascii="Arial" w:eastAsia="Times New Roman" w:hAnsi="Arial" w:cs="Arial"/>
            <w:sz w:val="24"/>
            <w:szCs w:val="24"/>
            <w:lang w:eastAsia="pt-PT"/>
            <w:rPrChange w:id="136" w:author="Adelino Naquarta Sepalanga Domingos" w:date="2025-03-05T07:31:00Z" w16du:dateUtc="2025-03-05T06:31:00Z">
              <w:rPr>
                <w:rFonts w:ascii="Arial" w:eastAsia="Times New Roman" w:hAnsi="Arial" w:cs="Arial"/>
                <w:sz w:val="24"/>
                <w:szCs w:val="24"/>
                <w:highlight w:val="yellow"/>
                <w:lang w:eastAsia="pt-PT"/>
              </w:rPr>
            </w:rPrChange>
          </w:rPr>
          <w:t>com</w:t>
        </w:r>
      </w:ins>
      <w:del w:id="137" w:author="Adelino Naquarta Sepalanga Domingos" w:date="2025-03-03T12:28:00Z" w16du:dateUtc="2025-03-03T11:28:00Z">
        <w:r w:rsidRPr="003F5B9D" w:rsidDel="001A4CCA">
          <w:rPr>
            <w:rFonts w:ascii="Arial" w:eastAsia="Times New Roman" w:hAnsi="Arial" w:cs="Arial"/>
            <w:sz w:val="24"/>
            <w:szCs w:val="24"/>
            <w:lang w:eastAsia="pt-PT"/>
            <w:rPrChange w:id="138" w:author="Adelino Naquarta Sepalanga Domingos" w:date="2025-03-05T07:31:00Z" w16du:dateUtc="2025-03-05T06:31:00Z">
              <w:rPr>
                <w:rFonts w:ascii="Arial" w:eastAsia="Times New Roman" w:hAnsi="Arial" w:cs="Arial"/>
                <w:sz w:val="24"/>
                <w:szCs w:val="24"/>
                <w:highlight w:val="yellow"/>
                <w:lang w:eastAsia="pt-PT"/>
              </w:rPr>
            </w:rPrChange>
          </w:rPr>
          <w:delText>de</w:delText>
        </w:r>
      </w:del>
      <w:r w:rsidRPr="003F5B9D">
        <w:rPr>
          <w:rFonts w:ascii="Arial" w:eastAsia="Times New Roman" w:hAnsi="Arial" w:cs="Arial"/>
          <w:sz w:val="24"/>
          <w:szCs w:val="24"/>
          <w:lang w:eastAsia="pt-PT"/>
          <w:rPrChange w:id="139" w:author="Adelino Naquarta Sepalanga Domingos" w:date="2025-03-05T07:31:00Z" w16du:dateUtc="2025-03-05T06:31:00Z">
            <w:rPr>
              <w:rFonts w:ascii="Arial" w:eastAsia="Times New Roman" w:hAnsi="Arial" w:cs="Arial"/>
              <w:sz w:val="24"/>
              <w:szCs w:val="24"/>
              <w:highlight w:val="yellow"/>
              <w:lang w:eastAsia="pt-PT"/>
            </w:rPr>
          </w:rPrChange>
        </w:rPr>
        <w:t xml:space="preserve"> periodicidade obrigatória</w:t>
      </w:r>
      <w:ins w:id="140" w:author="Adelino Naquarta Sepalanga Domingos" w:date="2025-02-28T14:51:00Z" w16du:dateUtc="2025-02-28T13:51:00Z">
        <w:r w:rsidR="00106D8A" w:rsidRPr="003F5B9D">
          <w:rPr>
            <w:rFonts w:ascii="Arial" w:eastAsia="Times New Roman" w:hAnsi="Arial" w:cs="Arial"/>
            <w:sz w:val="24"/>
            <w:szCs w:val="24"/>
            <w:lang w:eastAsia="pt-PT"/>
            <w:rPrChange w:id="141" w:author="Adelino Naquarta Sepalanga Domingos" w:date="2025-03-05T07:31:00Z" w16du:dateUtc="2025-03-05T06:31:00Z">
              <w:rPr>
                <w:rFonts w:ascii="Arial" w:eastAsia="Times New Roman" w:hAnsi="Arial" w:cs="Arial"/>
                <w:sz w:val="24"/>
                <w:szCs w:val="24"/>
                <w:highlight w:val="yellow"/>
                <w:lang w:eastAsia="pt-PT"/>
              </w:rPr>
            </w:rPrChange>
          </w:rPr>
          <w:t xml:space="preserve"> </w:t>
        </w:r>
      </w:ins>
      <w:del w:id="142" w:author="Adelino Naquarta Sepalanga Domingos" w:date="2025-02-28T14:51:00Z" w16du:dateUtc="2025-02-28T13:51:00Z">
        <w:r w:rsidRPr="003F5B9D" w:rsidDel="00106D8A">
          <w:rPr>
            <w:rFonts w:ascii="Arial" w:eastAsia="Times New Roman" w:hAnsi="Arial" w:cs="Arial"/>
            <w:sz w:val="24"/>
            <w:szCs w:val="24"/>
            <w:lang w:eastAsia="pt-PT"/>
            <w:rPrChange w:id="143" w:author="Adelino Naquarta Sepalanga Domingos" w:date="2025-03-05T07:31:00Z" w16du:dateUtc="2025-03-05T06:31:00Z">
              <w:rPr>
                <w:rFonts w:ascii="Arial" w:eastAsia="Times New Roman" w:hAnsi="Arial" w:cs="Arial"/>
                <w:sz w:val="24"/>
                <w:szCs w:val="24"/>
                <w:highlight w:val="yellow"/>
                <w:lang w:eastAsia="pt-PT"/>
              </w:rPr>
            </w:rPrChange>
          </w:rPr>
          <w:delText>;</w:delText>
        </w:r>
      </w:del>
      <w:ins w:id="144" w:author="Adelino Naquarta Sepalanga Domingos" w:date="2025-02-28T14:51:00Z" w16du:dateUtc="2025-02-28T13:51:00Z">
        <w:r w:rsidR="00106D8A" w:rsidRPr="003F5B9D">
          <w:rPr>
            <w:rFonts w:ascii="Arial" w:eastAsia="Times New Roman" w:hAnsi="Arial" w:cs="Arial"/>
            <w:sz w:val="24"/>
            <w:szCs w:val="24"/>
            <w:lang w:eastAsia="pt-PT"/>
            <w:rPrChange w:id="145" w:author="Adelino Naquarta Sepalanga Domingos" w:date="2025-03-05T07:31:00Z" w16du:dateUtc="2025-03-05T06:31:00Z">
              <w:rPr>
                <w:rFonts w:ascii="Arial" w:eastAsia="Times New Roman" w:hAnsi="Arial" w:cs="Arial"/>
                <w:sz w:val="24"/>
                <w:szCs w:val="24"/>
                <w:highlight w:val="yellow"/>
                <w:lang w:eastAsia="pt-PT"/>
              </w:rPr>
            </w:rPrChange>
          </w:rPr>
          <w:t xml:space="preserve">mínima de 1 </w:t>
        </w:r>
      </w:ins>
      <w:ins w:id="146" w:author="Adelino Naquarta Sepalanga Domingos" w:date="2025-03-03T12:28:00Z" w16du:dateUtc="2025-03-03T11:28:00Z">
        <w:r w:rsidR="001A4CCA" w:rsidRPr="003F5B9D">
          <w:rPr>
            <w:rFonts w:ascii="Arial" w:eastAsia="Times New Roman" w:hAnsi="Arial" w:cs="Arial"/>
            <w:sz w:val="24"/>
            <w:szCs w:val="24"/>
            <w:lang w:eastAsia="pt-PT"/>
            <w:rPrChange w:id="147" w:author="Adelino Naquarta Sepalanga Domingos" w:date="2025-03-05T07:31:00Z" w16du:dateUtc="2025-03-05T06:31:00Z">
              <w:rPr>
                <w:rFonts w:ascii="Arial" w:eastAsia="Times New Roman" w:hAnsi="Arial" w:cs="Arial"/>
                <w:sz w:val="24"/>
                <w:szCs w:val="24"/>
                <w:highlight w:val="yellow"/>
                <w:lang w:eastAsia="pt-PT"/>
              </w:rPr>
            </w:rPrChange>
          </w:rPr>
          <w:t>(</w:t>
        </w:r>
      </w:ins>
      <w:ins w:id="148" w:author="Adelino Naquarta Sepalanga Domingos" w:date="2025-02-28T14:51:00Z" w16du:dateUtc="2025-02-28T13:51:00Z">
        <w:r w:rsidR="00106D8A" w:rsidRPr="003F5B9D">
          <w:rPr>
            <w:rFonts w:ascii="Arial" w:eastAsia="Times New Roman" w:hAnsi="Arial" w:cs="Arial"/>
            <w:sz w:val="24"/>
            <w:szCs w:val="24"/>
            <w:lang w:eastAsia="pt-PT"/>
            <w:rPrChange w:id="149" w:author="Adelino Naquarta Sepalanga Domingos" w:date="2025-03-05T07:31:00Z" w16du:dateUtc="2025-03-05T06:31:00Z">
              <w:rPr>
                <w:rFonts w:ascii="Arial" w:eastAsia="Times New Roman" w:hAnsi="Arial" w:cs="Arial"/>
                <w:sz w:val="24"/>
                <w:szCs w:val="24"/>
                <w:highlight w:val="yellow"/>
                <w:lang w:eastAsia="pt-PT"/>
              </w:rPr>
            </w:rPrChange>
          </w:rPr>
          <w:t>um</w:t>
        </w:r>
      </w:ins>
      <w:ins w:id="150" w:author="Adelino Naquarta Sepalanga Domingos" w:date="2025-03-03T12:28:00Z" w16du:dateUtc="2025-03-03T11:28:00Z">
        <w:r w:rsidR="001A4CCA" w:rsidRPr="003F5B9D">
          <w:rPr>
            <w:rFonts w:ascii="Arial" w:eastAsia="Times New Roman" w:hAnsi="Arial" w:cs="Arial"/>
            <w:sz w:val="24"/>
            <w:szCs w:val="24"/>
            <w:lang w:eastAsia="pt-PT"/>
            <w:rPrChange w:id="151" w:author="Adelino Naquarta Sepalanga Domingos" w:date="2025-03-05T07:31:00Z" w16du:dateUtc="2025-03-05T06:31:00Z">
              <w:rPr>
                <w:rFonts w:ascii="Arial" w:eastAsia="Times New Roman" w:hAnsi="Arial" w:cs="Arial"/>
                <w:sz w:val="24"/>
                <w:szCs w:val="24"/>
                <w:highlight w:val="yellow"/>
                <w:lang w:eastAsia="pt-PT"/>
              </w:rPr>
            </w:rPrChange>
          </w:rPr>
          <w:t>)</w:t>
        </w:r>
      </w:ins>
      <w:ins w:id="152" w:author="Adelino Naquarta Sepalanga Domingos" w:date="2025-02-28T14:51:00Z" w16du:dateUtc="2025-02-28T13:51:00Z">
        <w:r w:rsidR="00106D8A" w:rsidRPr="003F5B9D">
          <w:rPr>
            <w:rFonts w:ascii="Arial" w:eastAsia="Times New Roman" w:hAnsi="Arial" w:cs="Arial"/>
            <w:sz w:val="24"/>
            <w:szCs w:val="24"/>
            <w:lang w:eastAsia="pt-PT"/>
            <w:rPrChange w:id="153" w:author="Adelino Naquarta Sepalanga Domingos" w:date="2025-03-05T07:31:00Z" w16du:dateUtc="2025-03-05T06:31:00Z">
              <w:rPr>
                <w:rFonts w:ascii="Arial" w:eastAsia="Times New Roman" w:hAnsi="Arial" w:cs="Arial"/>
                <w:sz w:val="24"/>
                <w:szCs w:val="24"/>
                <w:highlight w:val="yellow"/>
                <w:lang w:eastAsia="pt-PT"/>
              </w:rPr>
            </w:rPrChange>
          </w:rPr>
          <w:t xml:space="preserve"> mês;</w:t>
        </w:r>
      </w:ins>
    </w:p>
    <w:p w14:paraId="78ADA345" w14:textId="316EDCE2" w:rsidR="00C75444" w:rsidRPr="00992C7C" w:rsidDel="00106D8A" w:rsidRDefault="00651341">
      <w:pPr>
        <w:pStyle w:val="PargrafodaLista"/>
        <w:shd w:val="clear" w:color="auto" w:fill="FFFFFF"/>
        <w:spacing w:before="100" w:beforeAutospacing="1" w:after="100" w:afterAutospacing="1" w:line="276" w:lineRule="auto"/>
        <w:ind w:left="1080"/>
        <w:jc w:val="both"/>
        <w:rPr>
          <w:del w:id="154" w:author="Adelino Naquarta Sepalanga Domingos" w:date="2025-02-28T14:52:00Z" w16du:dateUtc="2025-02-28T13:52:00Z"/>
          <w:rFonts w:ascii="Arial" w:eastAsia="Times New Roman" w:hAnsi="Arial" w:cs="Arial"/>
          <w:sz w:val="24"/>
          <w:szCs w:val="24"/>
          <w:highlight w:val="yellow"/>
          <w:lang w:eastAsia="pt-PT"/>
        </w:rPr>
        <w:pPrChange w:id="155" w:author="Adelino Naquarta Sepalanga Domingos" w:date="2025-02-28T14:51:00Z" w16du:dateUtc="2025-02-28T13:51:00Z">
          <w:pPr>
            <w:pStyle w:val="PargrafodaLista"/>
            <w:numPr>
              <w:numId w:val="23"/>
            </w:numPr>
            <w:shd w:val="clear" w:color="auto" w:fill="FFFFFF"/>
            <w:spacing w:before="100" w:beforeAutospacing="1" w:after="100" w:afterAutospacing="1" w:line="276" w:lineRule="auto"/>
            <w:ind w:left="1080" w:hanging="360"/>
            <w:jc w:val="both"/>
          </w:pPr>
        </w:pPrChange>
      </w:pPr>
      <w:del w:id="156" w:author="Adelino Naquarta Sepalanga Domingos" w:date="2025-02-28T14:51:00Z" w16du:dateUtc="2025-02-28T13:51:00Z">
        <w:r w:rsidRPr="00992C7C" w:rsidDel="00106D8A">
          <w:rPr>
            <w:rFonts w:ascii="Arial" w:eastAsia="Times New Roman" w:hAnsi="Arial" w:cs="Arial"/>
            <w:sz w:val="24"/>
            <w:szCs w:val="24"/>
            <w:highlight w:val="yellow"/>
            <w:lang w:eastAsia="pt-PT"/>
          </w:rPr>
          <w:delText>O período m</w:delText>
        </w:r>
        <w:r w:rsidR="00460157" w:rsidDel="00106D8A">
          <w:rPr>
            <w:rFonts w:ascii="Arial" w:eastAsia="Times New Roman" w:hAnsi="Arial" w:cs="Arial"/>
            <w:sz w:val="24"/>
            <w:szCs w:val="24"/>
            <w:highlight w:val="yellow"/>
            <w:lang w:eastAsia="pt-PT"/>
          </w:rPr>
          <w:delText>í</w:delText>
        </w:r>
        <w:r w:rsidRPr="00992C7C" w:rsidDel="00106D8A">
          <w:rPr>
            <w:rFonts w:ascii="Arial" w:eastAsia="Times New Roman" w:hAnsi="Arial" w:cs="Arial"/>
            <w:sz w:val="24"/>
            <w:szCs w:val="24"/>
            <w:highlight w:val="yellow"/>
            <w:lang w:eastAsia="pt-PT"/>
          </w:rPr>
          <w:delText>ni</w:delText>
        </w:r>
        <w:r w:rsidR="003951DB" w:rsidDel="00106D8A">
          <w:rPr>
            <w:rFonts w:ascii="Arial" w:eastAsia="Times New Roman" w:hAnsi="Arial" w:cs="Arial"/>
            <w:sz w:val="24"/>
            <w:szCs w:val="24"/>
            <w:highlight w:val="yellow"/>
            <w:lang w:eastAsia="pt-PT"/>
          </w:rPr>
          <w:delText>m</w:delText>
        </w:r>
        <w:r w:rsidRPr="00992C7C" w:rsidDel="00106D8A">
          <w:rPr>
            <w:rFonts w:ascii="Arial" w:eastAsia="Times New Roman" w:hAnsi="Arial" w:cs="Arial"/>
            <w:sz w:val="24"/>
            <w:szCs w:val="24"/>
            <w:highlight w:val="yellow"/>
            <w:lang w:eastAsia="pt-PT"/>
          </w:rPr>
          <w:delText>o a que se refere o ponto 12 é de um mês;</w:delText>
        </w:r>
      </w:del>
    </w:p>
    <w:p w14:paraId="02617159" w14:textId="77777777" w:rsidR="000E45EC" w:rsidRPr="00106D8A" w:rsidRDefault="000E45EC">
      <w:pPr>
        <w:pStyle w:val="PargrafodaLista"/>
        <w:shd w:val="clear" w:color="auto" w:fill="FFFFFF"/>
        <w:spacing w:before="100" w:beforeAutospacing="1" w:after="100" w:afterAutospacing="1" w:line="276" w:lineRule="auto"/>
        <w:ind w:left="1080"/>
        <w:jc w:val="both"/>
        <w:rPr>
          <w:lang w:eastAsia="pt-PT"/>
        </w:rPr>
        <w:pPrChange w:id="157" w:author="Adelino Naquarta Sepalanga Domingos" w:date="2025-02-28T14:52:00Z" w16du:dateUtc="2025-02-28T13:52:00Z">
          <w:pPr>
            <w:pStyle w:val="PargrafodaLista"/>
          </w:pPr>
        </w:pPrChange>
      </w:pPr>
    </w:p>
    <w:p w14:paraId="6F461F6C" w14:textId="77777777" w:rsidR="000E45EC" w:rsidRPr="00992C7C" w:rsidRDefault="000E45EC" w:rsidP="003F3EDE">
      <w:pPr>
        <w:pStyle w:val="PargrafodaLista"/>
        <w:numPr>
          <w:ilvl w:val="0"/>
          <w:numId w:val="17"/>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O controlo da base de dados que utiliza e o registo do número de reposições de cópias de segurança efectuadas;</w:t>
      </w:r>
    </w:p>
    <w:p w14:paraId="70306600" w14:textId="77777777" w:rsidR="000E45EC" w:rsidRPr="00992C7C" w:rsidRDefault="000E45EC" w:rsidP="000E45EC">
      <w:pPr>
        <w:pStyle w:val="PargrafodaLista"/>
        <w:rPr>
          <w:rFonts w:ascii="Arial" w:eastAsia="Times New Roman" w:hAnsi="Arial" w:cs="Arial"/>
          <w:sz w:val="24"/>
          <w:szCs w:val="24"/>
          <w:lang w:eastAsia="pt-PT"/>
        </w:rPr>
      </w:pPr>
    </w:p>
    <w:p w14:paraId="0BC5F0D5" w14:textId="77777777" w:rsidR="000E45EC" w:rsidRPr="00992C7C" w:rsidRDefault="000E45EC" w:rsidP="003F3EDE">
      <w:pPr>
        <w:pStyle w:val="PargrafodaLista"/>
        <w:numPr>
          <w:ilvl w:val="0"/>
          <w:numId w:val="17"/>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A total protecção da chave privada;</w:t>
      </w:r>
    </w:p>
    <w:p w14:paraId="43B4E555" w14:textId="77777777" w:rsidR="000E45EC" w:rsidRPr="00992C7C" w:rsidRDefault="000E45EC" w:rsidP="000E45EC">
      <w:pPr>
        <w:pStyle w:val="PargrafodaLista"/>
        <w:rPr>
          <w:rFonts w:ascii="Arial" w:eastAsia="Times New Roman" w:hAnsi="Arial" w:cs="Arial"/>
          <w:sz w:val="24"/>
          <w:szCs w:val="24"/>
          <w:lang w:eastAsia="pt-PT"/>
        </w:rPr>
      </w:pPr>
    </w:p>
    <w:p w14:paraId="0DCED270" w14:textId="77777777" w:rsidR="000E45EC" w:rsidRPr="00992C7C" w:rsidRDefault="000E45EC" w:rsidP="003F3EDE">
      <w:pPr>
        <w:pStyle w:val="PargrafodaLista"/>
        <w:numPr>
          <w:ilvl w:val="0"/>
          <w:numId w:val="17"/>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A numeração sequencial em função da evolução da data e hora de emissão dos documentos;</w:t>
      </w:r>
    </w:p>
    <w:p w14:paraId="526BBD05" w14:textId="77777777" w:rsidR="000E45EC" w:rsidRPr="00992C7C" w:rsidRDefault="000E45EC" w:rsidP="000E45EC">
      <w:pPr>
        <w:pStyle w:val="PargrafodaLista"/>
        <w:shd w:val="clear" w:color="auto" w:fill="FFFFFF"/>
        <w:spacing w:before="100" w:beforeAutospacing="1" w:after="100" w:afterAutospacing="1" w:line="276" w:lineRule="auto"/>
        <w:ind w:left="360"/>
        <w:jc w:val="both"/>
        <w:rPr>
          <w:rFonts w:ascii="Arial" w:eastAsia="Times New Roman" w:hAnsi="Arial" w:cs="Arial"/>
          <w:sz w:val="24"/>
          <w:szCs w:val="24"/>
          <w:lang w:eastAsia="pt-PT"/>
        </w:rPr>
      </w:pPr>
    </w:p>
    <w:p w14:paraId="0A3F5AB6" w14:textId="6E6C4C6B" w:rsidR="000E45EC" w:rsidRPr="00992C7C" w:rsidRDefault="000E45EC" w:rsidP="003F3EDE">
      <w:pPr>
        <w:pStyle w:val="PargrafodaLista"/>
        <w:numPr>
          <w:ilvl w:val="0"/>
          <w:numId w:val="17"/>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Que não existe mais d</w:t>
      </w:r>
      <w:ins w:id="158" w:author="Adelino Naquarta Sepalanga Domingos" w:date="2025-02-28T11:28:00Z" w16du:dateUtc="2025-02-28T10:28:00Z">
        <w:r w:rsidR="005F44D8">
          <w:rPr>
            <w:rFonts w:ascii="Arial" w:eastAsia="Times New Roman" w:hAnsi="Arial" w:cs="Arial"/>
            <w:sz w:val="24"/>
            <w:szCs w:val="24"/>
            <w:lang w:eastAsia="pt-PT"/>
          </w:rPr>
          <w:t>o</w:t>
        </w:r>
      </w:ins>
      <w:del w:id="159" w:author="Adelino Naquarta Sepalanga Domingos" w:date="2025-02-28T11:28:00Z" w16du:dateUtc="2025-02-28T10:28:00Z">
        <w:r w:rsidRPr="00992C7C" w:rsidDel="005F44D8">
          <w:rPr>
            <w:rFonts w:ascii="Arial" w:eastAsia="Times New Roman" w:hAnsi="Arial" w:cs="Arial"/>
            <w:sz w:val="24"/>
            <w:szCs w:val="24"/>
            <w:lang w:eastAsia="pt-PT"/>
          </w:rPr>
          <w:delText>e</w:delText>
        </w:r>
      </w:del>
      <w:r w:rsidRPr="00992C7C">
        <w:rPr>
          <w:rFonts w:ascii="Arial" w:eastAsia="Times New Roman" w:hAnsi="Arial" w:cs="Arial"/>
          <w:sz w:val="24"/>
          <w:szCs w:val="24"/>
          <w:lang w:eastAsia="pt-PT"/>
        </w:rPr>
        <w:t xml:space="preserve"> que um documento activo (com os campos Estado actual do documento - InvoiceStatus, MovementStatus, WorkStatus ou PaymentStatus - de valor "N") proveniente da recolha do mesmo documento manual ou do procedimento mencionado no número 9 do presente anexo;</w:t>
      </w:r>
    </w:p>
    <w:p w14:paraId="3B87AF31" w14:textId="77777777" w:rsidR="000E45EC" w:rsidRPr="00992C7C" w:rsidRDefault="000E45EC" w:rsidP="000E45EC">
      <w:pPr>
        <w:pStyle w:val="PargrafodaLista"/>
        <w:shd w:val="clear" w:color="auto" w:fill="FFFFFF"/>
        <w:spacing w:before="100" w:beforeAutospacing="1" w:after="100" w:afterAutospacing="1" w:line="276" w:lineRule="auto"/>
        <w:ind w:left="360"/>
        <w:jc w:val="both"/>
        <w:rPr>
          <w:rFonts w:ascii="Arial" w:eastAsia="Times New Roman" w:hAnsi="Arial" w:cs="Arial"/>
          <w:sz w:val="24"/>
          <w:szCs w:val="24"/>
          <w:lang w:eastAsia="pt-PT"/>
        </w:rPr>
      </w:pPr>
    </w:p>
    <w:p w14:paraId="5F58B1AE" w14:textId="77777777" w:rsidR="000E45EC" w:rsidRPr="00992C7C" w:rsidRDefault="000E45EC" w:rsidP="003F3EDE">
      <w:pPr>
        <w:pStyle w:val="PargrafodaLista"/>
        <w:numPr>
          <w:ilvl w:val="0"/>
          <w:numId w:val="17"/>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A utilização, para efeito de cálculos, de valor com mais do que 2 casas decimais para evitar erros de arredondamento;</w:t>
      </w:r>
    </w:p>
    <w:p w14:paraId="68A559F8" w14:textId="77777777" w:rsidR="000E45EC" w:rsidRPr="00992C7C" w:rsidRDefault="000E45EC" w:rsidP="000E45EC">
      <w:pPr>
        <w:pStyle w:val="PargrafodaLista"/>
        <w:shd w:val="clear" w:color="auto" w:fill="FFFFFF"/>
        <w:spacing w:before="100" w:beforeAutospacing="1" w:after="100" w:afterAutospacing="1" w:line="276" w:lineRule="auto"/>
        <w:ind w:left="360"/>
        <w:jc w:val="both"/>
        <w:rPr>
          <w:rFonts w:ascii="Arial" w:eastAsia="Times New Roman" w:hAnsi="Arial" w:cs="Arial"/>
          <w:sz w:val="24"/>
          <w:szCs w:val="24"/>
          <w:lang w:eastAsia="pt-PT"/>
        </w:rPr>
      </w:pPr>
    </w:p>
    <w:p w14:paraId="2A795F4E" w14:textId="77777777" w:rsidR="000E45EC" w:rsidRPr="00992C7C" w:rsidRDefault="000E45EC" w:rsidP="003F3EDE">
      <w:pPr>
        <w:pStyle w:val="PargrafodaLista"/>
        <w:numPr>
          <w:ilvl w:val="0"/>
          <w:numId w:val="17"/>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Nas soluções de mobilidade, a numeração sequencial, bem como a informação relativa à assinatura dos últimos documentos emitidos por série, após estas terem exportado os dados para a aplicação de integração;</w:t>
      </w:r>
    </w:p>
    <w:p w14:paraId="0D49EF82" w14:textId="77777777" w:rsidR="000E45EC" w:rsidRPr="00992C7C" w:rsidRDefault="000E45EC" w:rsidP="000E45EC">
      <w:pPr>
        <w:pStyle w:val="PargrafodaLista"/>
        <w:rPr>
          <w:rFonts w:ascii="Arial" w:eastAsia="Times New Roman" w:hAnsi="Arial" w:cs="Arial"/>
          <w:sz w:val="24"/>
          <w:szCs w:val="24"/>
          <w:lang w:eastAsia="pt-PT"/>
        </w:rPr>
      </w:pPr>
    </w:p>
    <w:p w14:paraId="6875FC3B" w14:textId="77777777" w:rsidR="000E45EC" w:rsidRPr="00992C7C" w:rsidRDefault="000E45EC" w:rsidP="003F3EDE">
      <w:pPr>
        <w:pStyle w:val="PargrafodaLista"/>
        <w:numPr>
          <w:ilvl w:val="0"/>
          <w:numId w:val="17"/>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 xml:space="preserve"> A exigibilidade ao utilizador do motivo do não apuramento do imposto, quando tal se verificar;</w:t>
      </w:r>
    </w:p>
    <w:p w14:paraId="115A5182" w14:textId="77777777" w:rsidR="000E45EC" w:rsidRPr="00992C7C" w:rsidRDefault="000E45EC" w:rsidP="000E45EC">
      <w:pPr>
        <w:pStyle w:val="PargrafodaLista"/>
        <w:shd w:val="clear" w:color="auto" w:fill="FFFFFF"/>
        <w:spacing w:before="100" w:beforeAutospacing="1" w:after="100" w:afterAutospacing="1" w:line="276" w:lineRule="auto"/>
        <w:ind w:left="360"/>
        <w:jc w:val="both"/>
        <w:rPr>
          <w:rFonts w:ascii="Arial" w:eastAsia="Times New Roman" w:hAnsi="Arial" w:cs="Arial"/>
          <w:sz w:val="24"/>
          <w:szCs w:val="24"/>
          <w:lang w:eastAsia="pt-PT"/>
        </w:rPr>
      </w:pPr>
    </w:p>
    <w:p w14:paraId="50F5952F" w14:textId="77777777" w:rsidR="000E45EC" w:rsidRPr="00992C7C" w:rsidRDefault="000E45EC" w:rsidP="003F3EDE">
      <w:pPr>
        <w:pStyle w:val="PargrafodaLista"/>
        <w:numPr>
          <w:ilvl w:val="0"/>
          <w:numId w:val="17"/>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 xml:space="preserve"> O controlo de emissão de notas de crédito parciais, face às quantidades e valores das respectivas facturas a rectificar;</w:t>
      </w:r>
    </w:p>
    <w:p w14:paraId="78690550" w14:textId="77777777" w:rsidR="000E45EC" w:rsidRPr="00992C7C" w:rsidRDefault="000E45EC" w:rsidP="000E45EC">
      <w:pPr>
        <w:pStyle w:val="PargrafodaLista"/>
        <w:rPr>
          <w:rFonts w:ascii="Arial" w:eastAsia="Times New Roman" w:hAnsi="Arial" w:cs="Arial"/>
          <w:sz w:val="24"/>
          <w:szCs w:val="24"/>
          <w:lang w:eastAsia="pt-PT"/>
        </w:rPr>
      </w:pPr>
    </w:p>
    <w:p w14:paraId="6FFDB4B6" w14:textId="77777777" w:rsidR="000E45EC" w:rsidRPr="00992C7C" w:rsidRDefault="000E45EC" w:rsidP="003F3EDE">
      <w:pPr>
        <w:pStyle w:val="PargrafodaLista"/>
        <w:numPr>
          <w:ilvl w:val="0"/>
          <w:numId w:val="17"/>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 xml:space="preserve"> Que quando aplicado descontos, estes, devem estar compreendidos entre 0 e 100</w:t>
      </w:r>
      <w:del w:id="160" w:author="Adelino Naquarta Sepalanga Domingos" w:date="2025-03-05T07:37:00Z" w16du:dateUtc="2025-03-05T06:37:00Z">
        <w:r w:rsidRPr="00992C7C" w:rsidDel="00EC09E5">
          <w:rPr>
            <w:rFonts w:ascii="Arial" w:eastAsia="Times New Roman" w:hAnsi="Arial" w:cs="Arial"/>
            <w:sz w:val="24"/>
            <w:szCs w:val="24"/>
            <w:lang w:eastAsia="pt-PT"/>
          </w:rPr>
          <w:delText xml:space="preserve"> </w:delText>
        </w:r>
      </w:del>
      <w:r w:rsidRPr="00992C7C">
        <w:rPr>
          <w:rFonts w:ascii="Arial" w:eastAsia="Times New Roman" w:hAnsi="Arial" w:cs="Arial"/>
          <w:sz w:val="24"/>
          <w:szCs w:val="24"/>
          <w:lang w:eastAsia="pt-PT"/>
        </w:rPr>
        <w:t>%;</w:t>
      </w:r>
    </w:p>
    <w:p w14:paraId="730AA49F" w14:textId="77777777" w:rsidR="000E45EC" w:rsidRPr="00992C7C" w:rsidRDefault="000E45EC" w:rsidP="000E45EC">
      <w:pPr>
        <w:pStyle w:val="PargrafodaLista"/>
        <w:rPr>
          <w:rFonts w:ascii="Arial" w:eastAsia="Times New Roman" w:hAnsi="Arial" w:cs="Arial"/>
          <w:sz w:val="24"/>
          <w:szCs w:val="24"/>
          <w:lang w:eastAsia="pt-PT"/>
        </w:rPr>
      </w:pPr>
    </w:p>
    <w:p w14:paraId="7A5A675D" w14:textId="77777777" w:rsidR="000E45EC" w:rsidRPr="00992C7C" w:rsidRDefault="000E45EC" w:rsidP="003F3EDE">
      <w:pPr>
        <w:pStyle w:val="PargrafodaLista"/>
        <w:numPr>
          <w:ilvl w:val="0"/>
          <w:numId w:val="17"/>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 xml:space="preserve">Que a parametrização e desenho dos formulários de impressão dos documentos seja efectuada pelo fabricante do </w:t>
      </w:r>
      <w:r w:rsidRPr="008E7CDD">
        <w:rPr>
          <w:rFonts w:ascii="Arial" w:eastAsia="Times New Roman" w:hAnsi="Arial" w:cs="Arial"/>
          <w:i/>
          <w:iCs/>
          <w:sz w:val="24"/>
          <w:szCs w:val="24"/>
          <w:lang w:eastAsia="pt-PT"/>
        </w:rPr>
        <w:t>software</w:t>
      </w:r>
      <w:r w:rsidRPr="00992C7C">
        <w:rPr>
          <w:rFonts w:ascii="Arial" w:eastAsia="Times New Roman" w:hAnsi="Arial" w:cs="Arial"/>
          <w:sz w:val="24"/>
          <w:szCs w:val="24"/>
          <w:lang w:eastAsia="pt-PT"/>
        </w:rPr>
        <w:t xml:space="preserve"> ou, caso seja facultado ao utilizador a possibilidade de criação de novos tipos de documentos, estes sejam obrigatoriamente validados pelo fabricante através de assinatura digital, ou outro qualquer mecanismo que produza os mesmos efeitos;</w:t>
      </w:r>
    </w:p>
    <w:p w14:paraId="793C4182" w14:textId="77777777" w:rsidR="000E45EC" w:rsidRPr="00992C7C" w:rsidRDefault="000E45EC" w:rsidP="000E45EC">
      <w:pPr>
        <w:pStyle w:val="PargrafodaLista"/>
        <w:shd w:val="clear" w:color="auto" w:fill="FFFFFF"/>
        <w:spacing w:before="100" w:beforeAutospacing="1" w:after="100" w:afterAutospacing="1" w:line="276" w:lineRule="auto"/>
        <w:ind w:left="360"/>
        <w:jc w:val="both"/>
        <w:rPr>
          <w:rFonts w:ascii="Arial" w:eastAsia="Times New Roman" w:hAnsi="Arial" w:cs="Arial"/>
          <w:sz w:val="24"/>
          <w:szCs w:val="24"/>
          <w:lang w:eastAsia="pt-PT"/>
        </w:rPr>
      </w:pPr>
    </w:p>
    <w:p w14:paraId="17AA19A1" w14:textId="77777777" w:rsidR="000E45EC" w:rsidRPr="00992C7C" w:rsidRDefault="000E45EC" w:rsidP="003F3EDE">
      <w:pPr>
        <w:pStyle w:val="PargrafodaLista"/>
        <w:numPr>
          <w:ilvl w:val="0"/>
          <w:numId w:val="17"/>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 xml:space="preserve"> O averbamento da data em que os bens foram colocados à disposição do adquirente ou em que os serviços foram prestados, por forma a permitir o correcto preenchimento do campo TaxPointDate;</w:t>
      </w:r>
    </w:p>
    <w:p w14:paraId="73A603A3" w14:textId="77777777" w:rsidR="000E45EC" w:rsidRPr="00992C7C" w:rsidRDefault="000E45EC" w:rsidP="000E45EC">
      <w:pPr>
        <w:pStyle w:val="PargrafodaLista"/>
        <w:rPr>
          <w:rFonts w:ascii="Arial" w:eastAsia="Times New Roman" w:hAnsi="Arial" w:cs="Arial"/>
          <w:sz w:val="24"/>
          <w:szCs w:val="24"/>
          <w:lang w:eastAsia="pt-PT"/>
        </w:rPr>
      </w:pPr>
    </w:p>
    <w:p w14:paraId="42E66F5D" w14:textId="128A9A4F" w:rsidR="000E45EC" w:rsidRPr="00992C7C" w:rsidRDefault="000E45EC" w:rsidP="003F3EDE">
      <w:pPr>
        <w:pStyle w:val="PargrafodaLista"/>
        <w:numPr>
          <w:ilvl w:val="0"/>
          <w:numId w:val="17"/>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 xml:space="preserve"> Que o utilizador não possa definir</w:t>
      </w:r>
      <w:ins w:id="161" w:author="Adelino Naquarta Sepalanga Domingos" w:date="2025-02-28T11:39:00Z" w16du:dateUtc="2025-02-28T10:39:00Z">
        <w:r w:rsidR="00884183">
          <w:rPr>
            <w:rFonts w:ascii="Arial" w:eastAsia="Times New Roman" w:hAnsi="Arial" w:cs="Arial"/>
            <w:sz w:val="24"/>
            <w:szCs w:val="24"/>
            <w:lang w:eastAsia="pt-PT"/>
          </w:rPr>
          <w:t xml:space="preserve"> </w:t>
        </w:r>
      </w:ins>
      <w:del w:id="162" w:author="Adelino Naquarta Sepalanga Domingos" w:date="2025-02-28T11:39:00Z" w16du:dateUtc="2025-02-28T10:39:00Z">
        <w:r w:rsidRPr="00992C7C" w:rsidDel="00884183">
          <w:rPr>
            <w:rFonts w:ascii="Arial" w:eastAsia="Times New Roman" w:hAnsi="Arial" w:cs="Arial"/>
            <w:strike/>
            <w:sz w:val="24"/>
            <w:szCs w:val="24"/>
            <w:lang w:eastAsia="pt-PT"/>
          </w:rPr>
          <w:delText xml:space="preserve"> </w:delText>
        </w:r>
      </w:del>
      <w:r w:rsidRPr="00992C7C">
        <w:rPr>
          <w:rFonts w:ascii="Arial" w:eastAsia="Times New Roman" w:hAnsi="Arial" w:cs="Arial"/>
          <w:sz w:val="24"/>
          <w:szCs w:val="24"/>
          <w:lang w:eastAsia="pt-PT"/>
        </w:rPr>
        <w:t>quais os tipos de documentos que são assinados e\ou exportáveis para o ficheiro XML SAF-T(AO);</w:t>
      </w:r>
    </w:p>
    <w:p w14:paraId="1D4B1309" w14:textId="77777777" w:rsidR="000E45EC" w:rsidRPr="00992C7C" w:rsidRDefault="000E45EC" w:rsidP="000E45EC">
      <w:pPr>
        <w:pStyle w:val="PargrafodaLista"/>
        <w:rPr>
          <w:rFonts w:ascii="Arial" w:eastAsia="Times New Roman" w:hAnsi="Arial" w:cs="Arial"/>
          <w:sz w:val="24"/>
          <w:szCs w:val="24"/>
          <w:lang w:eastAsia="pt-PT"/>
        </w:rPr>
      </w:pPr>
    </w:p>
    <w:p w14:paraId="64260859" w14:textId="77777777" w:rsidR="000E45EC" w:rsidRPr="00992C7C" w:rsidRDefault="000E45EC" w:rsidP="003F3EDE">
      <w:pPr>
        <w:pStyle w:val="PargrafodaLista"/>
        <w:numPr>
          <w:ilvl w:val="0"/>
          <w:numId w:val="17"/>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Que não é efectuado o reprocessamento de qualquer cálculo sobre documentos recolhidos ou resultantes de integração de outros sistemas;</w:t>
      </w:r>
    </w:p>
    <w:p w14:paraId="221B347F" w14:textId="77777777" w:rsidR="000E45EC" w:rsidRPr="00992C7C" w:rsidRDefault="000E45EC" w:rsidP="000E45EC">
      <w:pPr>
        <w:pStyle w:val="PargrafodaLista"/>
        <w:shd w:val="clear" w:color="auto" w:fill="FFFFFF"/>
        <w:spacing w:before="100" w:beforeAutospacing="1" w:after="100" w:afterAutospacing="1" w:line="276" w:lineRule="auto"/>
        <w:ind w:left="360"/>
        <w:jc w:val="both"/>
        <w:rPr>
          <w:rFonts w:ascii="Arial" w:eastAsia="Times New Roman" w:hAnsi="Arial" w:cs="Arial"/>
          <w:sz w:val="24"/>
          <w:szCs w:val="24"/>
          <w:lang w:eastAsia="pt-PT"/>
        </w:rPr>
      </w:pPr>
    </w:p>
    <w:p w14:paraId="08B9B0C6" w14:textId="24EAAD21" w:rsidR="000E45EC" w:rsidRPr="00992C7C" w:rsidRDefault="000E45EC" w:rsidP="003F3EDE">
      <w:pPr>
        <w:pStyle w:val="PargrafodaLista"/>
        <w:numPr>
          <w:ilvl w:val="0"/>
          <w:numId w:val="17"/>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 xml:space="preserve"> Que o Número de Identificação Fiscal (NIF), constante numa ficha de cliente já existente e com documentos emitidos, não seja alterado. Apenas pode</w:t>
      </w:r>
      <w:del w:id="163" w:author="Adelino Naquarta Sepalanga Domingos" w:date="2025-03-05T09:34:00Z" w16du:dateUtc="2025-03-05T08:34:00Z">
        <w:r w:rsidRPr="00992C7C" w:rsidDel="00B45277">
          <w:rPr>
            <w:rFonts w:ascii="Arial" w:eastAsia="Times New Roman" w:hAnsi="Arial" w:cs="Arial"/>
            <w:sz w:val="24"/>
            <w:szCs w:val="24"/>
            <w:lang w:eastAsia="pt-PT"/>
          </w:rPr>
          <w:delText>rá</w:delText>
        </w:r>
      </w:del>
      <w:r w:rsidRPr="00992C7C">
        <w:rPr>
          <w:rFonts w:ascii="Arial" w:eastAsia="Times New Roman" w:hAnsi="Arial" w:cs="Arial"/>
          <w:sz w:val="24"/>
          <w:szCs w:val="24"/>
          <w:lang w:eastAsia="pt-PT"/>
        </w:rPr>
        <w:t xml:space="preserve"> ser averbado o NIF em falta, no caso de o campo não estar preenchido, ou estar preenchido com o NIF do cliente genérico "999999999";</w:t>
      </w:r>
    </w:p>
    <w:p w14:paraId="56BF5E17" w14:textId="77777777" w:rsidR="000E45EC" w:rsidRPr="00992C7C" w:rsidRDefault="000E45EC" w:rsidP="000E45EC">
      <w:pPr>
        <w:pStyle w:val="PargrafodaLista"/>
        <w:shd w:val="clear" w:color="auto" w:fill="FFFFFF"/>
        <w:spacing w:before="100" w:beforeAutospacing="1" w:after="100" w:afterAutospacing="1" w:line="276" w:lineRule="auto"/>
        <w:ind w:left="360"/>
        <w:jc w:val="both"/>
        <w:rPr>
          <w:rFonts w:ascii="Arial" w:eastAsia="Times New Roman" w:hAnsi="Arial" w:cs="Arial"/>
          <w:sz w:val="24"/>
          <w:szCs w:val="24"/>
          <w:lang w:eastAsia="pt-PT"/>
        </w:rPr>
      </w:pPr>
    </w:p>
    <w:p w14:paraId="0689811C" w14:textId="77777777" w:rsidR="000E45EC" w:rsidRPr="00992C7C" w:rsidRDefault="000E45EC" w:rsidP="003F3EDE">
      <w:pPr>
        <w:pStyle w:val="PargrafodaLista"/>
        <w:numPr>
          <w:ilvl w:val="0"/>
          <w:numId w:val="17"/>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 xml:space="preserve"> Que o nome numa ficha de cliente já existente e com documentos emitidos, mas cujo NIF não foi fornecido, seja alterado. Esta limitação cessa, quando na ficha do cliente for averbado o respectivo NIF;</w:t>
      </w:r>
    </w:p>
    <w:p w14:paraId="642AC019" w14:textId="77777777" w:rsidR="000E45EC" w:rsidRPr="00992C7C" w:rsidRDefault="000E45EC" w:rsidP="000E45EC">
      <w:pPr>
        <w:pStyle w:val="PargrafodaLista"/>
        <w:shd w:val="clear" w:color="auto" w:fill="FFFFFF"/>
        <w:spacing w:before="100" w:beforeAutospacing="1" w:after="100" w:afterAutospacing="1" w:line="276" w:lineRule="auto"/>
        <w:ind w:left="360"/>
        <w:jc w:val="both"/>
        <w:rPr>
          <w:rFonts w:ascii="Arial" w:eastAsia="Times New Roman" w:hAnsi="Arial" w:cs="Arial"/>
          <w:sz w:val="24"/>
          <w:szCs w:val="24"/>
          <w:lang w:eastAsia="pt-PT"/>
        </w:rPr>
      </w:pPr>
    </w:p>
    <w:p w14:paraId="5718705F" w14:textId="77777777" w:rsidR="000E45EC" w:rsidRPr="00992C7C" w:rsidRDefault="000E45EC" w:rsidP="003F3EDE">
      <w:pPr>
        <w:pStyle w:val="PargrafodaLista"/>
        <w:numPr>
          <w:ilvl w:val="0"/>
          <w:numId w:val="17"/>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Que numa ficha de produto já existente e com documentos emitidos, seja alterada a informação do campo Descrição do produto ou serviço (ProductDescription) constante na tabela 2.4;</w:t>
      </w:r>
    </w:p>
    <w:p w14:paraId="5F9BDEED" w14:textId="77777777" w:rsidR="000E45EC" w:rsidRPr="00992C7C" w:rsidRDefault="000E45EC" w:rsidP="000E45EC">
      <w:pPr>
        <w:pStyle w:val="PargrafodaLista"/>
        <w:shd w:val="clear" w:color="auto" w:fill="FFFFFF"/>
        <w:spacing w:before="100" w:beforeAutospacing="1" w:after="100" w:afterAutospacing="1" w:line="276" w:lineRule="auto"/>
        <w:ind w:left="360"/>
        <w:jc w:val="both"/>
        <w:rPr>
          <w:rFonts w:ascii="Arial" w:eastAsia="Times New Roman" w:hAnsi="Arial" w:cs="Arial"/>
          <w:sz w:val="24"/>
          <w:szCs w:val="24"/>
          <w:lang w:eastAsia="pt-PT"/>
        </w:rPr>
      </w:pPr>
    </w:p>
    <w:p w14:paraId="79C411F2" w14:textId="77777777" w:rsidR="000E45EC" w:rsidRPr="00992C7C" w:rsidRDefault="000E45EC" w:rsidP="003F3EDE">
      <w:pPr>
        <w:pStyle w:val="PargrafodaLista"/>
        <w:numPr>
          <w:ilvl w:val="0"/>
          <w:numId w:val="17"/>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Que não permite a reutilização de códigos de utilizador (SourceID) após o respectivo utilizador ter procedido à realização de movimentos fiscalmente relevantes;</w:t>
      </w:r>
    </w:p>
    <w:p w14:paraId="71F167AC" w14:textId="77777777" w:rsidR="000E45EC" w:rsidRPr="00992C7C" w:rsidRDefault="000E45EC" w:rsidP="000E45EC">
      <w:pPr>
        <w:pStyle w:val="PargrafodaLista"/>
        <w:shd w:val="clear" w:color="auto" w:fill="FFFFFF"/>
        <w:spacing w:before="100" w:beforeAutospacing="1" w:after="100" w:afterAutospacing="1" w:line="276" w:lineRule="auto"/>
        <w:ind w:left="360"/>
        <w:jc w:val="both"/>
        <w:rPr>
          <w:rFonts w:ascii="Arial" w:eastAsia="Times New Roman" w:hAnsi="Arial" w:cs="Arial"/>
          <w:sz w:val="24"/>
          <w:szCs w:val="24"/>
          <w:lang w:eastAsia="pt-PT"/>
        </w:rPr>
      </w:pPr>
    </w:p>
    <w:p w14:paraId="55232DF0" w14:textId="77777777" w:rsidR="000E45EC" w:rsidRPr="00992C7C" w:rsidRDefault="000E45EC" w:rsidP="003F3EDE">
      <w:pPr>
        <w:pStyle w:val="PargrafodaLista"/>
        <w:numPr>
          <w:ilvl w:val="0"/>
          <w:numId w:val="17"/>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 xml:space="preserve"> Que não permite a criação de notas de crédito relativas a documentos anteriormente anulados ou já totalmente rectificados;</w:t>
      </w:r>
    </w:p>
    <w:p w14:paraId="41A64527" w14:textId="77777777" w:rsidR="000E45EC" w:rsidRPr="00992C7C" w:rsidRDefault="000E45EC" w:rsidP="000E45EC">
      <w:pPr>
        <w:pStyle w:val="PargrafodaLista"/>
        <w:shd w:val="clear" w:color="auto" w:fill="FFFFFF"/>
        <w:spacing w:before="100" w:beforeAutospacing="1" w:after="100" w:afterAutospacing="1" w:line="276" w:lineRule="auto"/>
        <w:ind w:left="360"/>
        <w:jc w:val="both"/>
        <w:rPr>
          <w:rFonts w:ascii="Arial" w:eastAsia="Times New Roman" w:hAnsi="Arial" w:cs="Arial"/>
          <w:sz w:val="24"/>
          <w:szCs w:val="24"/>
          <w:lang w:eastAsia="pt-PT"/>
        </w:rPr>
      </w:pPr>
    </w:p>
    <w:p w14:paraId="22B7B167" w14:textId="77777777" w:rsidR="000E45EC" w:rsidRPr="00992C7C" w:rsidRDefault="000E45EC" w:rsidP="003F3EDE">
      <w:pPr>
        <w:pStyle w:val="PargrafodaLista"/>
        <w:numPr>
          <w:ilvl w:val="0"/>
          <w:numId w:val="17"/>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 xml:space="preserve"> Que não permite a anulação de documentos sobre os quais já tenha sido emitido documento rectificativo (nota de crédito ou débito) ainda que parcial, sem a prévia anulação do respectivo documento rectificativo;</w:t>
      </w:r>
    </w:p>
    <w:p w14:paraId="7C1D73C9" w14:textId="77777777" w:rsidR="000E45EC" w:rsidRPr="00992C7C" w:rsidRDefault="000E45EC" w:rsidP="000E45EC">
      <w:pPr>
        <w:pStyle w:val="PargrafodaLista"/>
        <w:shd w:val="clear" w:color="auto" w:fill="FFFFFF"/>
        <w:spacing w:before="100" w:beforeAutospacing="1" w:after="100" w:afterAutospacing="1" w:line="276" w:lineRule="auto"/>
        <w:ind w:left="360"/>
        <w:jc w:val="both"/>
        <w:rPr>
          <w:rFonts w:ascii="Arial" w:eastAsia="Times New Roman" w:hAnsi="Arial" w:cs="Arial"/>
          <w:sz w:val="24"/>
          <w:szCs w:val="24"/>
          <w:lang w:eastAsia="pt-PT"/>
        </w:rPr>
      </w:pPr>
    </w:p>
    <w:p w14:paraId="10EFEF24" w14:textId="77777777" w:rsidR="000E45EC" w:rsidRPr="00992C7C" w:rsidRDefault="000E45EC" w:rsidP="003F3EDE">
      <w:pPr>
        <w:pStyle w:val="PargrafodaLista"/>
        <w:numPr>
          <w:ilvl w:val="0"/>
          <w:numId w:val="17"/>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 xml:space="preserve"> Que não permite a aceitação de devoluções em documentos de venda ou transmissões em documentos de rectificação;</w:t>
      </w:r>
    </w:p>
    <w:p w14:paraId="5FB5FB23" w14:textId="77777777" w:rsidR="000E45EC" w:rsidRPr="00992C7C" w:rsidRDefault="000E45EC" w:rsidP="000E45EC">
      <w:pPr>
        <w:pStyle w:val="PargrafodaLista"/>
        <w:rPr>
          <w:rFonts w:ascii="Arial" w:eastAsia="Times New Roman" w:hAnsi="Arial" w:cs="Arial"/>
          <w:sz w:val="24"/>
          <w:szCs w:val="24"/>
          <w:lang w:eastAsia="pt-PT"/>
        </w:rPr>
      </w:pPr>
    </w:p>
    <w:p w14:paraId="63705D5B" w14:textId="77777777" w:rsidR="000E45EC" w:rsidRDefault="000E45EC" w:rsidP="003F3EDE">
      <w:pPr>
        <w:pStyle w:val="PargrafodaLista"/>
        <w:numPr>
          <w:ilvl w:val="0"/>
          <w:numId w:val="17"/>
        </w:numPr>
        <w:shd w:val="clear" w:color="auto" w:fill="FFFFFF"/>
        <w:spacing w:after="0" w:line="276" w:lineRule="auto"/>
        <w:jc w:val="both"/>
        <w:rPr>
          <w:ins w:id="164" w:author="Adelino Naquarta Sepalanga Domingos" w:date="2025-02-28T11:41:00Z" w16du:dateUtc="2025-02-28T10:41:00Z"/>
          <w:rFonts w:ascii="Arial" w:eastAsia="Times New Roman" w:hAnsi="Arial" w:cs="Arial"/>
          <w:sz w:val="24"/>
          <w:szCs w:val="24"/>
          <w:lang w:eastAsia="pt-PT"/>
        </w:rPr>
      </w:pPr>
      <w:r w:rsidRPr="00992C7C">
        <w:rPr>
          <w:rFonts w:ascii="Arial" w:eastAsia="Times New Roman" w:hAnsi="Arial" w:cs="Arial"/>
          <w:sz w:val="24"/>
          <w:szCs w:val="24"/>
          <w:lang w:eastAsia="pt-PT"/>
        </w:rPr>
        <w:t xml:space="preserve"> Os devidos alertas aos utilizadores, nomeadamente:</w:t>
      </w:r>
    </w:p>
    <w:p w14:paraId="358B61B7" w14:textId="77777777" w:rsidR="00884183" w:rsidRPr="00884183" w:rsidRDefault="00884183">
      <w:pPr>
        <w:pStyle w:val="PargrafodaLista"/>
        <w:rPr>
          <w:ins w:id="165" w:author="Adelino Naquarta Sepalanga Domingos" w:date="2025-02-28T11:41:00Z" w16du:dateUtc="2025-02-28T10:41:00Z"/>
          <w:rFonts w:ascii="Arial" w:eastAsia="Times New Roman" w:hAnsi="Arial" w:cs="Arial"/>
          <w:sz w:val="24"/>
          <w:szCs w:val="24"/>
          <w:lang w:eastAsia="pt-PT"/>
          <w:rPrChange w:id="166" w:author="Adelino Naquarta Sepalanga Domingos" w:date="2025-02-28T11:41:00Z" w16du:dateUtc="2025-02-28T10:41:00Z">
            <w:rPr>
              <w:ins w:id="167" w:author="Adelino Naquarta Sepalanga Domingos" w:date="2025-02-28T11:41:00Z" w16du:dateUtc="2025-02-28T10:41:00Z"/>
              <w:lang w:eastAsia="pt-PT"/>
            </w:rPr>
          </w:rPrChange>
        </w:rPr>
        <w:pPrChange w:id="168" w:author="Adelino Naquarta Sepalanga Domingos" w:date="2025-02-28T11:41:00Z" w16du:dateUtc="2025-02-28T10:41:00Z">
          <w:pPr>
            <w:pStyle w:val="PargrafodaLista"/>
            <w:numPr>
              <w:numId w:val="17"/>
            </w:numPr>
            <w:shd w:val="clear" w:color="auto" w:fill="FFFFFF"/>
            <w:spacing w:after="0" w:line="276" w:lineRule="auto"/>
            <w:ind w:left="360" w:hanging="360"/>
            <w:jc w:val="both"/>
          </w:pPr>
        </w:pPrChange>
      </w:pPr>
    </w:p>
    <w:p w14:paraId="0BC23C2E" w14:textId="53D3214D" w:rsidR="00884183" w:rsidRPr="00992C7C" w:rsidDel="00EC09E5" w:rsidRDefault="00884183">
      <w:pPr>
        <w:pStyle w:val="PargrafodaLista"/>
        <w:shd w:val="clear" w:color="auto" w:fill="FFFFFF"/>
        <w:spacing w:after="0" w:line="276" w:lineRule="auto"/>
        <w:ind w:left="360"/>
        <w:jc w:val="both"/>
        <w:rPr>
          <w:del w:id="169" w:author="Adelino Naquarta Sepalanga Domingos" w:date="2025-03-05T07:39:00Z" w16du:dateUtc="2025-03-05T06:39:00Z"/>
          <w:rFonts w:ascii="Arial" w:eastAsia="Times New Roman" w:hAnsi="Arial" w:cs="Arial"/>
          <w:sz w:val="24"/>
          <w:szCs w:val="24"/>
          <w:lang w:eastAsia="pt-PT"/>
        </w:rPr>
        <w:pPrChange w:id="170" w:author="Adelino Naquarta Sepalanga Domingos" w:date="2025-02-28T11:41:00Z" w16du:dateUtc="2025-02-28T10:41:00Z">
          <w:pPr>
            <w:pStyle w:val="PargrafodaLista"/>
            <w:numPr>
              <w:numId w:val="17"/>
            </w:numPr>
            <w:shd w:val="clear" w:color="auto" w:fill="FFFFFF"/>
            <w:spacing w:after="0" w:line="276" w:lineRule="auto"/>
            <w:ind w:left="360" w:hanging="360"/>
            <w:jc w:val="both"/>
          </w:pPr>
        </w:pPrChange>
      </w:pPr>
    </w:p>
    <w:p w14:paraId="68BA5E9F" w14:textId="77777777" w:rsidR="000E45EC" w:rsidRPr="00992C7C" w:rsidRDefault="000E45EC" w:rsidP="003F3EDE">
      <w:pPr>
        <w:pStyle w:val="PargrafodaLista"/>
        <w:numPr>
          <w:ilvl w:val="0"/>
          <w:numId w:val="4"/>
        </w:numPr>
        <w:shd w:val="clear" w:color="auto" w:fill="FFFFFF"/>
        <w:spacing w:after="0"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Se algum dos campos obrigatórios do SAF-T(AO) não for preenchido pelo utilizador, aquando do processamento de documentos;</w:t>
      </w:r>
    </w:p>
    <w:p w14:paraId="50CCEF8C" w14:textId="77777777" w:rsidR="000E45EC" w:rsidRPr="00992C7C" w:rsidRDefault="000E45EC" w:rsidP="000E45EC">
      <w:pPr>
        <w:pStyle w:val="PargrafodaLista"/>
        <w:shd w:val="clear" w:color="auto" w:fill="FFFFFF"/>
        <w:spacing w:after="0" w:line="276" w:lineRule="auto"/>
        <w:jc w:val="both"/>
        <w:rPr>
          <w:rFonts w:ascii="Arial" w:eastAsia="Times New Roman" w:hAnsi="Arial" w:cs="Arial"/>
          <w:sz w:val="24"/>
          <w:szCs w:val="24"/>
          <w:lang w:eastAsia="pt-PT"/>
        </w:rPr>
      </w:pPr>
    </w:p>
    <w:p w14:paraId="610EBC60" w14:textId="0FDC1909" w:rsidR="000E45EC" w:rsidRPr="00992C7C" w:rsidRDefault="000E45EC" w:rsidP="003F3EDE">
      <w:pPr>
        <w:pStyle w:val="PargrafodaLista"/>
        <w:numPr>
          <w:ilvl w:val="0"/>
          <w:numId w:val="4"/>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Quando a emissão do documento possuir data posterior à actual, ou esta é superior à data do sistema. Nesse caso, após essa emissão, não pode</w:t>
      </w:r>
      <w:del w:id="171" w:author="Adelino Naquarta Sepalanga Domingos" w:date="2025-03-05T09:34:00Z" w16du:dateUtc="2025-03-05T08:34:00Z">
        <w:r w:rsidRPr="00992C7C" w:rsidDel="00B45277">
          <w:rPr>
            <w:rFonts w:ascii="Arial" w:eastAsia="Times New Roman" w:hAnsi="Arial" w:cs="Arial"/>
            <w:sz w:val="24"/>
            <w:szCs w:val="24"/>
            <w:lang w:eastAsia="pt-PT"/>
          </w:rPr>
          <w:delText>rá</w:delText>
        </w:r>
      </w:del>
      <w:r w:rsidRPr="00992C7C">
        <w:rPr>
          <w:rFonts w:ascii="Arial" w:eastAsia="Times New Roman" w:hAnsi="Arial" w:cs="Arial"/>
          <w:sz w:val="24"/>
          <w:szCs w:val="24"/>
          <w:lang w:eastAsia="pt-PT"/>
        </w:rPr>
        <w:t xml:space="preserve"> ser emitido um novo documento com a data actual ou anterior, dentro da mesma série;</w:t>
      </w:r>
    </w:p>
    <w:p w14:paraId="0D5DAC02" w14:textId="77777777" w:rsidR="000E45EC" w:rsidRPr="00992C7C" w:rsidRDefault="000E45EC" w:rsidP="000E45EC">
      <w:pPr>
        <w:pStyle w:val="PargrafodaLista"/>
        <w:shd w:val="clear" w:color="auto" w:fill="FFFFFF"/>
        <w:spacing w:before="100" w:beforeAutospacing="1" w:after="100" w:afterAutospacing="1" w:line="276" w:lineRule="auto"/>
        <w:jc w:val="both"/>
        <w:rPr>
          <w:rFonts w:ascii="Arial" w:eastAsia="Times New Roman" w:hAnsi="Arial" w:cs="Arial"/>
          <w:sz w:val="24"/>
          <w:szCs w:val="24"/>
          <w:lang w:eastAsia="pt-PT"/>
        </w:rPr>
      </w:pPr>
    </w:p>
    <w:p w14:paraId="5D9C893D" w14:textId="77777777" w:rsidR="000E45EC" w:rsidRPr="00992C7C" w:rsidRDefault="000E45EC" w:rsidP="003F3EDE">
      <w:pPr>
        <w:pStyle w:val="PargrafodaLista"/>
        <w:numPr>
          <w:ilvl w:val="0"/>
          <w:numId w:val="4"/>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Caso a data e hora de sistema seja inferior à do último documento emitido, deve ser pedida a confirmação, antes da emissão, de que a data e hora de sistema se encontra correcta. Esta validação deve ser feita utilizando a data/hora do SystemEntryDate de qualquer tipo de documento emitido, independentemente da sua série;</w:t>
      </w:r>
    </w:p>
    <w:p w14:paraId="33ED3AB2" w14:textId="77777777" w:rsidR="00651341" w:rsidRPr="00992C7C" w:rsidRDefault="00651341" w:rsidP="00651341">
      <w:pPr>
        <w:pStyle w:val="PargrafodaLista"/>
        <w:rPr>
          <w:rFonts w:ascii="Arial" w:eastAsia="Times New Roman" w:hAnsi="Arial" w:cs="Arial"/>
          <w:sz w:val="24"/>
          <w:szCs w:val="24"/>
          <w:lang w:eastAsia="pt-PT"/>
        </w:rPr>
      </w:pPr>
    </w:p>
    <w:p w14:paraId="354322B6" w14:textId="247CFE3C" w:rsidR="00C75444" w:rsidRPr="00992C7C" w:rsidRDefault="000E45EC" w:rsidP="003F3EDE">
      <w:pPr>
        <w:pStyle w:val="PargrafodaLista"/>
        <w:numPr>
          <w:ilvl w:val="0"/>
          <w:numId w:val="4"/>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EC09E5">
        <w:rPr>
          <w:rFonts w:ascii="Arial" w:eastAsia="Times New Roman" w:hAnsi="Arial" w:cs="Arial"/>
          <w:sz w:val="24"/>
          <w:szCs w:val="24"/>
          <w:lang w:eastAsia="pt-PT"/>
        </w:rPr>
        <w:t>Outros que os fabricantes de softwares julguem pertinentes e que não</w:t>
      </w:r>
      <w:r w:rsidRPr="00992C7C">
        <w:rPr>
          <w:rFonts w:ascii="Arial" w:eastAsia="Times New Roman" w:hAnsi="Arial" w:cs="Arial"/>
          <w:sz w:val="24"/>
          <w:szCs w:val="24"/>
          <w:lang w:eastAsia="pt-PT"/>
        </w:rPr>
        <w:t xml:space="preserve"> violem a legislação em vigor.</w:t>
      </w:r>
    </w:p>
    <w:p w14:paraId="25CC9A2B" w14:textId="77777777" w:rsidR="00C75444" w:rsidRPr="00992C7C" w:rsidRDefault="00C75444" w:rsidP="00C75444">
      <w:pPr>
        <w:pStyle w:val="PargrafodaLista"/>
        <w:shd w:val="clear" w:color="auto" w:fill="FFFFFF"/>
        <w:spacing w:before="100" w:beforeAutospacing="1" w:after="100" w:afterAutospacing="1" w:line="276" w:lineRule="auto"/>
        <w:jc w:val="both"/>
        <w:rPr>
          <w:rFonts w:ascii="Arial" w:eastAsia="Times New Roman" w:hAnsi="Arial" w:cs="Arial"/>
          <w:sz w:val="24"/>
          <w:szCs w:val="24"/>
          <w:lang w:eastAsia="pt-PT"/>
        </w:rPr>
      </w:pPr>
    </w:p>
    <w:p w14:paraId="345FB9CA" w14:textId="77777777" w:rsidR="003F3EDE" w:rsidRPr="00EC09E5" w:rsidRDefault="003F3EDE" w:rsidP="003F3EDE">
      <w:pPr>
        <w:pStyle w:val="PargrafodaLista"/>
        <w:numPr>
          <w:ilvl w:val="0"/>
          <w:numId w:val="17"/>
        </w:numPr>
        <w:shd w:val="clear" w:color="auto" w:fill="FFFFFF"/>
        <w:spacing w:before="100" w:beforeAutospacing="1" w:after="100" w:afterAutospacing="1" w:line="276" w:lineRule="auto"/>
        <w:jc w:val="both"/>
        <w:rPr>
          <w:ins w:id="172" w:author="Adelino Naquarta Sepalanga Domingos" w:date="2025-02-28T11:44:00Z" w16du:dateUtc="2025-02-28T10:44:00Z"/>
          <w:rFonts w:ascii="Arial" w:eastAsia="Times New Roman" w:hAnsi="Arial" w:cs="Arial"/>
          <w:sz w:val="24"/>
          <w:szCs w:val="24"/>
          <w:lang w:eastAsia="pt-PT"/>
          <w:rPrChange w:id="173" w:author="Adelino Naquarta Sepalanga Domingos" w:date="2025-03-05T07:41:00Z" w16du:dateUtc="2025-03-05T06:41:00Z">
            <w:rPr>
              <w:ins w:id="174" w:author="Adelino Naquarta Sepalanga Domingos" w:date="2025-02-28T11:44:00Z" w16du:dateUtc="2025-02-28T10:44:00Z"/>
              <w:rFonts w:ascii="Arial" w:eastAsia="Times New Roman" w:hAnsi="Arial" w:cs="Arial"/>
              <w:sz w:val="24"/>
              <w:szCs w:val="24"/>
              <w:highlight w:val="yellow"/>
              <w:lang w:eastAsia="pt-PT"/>
            </w:rPr>
          </w:rPrChange>
        </w:rPr>
      </w:pPr>
      <w:bookmarkStart w:id="175" w:name="_Hlk187154535"/>
      <w:r w:rsidRPr="00EC09E5">
        <w:rPr>
          <w:rFonts w:ascii="Arial" w:eastAsia="Times New Roman" w:hAnsi="Arial" w:cs="Arial"/>
          <w:sz w:val="24"/>
          <w:szCs w:val="24"/>
          <w:lang w:eastAsia="pt-PT"/>
          <w:rPrChange w:id="176" w:author="Adelino Naquarta Sepalanga Domingos" w:date="2025-03-05T07:41:00Z" w16du:dateUtc="2025-03-05T06:41:00Z">
            <w:rPr>
              <w:rFonts w:ascii="Arial" w:eastAsia="Times New Roman" w:hAnsi="Arial" w:cs="Arial"/>
              <w:sz w:val="24"/>
              <w:szCs w:val="24"/>
              <w:highlight w:val="yellow"/>
              <w:lang w:eastAsia="pt-PT"/>
            </w:rPr>
          </w:rPrChange>
        </w:rPr>
        <w:t xml:space="preserve">Os produtores de </w:t>
      </w:r>
      <w:r w:rsidRPr="00EC09E5">
        <w:rPr>
          <w:rFonts w:ascii="Arial" w:eastAsia="Times New Roman" w:hAnsi="Arial" w:cs="Arial"/>
          <w:i/>
          <w:iCs/>
          <w:sz w:val="24"/>
          <w:szCs w:val="24"/>
          <w:lang w:eastAsia="pt-PT"/>
          <w:rPrChange w:id="177" w:author="Adelino Naquarta Sepalanga Domingos" w:date="2025-03-05T07:41:00Z" w16du:dateUtc="2025-03-05T06:41:00Z">
            <w:rPr>
              <w:rFonts w:ascii="Arial" w:eastAsia="Times New Roman" w:hAnsi="Arial" w:cs="Arial"/>
              <w:i/>
              <w:iCs/>
              <w:sz w:val="24"/>
              <w:szCs w:val="24"/>
              <w:highlight w:val="yellow"/>
              <w:lang w:eastAsia="pt-PT"/>
            </w:rPr>
          </w:rPrChange>
        </w:rPr>
        <w:t>software</w:t>
      </w:r>
      <w:r w:rsidRPr="00EC09E5">
        <w:rPr>
          <w:rFonts w:ascii="Arial" w:eastAsia="Times New Roman" w:hAnsi="Arial" w:cs="Arial"/>
          <w:sz w:val="24"/>
          <w:szCs w:val="24"/>
          <w:lang w:eastAsia="pt-PT"/>
          <w:rPrChange w:id="178" w:author="Adelino Naquarta Sepalanga Domingos" w:date="2025-03-05T07:41:00Z" w16du:dateUtc="2025-03-05T06:41:00Z">
            <w:rPr>
              <w:rFonts w:ascii="Arial" w:eastAsia="Times New Roman" w:hAnsi="Arial" w:cs="Arial"/>
              <w:sz w:val="24"/>
              <w:szCs w:val="24"/>
              <w:highlight w:val="yellow"/>
              <w:lang w:eastAsia="pt-PT"/>
            </w:rPr>
          </w:rPrChange>
        </w:rPr>
        <w:t xml:space="preserve"> devem garantir que os programas enviem um relatório a cada dois meses a informarem que o contribuinte está activo e o montante das vendas;</w:t>
      </w:r>
    </w:p>
    <w:p w14:paraId="2E4CE7F8" w14:textId="77777777" w:rsidR="0029475A" w:rsidRPr="00EC09E5" w:rsidRDefault="0029475A">
      <w:pPr>
        <w:pStyle w:val="PargrafodaLista"/>
        <w:shd w:val="clear" w:color="auto" w:fill="FFFFFF"/>
        <w:spacing w:before="100" w:beforeAutospacing="1" w:after="100" w:afterAutospacing="1" w:line="276" w:lineRule="auto"/>
        <w:ind w:left="360"/>
        <w:jc w:val="both"/>
        <w:rPr>
          <w:rFonts w:ascii="Arial" w:eastAsia="Times New Roman" w:hAnsi="Arial" w:cs="Arial"/>
          <w:sz w:val="24"/>
          <w:szCs w:val="24"/>
          <w:lang w:eastAsia="pt-PT"/>
          <w:rPrChange w:id="179" w:author="Adelino Naquarta Sepalanga Domingos" w:date="2025-03-05T07:41:00Z" w16du:dateUtc="2025-03-05T06:41:00Z">
            <w:rPr>
              <w:rFonts w:ascii="Arial" w:eastAsia="Times New Roman" w:hAnsi="Arial" w:cs="Arial"/>
              <w:sz w:val="24"/>
              <w:szCs w:val="24"/>
              <w:highlight w:val="yellow"/>
              <w:lang w:eastAsia="pt-PT"/>
            </w:rPr>
          </w:rPrChange>
        </w:rPr>
        <w:pPrChange w:id="180" w:author="Adelino Naquarta Sepalanga Domingos" w:date="2025-02-28T11:44:00Z" w16du:dateUtc="2025-02-28T10:44:00Z">
          <w:pPr>
            <w:pStyle w:val="PargrafodaLista"/>
            <w:numPr>
              <w:numId w:val="17"/>
            </w:numPr>
            <w:shd w:val="clear" w:color="auto" w:fill="FFFFFF"/>
            <w:spacing w:before="100" w:beforeAutospacing="1" w:after="100" w:afterAutospacing="1" w:line="276" w:lineRule="auto"/>
            <w:ind w:left="360" w:hanging="360"/>
            <w:jc w:val="both"/>
          </w:pPr>
        </w:pPrChange>
      </w:pPr>
    </w:p>
    <w:p w14:paraId="5C39B3A9" w14:textId="3DDF49F8" w:rsidR="0029475A" w:rsidRPr="00EC09E5" w:rsidRDefault="003F3EDE" w:rsidP="003F3EDE">
      <w:pPr>
        <w:pStyle w:val="PargrafodaLista"/>
        <w:numPr>
          <w:ilvl w:val="0"/>
          <w:numId w:val="17"/>
        </w:numPr>
        <w:shd w:val="clear" w:color="auto" w:fill="FFFFFF"/>
        <w:spacing w:before="100" w:beforeAutospacing="1" w:after="100" w:afterAutospacing="1" w:line="276" w:lineRule="auto"/>
        <w:jc w:val="both"/>
        <w:rPr>
          <w:ins w:id="181" w:author="Adelino Naquarta Sepalanga Domingos" w:date="2025-02-28T11:44:00Z" w16du:dateUtc="2025-02-28T10:44:00Z"/>
          <w:rFonts w:ascii="Arial" w:eastAsia="Times New Roman" w:hAnsi="Arial" w:cs="Arial"/>
          <w:sz w:val="24"/>
          <w:szCs w:val="24"/>
          <w:lang w:eastAsia="pt-PT"/>
          <w:rPrChange w:id="182" w:author="Adelino Naquarta Sepalanga Domingos" w:date="2025-03-05T07:41:00Z" w16du:dateUtc="2025-03-05T06:41:00Z">
            <w:rPr>
              <w:ins w:id="183" w:author="Adelino Naquarta Sepalanga Domingos" w:date="2025-02-28T11:44:00Z" w16du:dateUtc="2025-02-28T10:44:00Z"/>
              <w:rFonts w:ascii="Arial" w:eastAsia="Times New Roman" w:hAnsi="Arial" w:cs="Arial"/>
              <w:sz w:val="24"/>
              <w:szCs w:val="24"/>
              <w:highlight w:val="yellow"/>
              <w:lang w:eastAsia="pt-PT"/>
            </w:rPr>
          </w:rPrChange>
        </w:rPr>
      </w:pPr>
      <w:r w:rsidRPr="00EC09E5">
        <w:rPr>
          <w:rFonts w:ascii="Arial" w:eastAsia="Times New Roman" w:hAnsi="Arial" w:cs="Arial"/>
          <w:sz w:val="24"/>
          <w:szCs w:val="24"/>
          <w:lang w:eastAsia="pt-PT"/>
          <w:rPrChange w:id="184" w:author="Adelino Naquarta Sepalanga Domingos" w:date="2025-03-05T07:41:00Z" w16du:dateUtc="2025-03-05T06:41:00Z">
            <w:rPr>
              <w:rFonts w:ascii="Arial" w:eastAsia="Times New Roman" w:hAnsi="Arial" w:cs="Arial"/>
              <w:sz w:val="24"/>
              <w:szCs w:val="24"/>
              <w:highlight w:val="yellow"/>
              <w:lang w:eastAsia="pt-PT"/>
            </w:rPr>
          </w:rPrChange>
        </w:rPr>
        <w:t xml:space="preserve">A AGT </w:t>
      </w:r>
      <w:del w:id="185" w:author="Adelino Naquarta Sepalanga Domingos" w:date="2025-02-28T14:53:00Z" w16du:dateUtc="2025-02-28T13:53:00Z">
        <w:r w:rsidRPr="00EC09E5" w:rsidDel="00106D8A">
          <w:rPr>
            <w:rFonts w:ascii="Arial" w:eastAsia="Times New Roman" w:hAnsi="Arial" w:cs="Arial"/>
            <w:sz w:val="24"/>
            <w:szCs w:val="24"/>
            <w:lang w:eastAsia="pt-PT"/>
            <w:rPrChange w:id="186" w:author="Adelino Naquarta Sepalanga Domingos" w:date="2025-03-05T07:41:00Z" w16du:dateUtc="2025-03-05T06:41:00Z">
              <w:rPr>
                <w:rFonts w:ascii="Arial" w:eastAsia="Times New Roman" w:hAnsi="Arial" w:cs="Arial"/>
                <w:sz w:val="24"/>
                <w:szCs w:val="24"/>
                <w:highlight w:val="yellow"/>
                <w:lang w:eastAsia="pt-PT"/>
              </w:rPr>
            </w:rPrChange>
          </w:rPr>
          <w:delText xml:space="preserve">deve </w:delText>
        </w:r>
      </w:del>
      <w:r w:rsidRPr="00EC09E5">
        <w:rPr>
          <w:rFonts w:ascii="Arial" w:eastAsia="Times New Roman" w:hAnsi="Arial" w:cs="Arial"/>
          <w:sz w:val="24"/>
          <w:szCs w:val="24"/>
          <w:lang w:eastAsia="pt-PT"/>
          <w:rPrChange w:id="187" w:author="Adelino Naquarta Sepalanga Domingos" w:date="2025-03-05T07:41:00Z" w16du:dateUtc="2025-03-05T06:41:00Z">
            <w:rPr>
              <w:rFonts w:ascii="Arial" w:eastAsia="Times New Roman" w:hAnsi="Arial" w:cs="Arial"/>
              <w:sz w:val="24"/>
              <w:szCs w:val="24"/>
              <w:highlight w:val="yellow"/>
              <w:lang w:eastAsia="pt-PT"/>
            </w:rPr>
          </w:rPrChange>
        </w:rPr>
        <w:t>autoriza</w:t>
      </w:r>
      <w:del w:id="188" w:author="Adelino Naquarta Sepalanga Domingos" w:date="2025-02-28T14:53:00Z" w16du:dateUtc="2025-02-28T13:53:00Z">
        <w:r w:rsidRPr="00EC09E5" w:rsidDel="00106D8A">
          <w:rPr>
            <w:rFonts w:ascii="Arial" w:eastAsia="Times New Roman" w:hAnsi="Arial" w:cs="Arial"/>
            <w:sz w:val="24"/>
            <w:szCs w:val="24"/>
            <w:lang w:eastAsia="pt-PT"/>
            <w:rPrChange w:id="189" w:author="Adelino Naquarta Sepalanga Domingos" w:date="2025-03-05T07:41:00Z" w16du:dateUtc="2025-03-05T06:41:00Z">
              <w:rPr>
                <w:rFonts w:ascii="Arial" w:eastAsia="Times New Roman" w:hAnsi="Arial" w:cs="Arial"/>
                <w:sz w:val="24"/>
                <w:szCs w:val="24"/>
                <w:highlight w:val="yellow"/>
                <w:lang w:eastAsia="pt-PT"/>
              </w:rPr>
            </w:rPrChange>
          </w:rPr>
          <w:delText>r</w:delText>
        </w:r>
      </w:del>
      <w:r w:rsidRPr="00EC09E5">
        <w:rPr>
          <w:rFonts w:ascii="Arial" w:eastAsia="Times New Roman" w:hAnsi="Arial" w:cs="Arial"/>
          <w:sz w:val="24"/>
          <w:szCs w:val="24"/>
          <w:lang w:eastAsia="pt-PT"/>
          <w:rPrChange w:id="190" w:author="Adelino Naquarta Sepalanga Domingos" w:date="2025-03-05T07:41:00Z" w16du:dateUtc="2025-03-05T06:41:00Z">
            <w:rPr>
              <w:rFonts w:ascii="Arial" w:eastAsia="Times New Roman" w:hAnsi="Arial" w:cs="Arial"/>
              <w:sz w:val="24"/>
              <w:szCs w:val="24"/>
              <w:highlight w:val="yellow"/>
              <w:lang w:eastAsia="pt-PT"/>
            </w:rPr>
          </w:rPrChange>
        </w:rPr>
        <w:t xml:space="preserve"> os </w:t>
      </w:r>
      <w:r w:rsidRPr="00EC09E5">
        <w:rPr>
          <w:rFonts w:ascii="Arial" w:eastAsia="Times New Roman" w:hAnsi="Arial" w:cs="Arial"/>
          <w:i/>
          <w:iCs/>
          <w:sz w:val="24"/>
          <w:szCs w:val="24"/>
          <w:lang w:eastAsia="pt-PT"/>
          <w:rPrChange w:id="191" w:author="Adelino Naquarta Sepalanga Domingos" w:date="2025-03-05T07:41:00Z" w16du:dateUtc="2025-03-05T06:41:00Z">
            <w:rPr>
              <w:rFonts w:ascii="Arial" w:eastAsia="Times New Roman" w:hAnsi="Arial" w:cs="Arial"/>
              <w:i/>
              <w:iCs/>
              <w:sz w:val="24"/>
              <w:szCs w:val="24"/>
              <w:highlight w:val="yellow"/>
              <w:lang w:eastAsia="pt-PT"/>
            </w:rPr>
          </w:rPrChange>
        </w:rPr>
        <w:t>softwares</w:t>
      </w:r>
      <w:r w:rsidRPr="00EC09E5">
        <w:rPr>
          <w:rFonts w:ascii="Arial" w:eastAsia="Times New Roman" w:hAnsi="Arial" w:cs="Arial"/>
          <w:sz w:val="24"/>
          <w:szCs w:val="24"/>
          <w:lang w:eastAsia="pt-PT"/>
          <w:rPrChange w:id="192" w:author="Adelino Naquarta Sepalanga Domingos" w:date="2025-03-05T07:41:00Z" w16du:dateUtc="2025-03-05T06:41:00Z">
            <w:rPr>
              <w:rFonts w:ascii="Arial" w:eastAsia="Times New Roman" w:hAnsi="Arial" w:cs="Arial"/>
              <w:sz w:val="24"/>
              <w:szCs w:val="24"/>
              <w:highlight w:val="yellow"/>
              <w:lang w:eastAsia="pt-PT"/>
            </w:rPr>
          </w:rPrChange>
        </w:rPr>
        <w:t xml:space="preserve"> dos contribuintes a emitirem os documentos fiscalmente relevantes e essa autorização é feita a cada dois meses</w:t>
      </w:r>
      <w:ins w:id="193" w:author="Adelino Naquarta Sepalanga Domingos" w:date="2025-02-28T11:44:00Z" w16du:dateUtc="2025-02-28T10:44:00Z">
        <w:r w:rsidR="0029475A" w:rsidRPr="00EC09E5">
          <w:rPr>
            <w:rFonts w:ascii="Arial" w:eastAsia="Times New Roman" w:hAnsi="Arial" w:cs="Arial"/>
            <w:sz w:val="24"/>
            <w:szCs w:val="24"/>
            <w:lang w:eastAsia="pt-PT"/>
            <w:rPrChange w:id="194" w:author="Adelino Naquarta Sepalanga Domingos" w:date="2025-03-05T07:41:00Z" w16du:dateUtc="2025-03-05T06:41:00Z">
              <w:rPr>
                <w:rFonts w:ascii="Arial" w:eastAsia="Times New Roman" w:hAnsi="Arial" w:cs="Arial"/>
                <w:sz w:val="24"/>
                <w:szCs w:val="24"/>
                <w:highlight w:val="yellow"/>
                <w:lang w:eastAsia="pt-PT"/>
              </w:rPr>
            </w:rPrChange>
          </w:rPr>
          <w:t>;</w:t>
        </w:r>
      </w:ins>
    </w:p>
    <w:p w14:paraId="5767447C" w14:textId="7C4773FD" w:rsidR="003F3EDE" w:rsidRPr="00EC09E5" w:rsidRDefault="003F3EDE">
      <w:pPr>
        <w:pStyle w:val="PargrafodaLista"/>
        <w:shd w:val="clear" w:color="auto" w:fill="FFFFFF"/>
        <w:spacing w:before="100" w:beforeAutospacing="1" w:after="100" w:afterAutospacing="1" w:line="276" w:lineRule="auto"/>
        <w:ind w:left="360"/>
        <w:jc w:val="both"/>
        <w:rPr>
          <w:rFonts w:ascii="Arial" w:eastAsia="Times New Roman" w:hAnsi="Arial" w:cs="Arial"/>
          <w:sz w:val="24"/>
          <w:szCs w:val="24"/>
          <w:lang w:eastAsia="pt-PT"/>
          <w:rPrChange w:id="195" w:author="Adelino Naquarta Sepalanga Domingos" w:date="2025-03-05T07:41:00Z" w16du:dateUtc="2025-03-05T06:41:00Z">
            <w:rPr>
              <w:rFonts w:ascii="Arial" w:eastAsia="Times New Roman" w:hAnsi="Arial" w:cs="Arial"/>
              <w:sz w:val="24"/>
              <w:szCs w:val="24"/>
              <w:highlight w:val="yellow"/>
              <w:lang w:eastAsia="pt-PT"/>
            </w:rPr>
          </w:rPrChange>
        </w:rPr>
        <w:pPrChange w:id="196" w:author="Adelino Naquarta Sepalanga Domingos" w:date="2025-02-28T11:44:00Z" w16du:dateUtc="2025-02-28T10:44:00Z">
          <w:pPr>
            <w:pStyle w:val="PargrafodaLista"/>
            <w:numPr>
              <w:numId w:val="17"/>
            </w:numPr>
            <w:shd w:val="clear" w:color="auto" w:fill="FFFFFF"/>
            <w:spacing w:before="100" w:beforeAutospacing="1" w:after="100" w:afterAutospacing="1" w:line="276" w:lineRule="auto"/>
            <w:ind w:left="360" w:hanging="360"/>
            <w:jc w:val="both"/>
          </w:pPr>
        </w:pPrChange>
      </w:pPr>
      <w:r w:rsidRPr="00992C7C">
        <w:rPr>
          <w:rFonts w:ascii="Arial" w:eastAsia="Times New Roman" w:hAnsi="Arial" w:cs="Arial"/>
          <w:sz w:val="24"/>
          <w:szCs w:val="24"/>
          <w:highlight w:val="yellow"/>
          <w:lang w:eastAsia="pt-PT"/>
        </w:rPr>
        <w:t xml:space="preserve"> </w:t>
      </w:r>
    </w:p>
    <w:p w14:paraId="2FBB3B8A" w14:textId="77777777" w:rsidR="003F3EDE" w:rsidRPr="00EC09E5" w:rsidRDefault="003F3EDE" w:rsidP="003F3EDE">
      <w:pPr>
        <w:pStyle w:val="PargrafodaLista"/>
        <w:numPr>
          <w:ilvl w:val="0"/>
          <w:numId w:val="17"/>
        </w:numPr>
        <w:shd w:val="clear" w:color="auto" w:fill="FFFFFF"/>
        <w:spacing w:before="100" w:beforeAutospacing="1" w:after="100" w:afterAutospacing="1" w:line="276" w:lineRule="auto"/>
        <w:jc w:val="both"/>
        <w:rPr>
          <w:ins w:id="197" w:author="Adelino Naquarta Sepalanga Domingos" w:date="2025-02-28T11:44:00Z" w16du:dateUtc="2025-02-28T10:44:00Z"/>
          <w:rFonts w:ascii="Arial" w:eastAsia="Times New Roman" w:hAnsi="Arial" w:cs="Arial"/>
          <w:sz w:val="24"/>
          <w:szCs w:val="24"/>
          <w:lang w:eastAsia="pt-PT"/>
          <w:rPrChange w:id="198" w:author="Adelino Naquarta Sepalanga Domingos" w:date="2025-03-05T07:41:00Z" w16du:dateUtc="2025-03-05T06:41:00Z">
            <w:rPr>
              <w:ins w:id="199" w:author="Adelino Naquarta Sepalanga Domingos" w:date="2025-02-28T11:44:00Z" w16du:dateUtc="2025-02-28T10:44:00Z"/>
              <w:rFonts w:ascii="Arial" w:eastAsia="Times New Roman" w:hAnsi="Arial" w:cs="Arial"/>
              <w:sz w:val="24"/>
              <w:szCs w:val="24"/>
              <w:highlight w:val="yellow"/>
              <w:lang w:eastAsia="pt-PT"/>
            </w:rPr>
          </w:rPrChange>
        </w:rPr>
      </w:pPr>
      <w:r w:rsidRPr="00EC09E5">
        <w:rPr>
          <w:rFonts w:ascii="Arial" w:eastAsia="Times New Roman" w:hAnsi="Arial" w:cs="Arial"/>
          <w:sz w:val="24"/>
          <w:szCs w:val="24"/>
          <w:lang w:eastAsia="pt-PT"/>
          <w:rPrChange w:id="200" w:author="Adelino Naquarta Sepalanga Domingos" w:date="2025-03-05T07:41:00Z" w16du:dateUtc="2025-03-05T06:41:00Z">
            <w:rPr>
              <w:rFonts w:ascii="Arial" w:eastAsia="Times New Roman" w:hAnsi="Arial" w:cs="Arial"/>
              <w:sz w:val="24"/>
              <w:szCs w:val="24"/>
              <w:highlight w:val="yellow"/>
              <w:lang w:eastAsia="pt-PT"/>
            </w:rPr>
          </w:rPrChange>
        </w:rPr>
        <w:t>Os programas validados devem ter a capacidade e importar ficheiros SAF-T;</w:t>
      </w:r>
    </w:p>
    <w:p w14:paraId="53169825" w14:textId="77777777" w:rsidR="0029475A" w:rsidRPr="00EC09E5" w:rsidRDefault="0029475A">
      <w:pPr>
        <w:pStyle w:val="PargrafodaLista"/>
        <w:shd w:val="clear" w:color="auto" w:fill="FFFFFF"/>
        <w:spacing w:before="100" w:beforeAutospacing="1" w:after="100" w:afterAutospacing="1" w:line="276" w:lineRule="auto"/>
        <w:ind w:left="360"/>
        <w:jc w:val="both"/>
        <w:rPr>
          <w:rFonts w:ascii="Arial" w:eastAsia="Times New Roman" w:hAnsi="Arial" w:cs="Arial"/>
          <w:sz w:val="24"/>
          <w:szCs w:val="24"/>
          <w:lang w:eastAsia="pt-PT"/>
          <w:rPrChange w:id="201" w:author="Adelino Naquarta Sepalanga Domingos" w:date="2025-03-05T07:41:00Z" w16du:dateUtc="2025-03-05T06:41:00Z">
            <w:rPr>
              <w:rFonts w:ascii="Arial" w:eastAsia="Times New Roman" w:hAnsi="Arial" w:cs="Arial"/>
              <w:sz w:val="24"/>
              <w:szCs w:val="24"/>
              <w:highlight w:val="yellow"/>
              <w:lang w:eastAsia="pt-PT"/>
            </w:rPr>
          </w:rPrChange>
        </w:rPr>
        <w:pPrChange w:id="202" w:author="Adelino Naquarta Sepalanga Domingos" w:date="2025-02-28T11:45:00Z" w16du:dateUtc="2025-02-28T10:45:00Z">
          <w:pPr>
            <w:pStyle w:val="PargrafodaLista"/>
            <w:numPr>
              <w:numId w:val="17"/>
            </w:numPr>
            <w:shd w:val="clear" w:color="auto" w:fill="FFFFFF"/>
            <w:spacing w:before="100" w:beforeAutospacing="1" w:after="100" w:afterAutospacing="1" w:line="276" w:lineRule="auto"/>
            <w:ind w:left="360" w:hanging="360"/>
            <w:jc w:val="both"/>
          </w:pPr>
        </w:pPrChange>
      </w:pPr>
    </w:p>
    <w:p w14:paraId="2B04AC77" w14:textId="77777777" w:rsidR="0029475A" w:rsidRPr="00EC09E5" w:rsidRDefault="003F3EDE" w:rsidP="003F3EDE">
      <w:pPr>
        <w:pStyle w:val="PargrafodaLista"/>
        <w:numPr>
          <w:ilvl w:val="0"/>
          <w:numId w:val="17"/>
        </w:numPr>
        <w:shd w:val="clear" w:color="auto" w:fill="FFFFFF"/>
        <w:spacing w:before="100" w:beforeAutospacing="1" w:after="100" w:afterAutospacing="1" w:line="276" w:lineRule="auto"/>
        <w:jc w:val="both"/>
        <w:rPr>
          <w:ins w:id="203" w:author="Adelino Naquarta Sepalanga Domingos" w:date="2025-02-28T11:45:00Z" w16du:dateUtc="2025-02-28T10:45:00Z"/>
          <w:rFonts w:ascii="Arial" w:eastAsia="Times New Roman" w:hAnsi="Arial" w:cs="Arial"/>
          <w:sz w:val="24"/>
          <w:szCs w:val="24"/>
          <w:lang w:eastAsia="pt-PT"/>
          <w:rPrChange w:id="204" w:author="Adelino Naquarta Sepalanga Domingos" w:date="2025-03-05T07:41:00Z" w16du:dateUtc="2025-03-05T06:41:00Z">
            <w:rPr>
              <w:ins w:id="205" w:author="Adelino Naquarta Sepalanga Domingos" w:date="2025-02-28T11:45:00Z" w16du:dateUtc="2025-02-28T10:45:00Z"/>
              <w:rFonts w:ascii="Arial" w:eastAsia="Times New Roman" w:hAnsi="Arial" w:cs="Arial"/>
              <w:sz w:val="24"/>
              <w:szCs w:val="24"/>
              <w:highlight w:val="yellow"/>
              <w:lang w:eastAsia="pt-PT"/>
            </w:rPr>
          </w:rPrChange>
        </w:rPr>
      </w:pPr>
      <w:r w:rsidRPr="00EC09E5">
        <w:rPr>
          <w:rFonts w:ascii="Arial" w:eastAsia="Times New Roman" w:hAnsi="Arial" w:cs="Arial"/>
          <w:sz w:val="24"/>
          <w:szCs w:val="24"/>
          <w:lang w:eastAsia="pt-PT"/>
          <w:rPrChange w:id="206" w:author="Adelino Naquarta Sepalanga Domingos" w:date="2025-03-05T07:41:00Z" w16du:dateUtc="2025-03-05T06:41:00Z">
            <w:rPr>
              <w:rFonts w:ascii="Arial" w:eastAsia="Times New Roman" w:hAnsi="Arial" w:cs="Arial"/>
              <w:sz w:val="24"/>
              <w:szCs w:val="24"/>
              <w:highlight w:val="yellow"/>
              <w:lang w:eastAsia="pt-PT"/>
            </w:rPr>
          </w:rPrChange>
        </w:rPr>
        <w:t xml:space="preserve">Os produtores de </w:t>
      </w:r>
      <w:r w:rsidRPr="00EC09E5">
        <w:rPr>
          <w:rFonts w:ascii="Arial" w:eastAsia="Times New Roman" w:hAnsi="Arial" w:cs="Arial"/>
          <w:i/>
          <w:iCs/>
          <w:sz w:val="24"/>
          <w:szCs w:val="24"/>
          <w:lang w:eastAsia="pt-PT"/>
          <w:rPrChange w:id="207" w:author="Adelino Naquarta Sepalanga Domingos" w:date="2025-03-05T07:41:00Z" w16du:dateUtc="2025-03-05T06:41:00Z">
            <w:rPr>
              <w:rFonts w:ascii="Arial" w:eastAsia="Times New Roman" w:hAnsi="Arial" w:cs="Arial"/>
              <w:i/>
              <w:iCs/>
              <w:sz w:val="24"/>
              <w:szCs w:val="24"/>
              <w:highlight w:val="yellow"/>
              <w:lang w:eastAsia="pt-PT"/>
            </w:rPr>
          </w:rPrChange>
        </w:rPr>
        <w:t>software</w:t>
      </w:r>
      <w:r w:rsidRPr="00EC09E5">
        <w:rPr>
          <w:rFonts w:ascii="Arial" w:eastAsia="Times New Roman" w:hAnsi="Arial" w:cs="Arial"/>
          <w:sz w:val="24"/>
          <w:szCs w:val="24"/>
          <w:lang w:eastAsia="pt-PT"/>
          <w:rPrChange w:id="208" w:author="Adelino Naquarta Sepalanga Domingos" w:date="2025-03-05T07:41:00Z" w16du:dateUtc="2025-03-05T06:41:00Z">
            <w:rPr>
              <w:rFonts w:ascii="Arial" w:eastAsia="Times New Roman" w:hAnsi="Arial" w:cs="Arial"/>
              <w:sz w:val="24"/>
              <w:szCs w:val="24"/>
              <w:highlight w:val="yellow"/>
              <w:lang w:eastAsia="pt-PT"/>
            </w:rPr>
          </w:rPrChange>
        </w:rPr>
        <w:t xml:space="preserve"> são obrigados a informar os seus clientes conhecidos</w:t>
      </w:r>
      <w:ins w:id="209" w:author="Adelino Naquarta Sepalanga Domingos" w:date="2025-02-28T11:45:00Z" w16du:dateUtc="2025-02-28T10:45:00Z">
        <w:r w:rsidR="0029475A" w:rsidRPr="00EC09E5">
          <w:rPr>
            <w:rFonts w:ascii="Arial" w:eastAsia="Times New Roman" w:hAnsi="Arial" w:cs="Arial"/>
            <w:sz w:val="24"/>
            <w:szCs w:val="24"/>
            <w:lang w:eastAsia="pt-PT"/>
            <w:rPrChange w:id="210" w:author="Adelino Naquarta Sepalanga Domingos" w:date="2025-03-05T07:41:00Z" w16du:dateUtc="2025-03-05T06:41:00Z">
              <w:rPr>
                <w:rFonts w:ascii="Arial" w:eastAsia="Times New Roman" w:hAnsi="Arial" w:cs="Arial"/>
                <w:sz w:val="24"/>
                <w:szCs w:val="24"/>
                <w:highlight w:val="yellow"/>
                <w:lang w:eastAsia="pt-PT"/>
              </w:rPr>
            </w:rPrChange>
          </w:rPr>
          <w:t>;</w:t>
        </w:r>
      </w:ins>
    </w:p>
    <w:p w14:paraId="3CE7E597" w14:textId="6E96D20A" w:rsidR="003F3EDE" w:rsidRPr="00EC09E5" w:rsidRDefault="003F3EDE">
      <w:pPr>
        <w:pStyle w:val="PargrafodaLista"/>
        <w:shd w:val="clear" w:color="auto" w:fill="FFFFFF"/>
        <w:spacing w:before="100" w:beforeAutospacing="1" w:after="100" w:afterAutospacing="1" w:line="276" w:lineRule="auto"/>
        <w:ind w:left="360"/>
        <w:jc w:val="both"/>
        <w:rPr>
          <w:rFonts w:ascii="Arial" w:eastAsia="Times New Roman" w:hAnsi="Arial" w:cs="Arial"/>
          <w:sz w:val="24"/>
          <w:szCs w:val="24"/>
          <w:lang w:eastAsia="pt-PT"/>
          <w:rPrChange w:id="211" w:author="Adelino Naquarta Sepalanga Domingos" w:date="2025-03-05T07:42:00Z" w16du:dateUtc="2025-03-05T06:42:00Z">
            <w:rPr>
              <w:rFonts w:ascii="Arial" w:eastAsia="Times New Roman" w:hAnsi="Arial" w:cs="Arial"/>
              <w:sz w:val="24"/>
              <w:szCs w:val="24"/>
              <w:highlight w:val="yellow"/>
              <w:lang w:eastAsia="pt-PT"/>
            </w:rPr>
          </w:rPrChange>
        </w:rPr>
        <w:pPrChange w:id="212" w:author="Adelino Naquarta Sepalanga Domingos" w:date="2025-02-28T11:45:00Z" w16du:dateUtc="2025-02-28T10:45:00Z">
          <w:pPr>
            <w:pStyle w:val="PargrafodaLista"/>
            <w:numPr>
              <w:numId w:val="17"/>
            </w:numPr>
            <w:shd w:val="clear" w:color="auto" w:fill="FFFFFF"/>
            <w:spacing w:before="100" w:beforeAutospacing="1" w:after="100" w:afterAutospacing="1" w:line="276" w:lineRule="auto"/>
            <w:ind w:left="360" w:hanging="360"/>
            <w:jc w:val="both"/>
          </w:pPr>
        </w:pPrChange>
      </w:pPr>
      <w:r w:rsidRPr="00992C7C">
        <w:rPr>
          <w:rFonts w:ascii="Arial" w:eastAsia="Times New Roman" w:hAnsi="Arial" w:cs="Arial"/>
          <w:sz w:val="24"/>
          <w:szCs w:val="24"/>
          <w:highlight w:val="yellow"/>
          <w:lang w:eastAsia="pt-PT"/>
        </w:rPr>
        <w:t xml:space="preserve"> </w:t>
      </w:r>
    </w:p>
    <w:p w14:paraId="275F9E22" w14:textId="2A375C86" w:rsidR="003F3EDE" w:rsidRPr="00EC09E5" w:rsidRDefault="003F3EDE" w:rsidP="003F3EDE">
      <w:pPr>
        <w:pStyle w:val="PargrafodaLista"/>
        <w:numPr>
          <w:ilvl w:val="0"/>
          <w:numId w:val="17"/>
        </w:numPr>
        <w:shd w:val="clear" w:color="auto" w:fill="FFFFFF"/>
        <w:spacing w:before="100" w:beforeAutospacing="1" w:after="100" w:afterAutospacing="1" w:line="276" w:lineRule="auto"/>
        <w:jc w:val="both"/>
        <w:rPr>
          <w:ins w:id="213" w:author="Adelino Naquarta Sepalanga Domingos" w:date="2025-02-28T11:45:00Z" w16du:dateUtc="2025-02-28T10:45:00Z"/>
          <w:rFonts w:ascii="Arial" w:eastAsia="Times New Roman" w:hAnsi="Arial" w:cs="Arial"/>
          <w:sz w:val="24"/>
          <w:szCs w:val="24"/>
          <w:lang w:eastAsia="pt-PT"/>
          <w:rPrChange w:id="214" w:author="Adelino Naquarta Sepalanga Domingos" w:date="2025-03-05T07:42:00Z" w16du:dateUtc="2025-03-05T06:42:00Z">
            <w:rPr>
              <w:ins w:id="215" w:author="Adelino Naquarta Sepalanga Domingos" w:date="2025-02-28T11:45:00Z" w16du:dateUtc="2025-02-28T10:45:00Z"/>
              <w:rFonts w:ascii="Arial" w:eastAsia="Times New Roman" w:hAnsi="Arial" w:cs="Arial"/>
              <w:sz w:val="24"/>
              <w:szCs w:val="24"/>
              <w:highlight w:val="yellow"/>
              <w:lang w:eastAsia="pt-PT"/>
            </w:rPr>
          </w:rPrChange>
        </w:rPr>
      </w:pPr>
      <w:r w:rsidRPr="00EC09E5">
        <w:rPr>
          <w:rFonts w:ascii="Arial" w:eastAsia="Times New Roman" w:hAnsi="Arial" w:cs="Arial"/>
          <w:sz w:val="24"/>
          <w:szCs w:val="24"/>
          <w:lang w:eastAsia="pt-PT"/>
          <w:rPrChange w:id="216" w:author="Adelino Naquarta Sepalanga Domingos" w:date="2025-03-05T07:42:00Z" w16du:dateUtc="2025-03-05T06:42:00Z">
            <w:rPr>
              <w:rFonts w:ascii="Arial" w:eastAsia="Times New Roman" w:hAnsi="Arial" w:cs="Arial"/>
              <w:sz w:val="24"/>
              <w:szCs w:val="24"/>
              <w:highlight w:val="yellow"/>
              <w:lang w:eastAsia="pt-PT"/>
            </w:rPr>
          </w:rPrChange>
        </w:rPr>
        <w:t xml:space="preserve">A AGT </w:t>
      </w:r>
      <w:del w:id="217" w:author="Adelino Naquarta Sepalanga Domingos" w:date="2025-02-28T14:54:00Z" w16du:dateUtc="2025-02-28T13:54:00Z">
        <w:r w:rsidRPr="00EC09E5" w:rsidDel="00106D8A">
          <w:rPr>
            <w:rFonts w:ascii="Arial" w:eastAsia="Times New Roman" w:hAnsi="Arial" w:cs="Arial"/>
            <w:sz w:val="24"/>
            <w:szCs w:val="24"/>
            <w:lang w:eastAsia="pt-PT"/>
            <w:rPrChange w:id="218" w:author="Adelino Naquarta Sepalanga Domingos" w:date="2025-03-05T07:42:00Z" w16du:dateUtc="2025-03-05T06:42:00Z">
              <w:rPr>
                <w:rFonts w:ascii="Arial" w:eastAsia="Times New Roman" w:hAnsi="Arial" w:cs="Arial"/>
                <w:sz w:val="24"/>
                <w:szCs w:val="24"/>
                <w:highlight w:val="yellow"/>
                <w:lang w:eastAsia="pt-PT"/>
              </w:rPr>
            </w:rPrChange>
          </w:rPr>
          <w:delText xml:space="preserve">deve </w:delText>
        </w:r>
      </w:del>
      <w:r w:rsidRPr="00EC09E5">
        <w:rPr>
          <w:rFonts w:ascii="Arial" w:eastAsia="Times New Roman" w:hAnsi="Arial" w:cs="Arial"/>
          <w:sz w:val="24"/>
          <w:szCs w:val="24"/>
          <w:lang w:eastAsia="pt-PT"/>
          <w:rPrChange w:id="219" w:author="Adelino Naquarta Sepalanga Domingos" w:date="2025-03-05T07:42:00Z" w16du:dateUtc="2025-03-05T06:42:00Z">
            <w:rPr>
              <w:rFonts w:ascii="Arial" w:eastAsia="Times New Roman" w:hAnsi="Arial" w:cs="Arial"/>
              <w:sz w:val="24"/>
              <w:szCs w:val="24"/>
              <w:highlight w:val="yellow"/>
              <w:lang w:eastAsia="pt-PT"/>
            </w:rPr>
          </w:rPrChange>
        </w:rPr>
        <w:t>disponibiliza</w:t>
      </w:r>
      <w:del w:id="220" w:author="Adelino Naquarta Sepalanga Domingos" w:date="2025-02-28T14:54:00Z" w16du:dateUtc="2025-02-28T13:54:00Z">
        <w:r w:rsidRPr="00EC09E5" w:rsidDel="00106D8A">
          <w:rPr>
            <w:rFonts w:ascii="Arial" w:eastAsia="Times New Roman" w:hAnsi="Arial" w:cs="Arial"/>
            <w:sz w:val="24"/>
            <w:szCs w:val="24"/>
            <w:lang w:eastAsia="pt-PT"/>
            <w:rPrChange w:id="221" w:author="Adelino Naquarta Sepalanga Domingos" w:date="2025-03-05T07:42:00Z" w16du:dateUtc="2025-03-05T06:42:00Z">
              <w:rPr>
                <w:rFonts w:ascii="Arial" w:eastAsia="Times New Roman" w:hAnsi="Arial" w:cs="Arial"/>
                <w:sz w:val="24"/>
                <w:szCs w:val="24"/>
                <w:highlight w:val="yellow"/>
                <w:lang w:eastAsia="pt-PT"/>
              </w:rPr>
            </w:rPrChange>
          </w:rPr>
          <w:delText>r</w:delText>
        </w:r>
      </w:del>
      <w:r w:rsidRPr="00EC09E5">
        <w:rPr>
          <w:rFonts w:ascii="Arial" w:eastAsia="Times New Roman" w:hAnsi="Arial" w:cs="Arial"/>
          <w:sz w:val="24"/>
          <w:szCs w:val="24"/>
          <w:lang w:eastAsia="pt-PT"/>
          <w:rPrChange w:id="222" w:author="Adelino Naquarta Sepalanga Domingos" w:date="2025-03-05T07:42:00Z" w16du:dateUtc="2025-03-05T06:42:00Z">
            <w:rPr>
              <w:rFonts w:ascii="Arial" w:eastAsia="Times New Roman" w:hAnsi="Arial" w:cs="Arial"/>
              <w:sz w:val="24"/>
              <w:szCs w:val="24"/>
              <w:highlight w:val="yellow"/>
              <w:lang w:eastAsia="pt-PT"/>
            </w:rPr>
          </w:rPrChange>
        </w:rPr>
        <w:t xml:space="preserve"> uma forma de validação do NIF;</w:t>
      </w:r>
    </w:p>
    <w:p w14:paraId="283C5AA1" w14:textId="77777777" w:rsidR="0029475A" w:rsidRPr="00EC09E5" w:rsidRDefault="0029475A">
      <w:pPr>
        <w:pStyle w:val="PargrafodaLista"/>
        <w:shd w:val="clear" w:color="auto" w:fill="FFFFFF"/>
        <w:spacing w:before="100" w:beforeAutospacing="1" w:after="100" w:afterAutospacing="1" w:line="276" w:lineRule="auto"/>
        <w:ind w:left="360"/>
        <w:jc w:val="both"/>
        <w:rPr>
          <w:rFonts w:ascii="Arial" w:eastAsia="Times New Roman" w:hAnsi="Arial" w:cs="Arial"/>
          <w:sz w:val="24"/>
          <w:szCs w:val="24"/>
          <w:lang w:eastAsia="pt-PT"/>
          <w:rPrChange w:id="223" w:author="Adelino Naquarta Sepalanga Domingos" w:date="2025-03-05T07:42:00Z" w16du:dateUtc="2025-03-05T06:42:00Z">
            <w:rPr>
              <w:rFonts w:ascii="Arial" w:eastAsia="Times New Roman" w:hAnsi="Arial" w:cs="Arial"/>
              <w:sz w:val="24"/>
              <w:szCs w:val="24"/>
              <w:highlight w:val="yellow"/>
              <w:lang w:eastAsia="pt-PT"/>
            </w:rPr>
          </w:rPrChange>
        </w:rPr>
        <w:pPrChange w:id="224" w:author="Adelino Naquarta Sepalanga Domingos" w:date="2025-02-28T11:45:00Z" w16du:dateUtc="2025-02-28T10:45:00Z">
          <w:pPr>
            <w:pStyle w:val="PargrafodaLista"/>
            <w:numPr>
              <w:numId w:val="17"/>
            </w:numPr>
            <w:shd w:val="clear" w:color="auto" w:fill="FFFFFF"/>
            <w:spacing w:before="100" w:beforeAutospacing="1" w:after="100" w:afterAutospacing="1" w:line="276" w:lineRule="auto"/>
            <w:ind w:left="360" w:hanging="360"/>
            <w:jc w:val="both"/>
          </w:pPr>
        </w:pPrChange>
      </w:pPr>
    </w:p>
    <w:p w14:paraId="1A4254BF" w14:textId="77777777" w:rsidR="003F3EDE" w:rsidRPr="00EC09E5" w:rsidRDefault="003F3EDE" w:rsidP="003F3EDE">
      <w:pPr>
        <w:pStyle w:val="PargrafodaLista"/>
        <w:numPr>
          <w:ilvl w:val="0"/>
          <w:numId w:val="17"/>
        </w:numPr>
        <w:shd w:val="clear" w:color="auto" w:fill="FFFFFF"/>
        <w:spacing w:before="100" w:beforeAutospacing="1" w:after="100" w:afterAutospacing="1" w:line="276" w:lineRule="auto"/>
        <w:jc w:val="both"/>
        <w:rPr>
          <w:ins w:id="225" w:author="Adelino Naquarta Sepalanga Domingos" w:date="2025-02-28T11:45:00Z" w16du:dateUtc="2025-02-28T10:45:00Z"/>
          <w:rFonts w:ascii="Arial" w:eastAsia="Times New Roman" w:hAnsi="Arial" w:cs="Arial"/>
          <w:sz w:val="24"/>
          <w:szCs w:val="24"/>
          <w:lang w:eastAsia="pt-PT"/>
          <w:rPrChange w:id="226" w:author="Adelino Naquarta Sepalanga Domingos" w:date="2025-03-05T07:42:00Z" w16du:dateUtc="2025-03-05T06:42:00Z">
            <w:rPr>
              <w:ins w:id="227" w:author="Adelino Naquarta Sepalanga Domingos" w:date="2025-02-28T11:45:00Z" w16du:dateUtc="2025-02-28T10:45:00Z"/>
              <w:rFonts w:ascii="Arial" w:eastAsia="Times New Roman" w:hAnsi="Arial" w:cs="Arial"/>
              <w:sz w:val="24"/>
              <w:szCs w:val="24"/>
              <w:highlight w:val="yellow"/>
              <w:lang w:eastAsia="pt-PT"/>
            </w:rPr>
          </w:rPrChange>
        </w:rPr>
      </w:pPr>
      <w:r w:rsidRPr="00EC09E5">
        <w:rPr>
          <w:rFonts w:ascii="Arial" w:eastAsia="Times New Roman" w:hAnsi="Arial" w:cs="Arial"/>
          <w:sz w:val="24"/>
          <w:szCs w:val="24"/>
          <w:lang w:eastAsia="pt-PT"/>
          <w:rPrChange w:id="228" w:author="Adelino Naquarta Sepalanga Domingos" w:date="2025-03-05T07:42:00Z" w16du:dateUtc="2025-03-05T06:42:00Z">
            <w:rPr>
              <w:rFonts w:ascii="Arial" w:eastAsia="Times New Roman" w:hAnsi="Arial" w:cs="Arial"/>
              <w:sz w:val="24"/>
              <w:szCs w:val="24"/>
              <w:highlight w:val="yellow"/>
              <w:lang w:eastAsia="pt-PT"/>
            </w:rPr>
          </w:rPrChange>
        </w:rPr>
        <w:t xml:space="preserve"> A AGT deve publicar um manual técnico na sua página com toda informação necessária para garantir o envio dos documentos electrónicos;</w:t>
      </w:r>
    </w:p>
    <w:p w14:paraId="1F58337B" w14:textId="77777777" w:rsidR="0029475A" w:rsidRDefault="0029475A">
      <w:pPr>
        <w:pStyle w:val="PargrafodaLista"/>
        <w:shd w:val="clear" w:color="auto" w:fill="FFFFFF"/>
        <w:spacing w:before="100" w:beforeAutospacing="1" w:after="100" w:afterAutospacing="1" w:line="276" w:lineRule="auto"/>
        <w:ind w:left="360"/>
        <w:jc w:val="both"/>
        <w:rPr>
          <w:rFonts w:ascii="Arial" w:eastAsia="Times New Roman" w:hAnsi="Arial" w:cs="Arial"/>
          <w:sz w:val="24"/>
          <w:szCs w:val="24"/>
          <w:highlight w:val="yellow"/>
          <w:lang w:eastAsia="pt-PT"/>
        </w:rPr>
        <w:pPrChange w:id="229" w:author="Adelino Naquarta Sepalanga Domingos" w:date="2025-02-28T11:45:00Z" w16du:dateUtc="2025-02-28T10:45:00Z">
          <w:pPr>
            <w:pStyle w:val="PargrafodaLista"/>
            <w:numPr>
              <w:numId w:val="17"/>
            </w:numPr>
            <w:shd w:val="clear" w:color="auto" w:fill="FFFFFF"/>
            <w:spacing w:before="100" w:beforeAutospacing="1" w:after="100" w:afterAutospacing="1" w:line="276" w:lineRule="auto"/>
            <w:ind w:left="360" w:hanging="360"/>
            <w:jc w:val="both"/>
          </w:pPr>
        </w:pPrChange>
      </w:pPr>
    </w:p>
    <w:p w14:paraId="7DB9E76B" w14:textId="2DD6EBA0" w:rsidR="003F3EDE" w:rsidRPr="00EC09E5" w:rsidRDefault="003F3EDE" w:rsidP="003F3EDE">
      <w:pPr>
        <w:pStyle w:val="PargrafodaLista"/>
        <w:numPr>
          <w:ilvl w:val="0"/>
          <w:numId w:val="17"/>
        </w:numPr>
        <w:shd w:val="clear" w:color="auto" w:fill="FFFFFF"/>
        <w:spacing w:before="100" w:beforeAutospacing="1" w:after="100" w:afterAutospacing="1" w:line="276" w:lineRule="auto"/>
        <w:jc w:val="both"/>
        <w:rPr>
          <w:ins w:id="230" w:author="Adelino Naquarta Sepalanga Domingos" w:date="2025-02-28T11:46:00Z" w16du:dateUtc="2025-02-28T10:46:00Z"/>
          <w:rFonts w:ascii="Arial" w:eastAsia="Times New Roman" w:hAnsi="Arial" w:cs="Arial"/>
          <w:sz w:val="24"/>
          <w:szCs w:val="24"/>
          <w:lang w:eastAsia="pt-PT"/>
          <w:rPrChange w:id="231" w:author="Adelino Naquarta Sepalanga Domingos" w:date="2025-03-05T07:42:00Z" w16du:dateUtc="2025-03-05T06:42:00Z">
            <w:rPr>
              <w:ins w:id="232" w:author="Adelino Naquarta Sepalanga Domingos" w:date="2025-02-28T11:46:00Z" w16du:dateUtc="2025-02-28T10:46:00Z"/>
              <w:rFonts w:ascii="Arial" w:eastAsia="Times New Roman" w:hAnsi="Arial" w:cs="Arial"/>
              <w:sz w:val="24"/>
              <w:szCs w:val="24"/>
              <w:highlight w:val="yellow"/>
              <w:lang w:eastAsia="pt-PT"/>
            </w:rPr>
          </w:rPrChange>
        </w:rPr>
      </w:pPr>
      <w:r w:rsidRPr="00EC09E5">
        <w:rPr>
          <w:rFonts w:ascii="Arial" w:eastAsia="Times New Roman" w:hAnsi="Arial" w:cs="Arial"/>
          <w:sz w:val="24"/>
          <w:szCs w:val="24"/>
          <w:lang w:eastAsia="pt-PT"/>
          <w:rPrChange w:id="233" w:author="Adelino Naquarta Sepalanga Domingos" w:date="2025-03-05T07:42:00Z" w16du:dateUtc="2025-03-05T06:42:00Z">
            <w:rPr>
              <w:rFonts w:ascii="Arial" w:eastAsia="Times New Roman" w:hAnsi="Arial" w:cs="Arial"/>
              <w:sz w:val="24"/>
              <w:szCs w:val="24"/>
              <w:highlight w:val="yellow"/>
              <w:lang w:eastAsia="pt-PT"/>
            </w:rPr>
          </w:rPrChange>
        </w:rPr>
        <w:t>As facturas e documentos rectificativos devem conter um QRCode que permite abrir directamente esses documentos com um dispositivo capaz de ler QRCode</w:t>
      </w:r>
      <w:ins w:id="234" w:author="Adelino Naquarta Sepalanga Domingos" w:date="2025-03-05T07:43:00Z" w16du:dateUtc="2025-03-05T06:43:00Z">
        <w:r w:rsidR="00EC09E5">
          <w:rPr>
            <w:rFonts w:ascii="Arial" w:eastAsia="Times New Roman" w:hAnsi="Arial" w:cs="Arial"/>
            <w:sz w:val="24"/>
            <w:szCs w:val="24"/>
            <w:lang w:eastAsia="pt-PT"/>
          </w:rPr>
          <w:t>;</w:t>
        </w:r>
      </w:ins>
      <w:del w:id="235" w:author="Adelino Naquarta Sepalanga Domingos" w:date="2025-03-05T07:43:00Z" w16du:dateUtc="2025-03-05T06:43:00Z">
        <w:r w:rsidRPr="00EC09E5" w:rsidDel="00EC09E5">
          <w:rPr>
            <w:rFonts w:ascii="Arial" w:eastAsia="Times New Roman" w:hAnsi="Arial" w:cs="Arial"/>
            <w:sz w:val="24"/>
            <w:szCs w:val="24"/>
            <w:lang w:eastAsia="pt-PT"/>
            <w:rPrChange w:id="236" w:author="Adelino Naquarta Sepalanga Domingos" w:date="2025-03-05T07:42:00Z" w16du:dateUtc="2025-03-05T06:42:00Z">
              <w:rPr>
                <w:rFonts w:ascii="Arial" w:eastAsia="Times New Roman" w:hAnsi="Arial" w:cs="Arial"/>
                <w:sz w:val="24"/>
                <w:szCs w:val="24"/>
                <w:highlight w:val="yellow"/>
                <w:lang w:eastAsia="pt-PT"/>
              </w:rPr>
            </w:rPrChange>
          </w:rPr>
          <w:delText>.</w:delText>
        </w:r>
      </w:del>
      <w:r w:rsidRPr="00EC09E5">
        <w:rPr>
          <w:rFonts w:ascii="Arial" w:eastAsia="Times New Roman" w:hAnsi="Arial" w:cs="Arial"/>
          <w:sz w:val="24"/>
          <w:szCs w:val="24"/>
          <w:lang w:eastAsia="pt-PT"/>
          <w:rPrChange w:id="237" w:author="Adelino Naquarta Sepalanga Domingos" w:date="2025-03-05T07:42:00Z" w16du:dateUtc="2025-03-05T06:42:00Z">
            <w:rPr>
              <w:rFonts w:ascii="Arial" w:eastAsia="Times New Roman" w:hAnsi="Arial" w:cs="Arial"/>
              <w:sz w:val="24"/>
              <w:szCs w:val="24"/>
              <w:highlight w:val="yellow"/>
              <w:lang w:eastAsia="pt-PT"/>
            </w:rPr>
          </w:rPrChange>
        </w:rPr>
        <w:t xml:space="preserve"> </w:t>
      </w:r>
    </w:p>
    <w:p w14:paraId="511B4F74" w14:textId="77777777" w:rsidR="0029475A" w:rsidRPr="00EC09E5" w:rsidRDefault="0029475A">
      <w:pPr>
        <w:pStyle w:val="PargrafodaLista"/>
        <w:shd w:val="clear" w:color="auto" w:fill="FFFFFF"/>
        <w:spacing w:before="100" w:beforeAutospacing="1" w:after="100" w:afterAutospacing="1" w:line="276" w:lineRule="auto"/>
        <w:ind w:left="360"/>
        <w:jc w:val="both"/>
        <w:rPr>
          <w:rFonts w:ascii="Arial" w:eastAsia="Times New Roman" w:hAnsi="Arial" w:cs="Arial"/>
          <w:sz w:val="24"/>
          <w:szCs w:val="24"/>
          <w:lang w:eastAsia="pt-PT"/>
          <w:rPrChange w:id="238" w:author="Adelino Naquarta Sepalanga Domingos" w:date="2025-03-05T07:43:00Z" w16du:dateUtc="2025-03-05T06:43:00Z">
            <w:rPr>
              <w:rFonts w:ascii="Arial" w:eastAsia="Times New Roman" w:hAnsi="Arial" w:cs="Arial"/>
              <w:sz w:val="24"/>
              <w:szCs w:val="24"/>
              <w:highlight w:val="yellow"/>
              <w:lang w:eastAsia="pt-PT"/>
            </w:rPr>
          </w:rPrChange>
        </w:rPr>
        <w:pPrChange w:id="239" w:author="Adelino Naquarta Sepalanga Domingos" w:date="2025-02-28T11:46:00Z" w16du:dateUtc="2025-02-28T10:46:00Z">
          <w:pPr>
            <w:pStyle w:val="PargrafodaLista"/>
            <w:numPr>
              <w:numId w:val="17"/>
            </w:numPr>
            <w:shd w:val="clear" w:color="auto" w:fill="FFFFFF"/>
            <w:spacing w:before="100" w:beforeAutospacing="1" w:after="100" w:afterAutospacing="1" w:line="276" w:lineRule="auto"/>
            <w:ind w:left="360" w:hanging="360"/>
            <w:jc w:val="both"/>
          </w:pPr>
        </w:pPrChange>
      </w:pPr>
    </w:p>
    <w:bookmarkEnd w:id="175"/>
    <w:p w14:paraId="5FEFF160" w14:textId="77777777" w:rsidR="003F3EDE" w:rsidRPr="00EC09E5" w:rsidRDefault="003F3EDE" w:rsidP="003F3EDE">
      <w:pPr>
        <w:pStyle w:val="PargrafodaLista"/>
        <w:numPr>
          <w:ilvl w:val="0"/>
          <w:numId w:val="17"/>
        </w:numPr>
        <w:shd w:val="clear" w:color="auto" w:fill="FFFFFF"/>
        <w:spacing w:before="100" w:beforeAutospacing="1" w:after="100" w:afterAutospacing="1" w:line="276" w:lineRule="auto"/>
        <w:jc w:val="both"/>
        <w:rPr>
          <w:ins w:id="240" w:author="Adelino Naquarta Sepalanga Domingos" w:date="2025-02-28T11:46:00Z" w16du:dateUtc="2025-02-28T10:46:00Z"/>
          <w:rFonts w:ascii="Arial" w:eastAsia="Times New Roman" w:hAnsi="Arial" w:cs="Arial"/>
          <w:sz w:val="24"/>
          <w:szCs w:val="24"/>
          <w:lang w:eastAsia="pt-PT"/>
          <w:rPrChange w:id="241" w:author="Adelino Naquarta Sepalanga Domingos" w:date="2025-03-05T07:43:00Z" w16du:dateUtc="2025-03-05T06:43:00Z">
            <w:rPr>
              <w:ins w:id="242" w:author="Adelino Naquarta Sepalanga Domingos" w:date="2025-02-28T11:46:00Z" w16du:dateUtc="2025-02-28T10:46:00Z"/>
              <w:rFonts w:ascii="Arial" w:eastAsia="Times New Roman" w:hAnsi="Arial" w:cs="Arial"/>
              <w:sz w:val="24"/>
              <w:szCs w:val="24"/>
              <w:highlight w:val="yellow"/>
              <w:lang w:eastAsia="pt-PT"/>
            </w:rPr>
          </w:rPrChange>
        </w:rPr>
      </w:pPr>
      <w:r w:rsidRPr="00EC09E5">
        <w:rPr>
          <w:rFonts w:ascii="Arial" w:eastAsia="Times New Roman" w:hAnsi="Arial" w:cs="Arial"/>
          <w:sz w:val="24"/>
          <w:szCs w:val="24"/>
          <w:lang w:eastAsia="pt-PT"/>
          <w:rPrChange w:id="243" w:author="Adelino Naquarta Sepalanga Domingos" w:date="2025-03-05T07:43:00Z" w16du:dateUtc="2025-03-05T06:43:00Z">
            <w:rPr>
              <w:rFonts w:ascii="Arial" w:eastAsia="Times New Roman" w:hAnsi="Arial" w:cs="Arial"/>
              <w:sz w:val="24"/>
              <w:szCs w:val="24"/>
              <w:highlight w:val="yellow"/>
              <w:lang w:eastAsia="pt-PT"/>
            </w:rPr>
          </w:rPrChange>
        </w:rPr>
        <w:t>Em caso de ataques informáticos, os contribuintes devem seguir os seguintes procedimentos:</w:t>
      </w:r>
    </w:p>
    <w:p w14:paraId="2BF8F023" w14:textId="77777777" w:rsidR="0029475A" w:rsidRPr="00EC09E5" w:rsidRDefault="0029475A">
      <w:pPr>
        <w:pStyle w:val="PargrafodaLista"/>
        <w:shd w:val="clear" w:color="auto" w:fill="FFFFFF"/>
        <w:spacing w:before="100" w:beforeAutospacing="1" w:after="100" w:afterAutospacing="1" w:line="276" w:lineRule="auto"/>
        <w:ind w:left="360"/>
        <w:jc w:val="both"/>
        <w:rPr>
          <w:rFonts w:ascii="Arial" w:eastAsia="Times New Roman" w:hAnsi="Arial" w:cs="Arial"/>
          <w:sz w:val="24"/>
          <w:szCs w:val="24"/>
          <w:lang w:eastAsia="pt-PT"/>
          <w:rPrChange w:id="244" w:author="Adelino Naquarta Sepalanga Domingos" w:date="2025-03-05T07:43:00Z" w16du:dateUtc="2025-03-05T06:43:00Z">
            <w:rPr>
              <w:rFonts w:ascii="Arial" w:eastAsia="Times New Roman" w:hAnsi="Arial" w:cs="Arial"/>
              <w:sz w:val="24"/>
              <w:szCs w:val="24"/>
              <w:highlight w:val="yellow"/>
              <w:lang w:eastAsia="pt-PT"/>
            </w:rPr>
          </w:rPrChange>
        </w:rPr>
        <w:pPrChange w:id="245" w:author="Adelino Naquarta Sepalanga Domingos" w:date="2025-02-28T11:46:00Z" w16du:dateUtc="2025-02-28T10:46:00Z">
          <w:pPr>
            <w:pStyle w:val="PargrafodaLista"/>
            <w:numPr>
              <w:numId w:val="17"/>
            </w:numPr>
            <w:shd w:val="clear" w:color="auto" w:fill="FFFFFF"/>
            <w:spacing w:before="100" w:beforeAutospacing="1" w:after="100" w:afterAutospacing="1" w:line="276" w:lineRule="auto"/>
            <w:ind w:left="360" w:hanging="360"/>
            <w:jc w:val="both"/>
          </w:pPr>
        </w:pPrChange>
      </w:pPr>
    </w:p>
    <w:p w14:paraId="130BD34F" w14:textId="77777777" w:rsidR="003F3EDE" w:rsidRPr="00EC09E5" w:rsidRDefault="003F3EDE" w:rsidP="003F3EDE">
      <w:pPr>
        <w:pStyle w:val="PargrafodaLista"/>
        <w:numPr>
          <w:ilvl w:val="0"/>
          <w:numId w:val="26"/>
        </w:numPr>
        <w:shd w:val="clear" w:color="auto" w:fill="FFFFFF"/>
        <w:spacing w:before="100" w:beforeAutospacing="1" w:after="100" w:afterAutospacing="1" w:line="276" w:lineRule="auto"/>
        <w:jc w:val="both"/>
        <w:rPr>
          <w:ins w:id="246" w:author="Adelino Naquarta Sepalanga Domingos" w:date="2025-02-28T11:46:00Z" w16du:dateUtc="2025-02-28T10:46:00Z"/>
          <w:rFonts w:ascii="Arial" w:eastAsia="Times New Roman" w:hAnsi="Arial" w:cs="Arial"/>
          <w:sz w:val="24"/>
          <w:szCs w:val="24"/>
          <w:lang w:eastAsia="pt-PT"/>
          <w:rPrChange w:id="247" w:author="Adelino Naquarta Sepalanga Domingos" w:date="2025-03-05T07:43:00Z" w16du:dateUtc="2025-03-05T06:43:00Z">
            <w:rPr>
              <w:ins w:id="248" w:author="Adelino Naquarta Sepalanga Domingos" w:date="2025-02-28T11:46:00Z" w16du:dateUtc="2025-02-28T10:46:00Z"/>
              <w:rFonts w:ascii="Arial" w:eastAsia="Times New Roman" w:hAnsi="Arial" w:cs="Arial"/>
              <w:sz w:val="24"/>
              <w:szCs w:val="24"/>
              <w:highlight w:val="yellow"/>
              <w:lang w:eastAsia="pt-PT"/>
            </w:rPr>
          </w:rPrChange>
        </w:rPr>
      </w:pPr>
      <w:r w:rsidRPr="00EC09E5">
        <w:rPr>
          <w:rFonts w:ascii="Arial" w:eastAsia="Times New Roman" w:hAnsi="Arial" w:cs="Arial"/>
          <w:sz w:val="24"/>
          <w:szCs w:val="24"/>
          <w:lang w:eastAsia="pt-PT"/>
          <w:rPrChange w:id="249" w:author="Adelino Naquarta Sepalanga Domingos" w:date="2025-03-05T07:43:00Z" w16du:dateUtc="2025-03-05T06:43:00Z">
            <w:rPr>
              <w:rFonts w:ascii="Arial" w:eastAsia="Times New Roman" w:hAnsi="Arial" w:cs="Arial"/>
              <w:sz w:val="24"/>
              <w:szCs w:val="24"/>
              <w:highlight w:val="yellow"/>
              <w:lang w:eastAsia="pt-PT"/>
            </w:rPr>
          </w:rPrChange>
        </w:rPr>
        <w:t>Comunicar o incidente às entidades;</w:t>
      </w:r>
    </w:p>
    <w:p w14:paraId="0489F26C" w14:textId="77777777" w:rsidR="0029475A" w:rsidRPr="00EC09E5" w:rsidRDefault="0029475A">
      <w:pPr>
        <w:pStyle w:val="PargrafodaLista"/>
        <w:shd w:val="clear" w:color="auto" w:fill="FFFFFF"/>
        <w:spacing w:before="100" w:beforeAutospacing="1" w:after="100" w:afterAutospacing="1" w:line="276" w:lineRule="auto"/>
        <w:ind w:left="1080"/>
        <w:jc w:val="both"/>
        <w:rPr>
          <w:rFonts w:ascii="Arial" w:eastAsia="Times New Roman" w:hAnsi="Arial" w:cs="Arial"/>
          <w:sz w:val="24"/>
          <w:szCs w:val="24"/>
          <w:lang w:eastAsia="pt-PT"/>
          <w:rPrChange w:id="250" w:author="Adelino Naquarta Sepalanga Domingos" w:date="2025-03-05T07:43:00Z" w16du:dateUtc="2025-03-05T06:43:00Z">
            <w:rPr>
              <w:rFonts w:ascii="Arial" w:eastAsia="Times New Roman" w:hAnsi="Arial" w:cs="Arial"/>
              <w:sz w:val="24"/>
              <w:szCs w:val="24"/>
              <w:highlight w:val="yellow"/>
              <w:lang w:eastAsia="pt-PT"/>
            </w:rPr>
          </w:rPrChange>
        </w:rPr>
        <w:pPrChange w:id="251" w:author="Adelino Naquarta Sepalanga Domingos" w:date="2025-02-28T11:46:00Z" w16du:dateUtc="2025-02-28T10:46:00Z">
          <w:pPr>
            <w:pStyle w:val="PargrafodaLista"/>
            <w:numPr>
              <w:numId w:val="26"/>
            </w:numPr>
            <w:shd w:val="clear" w:color="auto" w:fill="FFFFFF"/>
            <w:spacing w:before="100" w:beforeAutospacing="1" w:after="100" w:afterAutospacing="1" w:line="276" w:lineRule="auto"/>
            <w:ind w:left="1080" w:hanging="360"/>
            <w:jc w:val="both"/>
          </w:pPr>
        </w:pPrChange>
      </w:pPr>
    </w:p>
    <w:p w14:paraId="47B63299" w14:textId="77777777" w:rsidR="003F3EDE" w:rsidRPr="00EC09E5" w:rsidRDefault="003F3EDE" w:rsidP="003F3EDE">
      <w:pPr>
        <w:pStyle w:val="PargrafodaLista"/>
        <w:numPr>
          <w:ilvl w:val="0"/>
          <w:numId w:val="26"/>
        </w:numPr>
        <w:shd w:val="clear" w:color="auto" w:fill="FFFFFF"/>
        <w:spacing w:before="100" w:beforeAutospacing="1" w:after="100" w:afterAutospacing="1" w:line="276" w:lineRule="auto"/>
        <w:jc w:val="both"/>
        <w:rPr>
          <w:ins w:id="252" w:author="Adelino Naquarta Sepalanga Domingos" w:date="2025-02-28T11:46:00Z" w16du:dateUtc="2025-02-28T10:46:00Z"/>
          <w:rFonts w:ascii="Arial" w:eastAsia="Times New Roman" w:hAnsi="Arial" w:cs="Arial"/>
          <w:sz w:val="24"/>
          <w:szCs w:val="24"/>
          <w:lang w:eastAsia="pt-PT"/>
          <w:rPrChange w:id="253" w:author="Adelino Naquarta Sepalanga Domingos" w:date="2025-03-05T07:43:00Z" w16du:dateUtc="2025-03-05T06:43:00Z">
            <w:rPr>
              <w:ins w:id="254" w:author="Adelino Naquarta Sepalanga Domingos" w:date="2025-02-28T11:46:00Z" w16du:dateUtc="2025-02-28T10:46:00Z"/>
              <w:rFonts w:ascii="Arial" w:eastAsia="Times New Roman" w:hAnsi="Arial" w:cs="Arial"/>
              <w:sz w:val="24"/>
              <w:szCs w:val="24"/>
              <w:highlight w:val="yellow"/>
              <w:lang w:eastAsia="pt-PT"/>
            </w:rPr>
          </w:rPrChange>
        </w:rPr>
      </w:pPr>
      <w:r w:rsidRPr="00EC09E5">
        <w:rPr>
          <w:rFonts w:ascii="Arial" w:eastAsia="Times New Roman" w:hAnsi="Arial" w:cs="Arial"/>
          <w:sz w:val="24"/>
          <w:szCs w:val="24"/>
          <w:lang w:eastAsia="pt-PT"/>
          <w:rPrChange w:id="255" w:author="Adelino Naquarta Sepalanga Domingos" w:date="2025-03-05T07:43:00Z" w16du:dateUtc="2025-03-05T06:43:00Z">
            <w:rPr>
              <w:rFonts w:ascii="Arial" w:eastAsia="Times New Roman" w:hAnsi="Arial" w:cs="Arial"/>
              <w:sz w:val="24"/>
              <w:szCs w:val="24"/>
              <w:highlight w:val="yellow"/>
              <w:lang w:eastAsia="pt-PT"/>
            </w:rPr>
          </w:rPrChange>
        </w:rPr>
        <w:t xml:space="preserve">Evitar alterar ou apagar dados, mantendo registos dos </w:t>
      </w:r>
      <w:r w:rsidRPr="00EC09E5">
        <w:rPr>
          <w:rFonts w:ascii="Arial" w:eastAsia="Times New Roman" w:hAnsi="Arial" w:cs="Arial"/>
          <w:i/>
          <w:iCs/>
          <w:sz w:val="24"/>
          <w:szCs w:val="24"/>
          <w:lang w:eastAsia="pt-PT"/>
          <w:rPrChange w:id="256" w:author="Adelino Naquarta Sepalanga Domingos" w:date="2025-03-05T07:43:00Z" w16du:dateUtc="2025-03-05T06:43:00Z">
            <w:rPr>
              <w:rFonts w:ascii="Arial" w:eastAsia="Times New Roman" w:hAnsi="Arial" w:cs="Arial"/>
              <w:i/>
              <w:iCs/>
              <w:sz w:val="24"/>
              <w:szCs w:val="24"/>
              <w:highlight w:val="yellow"/>
              <w:lang w:eastAsia="pt-PT"/>
            </w:rPr>
          </w:rPrChange>
        </w:rPr>
        <w:t>logs</w:t>
      </w:r>
      <w:r w:rsidRPr="00EC09E5">
        <w:rPr>
          <w:rFonts w:ascii="Arial" w:eastAsia="Times New Roman" w:hAnsi="Arial" w:cs="Arial"/>
          <w:sz w:val="24"/>
          <w:szCs w:val="24"/>
          <w:lang w:eastAsia="pt-PT"/>
          <w:rPrChange w:id="257" w:author="Adelino Naquarta Sepalanga Domingos" w:date="2025-03-05T07:43:00Z" w16du:dateUtc="2025-03-05T06:43:00Z">
            <w:rPr>
              <w:rFonts w:ascii="Arial" w:eastAsia="Times New Roman" w:hAnsi="Arial" w:cs="Arial"/>
              <w:sz w:val="24"/>
              <w:szCs w:val="24"/>
              <w:highlight w:val="yellow"/>
              <w:lang w:eastAsia="pt-PT"/>
            </w:rPr>
          </w:rPrChange>
        </w:rPr>
        <w:t xml:space="preserve"> de sistema e eventuais mensagens relacionadas ao ataque para investigação forense;</w:t>
      </w:r>
    </w:p>
    <w:p w14:paraId="3779524E" w14:textId="77777777" w:rsidR="0029475A" w:rsidRPr="00EC09E5" w:rsidRDefault="0029475A">
      <w:pPr>
        <w:pStyle w:val="PargrafodaLista"/>
        <w:shd w:val="clear" w:color="auto" w:fill="FFFFFF"/>
        <w:spacing w:before="100" w:beforeAutospacing="1" w:after="100" w:afterAutospacing="1" w:line="276" w:lineRule="auto"/>
        <w:ind w:left="1080"/>
        <w:jc w:val="both"/>
        <w:rPr>
          <w:rFonts w:ascii="Arial" w:eastAsia="Times New Roman" w:hAnsi="Arial" w:cs="Arial"/>
          <w:sz w:val="24"/>
          <w:szCs w:val="24"/>
          <w:lang w:eastAsia="pt-PT"/>
          <w:rPrChange w:id="258" w:author="Adelino Naquarta Sepalanga Domingos" w:date="2025-03-05T07:43:00Z" w16du:dateUtc="2025-03-05T06:43:00Z">
            <w:rPr>
              <w:rFonts w:ascii="Arial" w:eastAsia="Times New Roman" w:hAnsi="Arial" w:cs="Arial"/>
              <w:sz w:val="24"/>
              <w:szCs w:val="24"/>
              <w:highlight w:val="yellow"/>
              <w:lang w:eastAsia="pt-PT"/>
            </w:rPr>
          </w:rPrChange>
        </w:rPr>
        <w:pPrChange w:id="259" w:author="Adelino Naquarta Sepalanga Domingos" w:date="2025-02-28T11:46:00Z" w16du:dateUtc="2025-02-28T10:46:00Z">
          <w:pPr>
            <w:pStyle w:val="PargrafodaLista"/>
            <w:numPr>
              <w:numId w:val="26"/>
            </w:numPr>
            <w:shd w:val="clear" w:color="auto" w:fill="FFFFFF"/>
            <w:spacing w:before="100" w:beforeAutospacing="1" w:after="100" w:afterAutospacing="1" w:line="276" w:lineRule="auto"/>
            <w:ind w:left="1080" w:hanging="360"/>
            <w:jc w:val="both"/>
          </w:pPr>
        </w:pPrChange>
      </w:pPr>
    </w:p>
    <w:p w14:paraId="33BFFA90" w14:textId="77777777" w:rsidR="003F3EDE" w:rsidRPr="00EC09E5" w:rsidRDefault="003F3EDE" w:rsidP="003F3EDE">
      <w:pPr>
        <w:pStyle w:val="PargrafodaLista"/>
        <w:numPr>
          <w:ilvl w:val="0"/>
          <w:numId w:val="26"/>
        </w:numPr>
        <w:shd w:val="clear" w:color="auto" w:fill="FFFFFF"/>
        <w:spacing w:before="100" w:beforeAutospacing="1" w:after="100" w:afterAutospacing="1" w:line="276" w:lineRule="auto"/>
        <w:jc w:val="both"/>
        <w:rPr>
          <w:ins w:id="260" w:author="Adelino Naquarta Sepalanga Domingos" w:date="2025-02-28T11:46:00Z" w16du:dateUtc="2025-02-28T10:46:00Z"/>
          <w:rFonts w:ascii="Arial" w:eastAsia="Times New Roman" w:hAnsi="Arial" w:cs="Arial"/>
          <w:sz w:val="24"/>
          <w:szCs w:val="24"/>
          <w:lang w:eastAsia="pt-PT"/>
          <w:rPrChange w:id="261" w:author="Adelino Naquarta Sepalanga Domingos" w:date="2025-03-05T07:43:00Z" w16du:dateUtc="2025-03-05T06:43:00Z">
            <w:rPr>
              <w:ins w:id="262" w:author="Adelino Naquarta Sepalanga Domingos" w:date="2025-02-28T11:46:00Z" w16du:dateUtc="2025-02-28T10:46:00Z"/>
              <w:rFonts w:ascii="Arial" w:eastAsia="Times New Roman" w:hAnsi="Arial" w:cs="Arial"/>
              <w:sz w:val="24"/>
              <w:szCs w:val="24"/>
              <w:highlight w:val="yellow"/>
              <w:lang w:eastAsia="pt-PT"/>
            </w:rPr>
          </w:rPrChange>
        </w:rPr>
      </w:pPr>
      <w:r w:rsidRPr="00EC09E5">
        <w:rPr>
          <w:rFonts w:ascii="Arial" w:eastAsia="Times New Roman" w:hAnsi="Arial" w:cs="Arial"/>
          <w:sz w:val="24"/>
          <w:szCs w:val="24"/>
          <w:lang w:eastAsia="pt-PT"/>
          <w:rPrChange w:id="263" w:author="Adelino Naquarta Sepalanga Domingos" w:date="2025-03-05T07:43:00Z" w16du:dateUtc="2025-03-05T06:43:00Z">
            <w:rPr>
              <w:rFonts w:ascii="Arial" w:eastAsia="Times New Roman" w:hAnsi="Arial" w:cs="Arial"/>
              <w:sz w:val="24"/>
              <w:szCs w:val="24"/>
              <w:highlight w:val="yellow"/>
              <w:lang w:eastAsia="pt-PT"/>
            </w:rPr>
          </w:rPrChange>
        </w:rPr>
        <w:t>Realizar uma análise detalhada para identificar possíveis perdas ou alterações de dados, e comparar com cópias de segurança;</w:t>
      </w:r>
    </w:p>
    <w:p w14:paraId="53B40E4D" w14:textId="77777777" w:rsidR="0029475A" w:rsidRPr="00EC09E5" w:rsidRDefault="0029475A">
      <w:pPr>
        <w:pStyle w:val="PargrafodaLista"/>
        <w:shd w:val="clear" w:color="auto" w:fill="FFFFFF"/>
        <w:spacing w:before="100" w:beforeAutospacing="1" w:after="100" w:afterAutospacing="1" w:line="276" w:lineRule="auto"/>
        <w:ind w:left="1080"/>
        <w:jc w:val="both"/>
        <w:rPr>
          <w:rFonts w:ascii="Arial" w:eastAsia="Times New Roman" w:hAnsi="Arial" w:cs="Arial"/>
          <w:sz w:val="24"/>
          <w:szCs w:val="24"/>
          <w:lang w:eastAsia="pt-PT"/>
          <w:rPrChange w:id="264" w:author="Adelino Naquarta Sepalanga Domingos" w:date="2025-03-05T07:43:00Z" w16du:dateUtc="2025-03-05T06:43:00Z">
            <w:rPr>
              <w:rFonts w:ascii="Arial" w:eastAsia="Times New Roman" w:hAnsi="Arial" w:cs="Arial"/>
              <w:sz w:val="24"/>
              <w:szCs w:val="24"/>
              <w:highlight w:val="yellow"/>
              <w:lang w:eastAsia="pt-PT"/>
            </w:rPr>
          </w:rPrChange>
        </w:rPr>
        <w:pPrChange w:id="265" w:author="Adelino Naquarta Sepalanga Domingos" w:date="2025-02-28T11:46:00Z" w16du:dateUtc="2025-02-28T10:46:00Z">
          <w:pPr>
            <w:pStyle w:val="PargrafodaLista"/>
            <w:numPr>
              <w:numId w:val="26"/>
            </w:numPr>
            <w:shd w:val="clear" w:color="auto" w:fill="FFFFFF"/>
            <w:spacing w:before="100" w:beforeAutospacing="1" w:after="100" w:afterAutospacing="1" w:line="276" w:lineRule="auto"/>
            <w:ind w:left="1080" w:hanging="360"/>
            <w:jc w:val="both"/>
          </w:pPr>
        </w:pPrChange>
      </w:pPr>
    </w:p>
    <w:p w14:paraId="66FC3E20" w14:textId="7D4FC9CF" w:rsidR="003F3EDE" w:rsidRPr="00EC09E5" w:rsidRDefault="003F3EDE" w:rsidP="003F3EDE">
      <w:pPr>
        <w:pStyle w:val="PargrafodaLista"/>
        <w:numPr>
          <w:ilvl w:val="0"/>
          <w:numId w:val="26"/>
        </w:numPr>
        <w:shd w:val="clear" w:color="auto" w:fill="FFFFFF"/>
        <w:spacing w:before="100" w:beforeAutospacing="1" w:after="100" w:afterAutospacing="1" w:line="276" w:lineRule="auto"/>
        <w:jc w:val="both"/>
        <w:rPr>
          <w:ins w:id="266" w:author="Adelino Naquarta Sepalanga Domingos" w:date="2025-02-28T11:47:00Z" w16du:dateUtc="2025-02-28T10:47:00Z"/>
          <w:rFonts w:ascii="Arial" w:eastAsia="Times New Roman" w:hAnsi="Arial" w:cs="Arial"/>
          <w:sz w:val="24"/>
          <w:szCs w:val="24"/>
          <w:lang w:eastAsia="pt-PT"/>
          <w:rPrChange w:id="267" w:author="Adelino Naquarta Sepalanga Domingos" w:date="2025-03-05T07:43:00Z" w16du:dateUtc="2025-03-05T06:43:00Z">
            <w:rPr>
              <w:ins w:id="268" w:author="Adelino Naquarta Sepalanga Domingos" w:date="2025-02-28T11:47:00Z" w16du:dateUtc="2025-02-28T10:47:00Z"/>
              <w:rFonts w:ascii="Arial" w:eastAsia="Times New Roman" w:hAnsi="Arial" w:cs="Arial"/>
              <w:sz w:val="24"/>
              <w:szCs w:val="24"/>
              <w:highlight w:val="yellow"/>
              <w:lang w:eastAsia="pt-PT"/>
            </w:rPr>
          </w:rPrChange>
        </w:rPr>
      </w:pPr>
      <w:r w:rsidRPr="00EC09E5">
        <w:rPr>
          <w:rFonts w:ascii="Arial" w:eastAsia="Times New Roman" w:hAnsi="Arial" w:cs="Arial"/>
          <w:sz w:val="24"/>
          <w:szCs w:val="24"/>
          <w:lang w:eastAsia="pt-PT"/>
          <w:rPrChange w:id="269" w:author="Adelino Naquarta Sepalanga Domingos" w:date="2025-03-05T07:43:00Z" w16du:dateUtc="2025-03-05T06:43:00Z">
            <w:rPr>
              <w:rFonts w:ascii="Arial" w:eastAsia="Times New Roman" w:hAnsi="Arial" w:cs="Arial"/>
              <w:sz w:val="24"/>
              <w:szCs w:val="24"/>
              <w:highlight w:val="yellow"/>
              <w:lang w:eastAsia="pt-PT"/>
            </w:rPr>
          </w:rPrChange>
        </w:rPr>
        <w:t xml:space="preserve">Outros que os fabricantes de </w:t>
      </w:r>
      <w:r w:rsidRPr="00EC09E5">
        <w:rPr>
          <w:rFonts w:ascii="Arial" w:eastAsia="Times New Roman" w:hAnsi="Arial" w:cs="Arial"/>
          <w:i/>
          <w:iCs/>
          <w:sz w:val="24"/>
          <w:szCs w:val="24"/>
          <w:lang w:eastAsia="pt-PT"/>
          <w:rPrChange w:id="270" w:author="Adelino Naquarta Sepalanga Domingos" w:date="2025-03-05T07:43:00Z" w16du:dateUtc="2025-03-05T06:43:00Z">
            <w:rPr>
              <w:rFonts w:ascii="Arial" w:eastAsia="Times New Roman" w:hAnsi="Arial" w:cs="Arial"/>
              <w:i/>
              <w:iCs/>
              <w:sz w:val="24"/>
              <w:szCs w:val="24"/>
              <w:highlight w:val="yellow"/>
              <w:lang w:eastAsia="pt-PT"/>
            </w:rPr>
          </w:rPrChange>
        </w:rPr>
        <w:t>softwares</w:t>
      </w:r>
      <w:r w:rsidRPr="00EC09E5">
        <w:rPr>
          <w:rFonts w:ascii="Arial" w:eastAsia="Times New Roman" w:hAnsi="Arial" w:cs="Arial"/>
          <w:sz w:val="24"/>
          <w:szCs w:val="24"/>
          <w:lang w:eastAsia="pt-PT"/>
          <w:rPrChange w:id="271" w:author="Adelino Naquarta Sepalanga Domingos" w:date="2025-03-05T07:43:00Z" w16du:dateUtc="2025-03-05T06:43:00Z">
            <w:rPr>
              <w:rFonts w:ascii="Arial" w:eastAsia="Times New Roman" w:hAnsi="Arial" w:cs="Arial"/>
              <w:sz w:val="24"/>
              <w:szCs w:val="24"/>
              <w:highlight w:val="yellow"/>
              <w:lang w:eastAsia="pt-PT"/>
            </w:rPr>
          </w:rPrChange>
        </w:rPr>
        <w:t xml:space="preserve"> julg</w:t>
      </w:r>
      <w:ins w:id="272" w:author="Adelino Naquarta Sepalanga Domingos" w:date="2025-02-28T14:57:00Z" w16du:dateUtc="2025-02-28T13:57:00Z">
        <w:r w:rsidR="00106D8A" w:rsidRPr="00EC09E5">
          <w:rPr>
            <w:rFonts w:ascii="Arial" w:eastAsia="Times New Roman" w:hAnsi="Arial" w:cs="Arial"/>
            <w:sz w:val="24"/>
            <w:szCs w:val="24"/>
            <w:lang w:eastAsia="pt-PT"/>
            <w:rPrChange w:id="273" w:author="Adelino Naquarta Sepalanga Domingos" w:date="2025-03-05T07:43:00Z" w16du:dateUtc="2025-03-05T06:43:00Z">
              <w:rPr>
                <w:rFonts w:ascii="Arial" w:eastAsia="Times New Roman" w:hAnsi="Arial" w:cs="Arial"/>
                <w:sz w:val="24"/>
                <w:szCs w:val="24"/>
                <w:highlight w:val="yellow"/>
                <w:lang w:eastAsia="pt-PT"/>
              </w:rPr>
            </w:rPrChange>
          </w:rPr>
          <w:t>arem</w:t>
        </w:r>
      </w:ins>
      <w:del w:id="274" w:author="Adelino Naquarta Sepalanga Domingos" w:date="2025-02-28T14:57:00Z" w16du:dateUtc="2025-02-28T13:57:00Z">
        <w:r w:rsidRPr="00EC09E5" w:rsidDel="00106D8A">
          <w:rPr>
            <w:rFonts w:ascii="Arial" w:eastAsia="Times New Roman" w:hAnsi="Arial" w:cs="Arial"/>
            <w:sz w:val="24"/>
            <w:szCs w:val="24"/>
            <w:lang w:eastAsia="pt-PT"/>
            <w:rPrChange w:id="275" w:author="Adelino Naquarta Sepalanga Domingos" w:date="2025-03-05T07:43:00Z" w16du:dateUtc="2025-03-05T06:43:00Z">
              <w:rPr>
                <w:rFonts w:ascii="Arial" w:eastAsia="Times New Roman" w:hAnsi="Arial" w:cs="Arial"/>
                <w:sz w:val="24"/>
                <w:szCs w:val="24"/>
                <w:highlight w:val="yellow"/>
                <w:lang w:eastAsia="pt-PT"/>
              </w:rPr>
            </w:rPrChange>
          </w:rPr>
          <w:delText>uem</w:delText>
        </w:r>
      </w:del>
      <w:r w:rsidRPr="00EC09E5">
        <w:rPr>
          <w:rFonts w:ascii="Arial" w:eastAsia="Times New Roman" w:hAnsi="Arial" w:cs="Arial"/>
          <w:sz w:val="24"/>
          <w:szCs w:val="24"/>
          <w:lang w:eastAsia="pt-PT"/>
          <w:rPrChange w:id="276" w:author="Adelino Naquarta Sepalanga Domingos" w:date="2025-03-05T07:43:00Z" w16du:dateUtc="2025-03-05T06:43:00Z">
            <w:rPr>
              <w:rFonts w:ascii="Arial" w:eastAsia="Times New Roman" w:hAnsi="Arial" w:cs="Arial"/>
              <w:sz w:val="24"/>
              <w:szCs w:val="24"/>
              <w:highlight w:val="yellow"/>
              <w:lang w:eastAsia="pt-PT"/>
            </w:rPr>
          </w:rPrChange>
        </w:rPr>
        <w:t xml:space="preserve"> pertinentes e que não violem a legislação em vigor.</w:t>
      </w:r>
    </w:p>
    <w:p w14:paraId="48836A11" w14:textId="77777777" w:rsidR="0029475A" w:rsidRPr="00992C7C" w:rsidRDefault="0029475A">
      <w:pPr>
        <w:pStyle w:val="PargrafodaLista"/>
        <w:shd w:val="clear" w:color="auto" w:fill="FFFFFF"/>
        <w:spacing w:before="100" w:beforeAutospacing="1" w:after="100" w:afterAutospacing="1" w:line="276" w:lineRule="auto"/>
        <w:ind w:left="1080"/>
        <w:jc w:val="both"/>
        <w:rPr>
          <w:rFonts w:ascii="Arial" w:eastAsia="Times New Roman" w:hAnsi="Arial" w:cs="Arial"/>
          <w:sz w:val="24"/>
          <w:szCs w:val="24"/>
          <w:highlight w:val="yellow"/>
          <w:lang w:eastAsia="pt-PT"/>
        </w:rPr>
        <w:pPrChange w:id="277" w:author="Adelino Naquarta Sepalanga Domingos" w:date="2025-02-28T11:47:00Z" w16du:dateUtc="2025-02-28T10:47:00Z">
          <w:pPr>
            <w:pStyle w:val="PargrafodaLista"/>
            <w:numPr>
              <w:numId w:val="26"/>
            </w:numPr>
            <w:shd w:val="clear" w:color="auto" w:fill="FFFFFF"/>
            <w:spacing w:before="100" w:beforeAutospacing="1" w:after="100" w:afterAutospacing="1" w:line="276" w:lineRule="auto"/>
            <w:ind w:left="1080" w:hanging="360"/>
            <w:jc w:val="both"/>
          </w:pPr>
        </w:pPrChange>
      </w:pPr>
    </w:p>
    <w:p w14:paraId="474AA894" w14:textId="77777777" w:rsidR="000E45EC" w:rsidRDefault="000E45EC" w:rsidP="003F3EDE">
      <w:pPr>
        <w:pStyle w:val="PargrafodaLista"/>
        <w:numPr>
          <w:ilvl w:val="0"/>
          <w:numId w:val="17"/>
        </w:numPr>
        <w:shd w:val="clear" w:color="auto" w:fill="FFFFFF"/>
        <w:spacing w:after="0" w:line="276" w:lineRule="auto"/>
        <w:jc w:val="both"/>
        <w:rPr>
          <w:ins w:id="278" w:author="Adelino Naquarta Sepalanga Domingos" w:date="2025-02-28T11:47:00Z" w16du:dateUtc="2025-02-28T10:47:00Z"/>
          <w:rFonts w:ascii="Arial" w:eastAsia="Times New Roman" w:hAnsi="Arial" w:cs="Arial"/>
          <w:sz w:val="24"/>
          <w:szCs w:val="24"/>
          <w:lang w:eastAsia="pt-PT"/>
        </w:rPr>
      </w:pPr>
      <w:r w:rsidRPr="00992C7C">
        <w:rPr>
          <w:rFonts w:ascii="Arial" w:eastAsia="Times New Roman" w:hAnsi="Arial" w:cs="Arial"/>
          <w:sz w:val="24"/>
          <w:szCs w:val="24"/>
          <w:lang w:eastAsia="pt-PT"/>
        </w:rPr>
        <w:t>Os seguintes requisitos técnicos a que se refere o ponto 2 do presente anexo:</w:t>
      </w:r>
    </w:p>
    <w:p w14:paraId="31FAC946" w14:textId="77777777" w:rsidR="0029475A" w:rsidRPr="00992C7C" w:rsidRDefault="0029475A">
      <w:pPr>
        <w:pStyle w:val="PargrafodaLista"/>
        <w:shd w:val="clear" w:color="auto" w:fill="FFFFFF"/>
        <w:spacing w:after="0" w:line="276" w:lineRule="auto"/>
        <w:ind w:left="360"/>
        <w:jc w:val="both"/>
        <w:rPr>
          <w:rFonts w:ascii="Arial" w:eastAsia="Times New Roman" w:hAnsi="Arial" w:cs="Arial"/>
          <w:sz w:val="24"/>
          <w:szCs w:val="24"/>
          <w:lang w:eastAsia="pt-PT"/>
        </w:rPr>
        <w:pPrChange w:id="279" w:author="Adelino Naquarta Sepalanga Domingos" w:date="2025-02-28T11:47:00Z" w16du:dateUtc="2025-02-28T10:47:00Z">
          <w:pPr>
            <w:pStyle w:val="PargrafodaLista"/>
            <w:numPr>
              <w:numId w:val="17"/>
            </w:numPr>
            <w:shd w:val="clear" w:color="auto" w:fill="FFFFFF"/>
            <w:spacing w:after="0" w:line="276" w:lineRule="auto"/>
            <w:ind w:left="360" w:hanging="360"/>
            <w:jc w:val="both"/>
          </w:pPr>
        </w:pPrChange>
      </w:pPr>
    </w:p>
    <w:p w14:paraId="16320C89" w14:textId="77777777" w:rsidR="000E45EC" w:rsidRPr="00992C7C" w:rsidRDefault="000E45EC" w:rsidP="003F3EDE">
      <w:pPr>
        <w:pStyle w:val="PargrafodaLista"/>
        <w:numPr>
          <w:ilvl w:val="0"/>
          <w:numId w:val="12"/>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Deve ser utilizado o algoritmo RSA (algoritmo de criptografia de dados que usa o sistema de chaves assimétricas, chave pública e chave privada);</w:t>
      </w:r>
    </w:p>
    <w:p w14:paraId="1917A449" w14:textId="77777777" w:rsidR="000E45EC" w:rsidRPr="00992C7C" w:rsidRDefault="000E45EC" w:rsidP="000E45EC">
      <w:pPr>
        <w:pStyle w:val="PargrafodaLista"/>
        <w:shd w:val="clear" w:color="auto" w:fill="FFFFFF"/>
        <w:spacing w:before="100" w:beforeAutospacing="1" w:after="100" w:afterAutospacing="1" w:line="276" w:lineRule="auto"/>
        <w:jc w:val="both"/>
        <w:rPr>
          <w:rFonts w:ascii="Arial" w:eastAsia="Times New Roman" w:hAnsi="Arial" w:cs="Arial"/>
          <w:sz w:val="24"/>
          <w:szCs w:val="24"/>
          <w:lang w:eastAsia="pt-PT"/>
        </w:rPr>
      </w:pPr>
    </w:p>
    <w:p w14:paraId="3B06470E" w14:textId="77777777" w:rsidR="000E45EC" w:rsidRPr="00992C7C" w:rsidRDefault="000E45EC" w:rsidP="003F3EDE">
      <w:pPr>
        <w:pStyle w:val="PargrafodaLista"/>
        <w:numPr>
          <w:ilvl w:val="0"/>
          <w:numId w:val="12"/>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A chave pública a fornecer juntamente com a declaração modelo 8 deve resultar da sua extracção a partir da chave privada, em formato PEM - base 64 e deve ser criado o respectivo ficheiro com a extensão".txt";</w:t>
      </w:r>
    </w:p>
    <w:p w14:paraId="7AE0C950" w14:textId="77777777" w:rsidR="000E45EC" w:rsidRPr="00992C7C" w:rsidRDefault="000E45EC" w:rsidP="000E45EC">
      <w:pPr>
        <w:pStyle w:val="PargrafodaLista"/>
        <w:shd w:val="clear" w:color="auto" w:fill="FFFFFF"/>
        <w:spacing w:before="100" w:beforeAutospacing="1" w:after="100" w:afterAutospacing="1" w:line="276" w:lineRule="auto"/>
        <w:jc w:val="both"/>
        <w:rPr>
          <w:rFonts w:ascii="Arial" w:eastAsia="Times New Roman" w:hAnsi="Arial" w:cs="Arial"/>
          <w:sz w:val="24"/>
          <w:szCs w:val="24"/>
          <w:lang w:eastAsia="pt-PT"/>
        </w:rPr>
      </w:pPr>
    </w:p>
    <w:p w14:paraId="1C97EB1D" w14:textId="385D6FEB" w:rsidR="000E45EC" w:rsidRPr="00992C7C" w:rsidRDefault="000E45EC" w:rsidP="003F3EDE">
      <w:pPr>
        <w:pStyle w:val="PargrafodaLista"/>
        <w:numPr>
          <w:ilvl w:val="0"/>
          <w:numId w:val="12"/>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 xml:space="preserve">4.3 - O fabricante de </w:t>
      </w:r>
      <w:r w:rsidRPr="00D86F2D">
        <w:rPr>
          <w:rFonts w:ascii="Arial" w:eastAsia="Times New Roman" w:hAnsi="Arial" w:cs="Arial"/>
          <w:i/>
          <w:iCs/>
          <w:sz w:val="24"/>
          <w:szCs w:val="24"/>
          <w:lang w:eastAsia="pt-PT"/>
        </w:rPr>
        <w:t>software</w:t>
      </w:r>
      <w:r w:rsidRPr="00992C7C">
        <w:rPr>
          <w:rFonts w:ascii="Arial" w:eastAsia="Times New Roman" w:hAnsi="Arial" w:cs="Arial"/>
          <w:sz w:val="24"/>
          <w:szCs w:val="24"/>
          <w:lang w:eastAsia="pt-PT"/>
        </w:rPr>
        <w:t xml:space="preserve"> deve</w:t>
      </w:r>
      <w:del w:id="280" w:author="Adelino Naquarta Sepalanga Domingos" w:date="2025-03-05T09:37:00Z" w16du:dateUtc="2025-03-05T08:37:00Z">
        <w:r w:rsidRPr="00992C7C" w:rsidDel="00B45277">
          <w:rPr>
            <w:rFonts w:ascii="Arial" w:eastAsia="Times New Roman" w:hAnsi="Arial" w:cs="Arial"/>
            <w:sz w:val="24"/>
            <w:szCs w:val="24"/>
            <w:lang w:eastAsia="pt-PT"/>
          </w:rPr>
          <w:delText>rá</w:delText>
        </w:r>
      </w:del>
      <w:r w:rsidRPr="00992C7C">
        <w:rPr>
          <w:rFonts w:ascii="Arial" w:eastAsia="Times New Roman" w:hAnsi="Arial" w:cs="Arial"/>
          <w:sz w:val="24"/>
          <w:szCs w:val="24"/>
          <w:lang w:eastAsia="pt-PT"/>
        </w:rPr>
        <w:t xml:space="preserve"> assegurar que a chave privada utilizada para a criação da assinatura que é do seu exclusivo conhecimento e deve</w:t>
      </w:r>
      <w:del w:id="281" w:author="Adelino Naquarta Sepalanga Domingos" w:date="2025-03-05T09:37:00Z" w16du:dateUtc="2025-03-05T08:37:00Z">
        <w:r w:rsidRPr="00992C7C" w:rsidDel="00B45277">
          <w:rPr>
            <w:rFonts w:ascii="Arial" w:eastAsia="Times New Roman" w:hAnsi="Arial" w:cs="Arial"/>
            <w:sz w:val="24"/>
            <w:szCs w:val="24"/>
            <w:lang w:eastAsia="pt-PT"/>
          </w:rPr>
          <w:delText>rá</w:delText>
        </w:r>
      </w:del>
      <w:r w:rsidRPr="00992C7C">
        <w:rPr>
          <w:rFonts w:ascii="Arial" w:eastAsia="Times New Roman" w:hAnsi="Arial" w:cs="Arial"/>
          <w:sz w:val="24"/>
          <w:szCs w:val="24"/>
          <w:lang w:eastAsia="pt-PT"/>
        </w:rPr>
        <w:t xml:space="preserve"> estar devidamente protegida no </w:t>
      </w:r>
      <w:r w:rsidRPr="00FE424C">
        <w:rPr>
          <w:rFonts w:ascii="Arial" w:eastAsia="Times New Roman" w:hAnsi="Arial" w:cs="Arial"/>
          <w:i/>
          <w:iCs/>
          <w:sz w:val="24"/>
          <w:szCs w:val="24"/>
          <w:lang w:eastAsia="pt-PT"/>
        </w:rPr>
        <w:t>software</w:t>
      </w:r>
      <w:r w:rsidRPr="00992C7C">
        <w:rPr>
          <w:rFonts w:ascii="Arial" w:eastAsia="Times New Roman" w:hAnsi="Arial" w:cs="Arial"/>
          <w:sz w:val="24"/>
          <w:szCs w:val="24"/>
          <w:lang w:eastAsia="pt-PT"/>
        </w:rPr>
        <w:t>;</w:t>
      </w:r>
    </w:p>
    <w:p w14:paraId="0B23847D" w14:textId="77777777" w:rsidR="000E45EC" w:rsidRPr="00992C7C" w:rsidRDefault="000E45EC" w:rsidP="000E45EC">
      <w:pPr>
        <w:pStyle w:val="PargrafodaLista"/>
        <w:shd w:val="clear" w:color="auto" w:fill="FFFFFF"/>
        <w:spacing w:before="100" w:beforeAutospacing="1" w:after="100" w:afterAutospacing="1" w:line="276" w:lineRule="auto"/>
        <w:jc w:val="both"/>
        <w:rPr>
          <w:rFonts w:ascii="Arial" w:eastAsia="Times New Roman" w:hAnsi="Arial" w:cs="Arial"/>
          <w:sz w:val="24"/>
          <w:szCs w:val="24"/>
          <w:lang w:eastAsia="pt-PT"/>
        </w:rPr>
      </w:pPr>
    </w:p>
    <w:p w14:paraId="6C9E77CA" w14:textId="18B9EB0D" w:rsidR="000E45EC" w:rsidRPr="00992C7C" w:rsidRDefault="000E45EC" w:rsidP="003F3EDE">
      <w:pPr>
        <w:pStyle w:val="PargrafodaLista"/>
        <w:numPr>
          <w:ilvl w:val="0"/>
          <w:numId w:val="12"/>
        </w:numPr>
        <w:shd w:val="clear" w:color="auto" w:fill="FFFFFF"/>
        <w:spacing w:before="100" w:beforeAutospacing="1" w:after="100" w:afterAutospacing="1" w:line="276" w:lineRule="auto"/>
        <w:jc w:val="both"/>
        <w:rPr>
          <w:rFonts w:ascii="Arial" w:eastAsia="Times New Roman" w:hAnsi="Arial" w:cs="Arial"/>
          <w:sz w:val="24"/>
          <w:szCs w:val="24"/>
          <w:lang w:eastAsia="pt-PT"/>
        </w:rPr>
      </w:pPr>
      <w:r w:rsidRPr="00992C7C">
        <w:rPr>
          <w:rFonts w:ascii="Arial" w:eastAsia="Times New Roman" w:hAnsi="Arial" w:cs="Arial"/>
          <w:sz w:val="24"/>
          <w:szCs w:val="24"/>
          <w:lang w:eastAsia="pt-PT"/>
        </w:rPr>
        <w:t>4.4 - O texto a assinar relativo ao documento deve</w:t>
      </w:r>
      <w:del w:id="282" w:author="Adelino Naquarta Sepalanga Domingos" w:date="2025-02-28T11:48:00Z" w16du:dateUtc="2025-02-28T10:48:00Z">
        <w:r w:rsidRPr="00992C7C" w:rsidDel="0029475A">
          <w:rPr>
            <w:rFonts w:ascii="Arial" w:eastAsia="Times New Roman" w:hAnsi="Arial" w:cs="Arial"/>
            <w:sz w:val="24"/>
            <w:szCs w:val="24"/>
            <w:lang w:eastAsia="pt-PT"/>
          </w:rPr>
          <w:delText>rá</w:delText>
        </w:r>
      </w:del>
      <w:r w:rsidRPr="00992C7C">
        <w:rPr>
          <w:rFonts w:ascii="Arial" w:eastAsia="Times New Roman" w:hAnsi="Arial" w:cs="Arial"/>
          <w:sz w:val="24"/>
          <w:szCs w:val="24"/>
          <w:lang w:eastAsia="pt-PT"/>
        </w:rPr>
        <w:t xml:space="preserve"> conter os dados concatenados no formato indicado nas notas técnicas para cada campo, separados por ";" (Ponto e vírgula);</w:t>
      </w:r>
    </w:p>
    <w:p w14:paraId="16666C0F" w14:textId="77777777" w:rsidR="000E45EC" w:rsidRPr="00992C7C" w:rsidRDefault="000E45EC" w:rsidP="000E45EC">
      <w:pPr>
        <w:pStyle w:val="PargrafodaLista"/>
        <w:rPr>
          <w:rFonts w:ascii="Arial" w:eastAsia="Times New Roman" w:hAnsi="Arial" w:cs="Arial"/>
          <w:sz w:val="24"/>
          <w:szCs w:val="24"/>
          <w:lang w:eastAsia="pt-PT"/>
        </w:rPr>
      </w:pPr>
    </w:p>
    <w:p w14:paraId="724C2FAC" w14:textId="2782E03D" w:rsidR="000E45EC" w:rsidRDefault="000E45EC" w:rsidP="003F3EDE">
      <w:pPr>
        <w:pStyle w:val="PargrafodaLista"/>
        <w:numPr>
          <w:ilvl w:val="0"/>
          <w:numId w:val="12"/>
        </w:numPr>
        <w:shd w:val="clear" w:color="auto" w:fill="FFFFFF"/>
        <w:spacing w:after="0" w:line="276" w:lineRule="auto"/>
        <w:jc w:val="both"/>
        <w:rPr>
          <w:ins w:id="283" w:author="Adelino Naquarta Sepalanga Domingos" w:date="2025-02-28T11:48:00Z" w16du:dateUtc="2025-02-28T10:48:00Z"/>
          <w:rFonts w:ascii="Arial" w:eastAsia="Times New Roman" w:hAnsi="Arial" w:cs="Arial"/>
          <w:sz w:val="24"/>
          <w:szCs w:val="24"/>
          <w:lang w:eastAsia="pt-PT"/>
        </w:rPr>
      </w:pPr>
      <w:r w:rsidRPr="00992C7C">
        <w:rPr>
          <w:rFonts w:ascii="Arial" w:eastAsia="Times New Roman" w:hAnsi="Arial" w:cs="Arial"/>
          <w:sz w:val="24"/>
          <w:szCs w:val="24"/>
          <w:lang w:eastAsia="pt-PT"/>
        </w:rPr>
        <w:t xml:space="preserve">Os documentos emitidos e englobados na tabela 4.1 - Documentos comerciais a clientes (SalesInvoices) referidos no campo Tipo de documento (InvoiceType), </w:t>
      </w:r>
      <w:r w:rsidR="00D537C6" w:rsidRPr="00992C7C">
        <w:rPr>
          <w:rFonts w:ascii="Arial" w:eastAsia="Times New Roman" w:hAnsi="Arial" w:cs="Arial"/>
          <w:sz w:val="24"/>
          <w:szCs w:val="24"/>
          <w:lang w:eastAsia="pt-PT"/>
        </w:rPr>
        <w:t>devem usar</w:t>
      </w:r>
      <w:r w:rsidRPr="00992C7C">
        <w:rPr>
          <w:rFonts w:ascii="Arial" w:eastAsia="Times New Roman" w:hAnsi="Arial" w:cs="Arial"/>
          <w:sz w:val="24"/>
          <w:szCs w:val="24"/>
          <w:lang w:eastAsia="pt-PT"/>
        </w:rPr>
        <w:t xml:space="preserve"> (para a assinatura dos respectivos documentos) os seguintes campos:</w:t>
      </w:r>
    </w:p>
    <w:p w14:paraId="25C3DAC0" w14:textId="77777777" w:rsidR="0029475A" w:rsidRPr="0029475A" w:rsidRDefault="0029475A">
      <w:pPr>
        <w:pStyle w:val="PargrafodaLista"/>
        <w:rPr>
          <w:ins w:id="284" w:author="Adelino Naquarta Sepalanga Domingos" w:date="2025-02-28T11:48:00Z" w16du:dateUtc="2025-02-28T10:48:00Z"/>
          <w:rFonts w:ascii="Arial" w:eastAsia="Times New Roman" w:hAnsi="Arial" w:cs="Arial"/>
          <w:sz w:val="24"/>
          <w:szCs w:val="24"/>
          <w:lang w:eastAsia="pt-PT"/>
          <w:rPrChange w:id="285" w:author="Adelino Naquarta Sepalanga Domingos" w:date="2025-02-28T11:48:00Z" w16du:dateUtc="2025-02-28T10:48:00Z">
            <w:rPr>
              <w:ins w:id="286" w:author="Adelino Naquarta Sepalanga Domingos" w:date="2025-02-28T11:48:00Z" w16du:dateUtc="2025-02-28T10:48:00Z"/>
              <w:lang w:eastAsia="pt-PT"/>
            </w:rPr>
          </w:rPrChange>
        </w:rPr>
        <w:pPrChange w:id="287" w:author="Adelino Naquarta Sepalanga Domingos" w:date="2025-02-28T11:48:00Z" w16du:dateUtc="2025-02-28T10:48:00Z">
          <w:pPr>
            <w:pStyle w:val="PargrafodaLista"/>
            <w:numPr>
              <w:numId w:val="12"/>
            </w:numPr>
            <w:shd w:val="clear" w:color="auto" w:fill="FFFFFF"/>
            <w:spacing w:after="0" w:line="276" w:lineRule="auto"/>
            <w:ind w:hanging="360"/>
            <w:jc w:val="both"/>
          </w:pPr>
        </w:pPrChange>
      </w:pPr>
    </w:p>
    <w:p w14:paraId="75FA7E15" w14:textId="2EDA7B3F" w:rsidR="0029475A" w:rsidRPr="00992C7C" w:rsidDel="0029475A" w:rsidRDefault="0029475A">
      <w:pPr>
        <w:pStyle w:val="PargrafodaLista"/>
        <w:shd w:val="clear" w:color="auto" w:fill="FFFFFF"/>
        <w:spacing w:after="0" w:line="276" w:lineRule="auto"/>
        <w:jc w:val="both"/>
        <w:rPr>
          <w:del w:id="288" w:author="Adelino Naquarta Sepalanga Domingos" w:date="2025-02-28T11:48:00Z" w16du:dateUtc="2025-02-28T10:48:00Z"/>
          <w:rFonts w:ascii="Arial" w:eastAsia="Times New Roman" w:hAnsi="Arial" w:cs="Arial"/>
          <w:sz w:val="24"/>
          <w:szCs w:val="24"/>
          <w:lang w:eastAsia="pt-PT"/>
        </w:rPr>
        <w:pPrChange w:id="289" w:author="Adelino Naquarta Sepalanga Domingos" w:date="2025-02-28T11:48:00Z" w16du:dateUtc="2025-02-28T10:48:00Z">
          <w:pPr>
            <w:pStyle w:val="PargrafodaLista"/>
            <w:numPr>
              <w:numId w:val="12"/>
            </w:numPr>
            <w:shd w:val="clear" w:color="auto" w:fill="FFFFFF"/>
            <w:spacing w:after="0" w:line="276" w:lineRule="auto"/>
            <w:ind w:hanging="360"/>
            <w:jc w:val="both"/>
          </w:pPr>
        </w:pPrChange>
      </w:pPr>
    </w:p>
    <w:p w14:paraId="6FCDCA79" w14:textId="77777777" w:rsidR="000E45EC" w:rsidRPr="00992C7C" w:rsidRDefault="000E45EC">
      <w:pPr>
        <w:pStyle w:val="Default"/>
        <w:numPr>
          <w:ilvl w:val="0"/>
          <w:numId w:val="18"/>
        </w:numPr>
        <w:spacing w:line="276" w:lineRule="auto"/>
        <w:ind w:left="993" w:hanging="75"/>
        <w:jc w:val="both"/>
        <w:pPrChange w:id="290" w:author="Adelino Naquarta Sepalanga Domingos" w:date="2025-02-28T11:49:00Z" w16du:dateUtc="2025-02-28T10:49:00Z">
          <w:pPr>
            <w:pStyle w:val="Default"/>
            <w:numPr>
              <w:numId w:val="18"/>
            </w:numPr>
            <w:spacing w:line="276" w:lineRule="auto"/>
            <w:ind w:left="993" w:hanging="75"/>
          </w:pPr>
        </w:pPrChange>
      </w:pPr>
      <w:r w:rsidRPr="00992C7C">
        <w:t xml:space="preserve">A data de criação do documento de venda [campo </w:t>
      </w:r>
      <w:r w:rsidRPr="00992C7C">
        <w:rPr>
          <w:color w:val="auto"/>
        </w:rPr>
        <w:t xml:space="preserve">4.1.4.7 </w:t>
      </w:r>
      <w:r w:rsidRPr="00992C7C">
        <w:t xml:space="preserve">- data do documento de venda (InvoiceDate) do SAF-T (AO)]; </w:t>
      </w:r>
    </w:p>
    <w:p w14:paraId="44DD80DD" w14:textId="77777777" w:rsidR="000E45EC" w:rsidRPr="00992C7C" w:rsidRDefault="000E45EC" w:rsidP="000E45EC">
      <w:pPr>
        <w:pStyle w:val="PargrafodaLista"/>
        <w:spacing w:line="240" w:lineRule="auto"/>
        <w:ind w:left="993" w:hanging="75"/>
        <w:rPr>
          <w:rFonts w:ascii="Arial" w:hAnsi="Arial" w:cs="Arial"/>
          <w:sz w:val="24"/>
          <w:szCs w:val="24"/>
        </w:rPr>
      </w:pPr>
    </w:p>
    <w:p w14:paraId="00A57056" w14:textId="77777777" w:rsidR="000E45EC" w:rsidRPr="00992C7C" w:rsidRDefault="000E45EC">
      <w:pPr>
        <w:pStyle w:val="PargrafodaLista"/>
        <w:numPr>
          <w:ilvl w:val="0"/>
          <w:numId w:val="18"/>
        </w:numPr>
        <w:spacing w:line="276" w:lineRule="auto"/>
        <w:ind w:left="993" w:hanging="75"/>
        <w:jc w:val="both"/>
        <w:rPr>
          <w:rFonts w:ascii="Arial" w:hAnsi="Arial" w:cs="Arial"/>
          <w:sz w:val="24"/>
          <w:szCs w:val="24"/>
        </w:rPr>
        <w:pPrChange w:id="291" w:author="Adelino Naquarta Sepalanga Domingos" w:date="2025-02-28T11:49:00Z" w16du:dateUtc="2025-02-28T10:49:00Z">
          <w:pPr>
            <w:pStyle w:val="PargrafodaLista"/>
            <w:numPr>
              <w:numId w:val="18"/>
            </w:numPr>
            <w:spacing w:line="276" w:lineRule="auto"/>
            <w:ind w:left="993" w:hanging="75"/>
          </w:pPr>
        </w:pPrChange>
      </w:pPr>
      <w:r w:rsidRPr="00992C7C">
        <w:rPr>
          <w:rFonts w:ascii="Arial" w:hAnsi="Arial" w:cs="Arial"/>
          <w:sz w:val="24"/>
          <w:szCs w:val="24"/>
        </w:rPr>
        <w:t>A data e hora da criação do documento de venda [campo 4.1.4.12 - data de gravação do documento (SystemEntryDate) do SAF-T (AO)];</w:t>
      </w:r>
    </w:p>
    <w:p w14:paraId="65D342BF" w14:textId="77777777" w:rsidR="000E45EC" w:rsidRPr="00992C7C" w:rsidRDefault="000E45EC">
      <w:pPr>
        <w:pStyle w:val="Default"/>
        <w:numPr>
          <w:ilvl w:val="0"/>
          <w:numId w:val="18"/>
        </w:numPr>
        <w:spacing w:line="276" w:lineRule="auto"/>
        <w:ind w:left="993" w:hanging="75"/>
        <w:jc w:val="both"/>
        <w:pPrChange w:id="292" w:author="Adelino Naquarta Sepalanga Domingos" w:date="2025-02-28T11:49:00Z" w16du:dateUtc="2025-02-28T10:49:00Z">
          <w:pPr>
            <w:pStyle w:val="Default"/>
            <w:numPr>
              <w:numId w:val="18"/>
            </w:numPr>
            <w:spacing w:line="276" w:lineRule="auto"/>
            <w:ind w:left="993" w:hanging="75"/>
          </w:pPr>
        </w:pPrChange>
      </w:pPr>
      <w:r w:rsidRPr="00992C7C">
        <w:t xml:space="preserve">O número do documento de venda [campo </w:t>
      </w:r>
      <w:r w:rsidRPr="00992C7C">
        <w:rPr>
          <w:color w:val="auto"/>
        </w:rPr>
        <w:t xml:space="preserve">4.1.4.1 </w:t>
      </w:r>
      <w:r w:rsidRPr="00992C7C">
        <w:t>- identificação única do documento de venda (InvoiceNo) do SAF-T (</w:t>
      </w:r>
      <w:r w:rsidRPr="00992C7C">
        <w:rPr>
          <w:color w:val="auto"/>
        </w:rPr>
        <w:t>AO</w:t>
      </w:r>
      <w:r w:rsidRPr="00992C7C">
        <w:t xml:space="preserve">)]; </w:t>
      </w:r>
    </w:p>
    <w:p w14:paraId="74B4795E" w14:textId="77777777" w:rsidR="000E45EC" w:rsidRPr="00992C7C" w:rsidRDefault="000E45EC" w:rsidP="000E45EC">
      <w:pPr>
        <w:pStyle w:val="Default"/>
        <w:spacing w:line="276" w:lineRule="auto"/>
        <w:ind w:left="993" w:hanging="75"/>
      </w:pPr>
    </w:p>
    <w:p w14:paraId="4AA10A9A" w14:textId="77777777" w:rsidR="000E45EC" w:rsidRPr="00992C7C" w:rsidRDefault="000E45EC">
      <w:pPr>
        <w:pStyle w:val="Default"/>
        <w:numPr>
          <w:ilvl w:val="0"/>
          <w:numId w:val="18"/>
        </w:numPr>
        <w:spacing w:line="276" w:lineRule="auto"/>
        <w:ind w:left="993" w:hanging="75"/>
        <w:jc w:val="both"/>
        <w:pPrChange w:id="293" w:author="Adelino Naquarta Sepalanga Domingos" w:date="2025-02-28T11:49:00Z" w16du:dateUtc="2025-02-28T10:49:00Z">
          <w:pPr>
            <w:pStyle w:val="Default"/>
            <w:numPr>
              <w:numId w:val="18"/>
            </w:numPr>
            <w:spacing w:line="276" w:lineRule="auto"/>
            <w:ind w:left="993" w:hanging="75"/>
          </w:pPr>
        </w:pPrChange>
      </w:pPr>
      <w:r w:rsidRPr="00992C7C">
        <w:t xml:space="preserve">O valor do documento de venda [campo </w:t>
      </w:r>
      <w:r w:rsidRPr="00992C7C">
        <w:rPr>
          <w:color w:val="auto"/>
        </w:rPr>
        <w:t xml:space="preserve">4.1.4.20.3 - </w:t>
      </w:r>
      <w:r w:rsidRPr="00992C7C">
        <w:t xml:space="preserve">total do documento com impostos (GrossTotal) do SAF-T (AO)]; </w:t>
      </w:r>
    </w:p>
    <w:p w14:paraId="1F208EBD" w14:textId="77777777" w:rsidR="000E45EC" w:rsidRPr="00992C7C" w:rsidRDefault="000E45EC" w:rsidP="000E45EC">
      <w:pPr>
        <w:pStyle w:val="Default"/>
        <w:spacing w:line="276" w:lineRule="auto"/>
        <w:ind w:left="993" w:hanging="75"/>
      </w:pPr>
    </w:p>
    <w:p w14:paraId="3F10A581" w14:textId="77777777" w:rsidR="000E45EC" w:rsidRPr="00992C7C" w:rsidRDefault="000E45EC">
      <w:pPr>
        <w:pStyle w:val="Default"/>
        <w:numPr>
          <w:ilvl w:val="0"/>
          <w:numId w:val="18"/>
        </w:numPr>
        <w:spacing w:line="276" w:lineRule="auto"/>
        <w:ind w:left="993" w:hanging="75"/>
        <w:jc w:val="both"/>
        <w:pPrChange w:id="294" w:author="Adelino Naquarta Sepalanga Domingos" w:date="2025-02-28T11:49:00Z" w16du:dateUtc="2025-02-28T10:49:00Z">
          <w:pPr>
            <w:pStyle w:val="Default"/>
            <w:numPr>
              <w:numId w:val="18"/>
            </w:numPr>
            <w:spacing w:line="276" w:lineRule="auto"/>
            <w:ind w:left="993" w:hanging="75"/>
          </w:pPr>
        </w:pPrChange>
      </w:pPr>
      <w:r w:rsidRPr="00992C7C">
        <w:t>A assinatura gerada no documento anterior, do mesmo tipo e série de documento [</w:t>
      </w:r>
      <w:r w:rsidRPr="00992C7C">
        <w:rPr>
          <w:color w:val="auto"/>
        </w:rPr>
        <w:t xml:space="preserve">campo 4.1.4.4 </w:t>
      </w:r>
      <w:r w:rsidRPr="00992C7C">
        <w:t xml:space="preserve">- chave do documento (Hash) do SAF-T (AO)]. </w:t>
      </w:r>
    </w:p>
    <w:p w14:paraId="7CAA0C38" w14:textId="77777777" w:rsidR="000E45EC" w:rsidRPr="00992C7C" w:rsidRDefault="000E45EC" w:rsidP="000E45EC">
      <w:pPr>
        <w:pStyle w:val="PargrafodaLista"/>
        <w:spacing w:line="276" w:lineRule="auto"/>
        <w:rPr>
          <w:rFonts w:ascii="Arial" w:hAnsi="Arial" w:cs="Arial"/>
          <w:sz w:val="24"/>
          <w:szCs w:val="24"/>
        </w:rPr>
      </w:pPr>
    </w:p>
    <w:p w14:paraId="22A3AFB0" w14:textId="77777777" w:rsidR="000E45EC" w:rsidRPr="00992C7C" w:rsidRDefault="000E45EC">
      <w:pPr>
        <w:pStyle w:val="PargrafodaLista"/>
        <w:numPr>
          <w:ilvl w:val="0"/>
          <w:numId w:val="12"/>
        </w:numPr>
        <w:spacing w:line="276" w:lineRule="auto"/>
        <w:jc w:val="both"/>
        <w:rPr>
          <w:rFonts w:ascii="Arial" w:hAnsi="Arial" w:cs="Arial"/>
          <w:sz w:val="24"/>
          <w:szCs w:val="24"/>
        </w:rPr>
        <w:pPrChange w:id="295" w:author="Adelino Naquarta Sepalanga Domingos" w:date="2025-02-28T11:49:00Z" w16du:dateUtc="2025-02-28T10:49:00Z">
          <w:pPr>
            <w:pStyle w:val="PargrafodaLista"/>
            <w:numPr>
              <w:numId w:val="12"/>
            </w:numPr>
            <w:spacing w:line="276" w:lineRule="auto"/>
            <w:ind w:hanging="360"/>
          </w:pPr>
        </w:pPrChange>
      </w:pPr>
      <w:r w:rsidRPr="00992C7C">
        <w:rPr>
          <w:rFonts w:ascii="Arial" w:hAnsi="Arial" w:cs="Arial"/>
          <w:sz w:val="24"/>
          <w:szCs w:val="24"/>
        </w:rPr>
        <w:t>A assinatura resultante do disposto na alínea anterior e a versão da chave privada de encriptação devem ficar guardadas na base de dados do programa de facturação;</w:t>
      </w:r>
    </w:p>
    <w:p w14:paraId="7C97C9C7" w14:textId="77777777" w:rsidR="000E45EC" w:rsidRPr="00992C7C" w:rsidRDefault="000E45EC" w:rsidP="000E45EC">
      <w:pPr>
        <w:pStyle w:val="PargrafodaLista"/>
        <w:shd w:val="clear" w:color="auto" w:fill="FFFFFF"/>
        <w:spacing w:before="100" w:beforeAutospacing="1" w:after="100" w:afterAutospacing="1" w:line="276" w:lineRule="auto"/>
        <w:jc w:val="both"/>
        <w:rPr>
          <w:rFonts w:ascii="Arial" w:eastAsia="Times New Roman" w:hAnsi="Arial" w:cs="Arial"/>
          <w:sz w:val="24"/>
          <w:szCs w:val="24"/>
          <w:lang w:eastAsia="pt-PT"/>
        </w:rPr>
      </w:pPr>
    </w:p>
    <w:tbl>
      <w:tblPr>
        <w:tblStyle w:val="TabelacomGrelha"/>
        <w:tblW w:w="10206" w:type="dxa"/>
        <w:tblInd w:w="-572"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552"/>
        <w:gridCol w:w="4252"/>
        <w:gridCol w:w="3402"/>
      </w:tblGrid>
      <w:tr w:rsidR="000E45EC" w:rsidRPr="00992C7C" w14:paraId="6371BB2F" w14:textId="77777777" w:rsidTr="009719E8">
        <w:tc>
          <w:tcPr>
            <w:tcW w:w="2552" w:type="dxa"/>
          </w:tcPr>
          <w:p w14:paraId="6624C523" w14:textId="77777777" w:rsidR="000E45EC" w:rsidRPr="00992C7C" w:rsidRDefault="000E45EC" w:rsidP="00952F09">
            <w:pPr>
              <w:spacing w:line="276" w:lineRule="auto"/>
              <w:rPr>
                <w:rFonts w:ascii="Arial" w:hAnsi="Arial" w:cs="Arial"/>
                <w:sz w:val="24"/>
                <w:szCs w:val="24"/>
              </w:rPr>
            </w:pPr>
            <w:r w:rsidRPr="00992C7C">
              <w:rPr>
                <w:rFonts w:ascii="Arial" w:hAnsi="Arial" w:cs="Arial"/>
                <w:b/>
                <w:bCs/>
                <w:sz w:val="24"/>
                <w:szCs w:val="24"/>
              </w:rPr>
              <w:t>Campo do SAF-T(AO)</w:t>
            </w:r>
          </w:p>
        </w:tc>
        <w:tc>
          <w:tcPr>
            <w:tcW w:w="4252" w:type="dxa"/>
          </w:tcPr>
          <w:p w14:paraId="2BABB4A5" w14:textId="77777777" w:rsidR="000E45EC" w:rsidRPr="00992C7C" w:rsidRDefault="000E45EC" w:rsidP="00952F09">
            <w:pPr>
              <w:spacing w:line="276" w:lineRule="auto"/>
              <w:rPr>
                <w:rFonts w:ascii="Arial" w:hAnsi="Arial" w:cs="Arial"/>
                <w:sz w:val="24"/>
                <w:szCs w:val="24"/>
              </w:rPr>
            </w:pPr>
            <w:r w:rsidRPr="00992C7C">
              <w:rPr>
                <w:rFonts w:ascii="Arial" w:hAnsi="Arial" w:cs="Arial"/>
                <w:b/>
                <w:bCs/>
                <w:sz w:val="24"/>
                <w:szCs w:val="24"/>
              </w:rPr>
              <w:t>Formato Dados</w:t>
            </w:r>
          </w:p>
        </w:tc>
        <w:tc>
          <w:tcPr>
            <w:tcW w:w="3402" w:type="dxa"/>
          </w:tcPr>
          <w:p w14:paraId="753DEB1D" w14:textId="77777777" w:rsidR="000E45EC" w:rsidRPr="00992C7C" w:rsidRDefault="000E45EC" w:rsidP="00952F09">
            <w:pPr>
              <w:spacing w:line="276" w:lineRule="auto"/>
              <w:rPr>
                <w:rFonts w:ascii="Arial" w:hAnsi="Arial" w:cs="Arial"/>
                <w:sz w:val="24"/>
                <w:szCs w:val="24"/>
              </w:rPr>
            </w:pPr>
            <w:r w:rsidRPr="00992C7C">
              <w:rPr>
                <w:rFonts w:ascii="Arial" w:hAnsi="Arial" w:cs="Arial"/>
                <w:b/>
                <w:bCs/>
                <w:sz w:val="24"/>
                <w:szCs w:val="24"/>
              </w:rPr>
              <w:t>Dados Exemplo</w:t>
            </w:r>
          </w:p>
        </w:tc>
      </w:tr>
      <w:tr w:rsidR="000E45EC" w:rsidRPr="00992C7C" w14:paraId="536B5E40" w14:textId="77777777" w:rsidTr="009719E8">
        <w:tc>
          <w:tcPr>
            <w:tcW w:w="2552" w:type="dxa"/>
          </w:tcPr>
          <w:p w14:paraId="1D26D976" w14:textId="46A3AB8F" w:rsidR="000E45EC" w:rsidRPr="00992C7C" w:rsidRDefault="000E45EC" w:rsidP="00952F09">
            <w:pPr>
              <w:autoSpaceDE w:val="0"/>
              <w:autoSpaceDN w:val="0"/>
              <w:adjustRightInd w:val="0"/>
              <w:spacing w:line="276" w:lineRule="auto"/>
              <w:rPr>
                <w:rFonts w:ascii="Arial" w:hAnsi="Arial" w:cs="Arial"/>
                <w:b/>
                <w:bCs/>
                <w:sz w:val="24"/>
                <w:szCs w:val="24"/>
              </w:rPr>
            </w:pPr>
            <w:r w:rsidRPr="00992C7C">
              <w:rPr>
                <w:rFonts w:ascii="Arial" w:hAnsi="Arial" w:cs="Arial"/>
                <w:sz w:val="24"/>
                <w:szCs w:val="24"/>
              </w:rPr>
              <w:t>InvoiceDate</w:t>
            </w:r>
          </w:p>
        </w:tc>
        <w:tc>
          <w:tcPr>
            <w:tcW w:w="4252" w:type="dxa"/>
          </w:tcPr>
          <w:p w14:paraId="7671401B" w14:textId="77777777" w:rsidR="000E45EC" w:rsidRPr="00992C7C" w:rsidRDefault="000E45EC" w:rsidP="00952F09">
            <w:pPr>
              <w:autoSpaceDE w:val="0"/>
              <w:autoSpaceDN w:val="0"/>
              <w:adjustRightInd w:val="0"/>
              <w:spacing w:line="276" w:lineRule="auto"/>
              <w:rPr>
                <w:rFonts w:ascii="Arial" w:hAnsi="Arial" w:cs="Arial"/>
                <w:b/>
                <w:bCs/>
                <w:sz w:val="24"/>
                <w:szCs w:val="24"/>
              </w:rPr>
            </w:pPr>
            <w:r w:rsidRPr="00992C7C">
              <w:rPr>
                <w:rFonts w:ascii="Arial" w:hAnsi="Arial" w:cs="Arial"/>
                <w:sz w:val="24"/>
                <w:szCs w:val="24"/>
              </w:rPr>
              <w:t>AAAA-MM-DD</w:t>
            </w:r>
          </w:p>
        </w:tc>
        <w:tc>
          <w:tcPr>
            <w:tcW w:w="3402" w:type="dxa"/>
          </w:tcPr>
          <w:p w14:paraId="71B54D82" w14:textId="2FE937E6" w:rsidR="000E45EC" w:rsidRPr="00992C7C" w:rsidRDefault="000E45EC" w:rsidP="00952F09">
            <w:pPr>
              <w:autoSpaceDE w:val="0"/>
              <w:autoSpaceDN w:val="0"/>
              <w:adjustRightInd w:val="0"/>
              <w:spacing w:line="276" w:lineRule="auto"/>
              <w:rPr>
                <w:rFonts w:ascii="Arial" w:hAnsi="Arial" w:cs="Arial"/>
                <w:b/>
                <w:bCs/>
                <w:sz w:val="24"/>
                <w:szCs w:val="24"/>
              </w:rPr>
            </w:pPr>
            <w:r w:rsidRPr="00992C7C">
              <w:rPr>
                <w:rFonts w:ascii="Arial" w:hAnsi="Arial" w:cs="Arial"/>
                <w:sz w:val="24"/>
                <w:szCs w:val="24"/>
              </w:rPr>
              <w:t>20</w:t>
            </w:r>
            <w:r w:rsidR="00641B3E" w:rsidRPr="00992C7C">
              <w:rPr>
                <w:rFonts w:ascii="Arial" w:hAnsi="Arial" w:cs="Arial"/>
                <w:sz w:val="24"/>
                <w:szCs w:val="24"/>
              </w:rPr>
              <w:t>25</w:t>
            </w:r>
            <w:r w:rsidRPr="00992C7C">
              <w:rPr>
                <w:rFonts w:ascii="Arial" w:hAnsi="Arial" w:cs="Arial"/>
                <w:sz w:val="24"/>
                <w:szCs w:val="24"/>
              </w:rPr>
              <w:t>-01-01</w:t>
            </w:r>
          </w:p>
        </w:tc>
      </w:tr>
      <w:tr w:rsidR="000E45EC" w:rsidRPr="00992C7C" w14:paraId="64F9E97B" w14:textId="77777777" w:rsidTr="009719E8">
        <w:tc>
          <w:tcPr>
            <w:tcW w:w="2552" w:type="dxa"/>
          </w:tcPr>
          <w:p w14:paraId="590B97FD" w14:textId="77777777" w:rsidR="000E45EC" w:rsidRPr="00992C7C" w:rsidRDefault="000E45EC" w:rsidP="00952F09">
            <w:pPr>
              <w:autoSpaceDE w:val="0"/>
              <w:autoSpaceDN w:val="0"/>
              <w:adjustRightInd w:val="0"/>
              <w:spacing w:line="276" w:lineRule="auto"/>
              <w:rPr>
                <w:rFonts w:ascii="Arial" w:hAnsi="Arial" w:cs="Arial"/>
                <w:b/>
                <w:bCs/>
                <w:sz w:val="24"/>
                <w:szCs w:val="24"/>
              </w:rPr>
            </w:pPr>
            <w:r w:rsidRPr="00992C7C">
              <w:rPr>
                <w:rFonts w:ascii="Arial" w:hAnsi="Arial" w:cs="Arial"/>
                <w:sz w:val="24"/>
                <w:szCs w:val="24"/>
              </w:rPr>
              <w:t>SystemEntryDate</w:t>
            </w:r>
          </w:p>
        </w:tc>
        <w:tc>
          <w:tcPr>
            <w:tcW w:w="4252" w:type="dxa"/>
          </w:tcPr>
          <w:p w14:paraId="2CD29D7A" w14:textId="77777777" w:rsidR="000E45EC" w:rsidRPr="003037C1" w:rsidRDefault="000E45EC" w:rsidP="00952F09">
            <w:pPr>
              <w:autoSpaceDE w:val="0"/>
              <w:autoSpaceDN w:val="0"/>
              <w:adjustRightInd w:val="0"/>
              <w:spacing w:line="276" w:lineRule="auto"/>
              <w:rPr>
                <w:rFonts w:ascii="Arial" w:hAnsi="Arial" w:cs="Arial"/>
                <w:b/>
                <w:bCs/>
                <w:sz w:val="24"/>
                <w:szCs w:val="24"/>
                <w:rPrChange w:id="296" w:author="Nuno Alves Antonio Chaves" w:date="2025-03-05T15:21:00Z" w16du:dateUtc="2025-03-05T14:21:00Z">
                  <w:rPr>
                    <w:rFonts w:ascii="Arial" w:hAnsi="Arial" w:cs="Arial"/>
                    <w:b/>
                    <w:bCs/>
                    <w:sz w:val="24"/>
                    <w:szCs w:val="24"/>
                    <w:lang w:val="en-US"/>
                  </w:rPr>
                </w:rPrChange>
              </w:rPr>
            </w:pPr>
            <w:r w:rsidRPr="003037C1">
              <w:rPr>
                <w:rFonts w:ascii="Arial" w:hAnsi="Arial" w:cs="Arial"/>
                <w:sz w:val="24"/>
                <w:szCs w:val="24"/>
                <w:rPrChange w:id="297" w:author="Nuno Alves Antonio Chaves" w:date="2025-03-05T15:21:00Z" w16du:dateUtc="2025-03-05T14:21:00Z">
                  <w:rPr>
                    <w:rFonts w:ascii="Arial" w:hAnsi="Arial" w:cs="Arial"/>
                    <w:sz w:val="24"/>
                    <w:szCs w:val="24"/>
                    <w:lang w:val="en-US"/>
                  </w:rPr>
                </w:rPrChange>
              </w:rPr>
              <w:t>AAAA-MM-DDTHH:MM:SS</w:t>
            </w:r>
          </w:p>
        </w:tc>
        <w:tc>
          <w:tcPr>
            <w:tcW w:w="3402" w:type="dxa"/>
          </w:tcPr>
          <w:p w14:paraId="26F01F9F" w14:textId="666B677E" w:rsidR="000E45EC" w:rsidRPr="00992C7C" w:rsidRDefault="000E45EC" w:rsidP="00952F09">
            <w:pPr>
              <w:autoSpaceDE w:val="0"/>
              <w:autoSpaceDN w:val="0"/>
              <w:adjustRightInd w:val="0"/>
              <w:spacing w:line="276" w:lineRule="auto"/>
              <w:rPr>
                <w:rFonts w:ascii="Arial" w:hAnsi="Arial" w:cs="Arial"/>
                <w:b/>
                <w:bCs/>
                <w:sz w:val="24"/>
                <w:szCs w:val="24"/>
              </w:rPr>
            </w:pPr>
            <w:r w:rsidRPr="00992C7C">
              <w:rPr>
                <w:rFonts w:ascii="Arial" w:hAnsi="Arial" w:cs="Arial"/>
                <w:sz w:val="24"/>
                <w:szCs w:val="24"/>
              </w:rPr>
              <w:t>20</w:t>
            </w:r>
            <w:r w:rsidR="00641B3E" w:rsidRPr="00992C7C">
              <w:rPr>
                <w:rFonts w:ascii="Arial" w:hAnsi="Arial" w:cs="Arial"/>
                <w:sz w:val="24"/>
                <w:szCs w:val="24"/>
              </w:rPr>
              <w:t>25</w:t>
            </w:r>
            <w:r w:rsidRPr="00992C7C">
              <w:rPr>
                <w:rFonts w:ascii="Arial" w:hAnsi="Arial" w:cs="Arial"/>
                <w:sz w:val="24"/>
                <w:szCs w:val="24"/>
              </w:rPr>
              <w:t>-01-11T11:27:08</w:t>
            </w:r>
          </w:p>
        </w:tc>
      </w:tr>
      <w:tr w:rsidR="000E45EC" w:rsidRPr="00992C7C" w14:paraId="2A29F777" w14:textId="77777777" w:rsidTr="009719E8">
        <w:trPr>
          <w:trHeight w:val="2283"/>
        </w:trPr>
        <w:tc>
          <w:tcPr>
            <w:tcW w:w="2552" w:type="dxa"/>
          </w:tcPr>
          <w:p w14:paraId="627F01E7" w14:textId="77777777" w:rsidR="000E45EC" w:rsidRPr="00992C7C" w:rsidRDefault="000E45EC" w:rsidP="00952F09">
            <w:pPr>
              <w:autoSpaceDE w:val="0"/>
              <w:autoSpaceDN w:val="0"/>
              <w:adjustRightInd w:val="0"/>
              <w:spacing w:line="276" w:lineRule="auto"/>
              <w:rPr>
                <w:rFonts w:ascii="Arial" w:hAnsi="Arial" w:cs="Arial"/>
                <w:b/>
                <w:bCs/>
                <w:sz w:val="24"/>
                <w:szCs w:val="24"/>
              </w:rPr>
            </w:pPr>
            <w:r w:rsidRPr="00992C7C">
              <w:rPr>
                <w:rFonts w:ascii="Arial" w:hAnsi="Arial" w:cs="Arial"/>
                <w:sz w:val="24"/>
                <w:szCs w:val="24"/>
              </w:rPr>
              <w:t>InvoiceNo</w:t>
            </w:r>
          </w:p>
        </w:tc>
        <w:tc>
          <w:tcPr>
            <w:tcW w:w="4252" w:type="dxa"/>
          </w:tcPr>
          <w:p w14:paraId="3D78DC2D" w14:textId="77777777" w:rsidR="000E45EC" w:rsidRPr="00992C7C" w:rsidRDefault="000E45EC" w:rsidP="00952F09">
            <w:pPr>
              <w:autoSpaceDE w:val="0"/>
              <w:autoSpaceDN w:val="0"/>
              <w:adjustRightInd w:val="0"/>
              <w:spacing w:line="276" w:lineRule="auto"/>
              <w:rPr>
                <w:rFonts w:ascii="Arial" w:hAnsi="Arial" w:cs="Arial"/>
                <w:sz w:val="24"/>
                <w:szCs w:val="24"/>
              </w:rPr>
            </w:pPr>
            <w:r w:rsidRPr="00992C7C">
              <w:rPr>
                <w:rFonts w:ascii="Arial" w:hAnsi="Arial" w:cs="Arial"/>
                <w:sz w:val="24"/>
                <w:szCs w:val="24"/>
              </w:rPr>
              <w:t>Composto pelo código interno do documento, seguido de um espaço, seguido do identificador da série do documento, seguido de uma barra (/) e de um número sequencial do documento dentro da série.</w:t>
            </w:r>
          </w:p>
          <w:p w14:paraId="60A37B58" w14:textId="77777777" w:rsidR="000E45EC" w:rsidRPr="00992C7C" w:rsidRDefault="000E45EC" w:rsidP="00952F09">
            <w:pPr>
              <w:autoSpaceDE w:val="0"/>
              <w:autoSpaceDN w:val="0"/>
              <w:adjustRightInd w:val="0"/>
              <w:spacing w:line="276" w:lineRule="auto"/>
              <w:rPr>
                <w:rFonts w:ascii="Arial" w:hAnsi="Arial" w:cs="Arial"/>
                <w:b/>
                <w:bCs/>
                <w:sz w:val="24"/>
                <w:szCs w:val="24"/>
              </w:rPr>
            </w:pPr>
            <w:r w:rsidRPr="00992C7C">
              <w:rPr>
                <w:rFonts w:ascii="Arial" w:hAnsi="Arial" w:cs="Arial"/>
                <w:sz w:val="24"/>
                <w:szCs w:val="24"/>
              </w:rPr>
              <w:t>([a-zA-Z0-9./_-])+ ([a-zA-Z0-9]*/[0-9]+)</w:t>
            </w:r>
          </w:p>
        </w:tc>
        <w:tc>
          <w:tcPr>
            <w:tcW w:w="3402" w:type="dxa"/>
          </w:tcPr>
          <w:p w14:paraId="7ABFC65E" w14:textId="22C4DD12" w:rsidR="000E45EC" w:rsidRPr="00992C7C" w:rsidRDefault="000E45EC" w:rsidP="00952F09">
            <w:pPr>
              <w:autoSpaceDE w:val="0"/>
              <w:autoSpaceDN w:val="0"/>
              <w:adjustRightInd w:val="0"/>
              <w:spacing w:line="276" w:lineRule="auto"/>
              <w:rPr>
                <w:rFonts w:ascii="Arial" w:hAnsi="Arial" w:cs="Arial"/>
                <w:b/>
                <w:bCs/>
                <w:sz w:val="24"/>
                <w:szCs w:val="24"/>
              </w:rPr>
            </w:pPr>
            <w:r w:rsidRPr="00992C7C">
              <w:rPr>
                <w:rFonts w:ascii="Arial" w:hAnsi="Arial" w:cs="Arial"/>
                <w:sz w:val="24"/>
                <w:szCs w:val="24"/>
              </w:rPr>
              <w:t>F</w:t>
            </w:r>
            <w:r w:rsidR="00641B3E" w:rsidRPr="00992C7C">
              <w:rPr>
                <w:rFonts w:ascii="Arial" w:hAnsi="Arial" w:cs="Arial"/>
                <w:sz w:val="24"/>
                <w:szCs w:val="24"/>
              </w:rPr>
              <w:t>T</w:t>
            </w:r>
            <w:r w:rsidRPr="00992C7C">
              <w:rPr>
                <w:rFonts w:ascii="Arial" w:hAnsi="Arial" w:cs="Arial"/>
                <w:sz w:val="24"/>
                <w:szCs w:val="24"/>
              </w:rPr>
              <w:t xml:space="preserve"> </w:t>
            </w:r>
            <w:r w:rsidR="00641B3E" w:rsidRPr="00992C7C">
              <w:rPr>
                <w:rFonts w:ascii="Arial" w:hAnsi="Arial" w:cs="Arial"/>
                <w:sz w:val="24"/>
                <w:szCs w:val="24"/>
              </w:rPr>
              <w:t>2025</w:t>
            </w:r>
            <w:r w:rsidRPr="00992C7C">
              <w:rPr>
                <w:rFonts w:ascii="Arial" w:hAnsi="Arial" w:cs="Arial"/>
                <w:sz w:val="24"/>
                <w:szCs w:val="24"/>
              </w:rPr>
              <w:t>/9</w:t>
            </w:r>
          </w:p>
        </w:tc>
      </w:tr>
      <w:tr w:rsidR="000E45EC" w:rsidRPr="00992C7C" w14:paraId="2BDDAEE9" w14:textId="77777777" w:rsidTr="009719E8">
        <w:tc>
          <w:tcPr>
            <w:tcW w:w="2552" w:type="dxa"/>
          </w:tcPr>
          <w:p w14:paraId="270758B0" w14:textId="77777777" w:rsidR="000E45EC" w:rsidRPr="00992C7C" w:rsidRDefault="000E45EC" w:rsidP="00952F09">
            <w:pPr>
              <w:autoSpaceDE w:val="0"/>
              <w:autoSpaceDN w:val="0"/>
              <w:adjustRightInd w:val="0"/>
              <w:spacing w:line="276" w:lineRule="auto"/>
              <w:rPr>
                <w:rFonts w:ascii="Arial" w:hAnsi="Arial" w:cs="Arial"/>
                <w:sz w:val="24"/>
                <w:szCs w:val="24"/>
              </w:rPr>
            </w:pPr>
            <w:r w:rsidRPr="00992C7C">
              <w:rPr>
                <w:rFonts w:ascii="Arial" w:hAnsi="Arial" w:cs="Arial"/>
                <w:sz w:val="24"/>
                <w:szCs w:val="24"/>
              </w:rPr>
              <w:t>GrossTotal</w:t>
            </w:r>
          </w:p>
        </w:tc>
        <w:tc>
          <w:tcPr>
            <w:tcW w:w="4252" w:type="dxa"/>
          </w:tcPr>
          <w:p w14:paraId="5FE22436" w14:textId="77777777" w:rsidR="000E45EC" w:rsidRPr="00992C7C" w:rsidRDefault="000E45EC" w:rsidP="00952F09">
            <w:pPr>
              <w:autoSpaceDE w:val="0"/>
              <w:autoSpaceDN w:val="0"/>
              <w:adjustRightInd w:val="0"/>
              <w:spacing w:line="276" w:lineRule="auto"/>
              <w:rPr>
                <w:rFonts w:ascii="Arial" w:hAnsi="Arial" w:cs="Arial"/>
                <w:sz w:val="24"/>
                <w:szCs w:val="24"/>
              </w:rPr>
            </w:pPr>
            <w:r w:rsidRPr="00992C7C">
              <w:rPr>
                <w:rFonts w:ascii="Arial" w:hAnsi="Arial" w:cs="Arial"/>
                <w:sz w:val="24"/>
                <w:szCs w:val="24"/>
              </w:rPr>
              <w:t>Campo numérico com duas casas decimais, separador decimal (ponto) e sem nenhum separador de milhares.</w:t>
            </w:r>
          </w:p>
        </w:tc>
        <w:tc>
          <w:tcPr>
            <w:tcW w:w="3402" w:type="dxa"/>
          </w:tcPr>
          <w:p w14:paraId="01942860" w14:textId="77777777" w:rsidR="000E45EC" w:rsidRPr="00992C7C" w:rsidRDefault="000E45EC" w:rsidP="00952F09">
            <w:pPr>
              <w:autoSpaceDE w:val="0"/>
              <w:autoSpaceDN w:val="0"/>
              <w:adjustRightInd w:val="0"/>
              <w:spacing w:line="276" w:lineRule="auto"/>
              <w:rPr>
                <w:rFonts w:ascii="Arial" w:hAnsi="Arial" w:cs="Arial"/>
                <w:sz w:val="24"/>
                <w:szCs w:val="24"/>
              </w:rPr>
            </w:pPr>
            <w:r w:rsidRPr="00992C7C">
              <w:rPr>
                <w:rFonts w:ascii="Arial" w:hAnsi="Arial" w:cs="Arial"/>
                <w:sz w:val="24"/>
                <w:szCs w:val="24"/>
              </w:rPr>
              <w:t>1200.00</w:t>
            </w:r>
          </w:p>
        </w:tc>
      </w:tr>
      <w:tr w:rsidR="000E45EC" w:rsidRPr="00992C7C" w14:paraId="2E4061BB" w14:textId="77777777" w:rsidTr="009719E8">
        <w:tc>
          <w:tcPr>
            <w:tcW w:w="2552" w:type="dxa"/>
          </w:tcPr>
          <w:p w14:paraId="728BF7C9" w14:textId="77777777" w:rsidR="000E45EC" w:rsidRPr="00992C7C" w:rsidRDefault="000E45EC" w:rsidP="00952F09">
            <w:pPr>
              <w:autoSpaceDE w:val="0"/>
              <w:autoSpaceDN w:val="0"/>
              <w:adjustRightInd w:val="0"/>
              <w:spacing w:line="276" w:lineRule="auto"/>
              <w:rPr>
                <w:rFonts w:ascii="Arial" w:hAnsi="Arial" w:cs="Arial"/>
                <w:sz w:val="24"/>
                <w:szCs w:val="24"/>
              </w:rPr>
            </w:pPr>
            <w:r w:rsidRPr="00992C7C">
              <w:rPr>
                <w:rFonts w:ascii="Arial" w:hAnsi="Arial" w:cs="Arial"/>
                <w:sz w:val="24"/>
                <w:szCs w:val="24"/>
              </w:rPr>
              <w:t>Hash, campo do documento anterior na mesma série, vazio quando se tratar do primeiro documento da série ou do exercício)</w:t>
            </w:r>
          </w:p>
        </w:tc>
        <w:tc>
          <w:tcPr>
            <w:tcW w:w="4252" w:type="dxa"/>
          </w:tcPr>
          <w:p w14:paraId="7EADC8DF" w14:textId="77777777" w:rsidR="000E45EC" w:rsidRPr="003D78C4" w:rsidRDefault="000E45EC" w:rsidP="00952F09">
            <w:pPr>
              <w:autoSpaceDE w:val="0"/>
              <w:autoSpaceDN w:val="0"/>
              <w:adjustRightInd w:val="0"/>
              <w:spacing w:line="276" w:lineRule="auto"/>
              <w:rPr>
                <w:rFonts w:ascii="Arial" w:hAnsi="Arial" w:cs="Arial"/>
                <w:color w:val="FF0000"/>
                <w:sz w:val="24"/>
                <w:szCs w:val="24"/>
              </w:rPr>
            </w:pPr>
            <w:r w:rsidRPr="00EC09E5">
              <w:rPr>
                <w:rFonts w:ascii="Arial" w:hAnsi="Arial" w:cs="Arial"/>
                <w:sz w:val="24"/>
                <w:szCs w:val="24"/>
                <w:rPrChange w:id="298" w:author="Adelino Naquarta Sepalanga Domingos" w:date="2025-03-05T07:47:00Z" w16du:dateUtc="2025-03-05T06:47:00Z">
                  <w:rPr>
                    <w:rFonts w:ascii="Arial" w:hAnsi="Arial" w:cs="Arial"/>
                    <w:color w:val="FF0000"/>
                    <w:sz w:val="24"/>
                    <w:szCs w:val="24"/>
                  </w:rPr>
                </w:rPrChange>
              </w:rPr>
              <w:t>Base-64</w:t>
            </w:r>
          </w:p>
        </w:tc>
        <w:tc>
          <w:tcPr>
            <w:tcW w:w="3402" w:type="dxa"/>
          </w:tcPr>
          <w:p w14:paraId="6C001C5A" w14:textId="77777777" w:rsidR="000E45EC" w:rsidRPr="00992C7C" w:rsidRDefault="000E45EC" w:rsidP="009719E8">
            <w:pPr>
              <w:autoSpaceDE w:val="0"/>
              <w:autoSpaceDN w:val="0"/>
              <w:adjustRightInd w:val="0"/>
              <w:spacing w:line="276" w:lineRule="auto"/>
              <w:rPr>
                <w:rFonts w:ascii="Arial" w:hAnsi="Arial" w:cs="Arial"/>
                <w:sz w:val="24"/>
                <w:szCs w:val="24"/>
              </w:rPr>
            </w:pPr>
            <w:r w:rsidRPr="00992C7C">
              <w:rPr>
                <w:rFonts w:ascii="Arial" w:hAnsi="Arial" w:cs="Arial"/>
                <w:sz w:val="24"/>
                <w:szCs w:val="24"/>
              </w:rPr>
              <w:t>mYJEv4iGwLcnQbRD7</w:t>
            </w:r>
          </w:p>
          <w:p w14:paraId="5B4CA6F3" w14:textId="77777777" w:rsidR="000E45EC" w:rsidRPr="00992C7C" w:rsidRDefault="000E45EC" w:rsidP="009719E8">
            <w:pPr>
              <w:autoSpaceDE w:val="0"/>
              <w:autoSpaceDN w:val="0"/>
              <w:adjustRightInd w:val="0"/>
              <w:spacing w:line="276" w:lineRule="auto"/>
              <w:rPr>
                <w:rFonts w:ascii="Arial" w:hAnsi="Arial" w:cs="Arial"/>
                <w:sz w:val="24"/>
                <w:szCs w:val="24"/>
              </w:rPr>
            </w:pPr>
            <w:r w:rsidRPr="00992C7C">
              <w:rPr>
                <w:rFonts w:ascii="Arial" w:hAnsi="Arial" w:cs="Arial"/>
                <w:sz w:val="24"/>
                <w:szCs w:val="24"/>
              </w:rPr>
              <w:t>dPs2uD1mX08XjXIKc</w:t>
            </w:r>
          </w:p>
          <w:p w14:paraId="26AD94AA" w14:textId="77777777" w:rsidR="000E45EC" w:rsidRPr="00992C7C" w:rsidRDefault="000E45EC" w:rsidP="009719E8">
            <w:pPr>
              <w:autoSpaceDE w:val="0"/>
              <w:autoSpaceDN w:val="0"/>
              <w:adjustRightInd w:val="0"/>
              <w:spacing w:line="276" w:lineRule="auto"/>
              <w:rPr>
                <w:rFonts w:ascii="Arial" w:hAnsi="Arial" w:cs="Arial"/>
                <w:sz w:val="24"/>
                <w:szCs w:val="24"/>
              </w:rPr>
            </w:pPr>
            <w:r w:rsidRPr="00992C7C">
              <w:rPr>
                <w:rFonts w:ascii="Arial" w:hAnsi="Arial" w:cs="Arial"/>
                <w:sz w:val="24"/>
                <w:szCs w:val="24"/>
              </w:rPr>
              <w:t>Gg3GEHmwMhmmGY</w:t>
            </w:r>
          </w:p>
          <w:p w14:paraId="6C2D162C" w14:textId="77777777" w:rsidR="000E45EC" w:rsidRPr="00992C7C" w:rsidRDefault="000E45EC" w:rsidP="009719E8">
            <w:pPr>
              <w:autoSpaceDE w:val="0"/>
              <w:autoSpaceDN w:val="0"/>
              <w:adjustRightInd w:val="0"/>
              <w:spacing w:line="276" w:lineRule="auto"/>
              <w:rPr>
                <w:rFonts w:ascii="Arial" w:hAnsi="Arial" w:cs="Arial"/>
                <w:sz w:val="24"/>
                <w:szCs w:val="24"/>
              </w:rPr>
            </w:pPr>
            <w:r w:rsidRPr="00992C7C">
              <w:rPr>
                <w:rFonts w:ascii="Arial" w:hAnsi="Arial" w:cs="Arial"/>
                <w:sz w:val="24"/>
                <w:szCs w:val="24"/>
              </w:rPr>
              <w:t>usffIJjTdSITLX+uujTwz</w:t>
            </w:r>
          </w:p>
          <w:p w14:paraId="18B87CB7" w14:textId="77777777" w:rsidR="000E45EC" w:rsidRPr="00992C7C" w:rsidRDefault="000E45EC" w:rsidP="009719E8">
            <w:pPr>
              <w:autoSpaceDE w:val="0"/>
              <w:autoSpaceDN w:val="0"/>
              <w:adjustRightInd w:val="0"/>
              <w:spacing w:line="276" w:lineRule="auto"/>
              <w:rPr>
                <w:rFonts w:ascii="Arial" w:hAnsi="Arial" w:cs="Arial"/>
                <w:sz w:val="24"/>
                <w:szCs w:val="24"/>
              </w:rPr>
            </w:pPr>
            <w:r w:rsidRPr="00992C7C">
              <w:rPr>
                <w:rFonts w:ascii="Arial" w:hAnsi="Arial" w:cs="Arial"/>
                <w:sz w:val="24"/>
                <w:szCs w:val="24"/>
              </w:rPr>
              <w:t>qmL/U5nvt6S9s8ijN3L</w:t>
            </w:r>
          </w:p>
          <w:p w14:paraId="78952D27" w14:textId="77777777" w:rsidR="000E45EC" w:rsidRPr="00992C7C" w:rsidRDefault="000E45EC" w:rsidP="009719E8">
            <w:pPr>
              <w:autoSpaceDE w:val="0"/>
              <w:autoSpaceDN w:val="0"/>
              <w:adjustRightInd w:val="0"/>
              <w:spacing w:line="276" w:lineRule="auto"/>
              <w:rPr>
                <w:rFonts w:ascii="Arial" w:hAnsi="Arial" w:cs="Arial"/>
                <w:sz w:val="24"/>
                <w:szCs w:val="24"/>
              </w:rPr>
            </w:pPr>
            <w:r w:rsidRPr="00992C7C">
              <w:rPr>
                <w:rFonts w:ascii="Arial" w:hAnsi="Arial" w:cs="Arial"/>
                <w:sz w:val="24"/>
                <w:szCs w:val="24"/>
              </w:rPr>
              <w:t>wkJXsiEpt099e1MET/J</w:t>
            </w:r>
          </w:p>
          <w:p w14:paraId="0DF2259C" w14:textId="77777777" w:rsidR="000E45EC" w:rsidRPr="00992C7C" w:rsidRDefault="000E45EC" w:rsidP="009719E8">
            <w:pPr>
              <w:autoSpaceDE w:val="0"/>
              <w:autoSpaceDN w:val="0"/>
              <w:adjustRightInd w:val="0"/>
              <w:spacing w:line="276" w:lineRule="auto"/>
              <w:rPr>
                <w:rFonts w:ascii="Arial" w:hAnsi="Arial" w:cs="Arial"/>
                <w:sz w:val="24"/>
                <w:szCs w:val="24"/>
              </w:rPr>
            </w:pPr>
            <w:r w:rsidRPr="00992C7C">
              <w:rPr>
                <w:rFonts w:ascii="Arial" w:hAnsi="Arial" w:cs="Arial"/>
                <w:sz w:val="24"/>
                <w:szCs w:val="24"/>
              </w:rPr>
              <w:t>8y3+Y1bN+K+YPJQiV</w:t>
            </w:r>
          </w:p>
          <w:p w14:paraId="1D998FA4" w14:textId="77777777" w:rsidR="000E45EC" w:rsidRPr="00992C7C" w:rsidRDefault="000E45EC" w:rsidP="009719E8">
            <w:pPr>
              <w:autoSpaceDE w:val="0"/>
              <w:autoSpaceDN w:val="0"/>
              <w:adjustRightInd w:val="0"/>
              <w:spacing w:line="276" w:lineRule="auto"/>
              <w:rPr>
                <w:rFonts w:ascii="Arial" w:hAnsi="Arial" w:cs="Arial"/>
                <w:sz w:val="24"/>
                <w:szCs w:val="24"/>
              </w:rPr>
            </w:pPr>
            <w:r w:rsidRPr="00992C7C">
              <w:rPr>
                <w:rFonts w:ascii="Arial" w:hAnsi="Arial" w:cs="Arial"/>
                <w:sz w:val="24"/>
                <w:szCs w:val="24"/>
              </w:rPr>
              <w:t>mlQS0fXETsOPo8SwU</w:t>
            </w:r>
          </w:p>
          <w:p w14:paraId="2728425F" w14:textId="77777777" w:rsidR="000E45EC" w:rsidRPr="00992C7C" w:rsidRDefault="000E45EC" w:rsidP="009719E8">
            <w:pPr>
              <w:autoSpaceDE w:val="0"/>
              <w:autoSpaceDN w:val="0"/>
              <w:adjustRightInd w:val="0"/>
              <w:spacing w:line="276" w:lineRule="auto"/>
              <w:rPr>
                <w:rFonts w:ascii="Arial" w:hAnsi="Arial" w:cs="Arial"/>
                <w:sz w:val="24"/>
                <w:szCs w:val="24"/>
              </w:rPr>
            </w:pPr>
            <w:r w:rsidRPr="00992C7C">
              <w:rPr>
                <w:rFonts w:ascii="Arial" w:hAnsi="Arial" w:cs="Arial"/>
                <w:sz w:val="24"/>
                <w:szCs w:val="24"/>
              </w:rPr>
              <w:t>ZdBALt0vTo1VhUZKej</w:t>
            </w:r>
          </w:p>
          <w:p w14:paraId="4E870E67" w14:textId="77777777" w:rsidR="000E45EC" w:rsidRPr="00992C7C" w:rsidRDefault="000E45EC" w:rsidP="00952F09">
            <w:pPr>
              <w:autoSpaceDE w:val="0"/>
              <w:autoSpaceDN w:val="0"/>
              <w:adjustRightInd w:val="0"/>
              <w:spacing w:line="276" w:lineRule="auto"/>
              <w:rPr>
                <w:rFonts w:ascii="Arial" w:hAnsi="Arial" w:cs="Arial"/>
                <w:sz w:val="24"/>
                <w:szCs w:val="24"/>
              </w:rPr>
            </w:pPr>
            <w:r w:rsidRPr="00992C7C">
              <w:rPr>
                <w:rFonts w:ascii="Arial" w:hAnsi="Arial" w:cs="Arial"/>
                <w:sz w:val="24"/>
                <w:szCs w:val="24"/>
              </w:rPr>
              <w:t>ACcjEYJ9G6nI=</w:t>
            </w:r>
          </w:p>
        </w:tc>
      </w:tr>
    </w:tbl>
    <w:p w14:paraId="50E8E005" w14:textId="77777777" w:rsidR="00F349D9" w:rsidRPr="00992C7C" w:rsidRDefault="00F349D9" w:rsidP="000E45EC">
      <w:pPr>
        <w:autoSpaceDE w:val="0"/>
        <w:autoSpaceDN w:val="0"/>
        <w:adjustRightInd w:val="0"/>
        <w:spacing w:after="0" w:line="276" w:lineRule="auto"/>
        <w:ind w:left="709"/>
        <w:rPr>
          <w:rFonts w:ascii="Arial" w:hAnsi="Arial" w:cs="Arial"/>
          <w:i/>
          <w:sz w:val="24"/>
          <w:szCs w:val="24"/>
        </w:rPr>
      </w:pPr>
    </w:p>
    <w:p w14:paraId="76F21461" w14:textId="77777777" w:rsidR="000E45EC" w:rsidRPr="00992C7C" w:rsidRDefault="000E45EC" w:rsidP="000E45EC">
      <w:pPr>
        <w:autoSpaceDE w:val="0"/>
        <w:autoSpaceDN w:val="0"/>
        <w:adjustRightInd w:val="0"/>
        <w:spacing w:after="0" w:line="276" w:lineRule="auto"/>
        <w:ind w:left="709"/>
        <w:rPr>
          <w:rFonts w:ascii="Arial" w:hAnsi="Arial" w:cs="Arial"/>
          <w:i/>
          <w:sz w:val="24"/>
          <w:szCs w:val="24"/>
        </w:rPr>
      </w:pPr>
      <w:r w:rsidRPr="00992C7C">
        <w:rPr>
          <w:rFonts w:ascii="Arial" w:hAnsi="Arial" w:cs="Arial"/>
          <w:i/>
          <w:sz w:val="24"/>
          <w:szCs w:val="24"/>
        </w:rPr>
        <w:t>Exemplo da mensagem a assinar:</w:t>
      </w:r>
    </w:p>
    <w:p w14:paraId="4004B816" w14:textId="195F8F8E" w:rsidR="000E45EC" w:rsidRPr="00992C7C" w:rsidRDefault="000E45EC" w:rsidP="000E45EC">
      <w:pPr>
        <w:autoSpaceDE w:val="0"/>
        <w:autoSpaceDN w:val="0"/>
        <w:adjustRightInd w:val="0"/>
        <w:spacing w:after="0" w:line="276" w:lineRule="auto"/>
        <w:ind w:left="709"/>
        <w:rPr>
          <w:rFonts w:ascii="Arial" w:hAnsi="Arial" w:cs="Arial"/>
          <w:i/>
          <w:sz w:val="24"/>
          <w:szCs w:val="24"/>
        </w:rPr>
      </w:pPr>
      <w:r w:rsidRPr="00992C7C">
        <w:rPr>
          <w:rFonts w:ascii="Arial" w:hAnsi="Arial" w:cs="Arial"/>
          <w:i/>
          <w:sz w:val="24"/>
          <w:szCs w:val="24"/>
        </w:rPr>
        <w:t>20</w:t>
      </w:r>
      <w:r w:rsidR="00641B3E" w:rsidRPr="00992C7C">
        <w:rPr>
          <w:rFonts w:ascii="Arial" w:hAnsi="Arial" w:cs="Arial"/>
          <w:i/>
          <w:sz w:val="24"/>
          <w:szCs w:val="24"/>
        </w:rPr>
        <w:t>25</w:t>
      </w:r>
      <w:r w:rsidRPr="00992C7C">
        <w:rPr>
          <w:rFonts w:ascii="Arial" w:hAnsi="Arial" w:cs="Arial"/>
          <w:i/>
          <w:sz w:val="24"/>
          <w:szCs w:val="24"/>
        </w:rPr>
        <w:t>-01-11;</w:t>
      </w:r>
      <w:r w:rsidR="002545F2" w:rsidRPr="00992C7C">
        <w:rPr>
          <w:rFonts w:ascii="Arial" w:hAnsi="Arial" w:cs="Arial"/>
          <w:i/>
          <w:sz w:val="24"/>
          <w:szCs w:val="24"/>
        </w:rPr>
        <w:t>2025</w:t>
      </w:r>
      <w:r w:rsidRPr="00992C7C">
        <w:rPr>
          <w:rFonts w:ascii="Arial" w:hAnsi="Arial" w:cs="Arial"/>
          <w:i/>
          <w:sz w:val="24"/>
          <w:szCs w:val="24"/>
        </w:rPr>
        <w:t>-01-11T11:27:08;FAC</w:t>
      </w:r>
    </w:p>
    <w:p w14:paraId="1016FEBC" w14:textId="77777777" w:rsidR="000E45EC" w:rsidRPr="00992C7C" w:rsidRDefault="000E45EC" w:rsidP="000E45EC">
      <w:pPr>
        <w:autoSpaceDE w:val="0"/>
        <w:autoSpaceDN w:val="0"/>
        <w:adjustRightInd w:val="0"/>
        <w:spacing w:after="0" w:line="276" w:lineRule="auto"/>
        <w:ind w:left="709"/>
        <w:rPr>
          <w:rFonts w:ascii="Arial" w:hAnsi="Arial" w:cs="Arial"/>
          <w:i/>
          <w:sz w:val="24"/>
          <w:szCs w:val="24"/>
        </w:rPr>
      </w:pPr>
      <w:r w:rsidRPr="00992C7C">
        <w:rPr>
          <w:rFonts w:ascii="Arial" w:hAnsi="Arial" w:cs="Arial"/>
          <w:i/>
          <w:sz w:val="24"/>
          <w:szCs w:val="24"/>
        </w:rPr>
        <w:t>001/9;1200.00;mYJEv4iGwLcnQbRD7dPs2uD1mX08XjXIKcGg3GEHmwMhmmGYusffIJjTdSITLX+uujTwzqmL/U5nvt6S9s8ijN3LwkJXsiEpt099e1MET/8y3+Y1bN+K+YPJQiVmlQS0fXETsOPo8SwUZdBALt0vTo1VhUZKejACcjEYJG6nI=</w:t>
      </w:r>
    </w:p>
    <w:p w14:paraId="5D37247F" w14:textId="77777777" w:rsidR="000E45EC" w:rsidRPr="00992C7C" w:rsidRDefault="000E45EC" w:rsidP="000E45EC">
      <w:pPr>
        <w:shd w:val="clear" w:color="auto" w:fill="FFFFFF"/>
        <w:spacing w:after="0" w:line="276" w:lineRule="auto"/>
        <w:jc w:val="both"/>
        <w:rPr>
          <w:rFonts w:ascii="Arial" w:eastAsia="Times New Roman" w:hAnsi="Arial" w:cs="Arial"/>
          <w:sz w:val="24"/>
          <w:szCs w:val="24"/>
          <w:lang w:eastAsia="pt-PT"/>
        </w:rPr>
      </w:pPr>
    </w:p>
    <w:p w14:paraId="278010CD" w14:textId="5C8AEB01" w:rsidR="000E45EC" w:rsidRDefault="000E45EC" w:rsidP="003F3EDE">
      <w:pPr>
        <w:pStyle w:val="PargrafodaLista"/>
        <w:numPr>
          <w:ilvl w:val="0"/>
          <w:numId w:val="12"/>
        </w:numPr>
        <w:shd w:val="clear" w:color="auto" w:fill="FFFFFF"/>
        <w:spacing w:after="0" w:line="276" w:lineRule="auto"/>
        <w:jc w:val="both"/>
        <w:rPr>
          <w:ins w:id="299" w:author="Adelino Naquarta Sepalanga Domingos" w:date="2025-02-28T11:51:00Z" w16du:dateUtc="2025-02-28T10:51:00Z"/>
          <w:rFonts w:ascii="Arial" w:eastAsia="Times New Roman" w:hAnsi="Arial" w:cs="Arial"/>
          <w:sz w:val="24"/>
          <w:szCs w:val="24"/>
          <w:lang w:eastAsia="pt-PT"/>
        </w:rPr>
      </w:pPr>
      <w:r w:rsidRPr="00992C7C">
        <w:rPr>
          <w:rFonts w:ascii="Arial" w:eastAsia="Times New Roman" w:hAnsi="Arial" w:cs="Arial"/>
          <w:sz w:val="24"/>
          <w:szCs w:val="24"/>
          <w:lang w:eastAsia="pt-PT"/>
        </w:rPr>
        <w:t xml:space="preserve">Os documentos emitidos e englobados na tabela </w:t>
      </w:r>
      <w:r w:rsidRPr="00992C7C">
        <w:rPr>
          <w:rFonts w:ascii="Arial" w:eastAsia="Times New Roman" w:hAnsi="Arial" w:cs="Arial"/>
          <w:sz w:val="24"/>
          <w:szCs w:val="24"/>
          <w:u w:val="single"/>
          <w:lang w:eastAsia="pt-PT"/>
        </w:rPr>
        <w:t>4.3 - Documentos de conferência de entrega de mercadorias</w:t>
      </w:r>
      <w:r w:rsidRPr="00992C7C">
        <w:rPr>
          <w:rFonts w:ascii="Arial" w:eastAsia="Times New Roman" w:hAnsi="Arial" w:cs="Arial"/>
          <w:sz w:val="24"/>
          <w:szCs w:val="24"/>
          <w:lang w:eastAsia="pt-PT"/>
        </w:rPr>
        <w:t xml:space="preserve"> ou da prestação de serviços (WorkingDocuments) referidos no campo Tipo de documento (WorkType), </w:t>
      </w:r>
      <w:r w:rsidR="002545F2" w:rsidRPr="00992C7C">
        <w:rPr>
          <w:rFonts w:ascii="Arial" w:eastAsia="Times New Roman" w:hAnsi="Arial" w:cs="Arial"/>
          <w:sz w:val="24"/>
          <w:szCs w:val="24"/>
          <w:lang w:eastAsia="pt-PT"/>
        </w:rPr>
        <w:t>devem usar</w:t>
      </w:r>
      <w:r w:rsidRPr="00992C7C">
        <w:rPr>
          <w:rFonts w:ascii="Arial" w:eastAsia="Times New Roman" w:hAnsi="Arial" w:cs="Arial"/>
          <w:sz w:val="24"/>
          <w:szCs w:val="24"/>
          <w:lang w:eastAsia="pt-PT"/>
        </w:rPr>
        <w:t xml:space="preserve"> (para a assinatura dos respectivos documentos) os seguintes campos:</w:t>
      </w:r>
    </w:p>
    <w:p w14:paraId="7EFC376C" w14:textId="77777777" w:rsidR="0029475A" w:rsidRPr="00992C7C" w:rsidRDefault="0029475A">
      <w:pPr>
        <w:pStyle w:val="PargrafodaLista"/>
        <w:shd w:val="clear" w:color="auto" w:fill="FFFFFF"/>
        <w:spacing w:after="0" w:line="276" w:lineRule="auto"/>
        <w:jc w:val="both"/>
        <w:rPr>
          <w:rFonts w:ascii="Arial" w:eastAsia="Times New Roman" w:hAnsi="Arial" w:cs="Arial"/>
          <w:sz w:val="24"/>
          <w:szCs w:val="24"/>
          <w:lang w:eastAsia="pt-PT"/>
        </w:rPr>
        <w:pPrChange w:id="300" w:author="Adelino Naquarta Sepalanga Domingos" w:date="2025-02-28T11:51:00Z" w16du:dateUtc="2025-02-28T10:51:00Z">
          <w:pPr>
            <w:pStyle w:val="PargrafodaLista"/>
            <w:numPr>
              <w:numId w:val="12"/>
            </w:numPr>
            <w:shd w:val="clear" w:color="auto" w:fill="FFFFFF"/>
            <w:spacing w:after="0" w:line="276" w:lineRule="auto"/>
            <w:ind w:hanging="360"/>
            <w:jc w:val="both"/>
          </w:pPr>
        </w:pPrChange>
      </w:pPr>
    </w:p>
    <w:p w14:paraId="77115B31" w14:textId="77777777" w:rsidR="000E45EC" w:rsidRDefault="000E45EC" w:rsidP="003F3EDE">
      <w:pPr>
        <w:pStyle w:val="Default"/>
        <w:numPr>
          <w:ilvl w:val="0"/>
          <w:numId w:val="19"/>
        </w:numPr>
        <w:spacing w:line="276" w:lineRule="auto"/>
        <w:ind w:left="993" w:hanging="142"/>
        <w:rPr>
          <w:ins w:id="301" w:author="Adelino Naquarta Sepalanga Domingos" w:date="2025-02-28T11:52:00Z" w16du:dateUtc="2025-02-28T10:52:00Z"/>
        </w:rPr>
      </w:pPr>
      <w:r w:rsidRPr="00992C7C">
        <w:t>A data de criação do documento de conferência [</w:t>
      </w:r>
      <w:r w:rsidRPr="00992C7C">
        <w:rPr>
          <w:color w:val="auto"/>
        </w:rPr>
        <w:t xml:space="preserve">campo 4.3.4.7 </w:t>
      </w:r>
      <w:r w:rsidRPr="00992C7C">
        <w:t xml:space="preserve">- data do documento (WorkDate) do SAF-T (AO)]; </w:t>
      </w:r>
    </w:p>
    <w:p w14:paraId="60B03804" w14:textId="77777777" w:rsidR="0029475A" w:rsidRPr="00992C7C" w:rsidRDefault="0029475A">
      <w:pPr>
        <w:pStyle w:val="Default"/>
        <w:spacing w:line="276" w:lineRule="auto"/>
        <w:ind w:left="993"/>
        <w:pPrChange w:id="302" w:author="Adelino Naquarta Sepalanga Domingos" w:date="2025-02-28T11:52:00Z" w16du:dateUtc="2025-02-28T10:52:00Z">
          <w:pPr>
            <w:pStyle w:val="Default"/>
            <w:numPr>
              <w:numId w:val="19"/>
            </w:numPr>
            <w:spacing w:line="276" w:lineRule="auto"/>
            <w:ind w:left="993" w:hanging="142"/>
          </w:pPr>
        </w:pPrChange>
      </w:pPr>
    </w:p>
    <w:p w14:paraId="6FE45505" w14:textId="77777777" w:rsidR="000E45EC" w:rsidRDefault="000E45EC" w:rsidP="003F3EDE">
      <w:pPr>
        <w:pStyle w:val="Default"/>
        <w:numPr>
          <w:ilvl w:val="0"/>
          <w:numId w:val="19"/>
        </w:numPr>
        <w:spacing w:line="276" w:lineRule="auto"/>
        <w:ind w:left="993" w:hanging="142"/>
        <w:rPr>
          <w:ins w:id="303" w:author="Adelino Naquarta Sepalanga Domingos" w:date="2025-02-28T11:52:00Z" w16du:dateUtc="2025-02-28T10:52:00Z"/>
        </w:rPr>
      </w:pPr>
      <w:r w:rsidRPr="00992C7C">
        <w:t xml:space="preserve">A data e hora da criação do documento de conferência [campo </w:t>
      </w:r>
      <w:r w:rsidRPr="00992C7C">
        <w:rPr>
          <w:color w:val="auto"/>
        </w:rPr>
        <w:t xml:space="preserve">4.3.4.11 </w:t>
      </w:r>
      <w:r w:rsidRPr="00992C7C">
        <w:t xml:space="preserve">- data de gravação do documento (SystemEntryDate) do SAF-T (AO)]; </w:t>
      </w:r>
    </w:p>
    <w:p w14:paraId="4DE3FAE8" w14:textId="77777777" w:rsidR="0029475A" w:rsidRDefault="0029475A">
      <w:pPr>
        <w:pStyle w:val="PargrafodaLista"/>
        <w:rPr>
          <w:ins w:id="304" w:author="Adelino Naquarta Sepalanga Domingos" w:date="2025-02-28T11:52:00Z" w16du:dateUtc="2025-02-28T10:52:00Z"/>
        </w:rPr>
        <w:pPrChange w:id="305" w:author="Adelino Naquarta Sepalanga Domingos" w:date="2025-02-28T11:52:00Z" w16du:dateUtc="2025-02-28T10:52:00Z">
          <w:pPr>
            <w:pStyle w:val="Default"/>
            <w:numPr>
              <w:numId w:val="19"/>
            </w:numPr>
            <w:spacing w:line="276" w:lineRule="auto"/>
            <w:ind w:left="993" w:hanging="142"/>
          </w:pPr>
        </w:pPrChange>
      </w:pPr>
    </w:p>
    <w:p w14:paraId="5EAA7F56" w14:textId="52E23F4F" w:rsidR="0029475A" w:rsidRPr="00992C7C" w:rsidDel="0029475A" w:rsidRDefault="0029475A" w:rsidP="003F3EDE">
      <w:pPr>
        <w:pStyle w:val="Default"/>
        <w:numPr>
          <w:ilvl w:val="0"/>
          <w:numId w:val="19"/>
        </w:numPr>
        <w:spacing w:line="276" w:lineRule="auto"/>
        <w:ind w:left="993" w:hanging="142"/>
        <w:rPr>
          <w:del w:id="306" w:author="Adelino Naquarta Sepalanga Domingos" w:date="2025-02-28T11:52:00Z" w16du:dateUtc="2025-02-28T10:52:00Z"/>
        </w:rPr>
      </w:pPr>
    </w:p>
    <w:p w14:paraId="259E8226" w14:textId="5E71B14B" w:rsidR="000E45EC" w:rsidRDefault="000E45EC" w:rsidP="003F3EDE">
      <w:pPr>
        <w:pStyle w:val="Default"/>
        <w:numPr>
          <w:ilvl w:val="0"/>
          <w:numId w:val="19"/>
        </w:numPr>
        <w:spacing w:line="276" w:lineRule="auto"/>
        <w:ind w:left="993" w:hanging="142"/>
        <w:rPr>
          <w:ins w:id="307" w:author="Adelino Naquarta Sepalanga Domingos" w:date="2025-02-28T11:52:00Z" w16du:dateUtc="2025-02-28T10:52:00Z"/>
        </w:rPr>
      </w:pPr>
      <w:del w:id="308" w:author="Adelino Naquarta Sepalanga Domingos" w:date="2025-02-28T11:52:00Z" w16du:dateUtc="2025-02-28T10:52:00Z">
        <w:r w:rsidRPr="00992C7C" w:rsidDel="0029475A">
          <w:delText xml:space="preserve"> </w:delText>
        </w:r>
      </w:del>
      <w:r w:rsidRPr="00992C7C">
        <w:t xml:space="preserve">O número do documento de conferência [campo </w:t>
      </w:r>
      <w:r w:rsidRPr="00992C7C">
        <w:rPr>
          <w:color w:val="auto"/>
        </w:rPr>
        <w:t xml:space="preserve">4.3.4.1 </w:t>
      </w:r>
      <w:r w:rsidRPr="00992C7C">
        <w:t xml:space="preserve">- identificação única do documento (DocumentNumber) do SAF-T (AO)]; </w:t>
      </w:r>
    </w:p>
    <w:p w14:paraId="4CE48B42" w14:textId="77777777" w:rsidR="0029475A" w:rsidRPr="00992C7C" w:rsidRDefault="0029475A">
      <w:pPr>
        <w:pStyle w:val="Default"/>
        <w:spacing w:line="276" w:lineRule="auto"/>
        <w:ind w:left="993"/>
        <w:pPrChange w:id="309" w:author="Adelino Naquarta Sepalanga Domingos" w:date="2025-02-28T11:52:00Z" w16du:dateUtc="2025-02-28T10:52:00Z">
          <w:pPr>
            <w:pStyle w:val="Default"/>
            <w:numPr>
              <w:numId w:val="19"/>
            </w:numPr>
            <w:spacing w:line="276" w:lineRule="auto"/>
            <w:ind w:left="993" w:hanging="142"/>
          </w:pPr>
        </w:pPrChange>
      </w:pPr>
    </w:p>
    <w:p w14:paraId="30DA9582" w14:textId="77777777" w:rsidR="0029475A" w:rsidRDefault="000E45EC" w:rsidP="003F3EDE">
      <w:pPr>
        <w:pStyle w:val="Default"/>
        <w:numPr>
          <w:ilvl w:val="0"/>
          <w:numId w:val="19"/>
        </w:numPr>
        <w:spacing w:line="276" w:lineRule="auto"/>
        <w:ind w:left="993" w:hanging="142"/>
        <w:rPr>
          <w:ins w:id="310" w:author="Adelino Naquarta Sepalanga Domingos" w:date="2025-02-28T11:52:00Z" w16du:dateUtc="2025-02-28T10:52:00Z"/>
        </w:rPr>
      </w:pPr>
      <w:r w:rsidRPr="00992C7C">
        <w:t xml:space="preserve">O valor do documento de conferência [campo </w:t>
      </w:r>
      <w:r w:rsidRPr="00992C7C">
        <w:rPr>
          <w:color w:val="auto"/>
        </w:rPr>
        <w:t xml:space="preserve">4.3.4.15.3 - </w:t>
      </w:r>
      <w:r w:rsidRPr="00992C7C">
        <w:t>total do documento com impostos (GrossTotal) do SAF-T (AO)];</w:t>
      </w:r>
    </w:p>
    <w:p w14:paraId="4CA678EA" w14:textId="77777777" w:rsidR="0029475A" w:rsidRDefault="0029475A">
      <w:pPr>
        <w:pStyle w:val="PargrafodaLista"/>
        <w:rPr>
          <w:ins w:id="311" w:author="Adelino Naquarta Sepalanga Domingos" w:date="2025-02-28T11:52:00Z" w16du:dateUtc="2025-02-28T10:52:00Z"/>
        </w:rPr>
        <w:pPrChange w:id="312" w:author="Adelino Naquarta Sepalanga Domingos" w:date="2025-02-28T11:52:00Z" w16du:dateUtc="2025-02-28T10:52:00Z">
          <w:pPr>
            <w:pStyle w:val="Default"/>
            <w:numPr>
              <w:numId w:val="19"/>
            </w:numPr>
            <w:spacing w:line="276" w:lineRule="auto"/>
            <w:ind w:left="993" w:hanging="142"/>
          </w:pPr>
        </w:pPrChange>
      </w:pPr>
    </w:p>
    <w:p w14:paraId="4CF3C3D8" w14:textId="0DFA7EEC" w:rsidR="000E45EC" w:rsidRPr="00992C7C" w:rsidDel="0029475A" w:rsidRDefault="000E45EC" w:rsidP="00106D8A">
      <w:pPr>
        <w:pStyle w:val="Default"/>
        <w:numPr>
          <w:ilvl w:val="0"/>
          <w:numId w:val="19"/>
        </w:numPr>
        <w:spacing w:line="276" w:lineRule="auto"/>
        <w:ind w:left="993" w:hanging="142"/>
        <w:rPr>
          <w:del w:id="313" w:author="Adelino Naquarta Sepalanga Domingos" w:date="2025-02-28T11:52:00Z" w16du:dateUtc="2025-02-28T10:52:00Z"/>
        </w:rPr>
      </w:pPr>
      <w:del w:id="314" w:author="Adelino Naquarta Sepalanga Domingos" w:date="2025-02-28T11:52:00Z" w16du:dateUtc="2025-02-28T10:52:00Z">
        <w:r w:rsidRPr="00992C7C" w:rsidDel="0029475A">
          <w:delText xml:space="preserve"> </w:delText>
        </w:r>
      </w:del>
    </w:p>
    <w:p w14:paraId="3EAD1FB8" w14:textId="77777777" w:rsidR="000E45EC" w:rsidRDefault="000E45EC" w:rsidP="008C6E70">
      <w:pPr>
        <w:pStyle w:val="Default"/>
        <w:numPr>
          <w:ilvl w:val="0"/>
          <w:numId w:val="19"/>
        </w:numPr>
        <w:spacing w:line="276" w:lineRule="auto"/>
        <w:ind w:left="993" w:hanging="142"/>
        <w:rPr>
          <w:ins w:id="315" w:author="Adelino Naquarta Sepalanga Domingos" w:date="2025-02-28T11:52:00Z" w16du:dateUtc="2025-02-28T10:52:00Z"/>
        </w:rPr>
      </w:pPr>
      <w:r w:rsidRPr="0029475A">
        <w:t>A assinatura gerada no documento anterior, do mesmo tipo e série do documento [campo 4.3.4.4 - chave do documento (Hash) do SAF-T (AO)].</w:t>
      </w:r>
    </w:p>
    <w:p w14:paraId="2B1C47A6" w14:textId="77777777" w:rsidR="0029475A" w:rsidRPr="0029475A" w:rsidRDefault="0029475A">
      <w:pPr>
        <w:pStyle w:val="Default"/>
        <w:spacing w:line="276" w:lineRule="auto"/>
        <w:ind w:left="993"/>
        <w:pPrChange w:id="316" w:author="Adelino Naquarta Sepalanga Domingos" w:date="2025-02-28T11:52:00Z" w16du:dateUtc="2025-02-28T10:52:00Z">
          <w:pPr>
            <w:pStyle w:val="PargrafodaLista"/>
            <w:numPr>
              <w:numId w:val="19"/>
            </w:numPr>
            <w:spacing w:line="276" w:lineRule="auto"/>
            <w:ind w:left="993" w:hanging="142"/>
          </w:pPr>
        </w:pPrChange>
      </w:pPr>
    </w:p>
    <w:p w14:paraId="562C69EE" w14:textId="409D97FB" w:rsidR="0090459E" w:rsidRPr="00693780" w:rsidRDefault="00693780" w:rsidP="0090459E">
      <w:pPr>
        <w:pStyle w:val="PargrafodaLista"/>
        <w:numPr>
          <w:ilvl w:val="0"/>
          <w:numId w:val="17"/>
        </w:numPr>
        <w:shd w:val="clear" w:color="auto" w:fill="FFFFFF"/>
        <w:spacing w:after="0" w:line="276" w:lineRule="auto"/>
        <w:jc w:val="both"/>
        <w:rPr>
          <w:ins w:id="317" w:author="Adelino Naquarta Sepalanga Domingos" w:date="2025-02-28T11:54:00Z" w16du:dateUtc="2025-02-28T10:54:00Z"/>
          <w:rFonts w:ascii="Arial" w:eastAsia="Times New Roman" w:hAnsi="Arial" w:cs="Arial"/>
          <w:sz w:val="24"/>
          <w:szCs w:val="24"/>
          <w:lang w:eastAsia="pt-PT"/>
          <w:rPrChange w:id="318" w:author="Adelino Naquarta Sepalanga Domingos" w:date="2025-03-05T07:49:00Z" w16du:dateUtc="2025-03-05T06:49:00Z">
            <w:rPr>
              <w:ins w:id="319" w:author="Adelino Naquarta Sepalanga Domingos" w:date="2025-02-28T11:54:00Z" w16du:dateUtc="2025-02-28T10:54:00Z"/>
              <w:rFonts w:ascii="Arial" w:eastAsia="Times New Roman" w:hAnsi="Arial" w:cs="Arial"/>
              <w:sz w:val="24"/>
              <w:szCs w:val="24"/>
              <w:highlight w:val="yellow"/>
              <w:lang w:eastAsia="pt-PT"/>
            </w:rPr>
          </w:rPrChange>
        </w:rPr>
      </w:pPr>
      <w:ins w:id="320" w:author="Adelino Naquarta Sepalanga Domingos" w:date="2025-03-05T07:51:00Z" w16du:dateUtc="2025-03-05T06:51:00Z">
        <w:r>
          <w:rPr>
            <w:rFonts w:ascii="Arial" w:eastAsia="Times New Roman" w:hAnsi="Arial" w:cs="Arial"/>
            <w:sz w:val="24"/>
            <w:szCs w:val="24"/>
            <w:lang w:eastAsia="pt-PT"/>
          </w:rPr>
          <w:t xml:space="preserve">A </w:t>
        </w:r>
      </w:ins>
      <w:del w:id="321" w:author="Adelino Naquarta Sepalanga Domingos" w:date="2025-03-05T07:51:00Z" w16du:dateUtc="2025-03-05T06:51:00Z">
        <w:r w:rsidR="00D537C6" w:rsidRPr="00693780" w:rsidDel="00693780">
          <w:rPr>
            <w:rFonts w:ascii="Arial" w:eastAsia="Times New Roman" w:hAnsi="Arial" w:cs="Arial"/>
            <w:sz w:val="24"/>
            <w:szCs w:val="24"/>
            <w:lang w:eastAsia="pt-PT"/>
            <w:rPrChange w:id="322" w:author="Adelino Naquarta Sepalanga Domingos" w:date="2025-03-05T07:49:00Z" w16du:dateUtc="2025-03-05T06:49:00Z">
              <w:rPr>
                <w:rFonts w:ascii="Arial" w:eastAsia="Times New Roman" w:hAnsi="Arial" w:cs="Arial"/>
                <w:sz w:val="24"/>
                <w:szCs w:val="24"/>
                <w:highlight w:val="yellow"/>
                <w:lang w:eastAsia="pt-PT"/>
              </w:rPr>
            </w:rPrChange>
          </w:rPr>
          <w:delText>O presente artigo estabelece a</w:delText>
        </w:r>
      </w:del>
      <w:del w:id="323" w:author="Adelino Naquarta Sepalanga Domingos" w:date="2025-03-05T07:52:00Z" w16du:dateUtc="2025-03-05T06:52:00Z">
        <w:r w:rsidR="00D537C6" w:rsidRPr="00693780" w:rsidDel="00693780">
          <w:rPr>
            <w:rFonts w:ascii="Arial" w:eastAsia="Times New Roman" w:hAnsi="Arial" w:cs="Arial"/>
            <w:sz w:val="24"/>
            <w:szCs w:val="24"/>
            <w:lang w:eastAsia="pt-PT"/>
            <w:rPrChange w:id="324" w:author="Adelino Naquarta Sepalanga Domingos" w:date="2025-03-05T07:49:00Z" w16du:dateUtc="2025-03-05T06:49:00Z">
              <w:rPr>
                <w:rFonts w:ascii="Arial" w:eastAsia="Times New Roman" w:hAnsi="Arial" w:cs="Arial"/>
                <w:sz w:val="24"/>
                <w:szCs w:val="24"/>
                <w:highlight w:val="yellow"/>
                <w:lang w:eastAsia="pt-PT"/>
              </w:rPr>
            </w:rPrChange>
          </w:rPr>
          <w:delText xml:space="preserve"> </w:delText>
        </w:r>
      </w:del>
      <w:r w:rsidR="00D537C6" w:rsidRPr="00693780">
        <w:rPr>
          <w:rFonts w:ascii="Arial" w:eastAsia="Times New Roman" w:hAnsi="Arial" w:cs="Arial"/>
          <w:sz w:val="24"/>
          <w:szCs w:val="24"/>
          <w:lang w:eastAsia="pt-PT"/>
          <w:rPrChange w:id="325" w:author="Adelino Naquarta Sepalanga Domingos" w:date="2025-03-05T07:49:00Z" w16du:dateUtc="2025-03-05T06:49:00Z">
            <w:rPr>
              <w:rFonts w:ascii="Arial" w:eastAsia="Times New Roman" w:hAnsi="Arial" w:cs="Arial"/>
              <w:sz w:val="24"/>
              <w:szCs w:val="24"/>
              <w:highlight w:val="yellow"/>
              <w:lang w:eastAsia="pt-PT"/>
            </w:rPr>
          </w:rPrChange>
        </w:rPr>
        <w:t>obrigatoriedade da utilização do algoritmo de hash SHA-256 em substituição ao SHA-1 em todos os</w:t>
      </w:r>
      <w:r w:rsidR="0090459E" w:rsidRPr="00693780">
        <w:rPr>
          <w:rFonts w:ascii="Arial" w:eastAsia="Times New Roman" w:hAnsi="Arial" w:cs="Arial"/>
          <w:sz w:val="24"/>
          <w:szCs w:val="24"/>
          <w:lang w:eastAsia="pt-PT"/>
          <w:rPrChange w:id="326" w:author="Adelino Naquarta Sepalanga Domingos" w:date="2025-03-05T07:49:00Z" w16du:dateUtc="2025-03-05T06:49:00Z">
            <w:rPr>
              <w:rFonts w:ascii="Arial" w:eastAsia="Times New Roman" w:hAnsi="Arial" w:cs="Arial"/>
              <w:sz w:val="24"/>
              <w:szCs w:val="24"/>
              <w:highlight w:val="yellow"/>
              <w:lang w:eastAsia="pt-PT"/>
            </w:rPr>
          </w:rPrChange>
        </w:rPr>
        <w:t xml:space="preserve"> </w:t>
      </w:r>
      <w:r w:rsidR="00D537C6" w:rsidRPr="00693780">
        <w:rPr>
          <w:rFonts w:ascii="Arial" w:eastAsia="Times New Roman" w:hAnsi="Arial" w:cs="Arial"/>
          <w:sz w:val="24"/>
          <w:szCs w:val="24"/>
          <w:lang w:eastAsia="pt-PT"/>
          <w:rPrChange w:id="327" w:author="Adelino Naquarta Sepalanga Domingos" w:date="2025-03-05T07:49:00Z" w16du:dateUtc="2025-03-05T06:49:00Z">
            <w:rPr>
              <w:rFonts w:ascii="Arial" w:eastAsia="Times New Roman" w:hAnsi="Arial" w:cs="Arial"/>
              <w:sz w:val="24"/>
              <w:szCs w:val="24"/>
              <w:highlight w:val="yellow"/>
              <w:lang w:eastAsia="pt-PT"/>
            </w:rPr>
          </w:rPrChange>
        </w:rPr>
        <w:t xml:space="preserve">programas </w:t>
      </w:r>
      <w:r w:rsidR="0090459E" w:rsidRPr="00693780">
        <w:rPr>
          <w:rFonts w:ascii="Arial" w:eastAsia="Times New Roman" w:hAnsi="Arial" w:cs="Arial"/>
          <w:sz w:val="24"/>
          <w:szCs w:val="24"/>
          <w:lang w:eastAsia="pt-PT"/>
          <w:rPrChange w:id="328" w:author="Adelino Naquarta Sepalanga Domingos" w:date="2025-03-05T07:49:00Z" w16du:dateUtc="2025-03-05T06:49:00Z">
            <w:rPr>
              <w:rFonts w:ascii="Arial" w:eastAsia="Times New Roman" w:hAnsi="Arial" w:cs="Arial"/>
              <w:sz w:val="24"/>
              <w:szCs w:val="24"/>
              <w:highlight w:val="yellow"/>
              <w:lang w:eastAsia="pt-PT"/>
            </w:rPr>
          </w:rPrChange>
        </w:rPr>
        <w:t>facturação</w:t>
      </w:r>
      <w:del w:id="329" w:author="Adelino Naquarta Sepalanga Domingos" w:date="2025-02-28T11:53:00Z" w16du:dateUtc="2025-02-28T10:53:00Z">
        <w:r w:rsidR="0090459E" w:rsidRPr="00693780" w:rsidDel="0029475A">
          <w:rPr>
            <w:rFonts w:ascii="Arial" w:eastAsia="Times New Roman" w:hAnsi="Arial" w:cs="Arial"/>
            <w:sz w:val="24"/>
            <w:szCs w:val="24"/>
            <w:lang w:eastAsia="pt-PT"/>
            <w:rPrChange w:id="330" w:author="Adelino Naquarta Sepalanga Domingos" w:date="2025-03-05T07:49:00Z" w16du:dateUtc="2025-03-05T06:49:00Z">
              <w:rPr>
                <w:rFonts w:ascii="Arial" w:eastAsia="Times New Roman" w:hAnsi="Arial" w:cs="Arial"/>
                <w:sz w:val="24"/>
                <w:szCs w:val="24"/>
                <w:highlight w:val="yellow"/>
                <w:lang w:eastAsia="pt-PT"/>
              </w:rPr>
            </w:rPrChange>
          </w:rPr>
          <w:delText xml:space="preserve"> </w:delText>
        </w:r>
      </w:del>
      <w:r w:rsidR="00D537C6" w:rsidRPr="00693780">
        <w:rPr>
          <w:rFonts w:ascii="Arial" w:eastAsia="Times New Roman" w:hAnsi="Arial" w:cs="Arial"/>
          <w:sz w:val="24"/>
          <w:szCs w:val="24"/>
          <w:lang w:eastAsia="pt-PT"/>
          <w:rPrChange w:id="331" w:author="Adelino Naquarta Sepalanga Domingos" w:date="2025-03-05T07:49:00Z" w16du:dateUtc="2025-03-05T06:49:00Z">
            <w:rPr>
              <w:rFonts w:ascii="Arial" w:eastAsia="Times New Roman" w:hAnsi="Arial" w:cs="Arial"/>
              <w:sz w:val="24"/>
              <w:szCs w:val="24"/>
              <w:highlight w:val="yellow"/>
              <w:lang w:eastAsia="pt-PT"/>
            </w:rPr>
          </w:rPrChange>
        </w:rPr>
        <w:t xml:space="preserve"> que realizem assinaturas digitais</w:t>
      </w:r>
      <w:ins w:id="332" w:author="Adelino Naquarta Sepalanga Domingos" w:date="2025-03-05T07:52:00Z" w16du:dateUtc="2025-03-05T06:52:00Z">
        <w:r>
          <w:rPr>
            <w:rFonts w:ascii="Arial" w:eastAsia="Times New Roman" w:hAnsi="Arial" w:cs="Arial"/>
            <w:sz w:val="24"/>
            <w:szCs w:val="24"/>
            <w:lang w:eastAsia="pt-PT"/>
          </w:rPr>
          <w:t>:</w:t>
        </w:r>
      </w:ins>
      <w:del w:id="333" w:author="Adelino Naquarta Sepalanga Domingos" w:date="2025-03-05T07:52:00Z" w16du:dateUtc="2025-03-05T06:52:00Z">
        <w:r w:rsidR="00D537C6" w:rsidRPr="00693780" w:rsidDel="00693780">
          <w:rPr>
            <w:rFonts w:ascii="Arial" w:eastAsia="Times New Roman" w:hAnsi="Arial" w:cs="Arial"/>
            <w:sz w:val="24"/>
            <w:szCs w:val="24"/>
            <w:lang w:eastAsia="pt-PT"/>
            <w:rPrChange w:id="334" w:author="Adelino Naquarta Sepalanga Domingos" w:date="2025-03-05T07:49:00Z" w16du:dateUtc="2025-03-05T06:49:00Z">
              <w:rPr>
                <w:rFonts w:ascii="Arial" w:eastAsia="Times New Roman" w:hAnsi="Arial" w:cs="Arial"/>
                <w:sz w:val="24"/>
                <w:szCs w:val="24"/>
                <w:highlight w:val="yellow"/>
                <w:lang w:eastAsia="pt-PT"/>
              </w:rPr>
            </w:rPrChange>
          </w:rPr>
          <w:delText xml:space="preserve">. </w:delText>
        </w:r>
      </w:del>
    </w:p>
    <w:p w14:paraId="3C37E9B7" w14:textId="77777777" w:rsidR="0029475A" w:rsidRPr="00693780" w:rsidRDefault="0029475A">
      <w:pPr>
        <w:pStyle w:val="PargrafodaLista"/>
        <w:shd w:val="clear" w:color="auto" w:fill="FFFFFF"/>
        <w:spacing w:after="0" w:line="276" w:lineRule="auto"/>
        <w:ind w:left="360"/>
        <w:jc w:val="both"/>
        <w:rPr>
          <w:rFonts w:ascii="Arial" w:eastAsia="Times New Roman" w:hAnsi="Arial" w:cs="Arial"/>
          <w:sz w:val="24"/>
          <w:szCs w:val="24"/>
          <w:lang w:eastAsia="pt-PT"/>
          <w:rPrChange w:id="335" w:author="Adelino Naquarta Sepalanga Domingos" w:date="2025-03-05T07:52:00Z" w16du:dateUtc="2025-03-05T06:52:00Z">
            <w:rPr>
              <w:rFonts w:ascii="Arial" w:eastAsia="Times New Roman" w:hAnsi="Arial" w:cs="Arial"/>
              <w:sz w:val="24"/>
              <w:szCs w:val="24"/>
              <w:highlight w:val="yellow"/>
              <w:lang w:eastAsia="pt-PT"/>
            </w:rPr>
          </w:rPrChange>
        </w:rPr>
        <w:pPrChange w:id="336" w:author="Adelino Naquarta Sepalanga Domingos" w:date="2025-02-28T11:54:00Z" w16du:dateUtc="2025-02-28T10:54:00Z">
          <w:pPr>
            <w:pStyle w:val="PargrafodaLista"/>
            <w:numPr>
              <w:numId w:val="17"/>
            </w:numPr>
            <w:shd w:val="clear" w:color="auto" w:fill="FFFFFF"/>
            <w:spacing w:after="0" w:line="276" w:lineRule="auto"/>
            <w:ind w:left="360" w:hanging="360"/>
            <w:jc w:val="both"/>
          </w:pPr>
        </w:pPrChange>
      </w:pPr>
    </w:p>
    <w:p w14:paraId="67634D87" w14:textId="7104432B" w:rsidR="00D537C6" w:rsidRPr="00693780" w:rsidRDefault="00D537C6" w:rsidP="0090459E">
      <w:pPr>
        <w:pStyle w:val="PargrafodaLista"/>
        <w:numPr>
          <w:ilvl w:val="0"/>
          <w:numId w:val="42"/>
        </w:numPr>
        <w:shd w:val="clear" w:color="auto" w:fill="FFFFFF"/>
        <w:spacing w:after="0" w:line="276" w:lineRule="auto"/>
        <w:jc w:val="both"/>
        <w:rPr>
          <w:ins w:id="337" w:author="Adelino Naquarta Sepalanga Domingos" w:date="2025-02-28T11:54:00Z" w16du:dateUtc="2025-02-28T10:54:00Z"/>
          <w:rFonts w:ascii="Arial" w:eastAsia="Times New Roman" w:hAnsi="Arial" w:cs="Arial"/>
          <w:sz w:val="24"/>
          <w:szCs w:val="24"/>
          <w:lang w:eastAsia="pt-PT"/>
          <w:rPrChange w:id="338" w:author="Adelino Naquarta Sepalanga Domingos" w:date="2025-03-05T07:52:00Z" w16du:dateUtc="2025-03-05T06:52:00Z">
            <w:rPr>
              <w:ins w:id="339" w:author="Adelino Naquarta Sepalanga Domingos" w:date="2025-02-28T11:54:00Z" w16du:dateUtc="2025-02-28T10:54:00Z"/>
              <w:rFonts w:ascii="Arial" w:eastAsia="Times New Roman" w:hAnsi="Arial" w:cs="Arial"/>
              <w:sz w:val="24"/>
              <w:szCs w:val="24"/>
              <w:highlight w:val="yellow"/>
              <w:lang w:eastAsia="pt-PT"/>
            </w:rPr>
          </w:rPrChange>
        </w:rPr>
      </w:pPr>
      <w:r w:rsidRPr="00693780">
        <w:rPr>
          <w:rFonts w:ascii="Arial" w:eastAsia="Times New Roman" w:hAnsi="Arial" w:cs="Arial"/>
          <w:sz w:val="24"/>
          <w:szCs w:val="24"/>
          <w:lang w:eastAsia="pt-PT"/>
          <w:rPrChange w:id="340" w:author="Adelino Naquarta Sepalanga Domingos" w:date="2025-03-05T07:52:00Z" w16du:dateUtc="2025-03-05T06:52:00Z">
            <w:rPr>
              <w:rFonts w:ascii="Arial" w:eastAsia="Times New Roman" w:hAnsi="Arial" w:cs="Arial"/>
              <w:sz w:val="24"/>
              <w:szCs w:val="24"/>
              <w:highlight w:val="yellow"/>
              <w:lang w:eastAsia="pt-PT"/>
            </w:rPr>
          </w:rPrChange>
        </w:rPr>
        <w:t>A partir da entrada em vigor desta norma, todas as novas implementações de software deve</w:t>
      </w:r>
      <w:ins w:id="341" w:author="Adelino Naquarta Sepalanga Domingos" w:date="2025-02-28T11:53:00Z" w16du:dateUtc="2025-02-28T10:53:00Z">
        <w:r w:rsidR="0029475A" w:rsidRPr="00693780">
          <w:rPr>
            <w:rFonts w:ascii="Arial" w:eastAsia="Times New Roman" w:hAnsi="Arial" w:cs="Arial"/>
            <w:sz w:val="24"/>
            <w:szCs w:val="24"/>
            <w:lang w:eastAsia="pt-PT"/>
            <w:rPrChange w:id="342" w:author="Adelino Naquarta Sepalanga Domingos" w:date="2025-03-05T07:52:00Z" w16du:dateUtc="2025-03-05T06:52:00Z">
              <w:rPr>
                <w:rFonts w:ascii="Arial" w:eastAsia="Times New Roman" w:hAnsi="Arial" w:cs="Arial"/>
                <w:sz w:val="24"/>
                <w:szCs w:val="24"/>
                <w:highlight w:val="yellow"/>
                <w:lang w:eastAsia="pt-PT"/>
              </w:rPr>
            </w:rPrChange>
          </w:rPr>
          <w:t>m</w:t>
        </w:r>
      </w:ins>
      <w:del w:id="343" w:author="Adelino Naquarta Sepalanga Domingos" w:date="2025-02-28T11:53:00Z" w16du:dateUtc="2025-02-28T10:53:00Z">
        <w:r w:rsidRPr="00693780" w:rsidDel="0029475A">
          <w:rPr>
            <w:rFonts w:ascii="Arial" w:eastAsia="Times New Roman" w:hAnsi="Arial" w:cs="Arial"/>
            <w:sz w:val="24"/>
            <w:szCs w:val="24"/>
            <w:lang w:eastAsia="pt-PT"/>
            <w:rPrChange w:id="344" w:author="Adelino Naquarta Sepalanga Domingos" w:date="2025-03-05T07:52:00Z" w16du:dateUtc="2025-03-05T06:52:00Z">
              <w:rPr>
                <w:rFonts w:ascii="Arial" w:eastAsia="Times New Roman" w:hAnsi="Arial" w:cs="Arial"/>
                <w:sz w:val="24"/>
                <w:szCs w:val="24"/>
                <w:highlight w:val="yellow"/>
                <w:lang w:eastAsia="pt-PT"/>
              </w:rPr>
            </w:rPrChange>
          </w:rPr>
          <w:delText>rão</w:delText>
        </w:r>
      </w:del>
      <w:r w:rsidRPr="00693780">
        <w:rPr>
          <w:rFonts w:ascii="Arial" w:eastAsia="Times New Roman" w:hAnsi="Arial" w:cs="Arial"/>
          <w:sz w:val="24"/>
          <w:szCs w:val="24"/>
          <w:lang w:eastAsia="pt-PT"/>
          <w:rPrChange w:id="345" w:author="Adelino Naquarta Sepalanga Domingos" w:date="2025-03-05T07:52:00Z" w16du:dateUtc="2025-03-05T06:52:00Z">
            <w:rPr>
              <w:rFonts w:ascii="Arial" w:eastAsia="Times New Roman" w:hAnsi="Arial" w:cs="Arial"/>
              <w:sz w:val="24"/>
              <w:szCs w:val="24"/>
              <w:highlight w:val="yellow"/>
              <w:lang w:eastAsia="pt-PT"/>
            </w:rPr>
          </w:rPrChange>
        </w:rPr>
        <w:t xml:space="preserve"> utilizar exclusivamente o algoritmo SHA-256 para a geração de assinaturas</w:t>
      </w:r>
      <w:ins w:id="346" w:author="Adelino Naquarta Sepalanga Domingos" w:date="2025-02-28T11:54:00Z" w16du:dateUtc="2025-02-28T10:54:00Z">
        <w:r w:rsidR="0029475A" w:rsidRPr="00693780">
          <w:rPr>
            <w:rFonts w:ascii="Arial" w:eastAsia="Times New Roman" w:hAnsi="Arial" w:cs="Arial"/>
            <w:sz w:val="24"/>
            <w:szCs w:val="24"/>
            <w:lang w:eastAsia="pt-PT"/>
            <w:rPrChange w:id="347" w:author="Adelino Naquarta Sepalanga Domingos" w:date="2025-03-05T07:52:00Z" w16du:dateUtc="2025-03-05T06:52:00Z">
              <w:rPr>
                <w:rFonts w:ascii="Arial" w:eastAsia="Times New Roman" w:hAnsi="Arial" w:cs="Arial"/>
                <w:sz w:val="24"/>
                <w:szCs w:val="24"/>
                <w:highlight w:val="yellow"/>
                <w:lang w:eastAsia="pt-PT"/>
              </w:rPr>
            </w:rPrChange>
          </w:rPr>
          <w:t>;</w:t>
        </w:r>
      </w:ins>
      <w:del w:id="348" w:author="Adelino Naquarta Sepalanga Domingos" w:date="2025-02-28T11:54:00Z" w16du:dateUtc="2025-02-28T10:54:00Z">
        <w:r w:rsidRPr="00693780" w:rsidDel="0029475A">
          <w:rPr>
            <w:rFonts w:ascii="Arial" w:eastAsia="Times New Roman" w:hAnsi="Arial" w:cs="Arial"/>
            <w:sz w:val="24"/>
            <w:szCs w:val="24"/>
            <w:lang w:eastAsia="pt-PT"/>
            <w:rPrChange w:id="349" w:author="Adelino Naquarta Sepalanga Domingos" w:date="2025-03-05T07:52:00Z" w16du:dateUtc="2025-03-05T06:52:00Z">
              <w:rPr>
                <w:rFonts w:ascii="Arial" w:eastAsia="Times New Roman" w:hAnsi="Arial" w:cs="Arial"/>
                <w:sz w:val="24"/>
                <w:szCs w:val="24"/>
                <w:highlight w:val="yellow"/>
                <w:lang w:eastAsia="pt-PT"/>
              </w:rPr>
            </w:rPrChange>
          </w:rPr>
          <w:delText>.</w:delText>
        </w:r>
      </w:del>
      <w:r w:rsidRPr="00693780">
        <w:rPr>
          <w:rFonts w:ascii="Arial" w:eastAsia="Times New Roman" w:hAnsi="Arial" w:cs="Arial"/>
          <w:sz w:val="24"/>
          <w:szCs w:val="24"/>
          <w:lang w:eastAsia="pt-PT"/>
          <w:rPrChange w:id="350" w:author="Adelino Naquarta Sepalanga Domingos" w:date="2025-03-05T07:52:00Z" w16du:dateUtc="2025-03-05T06:52:00Z">
            <w:rPr>
              <w:rFonts w:ascii="Arial" w:eastAsia="Times New Roman" w:hAnsi="Arial" w:cs="Arial"/>
              <w:sz w:val="24"/>
              <w:szCs w:val="24"/>
              <w:highlight w:val="yellow"/>
              <w:lang w:eastAsia="pt-PT"/>
            </w:rPr>
          </w:rPrChange>
        </w:rPr>
        <w:t xml:space="preserve"> </w:t>
      </w:r>
    </w:p>
    <w:p w14:paraId="09D0B4DC" w14:textId="77777777" w:rsidR="0029475A" w:rsidRPr="00693780" w:rsidRDefault="0029475A">
      <w:pPr>
        <w:pStyle w:val="PargrafodaLista"/>
        <w:shd w:val="clear" w:color="auto" w:fill="FFFFFF"/>
        <w:spacing w:after="0" w:line="276" w:lineRule="auto"/>
        <w:ind w:left="360"/>
        <w:jc w:val="both"/>
        <w:rPr>
          <w:rFonts w:ascii="Arial" w:eastAsia="Times New Roman" w:hAnsi="Arial" w:cs="Arial"/>
          <w:sz w:val="24"/>
          <w:szCs w:val="24"/>
          <w:lang w:eastAsia="pt-PT"/>
          <w:rPrChange w:id="351" w:author="Adelino Naquarta Sepalanga Domingos" w:date="2025-03-05T07:53:00Z" w16du:dateUtc="2025-03-05T06:53:00Z">
            <w:rPr>
              <w:rFonts w:ascii="Arial" w:eastAsia="Times New Roman" w:hAnsi="Arial" w:cs="Arial"/>
              <w:sz w:val="24"/>
              <w:szCs w:val="24"/>
              <w:highlight w:val="yellow"/>
              <w:lang w:eastAsia="pt-PT"/>
            </w:rPr>
          </w:rPrChange>
        </w:rPr>
        <w:pPrChange w:id="352" w:author="Adelino Naquarta Sepalanga Domingos" w:date="2025-02-28T11:54:00Z" w16du:dateUtc="2025-02-28T10:54:00Z">
          <w:pPr>
            <w:pStyle w:val="PargrafodaLista"/>
            <w:numPr>
              <w:numId w:val="42"/>
            </w:numPr>
            <w:shd w:val="clear" w:color="auto" w:fill="FFFFFF"/>
            <w:spacing w:after="0" w:line="276" w:lineRule="auto"/>
            <w:ind w:left="360" w:hanging="360"/>
            <w:jc w:val="both"/>
          </w:pPr>
        </w:pPrChange>
      </w:pPr>
    </w:p>
    <w:p w14:paraId="62B8DE69" w14:textId="7612FB43" w:rsidR="00D537C6" w:rsidRPr="00693780" w:rsidRDefault="00D537C6" w:rsidP="0090459E">
      <w:pPr>
        <w:pStyle w:val="PargrafodaLista"/>
        <w:numPr>
          <w:ilvl w:val="0"/>
          <w:numId w:val="42"/>
        </w:numPr>
        <w:shd w:val="clear" w:color="auto" w:fill="FFFFFF"/>
        <w:spacing w:after="0" w:line="276" w:lineRule="auto"/>
        <w:jc w:val="both"/>
        <w:rPr>
          <w:rFonts w:ascii="Arial" w:eastAsia="Times New Roman" w:hAnsi="Arial" w:cs="Arial"/>
          <w:sz w:val="24"/>
          <w:szCs w:val="24"/>
          <w:lang w:eastAsia="pt-PT"/>
          <w:rPrChange w:id="353" w:author="Adelino Naquarta Sepalanga Domingos" w:date="2025-03-05T07:53:00Z" w16du:dateUtc="2025-03-05T06:53:00Z">
            <w:rPr>
              <w:rFonts w:ascii="Arial" w:eastAsia="Times New Roman" w:hAnsi="Arial" w:cs="Arial"/>
              <w:sz w:val="24"/>
              <w:szCs w:val="24"/>
              <w:highlight w:val="yellow"/>
              <w:lang w:eastAsia="pt-PT"/>
            </w:rPr>
          </w:rPrChange>
        </w:rPr>
      </w:pPr>
      <w:r w:rsidRPr="00693780">
        <w:rPr>
          <w:rFonts w:ascii="Arial" w:eastAsia="Times New Roman" w:hAnsi="Arial" w:cs="Arial"/>
          <w:sz w:val="24"/>
          <w:szCs w:val="24"/>
          <w:lang w:eastAsia="pt-PT"/>
          <w:rPrChange w:id="354" w:author="Adelino Naquarta Sepalanga Domingos" w:date="2025-03-05T07:53:00Z" w16du:dateUtc="2025-03-05T06:53:00Z">
            <w:rPr>
              <w:rFonts w:ascii="Arial" w:eastAsia="Times New Roman" w:hAnsi="Arial" w:cs="Arial"/>
              <w:sz w:val="24"/>
              <w:szCs w:val="24"/>
              <w:highlight w:val="yellow"/>
              <w:lang w:eastAsia="pt-PT"/>
            </w:rPr>
          </w:rPrChange>
        </w:rPr>
        <w:t>Os sistemas existentes que utilizem SHA-1 deve</w:t>
      </w:r>
      <w:ins w:id="355" w:author="Adelino Naquarta Sepalanga Domingos" w:date="2025-03-05T07:53:00Z" w16du:dateUtc="2025-03-05T06:53:00Z">
        <w:r w:rsidR="00693780">
          <w:rPr>
            <w:rFonts w:ascii="Arial" w:eastAsia="Times New Roman" w:hAnsi="Arial" w:cs="Arial"/>
            <w:sz w:val="24"/>
            <w:szCs w:val="24"/>
            <w:lang w:eastAsia="pt-PT"/>
          </w:rPr>
          <w:t>m</w:t>
        </w:r>
      </w:ins>
      <w:del w:id="356" w:author="Adelino Naquarta Sepalanga Domingos" w:date="2025-03-05T07:53:00Z" w16du:dateUtc="2025-03-05T06:53:00Z">
        <w:r w:rsidRPr="00693780" w:rsidDel="00693780">
          <w:rPr>
            <w:rFonts w:ascii="Arial" w:eastAsia="Times New Roman" w:hAnsi="Arial" w:cs="Arial"/>
            <w:sz w:val="24"/>
            <w:szCs w:val="24"/>
            <w:lang w:eastAsia="pt-PT"/>
            <w:rPrChange w:id="357" w:author="Adelino Naquarta Sepalanga Domingos" w:date="2025-03-05T07:53:00Z" w16du:dateUtc="2025-03-05T06:53:00Z">
              <w:rPr>
                <w:rFonts w:ascii="Arial" w:eastAsia="Times New Roman" w:hAnsi="Arial" w:cs="Arial"/>
                <w:sz w:val="24"/>
                <w:szCs w:val="24"/>
                <w:highlight w:val="yellow"/>
                <w:lang w:eastAsia="pt-PT"/>
              </w:rPr>
            </w:rPrChange>
          </w:rPr>
          <w:delText>rão</w:delText>
        </w:r>
      </w:del>
      <w:r w:rsidRPr="00693780">
        <w:rPr>
          <w:rFonts w:ascii="Arial" w:eastAsia="Times New Roman" w:hAnsi="Arial" w:cs="Arial"/>
          <w:sz w:val="24"/>
          <w:szCs w:val="24"/>
          <w:lang w:eastAsia="pt-PT"/>
          <w:rPrChange w:id="358" w:author="Adelino Naquarta Sepalanga Domingos" w:date="2025-03-05T07:53:00Z" w16du:dateUtc="2025-03-05T06:53:00Z">
            <w:rPr>
              <w:rFonts w:ascii="Arial" w:eastAsia="Times New Roman" w:hAnsi="Arial" w:cs="Arial"/>
              <w:sz w:val="24"/>
              <w:szCs w:val="24"/>
              <w:highlight w:val="yellow"/>
              <w:lang w:eastAsia="pt-PT"/>
            </w:rPr>
          </w:rPrChange>
        </w:rPr>
        <w:t xml:space="preserve"> ser a</w:t>
      </w:r>
      <w:ins w:id="359" w:author="Adelino Naquarta Sepalanga Domingos" w:date="2025-03-05T07:54:00Z" w16du:dateUtc="2025-03-05T06:54:00Z">
        <w:r w:rsidR="00693780">
          <w:rPr>
            <w:rFonts w:ascii="Arial" w:eastAsia="Times New Roman" w:hAnsi="Arial" w:cs="Arial"/>
            <w:sz w:val="24"/>
            <w:szCs w:val="24"/>
            <w:lang w:eastAsia="pt-PT"/>
          </w:rPr>
          <w:t>c</w:t>
        </w:r>
      </w:ins>
      <w:r w:rsidRPr="00693780">
        <w:rPr>
          <w:rFonts w:ascii="Arial" w:eastAsia="Times New Roman" w:hAnsi="Arial" w:cs="Arial"/>
          <w:sz w:val="24"/>
          <w:szCs w:val="24"/>
          <w:lang w:eastAsia="pt-PT"/>
          <w:rPrChange w:id="360" w:author="Adelino Naquarta Sepalanga Domingos" w:date="2025-03-05T07:53:00Z" w16du:dateUtc="2025-03-05T06:53:00Z">
            <w:rPr>
              <w:rFonts w:ascii="Arial" w:eastAsia="Times New Roman" w:hAnsi="Arial" w:cs="Arial"/>
              <w:sz w:val="24"/>
              <w:szCs w:val="24"/>
              <w:highlight w:val="yellow"/>
              <w:lang w:eastAsia="pt-PT"/>
            </w:rPr>
          </w:rPrChange>
        </w:rPr>
        <w:t>tualizados para SHA-256 no prazo máximo de 12</w:t>
      </w:r>
      <w:r w:rsidRPr="00693780">
        <w:rPr>
          <w:rFonts w:ascii="Arial" w:eastAsia="Times New Roman" w:hAnsi="Arial" w:cs="Arial"/>
          <w:b/>
          <w:bCs/>
          <w:sz w:val="24"/>
          <w:szCs w:val="24"/>
          <w:lang w:eastAsia="pt-PT"/>
          <w:rPrChange w:id="361" w:author="Adelino Naquarta Sepalanga Domingos" w:date="2025-03-05T07:53:00Z" w16du:dateUtc="2025-03-05T06:53:00Z">
            <w:rPr>
              <w:rFonts w:ascii="Arial" w:eastAsia="Times New Roman" w:hAnsi="Arial" w:cs="Arial"/>
              <w:b/>
              <w:bCs/>
              <w:sz w:val="24"/>
              <w:szCs w:val="24"/>
              <w:highlight w:val="yellow"/>
              <w:lang w:eastAsia="pt-PT"/>
            </w:rPr>
          </w:rPrChange>
        </w:rPr>
        <w:t xml:space="preserve"> </w:t>
      </w:r>
      <w:r w:rsidRPr="00693780">
        <w:rPr>
          <w:rFonts w:ascii="Arial" w:eastAsia="Times New Roman" w:hAnsi="Arial" w:cs="Arial"/>
          <w:sz w:val="24"/>
          <w:szCs w:val="24"/>
          <w:lang w:eastAsia="pt-PT"/>
          <w:rPrChange w:id="362" w:author="Adelino Naquarta Sepalanga Domingos" w:date="2025-03-05T07:53:00Z" w16du:dateUtc="2025-03-05T06:53:00Z">
            <w:rPr>
              <w:rFonts w:ascii="Arial" w:eastAsia="Times New Roman" w:hAnsi="Arial" w:cs="Arial"/>
              <w:sz w:val="24"/>
              <w:szCs w:val="24"/>
              <w:highlight w:val="yellow"/>
              <w:lang w:eastAsia="pt-PT"/>
            </w:rPr>
          </w:rPrChange>
        </w:rPr>
        <w:t>meses</w:t>
      </w:r>
      <w:ins w:id="363" w:author="Adelino Naquarta Sepalanga Domingos" w:date="2025-03-05T07:55:00Z" w16du:dateUtc="2025-03-05T06:55:00Z">
        <w:r w:rsidR="00693780">
          <w:rPr>
            <w:rFonts w:ascii="Arial" w:eastAsia="Times New Roman" w:hAnsi="Arial" w:cs="Arial"/>
            <w:sz w:val="24"/>
            <w:szCs w:val="24"/>
            <w:lang w:eastAsia="pt-PT"/>
          </w:rPr>
          <w:t>,</w:t>
        </w:r>
      </w:ins>
      <w:r w:rsidRPr="00693780">
        <w:rPr>
          <w:rFonts w:ascii="Arial" w:eastAsia="Times New Roman" w:hAnsi="Arial" w:cs="Arial"/>
          <w:sz w:val="24"/>
          <w:szCs w:val="24"/>
          <w:lang w:eastAsia="pt-PT"/>
          <w:rPrChange w:id="364" w:author="Adelino Naquarta Sepalanga Domingos" w:date="2025-03-05T07:53:00Z" w16du:dateUtc="2025-03-05T06:53:00Z">
            <w:rPr>
              <w:rFonts w:ascii="Arial" w:eastAsia="Times New Roman" w:hAnsi="Arial" w:cs="Arial"/>
              <w:sz w:val="24"/>
              <w:szCs w:val="24"/>
              <w:highlight w:val="yellow"/>
              <w:lang w:eastAsia="pt-PT"/>
            </w:rPr>
          </w:rPrChange>
        </w:rPr>
        <w:t xml:space="preserve"> a contar da data de publicação d</w:t>
      </w:r>
      <w:r w:rsidR="0090459E" w:rsidRPr="00693780">
        <w:rPr>
          <w:rFonts w:ascii="Arial" w:eastAsia="Times New Roman" w:hAnsi="Arial" w:cs="Arial"/>
          <w:sz w:val="24"/>
          <w:szCs w:val="24"/>
          <w:lang w:eastAsia="pt-PT"/>
          <w:rPrChange w:id="365" w:author="Adelino Naquarta Sepalanga Domingos" w:date="2025-03-05T07:53:00Z" w16du:dateUtc="2025-03-05T06:53:00Z">
            <w:rPr>
              <w:rFonts w:ascii="Arial" w:eastAsia="Times New Roman" w:hAnsi="Arial" w:cs="Arial"/>
              <w:sz w:val="24"/>
              <w:szCs w:val="24"/>
              <w:highlight w:val="yellow"/>
              <w:lang w:eastAsia="pt-PT"/>
            </w:rPr>
          </w:rPrChange>
        </w:rPr>
        <w:t>o</w:t>
      </w:r>
      <w:del w:id="366" w:author="Adelino Naquarta Sepalanga Domingos" w:date="2025-03-05T07:55:00Z" w16du:dateUtc="2025-03-05T06:55:00Z">
        <w:r w:rsidR="0090459E" w:rsidRPr="00693780" w:rsidDel="00693780">
          <w:rPr>
            <w:rFonts w:ascii="Arial" w:eastAsia="Times New Roman" w:hAnsi="Arial" w:cs="Arial"/>
            <w:sz w:val="24"/>
            <w:szCs w:val="24"/>
            <w:lang w:eastAsia="pt-PT"/>
            <w:rPrChange w:id="367" w:author="Adelino Naquarta Sepalanga Domingos" w:date="2025-03-05T07:53:00Z" w16du:dateUtc="2025-03-05T06:53:00Z">
              <w:rPr>
                <w:rFonts w:ascii="Arial" w:eastAsia="Times New Roman" w:hAnsi="Arial" w:cs="Arial"/>
                <w:sz w:val="24"/>
                <w:szCs w:val="24"/>
                <w:highlight w:val="yellow"/>
                <w:lang w:eastAsia="pt-PT"/>
              </w:rPr>
            </w:rPrChange>
          </w:rPr>
          <w:delText xml:space="preserve"> </w:delText>
        </w:r>
        <w:r w:rsidRPr="00693780" w:rsidDel="00693780">
          <w:rPr>
            <w:rFonts w:ascii="Arial" w:eastAsia="Times New Roman" w:hAnsi="Arial" w:cs="Arial"/>
            <w:sz w:val="24"/>
            <w:szCs w:val="24"/>
            <w:lang w:eastAsia="pt-PT"/>
            <w:rPrChange w:id="368" w:author="Adelino Naquarta Sepalanga Domingos" w:date="2025-03-05T07:53:00Z" w16du:dateUtc="2025-03-05T06:53:00Z">
              <w:rPr>
                <w:rFonts w:ascii="Arial" w:eastAsia="Times New Roman" w:hAnsi="Arial" w:cs="Arial"/>
                <w:sz w:val="24"/>
                <w:szCs w:val="24"/>
                <w:highlight w:val="yellow"/>
                <w:lang w:eastAsia="pt-PT"/>
              </w:rPr>
            </w:rPrChange>
          </w:rPr>
          <w:delText>presente</w:delText>
        </w:r>
      </w:del>
      <w:r w:rsidRPr="00693780">
        <w:rPr>
          <w:rFonts w:ascii="Arial" w:eastAsia="Times New Roman" w:hAnsi="Arial" w:cs="Arial"/>
          <w:sz w:val="24"/>
          <w:szCs w:val="24"/>
          <w:lang w:eastAsia="pt-PT"/>
          <w:rPrChange w:id="369" w:author="Adelino Naquarta Sepalanga Domingos" w:date="2025-03-05T07:53:00Z" w16du:dateUtc="2025-03-05T06:53:00Z">
            <w:rPr>
              <w:rFonts w:ascii="Arial" w:eastAsia="Times New Roman" w:hAnsi="Arial" w:cs="Arial"/>
              <w:sz w:val="24"/>
              <w:szCs w:val="24"/>
              <w:highlight w:val="yellow"/>
              <w:lang w:eastAsia="pt-PT"/>
            </w:rPr>
          </w:rPrChange>
        </w:rPr>
        <w:t xml:space="preserve"> </w:t>
      </w:r>
      <w:r w:rsidR="0090459E" w:rsidRPr="00693780">
        <w:rPr>
          <w:rFonts w:ascii="Arial" w:eastAsia="Times New Roman" w:hAnsi="Arial" w:cs="Arial"/>
          <w:sz w:val="24"/>
          <w:szCs w:val="24"/>
          <w:lang w:eastAsia="pt-PT"/>
          <w:rPrChange w:id="370" w:author="Adelino Naquarta Sepalanga Domingos" w:date="2025-03-05T07:53:00Z" w16du:dateUtc="2025-03-05T06:53:00Z">
            <w:rPr>
              <w:rFonts w:ascii="Arial" w:eastAsia="Times New Roman" w:hAnsi="Arial" w:cs="Arial"/>
              <w:sz w:val="24"/>
              <w:szCs w:val="24"/>
              <w:highlight w:val="yellow"/>
              <w:lang w:eastAsia="pt-PT"/>
            </w:rPr>
          </w:rPrChange>
        </w:rPr>
        <w:t>D</w:t>
      </w:r>
      <w:ins w:id="371" w:author="Adelino Naquarta Sepalanga Domingos" w:date="2025-03-05T07:55:00Z" w16du:dateUtc="2025-03-05T06:55:00Z">
        <w:r w:rsidR="00693780">
          <w:rPr>
            <w:rFonts w:ascii="Arial" w:eastAsia="Times New Roman" w:hAnsi="Arial" w:cs="Arial"/>
            <w:sz w:val="24"/>
            <w:szCs w:val="24"/>
            <w:lang w:eastAsia="pt-PT"/>
          </w:rPr>
          <w:t>iploma de que o presente anexo é parte integrante</w:t>
        </w:r>
      </w:ins>
      <w:del w:id="372" w:author="Adelino Naquarta Sepalanga Domingos" w:date="2025-03-05T07:55:00Z" w16du:dateUtc="2025-03-05T06:55:00Z">
        <w:r w:rsidR="0090459E" w:rsidRPr="00693780" w:rsidDel="00693780">
          <w:rPr>
            <w:rFonts w:ascii="Arial" w:eastAsia="Times New Roman" w:hAnsi="Arial" w:cs="Arial"/>
            <w:sz w:val="24"/>
            <w:szCs w:val="24"/>
            <w:lang w:eastAsia="pt-PT"/>
            <w:rPrChange w:id="373" w:author="Adelino Naquarta Sepalanga Domingos" w:date="2025-03-05T07:53:00Z" w16du:dateUtc="2025-03-05T06:53:00Z">
              <w:rPr>
                <w:rFonts w:ascii="Arial" w:eastAsia="Times New Roman" w:hAnsi="Arial" w:cs="Arial"/>
                <w:sz w:val="24"/>
                <w:szCs w:val="24"/>
                <w:highlight w:val="yellow"/>
                <w:lang w:eastAsia="pt-PT"/>
              </w:rPr>
            </w:rPrChange>
          </w:rPr>
          <w:delText>ecreto</w:delText>
        </w:r>
      </w:del>
      <w:r w:rsidRPr="00693780">
        <w:rPr>
          <w:rFonts w:ascii="Arial" w:eastAsia="Times New Roman" w:hAnsi="Arial" w:cs="Arial"/>
          <w:sz w:val="24"/>
          <w:szCs w:val="24"/>
          <w:lang w:eastAsia="pt-PT"/>
          <w:rPrChange w:id="374" w:author="Adelino Naquarta Sepalanga Domingos" w:date="2025-03-05T07:53:00Z" w16du:dateUtc="2025-03-05T06:53:00Z">
            <w:rPr>
              <w:rFonts w:ascii="Arial" w:eastAsia="Times New Roman" w:hAnsi="Arial" w:cs="Arial"/>
              <w:sz w:val="24"/>
              <w:szCs w:val="24"/>
              <w:highlight w:val="yellow"/>
              <w:lang w:eastAsia="pt-PT"/>
            </w:rPr>
          </w:rPrChange>
        </w:rPr>
        <w:t xml:space="preserve">. </w:t>
      </w:r>
    </w:p>
    <w:p w14:paraId="51C57209" w14:textId="77777777" w:rsidR="00D537C6" w:rsidRPr="00992C7C" w:rsidRDefault="00D537C6" w:rsidP="000E45EC">
      <w:pPr>
        <w:shd w:val="clear" w:color="auto" w:fill="FFFFFF"/>
        <w:spacing w:after="0" w:line="276" w:lineRule="auto"/>
        <w:jc w:val="both"/>
        <w:rPr>
          <w:rFonts w:ascii="Arial" w:eastAsia="Times New Roman" w:hAnsi="Arial" w:cs="Arial"/>
          <w:sz w:val="24"/>
          <w:szCs w:val="24"/>
          <w:lang w:eastAsia="pt-PT"/>
        </w:rPr>
      </w:pPr>
    </w:p>
    <w:p w14:paraId="17554B9F" w14:textId="346D81B0" w:rsidR="009F065E" w:rsidRPr="00992C7C" w:rsidRDefault="009E3C1D" w:rsidP="009E3C1D">
      <w:pPr>
        <w:rPr>
          <w:rFonts w:ascii="Arial" w:hAnsi="Arial" w:cs="Arial"/>
          <w:sz w:val="24"/>
          <w:szCs w:val="24"/>
        </w:rPr>
      </w:pPr>
      <w:r w:rsidRPr="00992C7C">
        <w:rPr>
          <w:rFonts w:ascii="Arial" w:hAnsi="Arial" w:cs="Arial"/>
          <w:sz w:val="24"/>
          <w:szCs w:val="24"/>
        </w:rPr>
        <w:t>A e</w:t>
      </w:r>
      <w:r w:rsidR="008D4EFD" w:rsidRPr="00992C7C">
        <w:rPr>
          <w:rFonts w:ascii="Arial" w:hAnsi="Arial" w:cs="Arial"/>
          <w:sz w:val="24"/>
          <w:szCs w:val="24"/>
        </w:rPr>
        <w:t>xtracção do Ficheiro do tipo facturação</w:t>
      </w:r>
      <w:r w:rsidR="009F065E" w:rsidRPr="00992C7C">
        <w:rPr>
          <w:rFonts w:ascii="Arial" w:hAnsi="Arial" w:cs="Arial"/>
          <w:sz w:val="24"/>
          <w:szCs w:val="24"/>
        </w:rPr>
        <w:t>, deve conter as seguintes tabelas do SAF-T (</w:t>
      </w:r>
      <w:r w:rsidR="008D4EFD" w:rsidRPr="00992C7C">
        <w:rPr>
          <w:rFonts w:ascii="Arial" w:hAnsi="Arial" w:cs="Arial"/>
          <w:sz w:val="24"/>
          <w:szCs w:val="24"/>
        </w:rPr>
        <w:t>AO</w:t>
      </w:r>
      <w:r w:rsidR="009F065E" w:rsidRPr="00992C7C">
        <w:rPr>
          <w:rFonts w:ascii="Arial" w:hAnsi="Arial" w:cs="Arial"/>
          <w:sz w:val="24"/>
          <w:szCs w:val="24"/>
        </w:rPr>
        <w:t xml:space="preserve">) e os </w:t>
      </w:r>
      <w:r w:rsidR="008D4EFD" w:rsidRPr="00992C7C">
        <w:rPr>
          <w:rFonts w:ascii="Arial" w:hAnsi="Arial" w:cs="Arial"/>
          <w:sz w:val="24"/>
          <w:szCs w:val="24"/>
        </w:rPr>
        <w:t>respectivos</w:t>
      </w:r>
      <w:r w:rsidR="009F065E" w:rsidRPr="00992C7C">
        <w:rPr>
          <w:rFonts w:ascii="Arial" w:hAnsi="Arial" w:cs="Arial"/>
          <w:sz w:val="24"/>
          <w:szCs w:val="24"/>
        </w:rPr>
        <w:t xml:space="preserve"> elementos </w:t>
      </w:r>
      <w:r w:rsidR="008D4EFD" w:rsidRPr="00992C7C">
        <w:rPr>
          <w:rFonts w:ascii="Arial" w:hAnsi="Arial" w:cs="Arial"/>
          <w:sz w:val="24"/>
          <w:szCs w:val="24"/>
        </w:rPr>
        <w:t>definidos na estrutura de dados.</w:t>
      </w:r>
    </w:p>
    <w:p w14:paraId="3E42E3E9" w14:textId="0E1F9A5C" w:rsidR="009F065E" w:rsidRPr="00147151" w:rsidRDefault="009F065E" w:rsidP="00147151">
      <w:pPr>
        <w:shd w:val="clear" w:color="auto" w:fill="FFFFFF"/>
        <w:spacing w:after="0" w:line="276" w:lineRule="auto"/>
        <w:jc w:val="both"/>
        <w:rPr>
          <w:rFonts w:ascii="Arial" w:eastAsia="Times New Roman" w:hAnsi="Arial" w:cs="Arial"/>
          <w:sz w:val="24"/>
          <w:szCs w:val="24"/>
          <w:lang w:eastAsia="pt-PT"/>
        </w:rPr>
      </w:pPr>
      <w:r w:rsidRPr="00147151">
        <w:rPr>
          <w:rFonts w:ascii="Arial" w:eastAsia="Times New Roman" w:hAnsi="Arial" w:cs="Arial"/>
          <w:sz w:val="24"/>
          <w:szCs w:val="24"/>
          <w:lang w:eastAsia="pt-PT"/>
        </w:rPr>
        <w:t>1-Cabeçalho (Header);</w:t>
      </w:r>
    </w:p>
    <w:p w14:paraId="5532FEC8" w14:textId="77777777" w:rsidR="00147151" w:rsidRPr="00147151" w:rsidRDefault="00147151" w:rsidP="00147151">
      <w:pPr>
        <w:shd w:val="clear" w:color="auto" w:fill="FFFFFF"/>
        <w:spacing w:after="0" w:line="276" w:lineRule="auto"/>
        <w:jc w:val="both"/>
        <w:rPr>
          <w:rFonts w:ascii="Arial" w:eastAsia="Times New Roman" w:hAnsi="Arial" w:cs="Arial"/>
          <w:sz w:val="24"/>
          <w:szCs w:val="24"/>
          <w:lang w:eastAsia="pt-PT"/>
        </w:rPr>
      </w:pPr>
      <w:r w:rsidRPr="00147151">
        <w:rPr>
          <w:rFonts w:ascii="Arial" w:eastAsia="Times New Roman" w:hAnsi="Arial" w:cs="Arial"/>
          <w:sz w:val="24"/>
          <w:szCs w:val="24"/>
          <w:lang w:eastAsia="pt-PT"/>
        </w:rPr>
        <w:t>2 – Tabelas Mestres</w:t>
      </w:r>
      <w:r w:rsidRPr="00147151">
        <w:rPr>
          <w:rFonts w:ascii="Arial" w:eastAsia="Times New Roman" w:hAnsi="Arial" w:cs="Arial"/>
          <w:sz w:val="24"/>
          <w:szCs w:val="24"/>
          <w:lang w:eastAsia="pt-PT"/>
        </w:rPr>
        <w:tab/>
      </w:r>
    </w:p>
    <w:p w14:paraId="206519EC" w14:textId="77777777" w:rsidR="00147151" w:rsidRPr="00147151" w:rsidRDefault="00147151" w:rsidP="00147151">
      <w:pPr>
        <w:shd w:val="clear" w:color="auto" w:fill="FFFFFF"/>
        <w:spacing w:after="0" w:line="276" w:lineRule="auto"/>
        <w:jc w:val="both"/>
        <w:rPr>
          <w:rFonts w:ascii="Arial" w:eastAsia="Times New Roman" w:hAnsi="Arial" w:cs="Arial"/>
          <w:sz w:val="24"/>
          <w:szCs w:val="24"/>
          <w:lang w:eastAsia="pt-PT"/>
        </w:rPr>
      </w:pPr>
      <w:r w:rsidRPr="00147151">
        <w:rPr>
          <w:rFonts w:ascii="Arial" w:eastAsia="Times New Roman" w:hAnsi="Arial" w:cs="Arial"/>
          <w:sz w:val="24"/>
          <w:szCs w:val="24"/>
          <w:lang w:eastAsia="pt-PT"/>
        </w:rPr>
        <w:t>2.2 – Clientes</w:t>
      </w:r>
      <w:r w:rsidRPr="00147151">
        <w:rPr>
          <w:rFonts w:ascii="Arial" w:eastAsia="Times New Roman" w:hAnsi="Arial" w:cs="Arial"/>
          <w:sz w:val="24"/>
          <w:szCs w:val="24"/>
          <w:lang w:eastAsia="pt-PT"/>
        </w:rPr>
        <w:tab/>
      </w:r>
    </w:p>
    <w:p w14:paraId="61A02F5A" w14:textId="77777777" w:rsidR="00147151" w:rsidRPr="00147151" w:rsidRDefault="00147151" w:rsidP="00147151">
      <w:pPr>
        <w:shd w:val="clear" w:color="auto" w:fill="FFFFFF"/>
        <w:spacing w:after="0" w:line="276" w:lineRule="auto"/>
        <w:jc w:val="both"/>
        <w:rPr>
          <w:rFonts w:ascii="Arial" w:eastAsia="Times New Roman" w:hAnsi="Arial" w:cs="Arial"/>
          <w:sz w:val="24"/>
          <w:szCs w:val="24"/>
          <w:lang w:eastAsia="pt-PT"/>
        </w:rPr>
      </w:pPr>
      <w:r w:rsidRPr="00147151">
        <w:rPr>
          <w:rFonts w:ascii="Arial" w:eastAsia="Times New Roman" w:hAnsi="Arial" w:cs="Arial"/>
          <w:sz w:val="24"/>
          <w:szCs w:val="24"/>
          <w:lang w:eastAsia="pt-PT"/>
        </w:rPr>
        <w:t>2.4 – Produtos/Serviços</w:t>
      </w:r>
      <w:r w:rsidRPr="00147151">
        <w:rPr>
          <w:rFonts w:ascii="Arial" w:eastAsia="Times New Roman" w:hAnsi="Arial" w:cs="Arial"/>
          <w:sz w:val="24"/>
          <w:szCs w:val="24"/>
          <w:lang w:eastAsia="pt-PT"/>
        </w:rPr>
        <w:tab/>
      </w:r>
    </w:p>
    <w:p w14:paraId="59456783" w14:textId="77777777" w:rsidR="00147151" w:rsidRPr="00147151" w:rsidRDefault="00147151" w:rsidP="00147151">
      <w:pPr>
        <w:shd w:val="clear" w:color="auto" w:fill="FFFFFF"/>
        <w:spacing w:after="0" w:line="276" w:lineRule="auto"/>
        <w:jc w:val="both"/>
        <w:rPr>
          <w:rFonts w:ascii="Arial" w:eastAsia="Times New Roman" w:hAnsi="Arial" w:cs="Arial"/>
          <w:sz w:val="24"/>
          <w:szCs w:val="24"/>
          <w:lang w:eastAsia="pt-PT"/>
        </w:rPr>
      </w:pPr>
      <w:r w:rsidRPr="00147151">
        <w:rPr>
          <w:rFonts w:ascii="Arial" w:eastAsia="Times New Roman" w:hAnsi="Arial" w:cs="Arial"/>
          <w:sz w:val="24"/>
          <w:szCs w:val="24"/>
          <w:lang w:eastAsia="pt-PT"/>
        </w:rPr>
        <w:t>2.5 - Impostos</w:t>
      </w:r>
      <w:r w:rsidRPr="00147151">
        <w:rPr>
          <w:rFonts w:ascii="Arial" w:eastAsia="Times New Roman" w:hAnsi="Arial" w:cs="Arial"/>
          <w:sz w:val="24"/>
          <w:szCs w:val="24"/>
          <w:lang w:eastAsia="pt-PT"/>
        </w:rPr>
        <w:tab/>
      </w:r>
    </w:p>
    <w:p w14:paraId="56A0E1EF" w14:textId="77777777" w:rsidR="00147151" w:rsidRPr="00147151" w:rsidRDefault="00147151" w:rsidP="00147151">
      <w:pPr>
        <w:shd w:val="clear" w:color="auto" w:fill="FFFFFF"/>
        <w:spacing w:after="0" w:line="276" w:lineRule="auto"/>
        <w:jc w:val="both"/>
        <w:rPr>
          <w:rFonts w:ascii="Arial" w:eastAsia="Times New Roman" w:hAnsi="Arial" w:cs="Arial"/>
          <w:sz w:val="24"/>
          <w:szCs w:val="24"/>
          <w:lang w:eastAsia="pt-PT"/>
        </w:rPr>
      </w:pPr>
      <w:r w:rsidRPr="00147151">
        <w:rPr>
          <w:rFonts w:ascii="Arial" w:eastAsia="Times New Roman" w:hAnsi="Arial" w:cs="Arial"/>
          <w:sz w:val="24"/>
          <w:szCs w:val="24"/>
          <w:lang w:eastAsia="pt-PT"/>
        </w:rPr>
        <w:t>4 - Documentos Comerciais</w:t>
      </w:r>
      <w:r w:rsidRPr="00147151">
        <w:rPr>
          <w:rFonts w:ascii="Arial" w:eastAsia="Times New Roman" w:hAnsi="Arial" w:cs="Arial"/>
          <w:sz w:val="24"/>
          <w:szCs w:val="24"/>
          <w:lang w:eastAsia="pt-PT"/>
        </w:rPr>
        <w:tab/>
        <w:t xml:space="preserve"> </w:t>
      </w:r>
    </w:p>
    <w:p w14:paraId="75086364" w14:textId="77777777" w:rsidR="00147151" w:rsidRPr="00147151" w:rsidRDefault="00147151" w:rsidP="00147151">
      <w:pPr>
        <w:shd w:val="clear" w:color="auto" w:fill="FFFFFF"/>
        <w:spacing w:after="0" w:line="276" w:lineRule="auto"/>
        <w:jc w:val="both"/>
        <w:rPr>
          <w:rFonts w:ascii="Arial" w:eastAsia="Times New Roman" w:hAnsi="Arial" w:cs="Arial"/>
          <w:sz w:val="24"/>
          <w:szCs w:val="24"/>
          <w:lang w:eastAsia="pt-PT"/>
        </w:rPr>
      </w:pPr>
      <w:r w:rsidRPr="00147151">
        <w:rPr>
          <w:rFonts w:ascii="Arial" w:eastAsia="Times New Roman" w:hAnsi="Arial" w:cs="Arial"/>
          <w:sz w:val="24"/>
          <w:szCs w:val="24"/>
          <w:lang w:eastAsia="pt-PT"/>
        </w:rPr>
        <w:t>4.1 - Documentos de venda</w:t>
      </w:r>
      <w:r w:rsidRPr="00147151">
        <w:rPr>
          <w:rFonts w:ascii="Arial" w:eastAsia="Times New Roman" w:hAnsi="Arial" w:cs="Arial"/>
          <w:sz w:val="24"/>
          <w:szCs w:val="24"/>
          <w:lang w:eastAsia="pt-PT"/>
        </w:rPr>
        <w:tab/>
      </w:r>
    </w:p>
    <w:p w14:paraId="5DD9DDCD" w14:textId="77777777" w:rsidR="00147151" w:rsidRPr="00147151" w:rsidRDefault="00147151" w:rsidP="00147151">
      <w:pPr>
        <w:shd w:val="clear" w:color="auto" w:fill="FFFFFF"/>
        <w:spacing w:after="0" w:line="276" w:lineRule="auto"/>
        <w:jc w:val="both"/>
        <w:rPr>
          <w:rFonts w:ascii="Arial" w:eastAsia="Times New Roman" w:hAnsi="Arial" w:cs="Arial"/>
          <w:sz w:val="24"/>
          <w:szCs w:val="24"/>
          <w:lang w:eastAsia="pt-PT"/>
        </w:rPr>
      </w:pPr>
      <w:r w:rsidRPr="00147151">
        <w:rPr>
          <w:rFonts w:ascii="Arial" w:eastAsia="Times New Roman" w:hAnsi="Arial" w:cs="Arial"/>
          <w:sz w:val="24"/>
          <w:szCs w:val="24"/>
          <w:lang w:eastAsia="pt-PT"/>
        </w:rPr>
        <w:t>4.3 - Documentos de conferência de entrega de mercadorias ou da prestação de serviço</w:t>
      </w:r>
    </w:p>
    <w:p w14:paraId="0A1EDFA9" w14:textId="77777777" w:rsidR="00147151" w:rsidRPr="00147151" w:rsidRDefault="00147151" w:rsidP="00147151">
      <w:pPr>
        <w:shd w:val="clear" w:color="auto" w:fill="FFFFFF"/>
        <w:spacing w:after="0" w:line="276" w:lineRule="auto"/>
        <w:jc w:val="both"/>
        <w:rPr>
          <w:rFonts w:ascii="Arial" w:eastAsia="Times New Roman" w:hAnsi="Arial" w:cs="Arial"/>
          <w:sz w:val="24"/>
          <w:szCs w:val="24"/>
          <w:lang w:eastAsia="pt-PT"/>
        </w:rPr>
      </w:pPr>
      <w:r w:rsidRPr="00147151">
        <w:rPr>
          <w:rFonts w:ascii="Arial" w:eastAsia="Times New Roman" w:hAnsi="Arial" w:cs="Arial"/>
          <w:sz w:val="24"/>
          <w:szCs w:val="24"/>
          <w:lang w:eastAsia="pt-PT"/>
        </w:rPr>
        <w:t>4.4 - Documentos de recibos emitidos.</w:t>
      </w:r>
    </w:p>
    <w:p w14:paraId="4367C66E" w14:textId="7D9E70E0" w:rsidR="009F065E" w:rsidRPr="00992C7C" w:rsidRDefault="009F065E" w:rsidP="009E3C1D">
      <w:pPr>
        <w:rPr>
          <w:rFonts w:ascii="Arial" w:hAnsi="Arial" w:cs="Arial"/>
          <w:sz w:val="24"/>
          <w:szCs w:val="24"/>
        </w:rPr>
      </w:pPr>
      <w:r w:rsidRPr="00992C7C">
        <w:rPr>
          <w:rFonts w:ascii="Arial" w:hAnsi="Arial" w:cs="Arial"/>
          <w:sz w:val="24"/>
          <w:szCs w:val="24"/>
        </w:rPr>
        <w:t xml:space="preserve">O ficheiro remetido </w:t>
      </w:r>
      <w:r w:rsidR="00A966D3" w:rsidRPr="00992C7C">
        <w:rPr>
          <w:rFonts w:ascii="Arial" w:hAnsi="Arial" w:cs="Arial"/>
          <w:sz w:val="24"/>
          <w:szCs w:val="24"/>
        </w:rPr>
        <w:t xml:space="preserve">mensalmente </w:t>
      </w:r>
      <w:r w:rsidRPr="00992C7C">
        <w:rPr>
          <w:rFonts w:ascii="Arial" w:hAnsi="Arial" w:cs="Arial"/>
          <w:sz w:val="24"/>
          <w:szCs w:val="24"/>
        </w:rPr>
        <w:t>deve conter apenas:</w:t>
      </w:r>
    </w:p>
    <w:p w14:paraId="7F34315D" w14:textId="425D2BC7" w:rsidR="009F065E" w:rsidRPr="00992C7C" w:rsidRDefault="009F065E" w:rsidP="009E3C1D">
      <w:pPr>
        <w:rPr>
          <w:rFonts w:ascii="Arial" w:hAnsi="Arial" w:cs="Arial"/>
          <w:sz w:val="24"/>
          <w:szCs w:val="24"/>
        </w:rPr>
      </w:pPr>
      <w:r w:rsidRPr="00992C7C">
        <w:rPr>
          <w:rFonts w:ascii="Arial" w:hAnsi="Arial" w:cs="Arial"/>
          <w:sz w:val="24"/>
          <w:szCs w:val="24"/>
        </w:rPr>
        <w:t>Os Documentos Comerciais emitidos no período (Mês, Dia);</w:t>
      </w:r>
    </w:p>
    <w:p w14:paraId="1056C0F6" w14:textId="1E58C924" w:rsidR="009F065E" w:rsidRPr="00992C7C" w:rsidRDefault="009F065E">
      <w:pPr>
        <w:jc w:val="both"/>
        <w:rPr>
          <w:rFonts w:ascii="Arial" w:hAnsi="Arial" w:cs="Arial"/>
          <w:sz w:val="24"/>
          <w:szCs w:val="24"/>
        </w:rPr>
        <w:pPrChange w:id="375" w:author="Adelino Naquarta Sepalanga Domingos" w:date="2025-03-05T07:57:00Z" w16du:dateUtc="2025-03-05T06:57:00Z">
          <w:pPr/>
        </w:pPrChange>
      </w:pPr>
      <w:r w:rsidRPr="00992C7C">
        <w:rPr>
          <w:rFonts w:ascii="Arial" w:hAnsi="Arial" w:cs="Arial"/>
          <w:sz w:val="24"/>
          <w:szCs w:val="24"/>
        </w:rPr>
        <w:t xml:space="preserve">Os Clientes que tenham referência nos Documentos Comerciais, excluindo-se aqueles que não </w:t>
      </w:r>
      <w:r w:rsidR="009E3C1D" w:rsidRPr="00992C7C">
        <w:rPr>
          <w:rFonts w:ascii="Arial" w:hAnsi="Arial" w:cs="Arial"/>
          <w:sz w:val="24"/>
          <w:szCs w:val="24"/>
        </w:rPr>
        <w:t>efectuaram</w:t>
      </w:r>
      <w:r w:rsidRPr="00992C7C">
        <w:rPr>
          <w:rFonts w:ascii="Arial" w:hAnsi="Arial" w:cs="Arial"/>
          <w:sz w:val="24"/>
          <w:szCs w:val="24"/>
        </w:rPr>
        <w:t xml:space="preserve"> </w:t>
      </w:r>
      <w:r w:rsidR="009E3C1D" w:rsidRPr="00992C7C">
        <w:rPr>
          <w:rFonts w:ascii="Arial" w:hAnsi="Arial" w:cs="Arial"/>
          <w:sz w:val="24"/>
          <w:szCs w:val="24"/>
        </w:rPr>
        <w:t>transacções</w:t>
      </w:r>
      <w:r w:rsidRPr="00992C7C">
        <w:rPr>
          <w:rFonts w:ascii="Arial" w:hAnsi="Arial" w:cs="Arial"/>
          <w:sz w:val="24"/>
          <w:szCs w:val="24"/>
        </w:rPr>
        <w:t xml:space="preserve"> comerciais naquele período.</w:t>
      </w:r>
    </w:p>
    <w:p w14:paraId="7D033310" w14:textId="6B05E7C3" w:rsidR="009F065E" w:rsidRPr="00992C7C" w:rsidRDefault="009F065E">
      <w:pPr>
        <w:jc w:val="both"/>
        <w:rPr>
          <w:rFonts w:ascii="Arial" w:hAnsi="Arial" w:cs="Arial"/>
          <w:sz w:val="24"/>
          <w:szCs w:val="24"/>
        </w:rPr>
        <w:sectPr w:rsidR="009F065E" w:rsidRPr="00992C7C" w:rsidSect="00952F09">
          <w:pgSz w:w="11906" w:h="16838"/>
          <w:pgMar w:top="1417" w:right="1701" w:bottom="1134" w:left="1701" w:header="708" w:footer="708" w:gutter="0"/>
          <w:cols w:space="708"/>
          <w:docGrid w:linePitch="360"/>
        </w:sectPr>
        <w:pPrChange w:id="376" w:author="Adelino Naquarta Sepalanga Domingos" w:date="2025-03-05T07:56:00Z" w16du:dateUtc="2025-03-05T06:56:00Z">
          <w:pPr/>
        </w:pPrChange>
      </w:pPr>
      <w:r w:rsidRPr="00992C7C">
        <w:rPr>
          <w:rFonts w:ascii="Arial" w:hAnsi="Arial" w:cs="Arial"/>
          <w:sz w:val="24"/>
          <w:szCs w:val="24"/>
        </w:rPr>
        <w:t xml:space="preserve">Dependendo do volume de </w:t>
      </w:r>
      <w:r w:rsidR="009E3C1D" w:rsidRPr="00992C7C">
        <w:rPr>
          <w:rFonts w:ascii="Arial" w:hAnsi="Arial" w:cs="Arial"/>
          <w:sz w:val="24"/>
          <w:szCs w:val="24"/>
        </w:rPr>
        <w:t>facturas</w:t>
      </w:r>
      <w:r w:rsidRPr="00992C7C">
        <w:rPr>
          <w:rFonts w:ascii="Arial" w:hAnsi="Arial" w:cs="Arial"/>
          <w:sz w:val="24"/>
          <w:szCs w:val="24"/>
        </w:rPr>
        <w:t xml:space="preserve"> emitidas, a </w:t>
      </w:r>
      <w:r w:rsidR="009E3C1D" w:rsidRPr="00992C7C">
        <w:rPr>
          <w:rFonts w:ascii="Arial" w:hAnsi="Arial" w:cs="Arial"/>
          <w:sz w:val="24"/>
          <w:szCs w:val="24"/>
        </w:rPr>
        <w:t>extracção</w:t>
      </w:r>
      <w:r w:rsidRPr="00992C7C">
        <w:rPr>
          <w:rFonts w:ascii="Arial" w:hAnsi="Arial" w:cs="Arial"/>
          <w:sz w:val="24"/>
          <w:szCs w:val="24"/>
        </w:rPr>
        <w:t xml:space="preserve"> e envio pode</w:t>
      </w:r>
      <w:del w:id="377" w:author="Adelino Naquarta Sepalanga Domingos" w:date="2025-03-05T07:56:00Z" w16du:dateUtc="2025-03-05T06:56:00Z">
        <w:r w:rsidRPr="00992C7C" w:rsidDel="00693780">
          <w:rPr>
            <w:rFonts w:ascii="Arial" w:hAnsi="Arial" w:cs="Arial"/>
            <w:sz w:val="24"/>
            <w:szCs w:val="24"/>
          </w:rPr>
          <w:delText>rá</w:delText>
        </w:r>
      </w:del>
      <w:r w:rsidRPr="00992C7C">
        <w:rPr>
          <w:rFonts w:ascii="Arial" w:hAnsi="Arial" w:cs="Arial"/>
          <w:sz w:val="24"/>
          <w:szCs w:val="24"/>
        </w:rPr>
        <w:t xml:space="preserve"> ser </w:t>
      </w:r>
      <w:r w:rsidR="009E3C1D" w:rsidRPr="00992C7C">
        <w:rPr>
          <w:rFonts w:ascii="Arial" w:hAnsi="Arial" w:cs="Arial"/>
          <w:sz w:val="24"/>
          <w:szCs w:val="24"/>
        </w:rPr>
        <w:t>fraccionada</w:t>
      </w:r>
      <w:r w:rsidRPr="00992C7C">
        <w:rPr>
          <w:rFonts w:ascii="Arial" w:hAnsi="Arial" w:cs="Arial"/>
          <w:sz w:val="24"/>
          <w:szCs w:val="24"/>
        </w:rPr>
        <w:t xml:space="preserve"> em períodos mais curtos, por exemplo, por semana ou por dia.</w:t>
      </w:r>
    </w:p>
    <w:p w14:paraId="6AC4BE0B" w14:textId="77777777" w:rsidR="000E45EC" w:rsidRPr="00992C7C" w:rsidRDefault="000E45EC" w:rsidP="000E45EC">
      <w:pPr>
        <w:spacing w:after="0" w:line="360" w:lineRule="auto"/>
        <w:jc w:val="both"/>
        <w:rPr>
          <w:rFonts w:ascii="Arial" w:hAnsi="Arial" w:cs="Arial"/>
          <w:color w:val="833C0B" w:themeColor="accent2" w:themeShade="80"/>
          <w:sz w:val="24"/>
          <w:szCs w:val="24"/>
        </w:rPr>
      </w:pPr>
    </w:p>
    <w:p w14:paraId="18BBA2D6" w14:textId="7CAA70EB" w:rsidR="000E45EC" w:rsidRPr="00992C7C" w:rsidRDefault="000E45EC" w:rsidP="000E45EC">
      <w:pPr>
        <w:spacing w:after="0" w:line="276" w:lineRule="auto"/>
        <w:jc w:val="center"/>
        <w:rPr>
          <w:rFonts w:ascii="Arial" w:hAnsi="Arial" w:cs="Arial"/>
          <w:b/>
          <w:sz w:val="24"/>
          <w:szCs w:val="24"/>
        </w:rPr>
      </w:pPr>
      <w:r w:rsidRPr="00992C7C">
        <w:rPr>
          <w:rFonts w:ascii="Arial" w:hAnsi="Arial" w:cs="Arial"/>
          <w:b/>
          <w:sz w:val="24"/>
          <w:szCs w:val="24"/>
        </w:rPr>
        <w:t>ANEXO II</w:t>
      </w:r>
    </w:p>
    <w:p w14:paraId="31BAED0B" w14:textId="6D368CAA" w:rsidR="000E45EC" w:rsidRPr="007B5483" w:rsidDel="007B5483" w:rsidRDefault="000E45EC" w:rsidP="000E45EC">
      <w:pPr>
        <w:spacing w:after="0" w:line="276" w:lineRule="auto"/>
        <w:jc w:val="center"/>
        <w:rPr>
          <w:del w:id="378" w:author="Adelino Naquarta Sepalanga Domingos" w:date="2025-03-05T08:01:00Z" w16du:dateUtc="2025-03-05T07:01:00Z"/>
          <w:rFonts w:ascii="Arial" w:hAnsi="Arial" w:cs="Arial"/>
          <w:sz w:val="24"/>
          <w:szCs w:val="24"/>
        </w:rPr>
      </w:pPr>
    </w:p>
    <w:p w14:paraId="1B7F3D87" w14:textId="77777777" w:rsidR="003F3EDE" w:rsidRPr="007B5483" w:rsidRDefault="003F3EDE" w:rsidP="007B5483">
      <w:pPr>
        <w:jc w:val="center"/>
        <w:rPr>
          <w:ins w:id="379" w:author="Adelino Naquarta Sepalanga Domingos" w:date="2025-03-05T08:01:00Z" w16du:dateUtc="2025-03-05T07:01:00Z"/>
          <w:rFonts w:ascii="Arial" w:hAnsi="Arial" w:cs="Arial"/>
          <w:b/>
          <w:sz w:val="24"/>
          <w:szCs w:val="24"/>
          <w:rPrChange w:id="380" w:author="Adelino Naquarta Sepalanga Domingos" w:date="2025-03-05T08:03:00Z" w16du:dateUtc="2025-03-05T07:03:00Z">
            <w:rPr>
              <w:ins w:id="381" w:author="Adelino Naquarta Sepalanga Domingos" w:date="2025-03-05T08:01:00Z" w16du:dateUtc="2025-03-05T07:01:00Z"/>
              <w:b/>
              <w:sz w:val="28"/>
            </w:rPr>
          </w:rPrChange>
        </w:rPr>
      </w:pPr>
      <w:r w:rsidRPr="007B5483">
        <w:rPr>
          <w:rFonts w:ascii="Arial" w:hAnsi="Arial" w:cs="Arial"/>
          <w:b/>
          <w:sz w:val="24"/>
          <w:szCs w:val="24"/>
          <w:rPrChange w:id="382" w:author="Adelino Naquarta Sepalanga Domingos" w:date="2025-03-05T08:03:00Z" w16du:dateUtc="2025-03-05T07:03:00Z">
            <w:rPr>
              <w:b/>
              <w:sz w:val="28"/>
            </w:rPr>
          </w:rPrChange>
        </w:rPr>
        <w:t>Webservice (Estrutura de dados)</w:t>
      </w:r>
      <w:del w:id="383" w:author="Adelino Naquarta Sepalanga Domingos" w:date="2025-03-05T08:01:00Z" w16du:dateUtc="2025-03-05T07:01:00Z">
        <w:r w:rsidRPr="007B5483" w:rsidDel="007B5483">
          <w:rPr>
            <w:rFonts w:ascii="Arial" w:hAnsi="Arial" w:cs="Arial"/>
            <w:b/>
            <w:sz w:val="24"/>
            <w:szCs w:val="24"/>
            <w:rPrChange w:id="384" w:author="Adelino Naquarta Sepalanga Domingos" w:date="2025-03-05T08:03:00Z" w16du:dateUtc="2025-03-05T07:03:00Z">
              <w:rPr>
                <w:b/>
                <w:sz w:val="28"/>
              </w:rPr>
            </w:rPrChange>
          </w:rPr>
          <w:delText>.</w:delText>
        </w:r>
      </w:del>
    </w:p>
    <w:p w14:paraId="5A375606" w14:textId="77777777" w:rsidR="007B5483" w:rsidRPr="007B5483" w:rsidRDefault="007B5483">
      <w:pPr>
        <w:jc w:val="center"/>
        <w:rPr>
          <w:rFonts w:ascii="Arial" w:hAnsi="Arial" w:cs="Arial"/>
          <w:b/>
          <w:sz w:val="28"/>
          <w:rPrChange w:id="385" w:author="Adelino Naquarta Sepalanga Domingos" w:date="2025-03-05T08:02:00Z" w16du:dateUtc="2025-03-05T07:02:00Z">
            <w:rPr>
              <w:b/>
              <w:sz w:val="28"/>
            </w:rPr>
          </w:rPrChange>
        </w:rPr>
        <w:pPrChange w:id="386" w:author="Adelino Naquarta Sepalanga Domingos" w:date="2025-03-05T08:01:00Z" w16du:dateUtc="2025-03-05T07:01:00Z">
          <w:pPr/>
        </w:pPrChange>
      </w:pPr>
    </w:p>
    <w:p w14:paraId="7B681917" w14:textId="77777777" w:rsidR="003F3EDE" w:rsidRPr="007B5483" w:rsidRDefault="003F3EDE" w:rsidP="003F3EDE">
      <w:pPr>
        <w:rPr>
          <w:rFonts w:ascii="Arial" w:hAnsi="Arial" w:cs="Arial"/>
          <w:rPrChange w:id="387" w:author="Adelino Naquarta Sepalanga Domingos" w:date="2025-03-05T08:03:00Z" w16du:dateUtc="2025-03-05T07:03:00Z">
            <w:rPr>
              <w:highlight w:val="yellow"/>
            </w:rPr>
          </w:rPrChange>
        </w:rPr>
      </w:pPr>
      <w:r w:rsidRPr="007B5483">
        <w:rPr>
          <w:rFonts w:ascii="Arial" w:hAnsi="Arial" w:cs="Arial"/>
          <w:rPrChange w:id="388" w:author="Adelino Naquarta Sepalanga Domingos" w:date="2025-03-05T08:02:00Z" w16du:dateUtc="2025-03-05T07:02:00Z">
            <w:rPr/>
          </w:rPrChange>
        </w:rPr>
        <w:t xml:space="preserve"> </w:t>
      </w:r>
      <w:r w:rsidRPr="007B5483">
        <w:rPr>
          <w:rFonts w:ascii="Arial" w:hAnsi="Arial" w:cs="Arial"/>
          <w:rPrChange w:id="389" w:author="Adelino Naquarta Sepalanga Domingos" w:date="2025-03-05T08:03:00Z" w16du:dateUtc="2025-03-05T07:03:00Z">
            <w:rPr>
              <w:highlight w:val="yellow"/>
            </w:rPr>
          </w:rPrChange>
        </w:rPr>
        <w:t>O pedido é constituído por duas secções:</w:t>
      </w:r>
    </w:p>
    <w:p w14:paraId="63977845" w14:textId="77777777" w:rsidR="003F3EDE" w:rsidRPr="007B5483" w:rsidRDefault="003F3EDE" w:rsidP="003F3EDE">
      <w:pPr>
        <w:pStyle w:val="PargrafodaLista"/>
        <w:numPr>
          <w:ilvl w:val="0"/>
          <w:numId w:val="22"/>
        </w:numPr>
        <w:rPr>
          <w:rFonts w:ascii="Arial" w:hAnsi="Arial" w:cs="Arial"/>
          <w:rPrChange w:id="390" w:author="Adelino Naquarta Sepalanga Domingos" w:date="2025-03-05T08:03:00Z" w16du:dateUtc="2025-03-05T07:03:00Z">
            <w:rPr>
              <w:highlight w:val="yellow"/>
            </w:rPr>
          </w:rPrChange>
        </w:rPr>
      </w:pPr>
      <w:r w:rsidRPr="007B5483">
        <w:rPr>
          <w:rFonts w:ascii="Arial" w:hAnsi="Arial" w:cs="Arial"/>
          <w:rPrChange w:id="391" w:author="Adelino Naquarta Sepalanga Domingos" w:date="2025-03-05T08:03:00Z" w16du:dateUtc="2025-03-05T07:03:00Z">
            <w:rPr>
              <w:highlight w:val="yellow"/>
            </w:rPr>
          </w:rPrChange>
        </w:rPr>
        <w:t xml:space="preserve">O Header, inclui todos os campos de autenticação do utilizador; </w:t>
      </w:r>
    </w:p>
    <w:p w14:paraId="44EDE514" w14:textId="77777777" w:rsidR="003F3EDE" w:rsidRPr="007B5483" w:rsidRDefault="003F3EDE" w:rsidP="003F3EDE">
      <w:pPr>
        <w:pStyle w:val="PargrafodaLista"/>
        <w:numPr>
          <w:ilvl w:val="0"/>
          <w:numId w:val="22"/>
        </w:numPr>
        <w:rPr>
          <w:rFonts w:ascii="Arial" w:hAnsi="Arial" w:cs="Arial"/>
          <w:rPrChange w:id="392" w:author="Adelino Naquarta Sepalanga Domingos" w:date="2025-03-05T08:03:00Z" w16du:dateUtc="2025-03-05T07:03:00Z">
            <w:rPr>
              <w:highlight w:val="yellow"/>
            </w:rPr>
          </w:rPrChange>
        </w:rPr>
      </w:pPr>
      <w:r w:rsidRPr="007B5483">
        <w:rPr>
          <w:rFonts w:ascii="Arial" w:hAnsi="Arial" w:cs="Arial"/>
          <w:rPrChange w:id="393" w:author="Adelino Naquarta Sepalanga Domingos" w:date="2025-03-05T08:03:00Z" w16du:dateUtc="2025-03-05T07:03:00Z">
            <w:rPr>
              <w:highlight w:val="yellow"/>
            </w:rPr>
          </w:rPrChange>
        </w:rPr>
        <w:t>O Body, contém os dados dos documentos.</w:t>
      </w:r>
    </w:p>
    <w:p w14:paraId="757A0D53" w14:textId="77777777" w:rsidR="003F3EDE" w:rsidRPr="007B5483" w:rsidRDefault="003F3EDE" w:rsidP="003F3EDE">
      <w:pPr>
        <w:rPr>
          <w:rFonts w:ascii="Arial" w:hAnsi="Arial" w:cs="Arial"/>
          <w:rPrChange w:id="394" w:author="Adelino Naquarta Sepalanga Domingos" w:date="2025-03-05T08:03:00Z" w16du:dateUtc="2025-03-05T07:03:00Z">
            <w:rPr>
              <w:highlight w:val="yellow"/>
            </w:rPr>
          </w:rPrChange>
        </w:rPr>
      </w:pPr>
      <w:r w:rsidRPr="007B5483">
        <w:rPr>
          <w:rFonts w:ascii="Arial" w:hAnsi="Arial" w:cs="Arial"/>
          <w:b/>
          <w:rPrChange w:id="395" w:author="Adelino Naquarta Sepalanga Domingos" w:date="2025-03-05T08:03:00Z" w16du:dateUtc="2025-03-05T07:03:00Z">
            <w:rPr>
              <w:b/>
              <w:highlight w:val="yellow"/>
            </w:rPr>
          </w:rPrChange>
        </w:rPr>
        <w:t>Obrigatório</w:t>
      </w:r>
      <w:r w:rsidRPr="007B5483">
        <w:rPr>
          <w:rFonts w:ascii="Arial" w:hAnsi="Arial" w:cs="Arial"/>
          <w:rPrChange w:id="396" w:author="Adelino Naquarta Sepalanga Domingos" w:date="2025-03-05T08:03:00Z" w16du:dateUtc="2025-03-05T07:03:00Z">
            <w:rPr>
              <w:highlight w:val="yellow"/>
            </w:rPr>
          </w:rPrChange>
        </w:rPr>
        <w:t>: S – Sim; N – Não.</w:t>
      </w:r>
    </w:p>
    <w:p w14:paraId="665E19EB" w14:textId="77777777" w:rsidR="003F3EDE" w:rsidRPr="007B5483" w:rsidRDefault="003F3EDE" w:rsidP="003F3EDE">
      <w:pPr>
        <w:keepNext/>
        <w:keepLines/>
        <w:numPr>
          <w:ilvl w:val="1"/>
          <w:numId w:val="0"/>
        </w:numPr>
        <w:tabs>
          <w:tab w:val="left" w:pos="600"/>
        </w:tabs>
        <w:spacing w:beforeLines="50" w:before="120" w:afterLines="50" w:after="120" w:line="360" w:lineRule="auto"/>
        <w:contextualSpacing/>
        <w:jc w:val="both"/>
        <w:outlineLvl w:val="1"/>
        <w:rPr>
          <w:rFonts w:ascii="Arial" w:eastAsia="SimSun" w:hAnsi="Arial" w:cs="Arial"/>
          <w:b/>
          <w:bCs/>
          <w:color w:val="365F91"/>
          <w:kern w:val="2"/>
          <w:sz w:val="24"/>
          <w:szCs w:val="32"/>
          <w:lang w:eastAsia="zh-CN"/>
          <w:rPrChange w:id="397" w:author="Adelino Naquarta Sepalanga Domingos" w:date="2025-03-05T08:03:00Z" w16du:dateUtc="2025-03-05T07:03:00Z">
            <w:rPr>
              <w:rFonts w:ascii="Calibri" w:eastAsia="SimSun" w:hAnsi="Calibri" w:cs="Times New Roman"/>
              <w:b/>
              <w:bCs/>
              <w:color w:val="365F91"/>
              <w:kern w:val="2"/>
              <w:sz w:val="24"/>
              <w:szCs w:val="32"/>
              <w:highlight w:val="yellow"/>
              <w:lang w:eastAsia="zh-CN"/>
            </w:rPr>
          </w:rPrChange>
        </w:rPr>
      </w:pPr>
      <w:r w:rsidRPr="007B5483">
        <w:rPr>
          <w:rFonts w:ascii="Arial" w:eastAsia="SimSun" w:hAnsi="Arial" w:cs="Arial"/>
          <w:b/>
          <w:bCs/>
          <w:color w:val="365F91"/>
          <w:kern w:val="2"/>
          <w:sz w:val="24"/>
          <w:szCs w:val="32"/>
          <w:lang w:eastAsia="zh-CN"/>
          <w:rPrChange w:id="398" w:author="Adelino Naquarta Sepalanga Domingos" w:date="2025-03-05T08:03:00Z" w16du:dateUtc="2025-03-05T07:03:00Z">
            <w:rPr>
              <w:rFonts w:ascii="Calibri" w:eastAsia="SimSun" w:hAnsi="Calibri" w:cs="Times New Roman"/>
              <w:b/>
              <w:bCs/>
              <w:color w:val="365F91"/>
              <w:kern w:val="2"/>
              <w:sz w:val="24"/>
              <w:szCs w:val="32"/>
              <w:highlight w:val="yellow"/>
              <w:lang w:eastAsia="zh-CN"/>
            </w:rPr>
          </w:rPrChange>
        </w:rPr>
        <w:t>Carregamento de Software Comercial</w:t>
      </w:r>
    </w:p>
    <w:p w14:paraId="43153472" w14:textId="77777777" w:rsidR="003F3EDE" w:rsidRPr="007B5483" w:rsidRDefault="003F3EDE" w:rsidP="003F3EDE">
      <w:pPr>
        <w:keepNext/>
        <w:keepLines/>
        <w:numPr>
          <w:ilvl w:val="3"/>
          <w:numId w:val="0"/>
        </w:numPr>
        <w:tabs>
          <w:tab w:val="left" w:pos="1080"/>
        </w:tabs>
        <w:spacing w:beforeLines="50" w:before="120" w:afterLines="50" w:after="120" w:line="360" w:lineRule="auto"/>
        <w:contextualSpacing/>
        <w:jc w:val="both"/>
        <w:outlineLvl w:val="3"/>
        <w:rPr>
          <w:rFonts w:ascii="Arial" w:eastAsia="SimSun" w:hAnsi="Arial" w:cs="Arial"/>
          <w:b/>
          <w:bCs/>
          <w:color w:val="365F91"/>
          <w:kern w:val="2"/>
          <w:sz w:val="24"/>
          <w:szCs w:val="28"/>
          <w:lang w:eastAsia="zh-CN"/>
          <w:rPrChange w:id="399" w:author="Adelino Naquarta Sepalanga Domingos" w:date="2025-03-05T08:02:00Z" w16du:dateUtc="2025-03-05T07:02:00Z">
            <w:rPr>
              <w:rFonts w:ascii="Calibri" w:eastAsia="SimSun" w:hAnsi="Calibri" w:cs="Times New Roman"/>
              <w:b/>
              <w:bCs/>
              <w:color w:val="365F91"/>
              <w:kern w:val="2"/>
              <w:sz w:val="24"/>
              <w:szCs w:val="28"/>
              <w:lang w:eastAsia="zh-CN"/>
            </w:rPr>
          </w:rPrChange>
        </w:rPr>
      </w:pPr>
      <w:r w:rsidRPr="007B5483">
        <w:rPr>
          <w:rFonts w:ascii="Arial" w:eastAsia="SimSun" w:hAnsi="Arial" w:cs="Arial"/>
          <w:b/>
          <w:bCs/>
          <w:color w:val="365F91"/>
          <w:kern w:val="2"/>
          <w:sz w:val="24"/>
          <w:szCs w:val="28"/>
          <w:lang w:eastAsia="zh-CN"/>
          <w:rPrChange w:id="400" w:author="Adelino Naquarta Sepalanga Domingos" w:date="2025-03-05T08:03:00Z" w16du:dateUtc="2025-03-05T07:03:00Z">
            <w:rPr>
              <w:rFonts w:ascii="Calibri" w:eastAsia="SimSun" w:hAnsi="Calibri" w:cs="Times New Roman"/>
              <w:b/>
              <w:bCs/>
              <w:color w:val="365F91"/>
              <w:kern w:val="2"/>
              <w:sz w:val="24"/>
              <w:szCs w:val="28"/>
              <w:highlight w:val="yellow"/>
              <w:lang w:eastAsia="zh-CN"/>
            </w:rPr>
          </w:rPrChange>
        </w:rPr>
        <w:t>Login de Usuário</w:t>
      </w:r>
    </w:p>
    <w:p w14:paraId="1F89DEB8" w14:textId="77777777" w:rsidR="003F3EDE" w:rsidRPr="007B5483" w:rsidRDefault="003F3EDE" w:rsidP="003F3EDE">
      <w:pPr>
        <w:keepNext/>
        <w:keepLines/>
        <w:numPr>
          <w:ilvl w:val="3"/>
          <w:numId w:val="0"/>
        </w:numPr>
        <w:tabs>
          <w:tab w:val="left" w:pos="1080"/>
        </w:tabs>
        <w:spacing w:beforeLines="50" w:before="120" w:afterLines="50" w:after="120" w:line="360" w:lineRule="auto"/>
        <w:contextualSpacing/>
        <w:jc w:val="both"/>
        <w:outlineLvl w:val="3"/>
        <w:rPr>
          <w:rFonts w:ascii="Arial" w:eastAsia="SimSun" w:hAnsi="Arial" w:cs="Arial"/>
          <w:b/>
          <w:bCs/>
          <w:color w:val="365F91"/>
          <w:kern w:val="2"/>
          <w:sz w:val="24"/>
          <w:szCs w:val="28"/>
          <w:lang w:eastAsia="zh-CN"/>
          <w:rPrChange w:id="401" w:author="Adelino Naquarta Sepalanga Domingos" w:date="2025-03-05T08:02:00Z" w16du:dateUtc="2025-03-05T07:02:00Z">
            <w:rPr>
              <w:rFonts w:ascii="Calibri" w:eastAsia="SimSun" w:hAnsi="Calibri" w:cs="Times New Roman"/>
              <w:b/>
              <w:bCs/>
              <w:color w:val="365F91"/>
              <w:kern w:val="2"/>
              <w:sz w:val="24"/>
              <w:szCs w:val="28"/>
              <w:lang w:eastAsia="zh-CN"/>
            </w:rPr>
          </w:rPrChange>
        </w:rPr>
      </w:pPr>
    </w:p>
    <w:p w14:paraId="07320281" w14:textId="65477C92" w:rsidR="003F3EDE" w:rsidRPr="007B5483" w:rsidRDefault="003F3EDE" w:rsidP="003F3EDE">
      <w:pPr>
        <w:keepNext/>
        <w:keepLines/>
        <w:numPr>
          <w:ilvl w:val="3"/>
          <w:numId w:val="0"/>
        </w:numPr>
        <w:tabs>
          <w:tab w:val="left" w:pos="1080"/>
        </w:tabs>
        <w:spacing w:beforeLines="50" w:before="120" w:afterLines="50" w:after="120" w:line="360" w:lineRule="auto"/>
        <w:contextualSpacing/>
        <w:jc w:val="both"/>
        <w:outlineLvl w:val="3"/>
        <w:rPr>
          <w:rFonts w:ascii="Arial" w:eastAsia="SimSun" w:hAnsi="Arial" w:cs="Arial"/>
          <w:b/>
          <w:bCs/>
          <w:color w:val="365F91"/>
          <w:kern w:val="2"/>
          <w:sz w:val="24"/>
          <w:szCs w:val="28"/>
          <w:lang w:eastAsia="zh-CN"/>
          <w:rPrChange w:id="402" w:author="Adelino Naquarta Sepalanga Domingos" w:date="2025-03-05T08:02:00Z" w16du:dateUtc="2025-03-05T07:02:00Z">
            <w:rPr>
              <w:rFonts w:ascii="Calibri" w:eastAsia="SimSun" w:hAnsi="Calibri" w:cs="Times New Roman"/>
              <w:b/>
              <w:bCs/>
              <w:color w:val="365F91"/>
              <w:kern w:val="2"/>
              <w:sz w:val="24"/>
              <w:szCs w:val="28"/>
              <w:lang w:eastAsia="zh-CN"/>
            </w:rPr>
          </w:rPrChange>
        </w:rPr>
      </w:pPr>
      <w:r w:rsidRPr="007B5483">
        <w:rPr>
          <w:rFonts w:ascii="Arial" w:eastAsia="SimSun" w:hAnsi="Arial" w:cs="Arial"/>
          <w:noProof/>
          <w:kern w:val="2"/>
          <w:sz w:val="21"/>
          <w:szCs w:val="24"/>
          <w:lang w:eastAsia="zh-CN"/>
          <w:rPrChange w:id="403" w:author="Adelino Naquarta Sepalanga Domingos" w:date="2025-03-05T08:02:00Z" w16du:dateUtc="2025-03-05T07:02:00Z">
            <w:rPr>
              <w:rFonts w:ascii="Calibri" w:eastAsia="SimSun" w:hAnsi="Calibri" w:cs="Times New Roman"/>
              <w:noProof/>
              <w:kern w:val="2"/>
              <w:sz w:val="21"/>
              <w:szCs w:val="24"/>
              <w:lang w:eastAsia="zh-CN"/>
            </w:rPr>
          </w:rPrChange>
        </w:rPr>
        <mc:AlternateContent>
          <mc:Choice Requires="wps">
            <w:drawing>
              <wp:anchor distT="45720" distB="45720" distL="114300" distR="114300" simplePos="0" relativeHeight="251665920" behindDoc="0" locked="0" layoutInCell="1" allowOverlap="1" wp14:anchorId="73606C9C" wp14:editId="553388A5">
                <wp:simplePos x="0" y="0"/>
                <wp:positionH relativeFrom="column">
                  <wp:posOffset>108179</wp:posOffset>
                </wp:positionH>
                <wp:positionV relativeFrom="paragraph">
                  <wp:posOffset>14936</wp:posOffset>
                </wp:positionV>
                <wp:extent cx="1670050" cy="1404620"/>
                <wp:effectExtent l="0" t="0" r="0" b="0"/>
                <wp:wrapSquare wrapText="bothSides"/>
                <wp:docPr id="171050909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0050" cy="1404620"/>
                        </a:xfrm>
                        <a:prstGeom prst="rect">
                          <a:avLst/>
                        </a:prstGeom>
                        <a:noFill/>
                        <a:ln w="9525">
                          <a:noFill/>
                          <a:miter lim="800000"/>
                          <a:headEnd/>
                          <a:tailEnd/>
                        </a:ln>
                      </wps:spPr>
                      <wps:txbx>
                        <w:txbxContent>
                          <w:p w14:paraId="0DBB495D" w14:textId="77777777" w:rsidR="003F3EDE" w:rsidRPr="007B5483" w:rsidRDefault="003F3EDE" w:rsidP="003F3EDE">
                            <w:pPr>
                              <w:jc w:val="center"/>
                              <w:rPr>
                                <w:rFonts w:ascii="Arial" w:hAnsi="Arial" w:cs="Arial"/>
                                <w:b/>
                                <w:bCs/>
                                <w:sz w:val="20"/>
                                <w:szCs w:val="20"/>
                                <w:rPrChange w:id="404" w:author="Adelino Naquarta Sepalanga Domingos" w:date="2025-03-05T08:04:00Z" w16du:dateUtc="2025-03-05T07:04:00Z">
                                  <w:rPr>
                                    <w:b/>
                                    <w:bCs/>
                                    <w:sz w:val="20"/>
                                    <w:szCs w:val="20"/>
                                  </w:rPr>
                                </w:rPrChange>
                              </w:rPr>
                            </w:pPr>
                            <w:r w:rsidRPr="007B5483">
                              <w:rPr>
                                <w:rFonts w:ascii="Arial" w:hAnsi="Arial" w:cs="Arial"/>
                                <w:b/>
                                <w:bCs/>
                                <w:sz w:val="20"/>
                                <w:szCs w:val="20"/>
                                <w:rPrChange w:id="405" w:author="Adelino Naquarta Sepalanga Domingos" w:date="2025-03-05T08:04:00Z" w16du:dateUtc="2025-03-05T07:04:00Z">
                                  <w:rPr>
                                    <w:b/>
                                    <w:bCs/>
                                    <w:sz w:val="20"/>
                                    <w:szCs w:val="20"/>
                                  </w:rPr>
                                </w:rPrChange>
                              </w:rPr>
                              <w:t>Software validado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3606C9C" id="_x0000_t202" coordsize="21600,21600" o:spt="202" path="m,l,21600r21600,l21600,xe">
                <v:stroke joinstyle="miter"/>
                <v:path gradientshapeok="t" o:connecttype="rect"/>
              </v:shapetype>
              <v:shape id="Caixa de Texto 2" o:spid="_x0000_s1026" type="#_x0000_t202" style="position:absolute;left:0;text-align:left;margin-left:8.5pt;margin-top:1.2pt;width:131.5pt;height:110.6pt;z-index:2516659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" filled="f" stroked="f">
                <v:textbox style="mso-fit-shape-to-text:t">
                  <w:txbxContent>
                    <w:p w14:paraId="0DBB495D" w14:textId="77777777" w:rsidR="003F3EDE" w:rsidRPr="007B5483" w:rsidRDefault="003F3EDE" w:rsidP="003F3EDE">
                      <w:pPr>
                        <w:jc w:val="center"/>
                        <w:rPr>
                          <w:rFonts w:ascii="Arial" w:hAnsi="Arial" w:cs="Arial"/>
                          <w:b/>
                          <w:bCs/>
                          <w:sz w:val="20"/>
                          <w:szCs w:val="20"/>
                          <w:rPrChange w:id="406" w:author="Adelino Naquarta Sepalanga Domingos" w:date="2025-03-05T08:04:00Z" w16du:dateUtc="2025-03-05T07:04:00Z">
                            <w:rPr>
                              <w:b/>
                              <w:bCs/>
                              <w:sz w:val="20"/>
                              <w:szCs w:val="20"/>
                            </w:rPr>
                          </w:rPrChange>
                        </w:rPr>
                      </w:pPr>
                      <w:r w:rsidRPr="007B5483">
                        <w:rPr>
                          <w:rFonts w:ascii="Arial" w:hAnsi="Arial" w:cs="Arial"/>
                          <w:b/>
                          <w:bCs/>
                          <w:sz w:val="20"/>
                          <w:szCs w:val="20"/>
                          <w:rPrChange w:id="407" w:author="Adelino Naquarta Sepalanga Domingos" w:date="2025-03-05T08:04:00Z" w16du:dateUtc="2025-03-05T07:04:00Z">
                            <w:rPr>
                              <w:b/>
                              <w:bCs/>
                              <w:sz w:val="20"/>
                              <w:szCs w:val="20"/>
                            </w:rPr>
                          </w:rPrChange>
                        </w:rPr>
                        <w:t>Software validado</w:t>
                      </w:r>
                    </w:p>
                  </w:txbxContent>
                </v:textbox>
                <w10:wrap type="square"/>
              </v:shape>
            </w:pict>
          </mc:Fallback>
        </mc:AlternateContent>
      </w:r>
      <w:r w:rsidRPr="007B5483">
        <w:rPr>
          <w:rFonts w:ascii="Arial" w:eastAsia="SimSun" w:hAnsi="Arial" w:cs="Arial"/>
          <w:noProof/>
          <w:kern w:val="2"/>
          <w:sz w:val="21"/>
          <w:szCs w:val="24"/>
          <w:lang w:eastAsia="zh-CN"/>
          <w:rPrChange w:id="408" w:author="Adelino Naquarta Sepalanga Domingos" w:date="2025-03-05T08:02:00Z" w16du:dateUtc="2025-03-05T07:02:00Z">
            <w:rPr>
              <w:rFonts w:ascii="Calibri" w:eastAsia="SimSun" w:hAnsi="Calibri" w:cs="Times New Roman"/>
              <w:noProof/>
              <w:kern w:val="2"/>
              <w:sz w:val="21"/>
              <w:szCs w:val="24"/>
              <w:lang w:eastAsia="zh-CN"/>
            </w:rPr>
          </w:rPrChange>
        </w:rPr>
        <mc:AlternateContent>
          <mc:Choice Requires="wps">
            <w:drawing>
              <wp:anchor distT="45720" distB="45720" distL="114300" distR="114300" simplePos="0" relativeHeight="251664896" behindDoc="0" locked="0" layoutInCell="1" allowOverlap="1" wp14:anchorId="350DF20A" wp14:editId="730B4A23">
                <wp:simplePos x="0" y="0"/>
                <wp:positionH relativeFrom="column">
                  <wp:posOffset>3671215</wp:posOffset>
                </wp:positionH>
                <wp:positionV relativeFrom="paragraph">
                  <wp:posOffset>7620</wp:posOffset>
                </wp:positionV>
                <wp:extent cx="1670050" cy="1404620"/>
                <wp:effectExtent l="0" t="0" r="0" b="0"/>
                <wp:wrapSquare wrapText="bothSides"/>
                <wp:docPr id="991645734"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0050" cy="1404620"/>
                        </a:xfrm>
                        <a:prstGeom prst="rect">
                          <a:avLst/>
                        </a:prstGeom>
                        <a:noFill/>
                        <a:ln w="9525">
                          <a:noFill/>
                          <a:miter lim="800000"/>
                          <a:headEnd/>
                          <a:tailEnd/>
                        </a:ln>
                      </wps:spPr>
                      <wps:txbx>
                        <w:txbxContent>
                          <w:p w14:paraId="64FA305A" w14:textId="77777777" w:rsidR="003F3EDE" w:rsidRPr="007B5483" w:rsidRDefault="003F3EDE" w:rsidP="003F3EDE">
                            <w:pPr>
                              <w:jc w:val="center"/>
                              <w:rPr>
                                <w:rFonts w:ascii="Arial" w:hAnsi="Arial" w:cs="Arial"/>
                                <w:b/>
                                <w:bCs/>
                                <w:sz w:val="20"/>
                                <w:szCs w:val="20"/>
                                <w:rPrChange w:id="409" w:author="Adelino Naquarta Sepalanga Domingos" w:date="2025-03-05T08:04:00Z" w16du:dateUtc="2025-03-05T07:04:00Z">
                                  <w:rPr>
                                    <w:b/>
                                    <w:bCs/>
                                    <w:sz w:val="20"/>
                                    <w:szCs w:val="20"/>
                                  </w:rPr>
                                </w:rPrChange>
                              </w:rPr>
                            </w:pPr>
                            <w:r w:rsidRPr="007B5483">
                              <w:rPr>
                                <w:rFonts w:ascii="Arial" w:hAnsi="Arial" w:cs="Arial"/>
                                <w:b/>
                                <w:bCs/>
                                <w:sz w:val="20"/>
                                <w:szCs w:val="20"/>
                                <w:rPrChange w:id="410" w:author="Adelino Naquarta Sepalanga Domingos" w:date="2025-03-05T08:04:00Z" w16du:dateUtc="2025-03-05T07:04:00Z">
                                  <w:rPr>
                                    <w:b/>
                                    <w:bCs/>
                                    <w:sz w:val="20"/>
                                    <w:szCs w:val="20"/>
                                  </w:rPr>
                                </w:rPrChange>
                              </w:rPr>
                              <w:t xml:space="preserve">Portal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50DF20A" id="_x0000_s1027" type="#_x0000_t202" style="position:absolute;left:0;text-align:left;margin-left:289.05pt;margin-top:.6pt;width:131.5pt;height:110.6pt;z-index:25166489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" filled="f" stroked="f">
                <v:textbox style="mso-fit-shape-to-text:t">
                  <w:txbxContent>
                    <w:p w14:paraId="64FA305A" w14:textId="77777777" w:rsidR="003F3EDE" w:rsidRPr="007B5483" w:rsidRDefault="003F3EDE" w:rsidP="003F3EDE">
                      <w:pPr>
                        <w:jc w:val="center"/>
                        <w:rPr>
                          <w:rFonts w:ascii="Arial" w:hAnsi="Arial" w:cs="Arial"/>
                          <w:b/>
                          <w:bCs/>
                          <w:sz w:val="20"/>
                          <w:szCs w:val="20"/>
                          <w:rPrChange w:id="411" w:author="Adelino Naquarta Sepalanga Domingos" w:date="2025-03-05T08:04:00Z" w16du:dateUtc="2025-03-05T07:04:00Z">
                            <w:rPr>
                              <w:b/>
                              <w:bCs/>
                              <w:sz w:val="20"/>
                              <w:szCs w:val="20"/>
                            </w:rPr>
                          </w:rPrChange>
                        </w:rPr>
                      </w:pPr>
                      <w:r w:rsidRPr="007B5483">
                        <w:rPr>
                          <w:rFonts w:ascii="Arial" w:hAnsi="Arial" w:cs="Arial"/>
                          <w:b/>
                          <w:bCs/>
                          <w:sz w:val="20"/>
                          <w:szCs w:val="20"/>
                          <w:rPrChange w:id="412" w:author="Adelino Naquarta Sepalanga Domingos" w:date="2025-03-05T08:04:00Z" w16du:dateUtc="2025-03-05T07:04:00Z">
                            <w:rPr>
                              <w:b/>
                              <w:bCs/>
                              <w:sz w:val="20"/>
                              <w:szCs w:val="20"/>
                            </w:rPr>
                          </w:rPrChange>
                        </w:rPr>
                        <w:t xml:space="preserve">Portal </w:t>
                      </w:r>
                    </w:p>
                  </w:txbxContent>
                </v:textbox>
                <w10:wrap type="square"/>
              </v:shape>
            </w:pict>
          </mc:Fallback>
        </mc:AlternateContent>
      </w:r>
      <w:r w:rsidRPr="007B5483">
        <w:rPr>
          <w:rFonts w:ascii="Arial" w:eastAsia="SimSun" w:hAnsi="Arial" w:cs="Arial"/>
          <w:b/>
          <w:bCs/>
          <w:noProof/>
          <w:color w:val="365F91"/>
          <w:kern w:val="2"/>
          <w:sz w:val="24"/>
          <w:szCs w:val="28"/>
          <w:lang w:eastAsia="zh-CN"/>
          <w:rPrChange w:id="413" w:author="Adelino Naquarta Sepalanga Domingos" w:date="2025-03-05T08:02:00Z" w16du:dateUtc="2025-03-05T07:02:00Z">
            <w:rPr>
              <w:rFonts w:ascii="Calibri" w:eastAsia="SimSun" w:hAnsi="Calibri" w:cs="Times New Roman"/>
              <w:b/>
              <w:bCs/>
              <w:noProof/>
              <w:color w:val="365F91"/>
              <w:kern w:val="2"/>
              <w:sz w:val="24"/>
              <w:szCs w:val="28"/>
              <w:lang w:eastAsia="zh-CN"/>
            </w:rPr>
          </w:rPrChange>
        </w:rPr>
        <mc:AlternateContent>
          <mc:Choice Requires="wps">
            <w:drawing>
              <wp:anchor distT="0" distB="0" distL="114300" distR="114300" simplePos="0" relativeHeight="251655680" behindDoc="0" locked="0" layoutInCell="1" allowOverlap="1" wp14:anchorId="5061D6E1" wp14:editId="0282E8AD">
                <wp:simplePos x="0" y="0"/>
                <wp:positionH relativeFrom="margin">
                  <wp:posOffset>4308780</wp:posOffset>
                </wp:positionH>
                <wp:positionV relativeFrom="paragraph">
                  <wp:posOffset>273050</wp:posOffset>
                </wp:positionV>
                <wp:extent cx="423545" cy="438150"/>
                <wp:effectExtent l="0" t="0" r="0" b="0"/>
                <wp:wrapNone/>
                <wp:docPr id="1300041261" name="Oval 2"/>
                <wp:cNvGraphicFramePr/>
                <a:graphic xmlns:a="http://schemas.openxmlformats.org/drawingml/2006/main">
                  <a:graphicData uri="http://schemas.microsoft.com/office/word/2010/wordprocessingShape">
                    <wps:wsp>
                      <wps:cNvSpPr/>
                      <wps:spPr>
                        <a:xfrm>
                          <a:off x="0" y="0"/>
                          <a:ext cx="423545" cy="438150"/>
                        </a:xfrm>
                        <a:prstGeom prst="ellipse">
                          <a:avLst/>
                        </a:prstGeom>
                        <a:solidFill>
                          <a:schemeClr val="bg1">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E919DA1" id="Oval 2" o:spid="_x0000_s1026" style="position:absolute;margin-left:339.25pt;margin-top:21.5pt;width:33.35pt;height:34.5pt;z-index:251655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" fillcolor="#bfbfbf [2412]" stroked="f" strokeweight="1pt">
                <v:stroke joinstyle="miter"/>
                <w10:wrap anchorx="margin"/>
              </v:oval>
            </w:pict>
          </mc:Fallback>
        </mc:AlternateContent>
      </w:r>
    </w:p>
    <w:p w14:paraId="2496B12F" w14:textId="5A3F8B20" w:rsidR="003F3EDE" w:rsidRPr="007B5483" w:rsidRDefault="007B5483" w:rsidP="003F3EDE">
      <w:pPr>
        <w:keepNext/>
        <w:keepLines/>
        <w:numPr>
          <w:ilvl w:val="3"/>
          <w:numId w:val="0"/>
        </w:numPr>
        <w:tabs>
          <w:tab w:val="left" w:pos="1080"/>
        </w:tabs>
        <w:spacing w:beforeLines="50" w:before="120" w:afterLines="50" w:after="120" w:line="360" w:lineRule="auto"/>
        <w:contextualSpacing/>
        <w:jc w:val="both"/>
        <w:outlineLvl w:val="3"/>
        <w:rPr>
          <w:rFonts w:ascii="Arial" w:eastAsia="SimSun" w:hAnsi="Arial" w:cs="Arial"/>
          <w:b/>
          <w:bCs/>
          <w:color w:val="365F91"/>
          <w:kern w:val="2"/>
          <w:sz w:val="24"/>
          <w:szCs w:val="28"/>
          <w:lang w:eastAsia="zh-CN"/>
          <w:rPrChange w:id="414" w:author="Adelino Naquarta Sepalanga Domingos" w:date="2025-03-05T08:02:00Z" w16du:dateUtc="2025-03-05T07:02:00Z">
            <w:rPr>
              <w:rFonts w:ascii="Calibri" w:eastAsia="SimSun" w:hAnsi="Calibri" w:cs="Times New Roman"/>
              <w:b/>
              <w:bCs/>
              <w:color w:val="365F91"/>
              <w:kern w:val="2"/>
              <w:sz w:val="24"/>
              <w:szCs w:val="28"/>
              <w:lang w:eastAsia="zh-CN"/>
            </w:rPr>
          </w:rPrChange>
        </w:rPr>
      </w:pPr>
      <w:r w:rsidRPr="007B5483">
        <w:rPr>
          <w:rFonts w:ascii="Arial" w:eastAsia="SimSun" w:hAnsi="Arial" w:cs="Arial"/>
          <w:noProof/>
          <w:kern w:val="2"/>
          <w:sz w:val="21"/>
          <w:szCs w:val="24"/>
          <w:lang w:eastAsia="zh-CN"/>
          <w:rPrChange w:id="415" w:author="Adelino Naquarta Sepalanga Domingos" w:date="2025-03-05T08:02:00Z" w16du:dateUtc="2025-03-05T07:02:00Z">
            <w:rPr>
              <w:rFonts w:ascii="Calibri" w:eastAsia="SimSun" w:hAnsi="Calibri" w:cs="Times New Roman"/>
              <w:noProof/>
              <w:kern w:val="2"/>
              <w:sz w:val="21"/>
              <w:szCs w:val="24"/>
              <w:lang w:eastAsia="zh-CN"/>
            </w:rPr>
          </w:rPrChange>
        </w:rPr>
        <mc:AlternateContent>
          <mc:Choice Requires="wps">
            <w:drawing>
              <wp:anchor distT="45720" distB="45720" distL="114300" distR="114300" simplePos="0" relativeHeight="251661824" behindDoc="0" locked="0" layoutInCell="1" allowOverlap="1" wp14:anchorId="42086E65" wp14:editId="5CC15A25">
                <wp:simplePos x="0" y="0"/>
                <wp:positionH relativeFrom="column">
                  <wp:posOffset>1538605</wp:posOffset>
                </wp:positionH>
                <wp:positionV relativeFrom="paragraph">
                  <wp:posOffset>219710</wp:posOffset>
                </wp:positionV>
                <wp:extent cx="2285365" cy="1404620"/>
                <wp:effectExtent l="0" t="0" r="0" b="2540"/>
                <wp:wrapSquare wrapText="bothSides"/>
                <wp:docPr id="4631451"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5365" cy="1404620"/>
                        </a:xfrm>
                        <a:prstGeom prst="rect">
                          <a:avLst/>
                        </a:prstGeom>
                        <a:noFill/>
                        <a:ln w="9525">
                          <a:noFill/>
                          <a:miter lim="800000"/>
                          <a:headEnd/>
                          <a:tailEnd/>
                        </a:ln>
                      </wps:spPr>
                      <wps:txbx>
                        <w:txbxContent>
                          <w:p w14:paraId="2CA94CAC" w14:textId="77777777" w:rsidR="003F3EDE" w:rsidRPr="007B5483" w:rsidRDefault="003F3EDE" w:rsidP="003F3EDE">
                            <w:pPr>
                              <w:jc w:val="center"/>
                              <w:rPr>
                                <w:rFonts w:ascii="Arial" w:hAnsi="Arial" w:cs="Arial"/>
                                <w:sz w:val="20"/>
                                <w:szCs w:val="20"/>
                                <w:rPrChange w:id="416" w:author="Adelino Naquarta Sepalanga Domingos" w:date="2025-03-05T08:04:00Z" w16du:dateUtc="2025-03-05T07:04:00Z">
                                  <w:rPr>
                                    <w:sz w:val="20"/>
                                    <w:szCs w:val="20"/>
                                  </w:rPr>
                                </w:rPrChange>
                              </w:rPr>
                            </w:pPr>
                            <w:r w:rsidRPr="007B5483">
                              <w:rPr>
                                <w:rFonts w:ascii="Arial" w:hAnsi="Arial" w:cs="Arial"/>
                                <w:sz w:val="20"/>
                                <w:szCs w:val="20"/>
                                <w:rPrChange w:id="417" w:author="Adelino Naquarta Sepalanga Domingos" w:date="2025-03-05T08:04:00Z" w16du:dateUtc="2025-03-05T07:04:00Z">
                                  <w:rPr>
                                    <w:sz w:val="20"/>
                                    <w:szCs w:val="20"/>
                                  </w:rPr>
                                </w:rPrChange>
                              </w:rPr>
                              <w:t>1-O utilizador autentica-se no Portal.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2086E65" id="_x0000_s1028" type="#_x0000_t202" style="position:absolute;left:0;text-align:left;margin-left:121.15pt;margin-top:17.3pt;width:179.95pt;height:110.6pt;z-index:25166182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" filled="f" stroked="f">
                <v:textbox style="mso-fit-shape-to-text:t">
                  <w:txbxContent>
                    <w:p w14:paraId="2CA94CAC" w14:textId="77777777" w:rsidR="003F3EDE" w:rsidRPr="007B5483" w:rsidRDefault="003F3EDE" w:rsidP="003F3EDE">
                      <w:pPr>
                        <w:jc w:val="center"/>
                        <w:rPr>
                          <w:rFonts w:ascii="Arial" w:hAnsi="Arial" w:cs="Arial"/>
                          <w:sz w:val="20"/>
                          <w:szCs w:val="20"/>
                          <w:rPrChange w:id="418" w:author="Adelino Naquarta Sepalanga Domingos" w:date="2025-03-05T08:04:00Z" w16du:dateUtc="2025-03-05T07:04:00Z">
                            <w:rPr>
                              <w:sz w:val="20"/>
                              <w:szCs w:val="20"/>
                            </w:rPr>
                          </w:rPrChange>
                        </w:rPr>
                      </w:pPr>
                      <w:r w:rsidRPr="007B5483">
                        <w:rPr>
                          <w:rFonts w:ascii="Arial" w:hAnsi="Arial" w:cs="Arial"/>
                          <w:sz w:val="20"/>
                          <w:szCs w:val="20"/>
                          <w:rPrChange w:id="419" w:author="Adelino Naquarta Sepalanga Domingos" w:date="2025-03-05T08:04:00Z" w16du:dateUtc="2025-03-05T07:04:00Z">
                            <w:rPr>
                              <w:sz w:val="20"/>
                              <w:szCs w:val="20"/>
                            </w:rPr>
                          </w:rPrChange>
                        </w:rPr>
                        <w:t>1-O utilizador autentica-se no Portal.</w:t>
                      </w:r>
                    </w:p>
                  </w:txbxContent>
                </v:textbox>
                <w10:wrap type="square"/>
              </v:shape>
            </w:pict>
          </mc:Fallback>
        </mc:AlternateContent>
      </w:r>
      <w:r w:rsidR="003F3EDE" w:rsidRPr="007B5483">
        <w:rPr>
          <w:rFonts w:ascii="Arial" w:eastAsia="SimSun" w:hAnsi="Arial" w:cs="Arial"/>
          <w:b/>
          <w:bCs/>
          <w:noProof/>
          <w:color w:val="365F91"/>
          <w:kern w:val="2"/>
          <w:sz w:val="24"/>
          <w:szCs w:val="28"/>
          <w:lang w:eastAsia="zh-CN"/>
          <w:rPrChange w:id="420" w:author="Adelino Naquarta Sepalanga Domingos" w:date="2025-03-05T08:02:00Z" w16du:dateUtc="2025-03-05T07:02:00Z">
            <w:rPr>
              <w:rFonts w:ascii="Calibri" w:eastAsia="SimSun" w:hAnsi="Calibri" w:cs="Times New Roman"/>
              <w:b/>
              <w:bCs/>
              <w:noProof/>
              <w:color w:val="365F91"/>
              <w:kern w:val="2"/>
              <w:sz w:val="24"/>
              <w:szCs w:val="28"/>
              <w:lang w:eastAsia="zh-CN"/>
            </w:rPr>
          </w:rPrChange>
        </w:rPr>
        <mc:AlternateContent>
          <mc:Choice Requires="wps">
            <w:drawing>
              <wp:anchor distT="0" distB="0" distL="114300" distR="114300" simplePos="0" relativeHeight="251656704" behindDoc="0" locked="0" layoutInCell="1" allowOverlap="1" wp14:anchorId="686DDAE6" wp14:editId="2DAC8472">
                <wp:simplePos x="0" y="0"/>
                <wp:positionH relativeFrom="margin">
                  <wp:posOffset>767715</wp:posOffset>
                </wp:positionH>
                <wp:positionV relativeFrom="paragraph">
                  <wp:posOffset>42875</wp:posOffset>
                </wp:positionV>
                <wp:extent cx="423545" cy="438150"/>
                <wp:effectExtent l="0" t="0" r="0" b="0"/>
                <wp:wrapNone/>
                <wp:docPr id="997171799" name="Oval 2"/>
                <wp:cNvGraphicFramePr/>
                <a:graphic xmlns:a="http://schemas.openxmlformats.org/drawingml/2006/main">
                  <a:graphicData uri="http://schemas.microsoft.com/office/word/2010/wordprocessingShape">
                    <wps:wsp>
                      <wps:cNvSpPr/>
                      <wps:spPr>
                        <a:xfrm>
                          <a:off x="0" y="0"/>
                          <a:ext cx="423545" cy="438150"/>
                        </a:xfrm>
                        <a:prstGeom prst="ellipse">
                          <a:avLst/>
                        </a:prstGeom>
                        <a:solidFill>
                          <a:schemeClr val="accent1">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CB9E005" id="Oval 2" o:spid="_x0000_s1026" style="position:absolute;margin-left:60.45pt;margin-top:3.4pt;width:33.35pt;height:34.5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" fillcolor="#deeaf6 [660]" stroked="f" strokeweight="1pt">
                <v:stroke joinstyle="miter"/>
                <w10:wrap anchorx="margin"/>
              </v:oval>
            </w:pict>
          </mc:Fallback>
        </mc:AlternateContent>
      </w:r>
      <w:r w:rsidR="003F3EDE" w:rsidRPr="007B5483">
        <w:rPr>
          <w:rFonts w:ascii="Arial" w:eastAsia="SimSun" w:hAnsi="Arial" w:cs="Arial"/>
          <w:b/>
          <w:bCs/>
          <w:noProof/>
          <w:color w:val="365F91"/>
          <w:kern w:val="2"/>
          <w:sz w:val="24"/>
          <w:szCs w:val="28"/>
          <w:lang w:eastAsia="zh-CN"/>
          <w:rPrChange w:id="421" w:author="Adelino Naquarta Sepalanga Domingos" w:date="2025-03-05T08:02:00Z" w16du:dateUtc="2025-03-05T07:02:00Z">
            <w:rPr>
              <w:rFonts w:ascii="Calibri" w:eastAsia="SimSun" w:hAnsi="Calibri" w:cs="Times New Roman"/>
              <w:b/>
              <w:bCs/>
              <w:noProof/>
              <w:color w:val="365F91"/>
              <w:kern w:val="2"/>
              <w:sz w:val="24"/>
              <w:szCs w:val="28"/>
              <w:lang w:eastAsia="zh-CN"/>
            </w:rPr>
          </w:rPrChange>
        </w:rPr>
        <mc:AlternateContent>
          <mc:Choice Requires="wps">
            <w:drawing>
              <wp:anchor distT="0" distB="0" distL="114300" distR="114300" simplePos="0" relativeHeight="251657728" behindDoc="0" locked="0" layoutInCell="1" allowOverlap="1" wp14:anchorId="3F1AE1FE" wp14:editId="055CA9D0">
                <wp:simplePos x="0" y="0"/>
                <wp:positionH relativeFrom="column">
                  <wp:posOffset>1186180</wp:posOffset>
                </wp:positionH>
                <wp:positionV relativeFrom="paragraph">
                  <wp:posOffset>207010</wp:posOffset>
                </wp:positionV>
                <wp:extent cx="3123565" cy="21590"/>
                <wp:effectExtent l="0" t="76200" r="19685" b="73660"/>
                <wp:wrapNone/>
                <wp:docPr id="1782160367" name="Conexão reta unidirecional 8"/>
                <wp:cNvGraphicFramePr/>
                <a:graphic xmlns:a="http://schemas.openxmlformats.org/drawingml/2006/main">
                  <a:graphicData uri="http://schemas.microsoft.com/office/word/2010/wordprocessingShape">
                    <wps:wsp>
                      <wps:cNvCnPr/>
                      <wps:spPr>
                        <a:xfrm flipV="1">
                          <a:off x="0" y="0"/>
                          <a:ext cx="3123565" cy="21590"/>
                        </a:xfrm>
                        <a:prstGeom prst="straightConnector1">
                          <a:avLst/>
                        </a:prstGeom>
                        <a:ln w="12700">
                          <a:solidFill>
                            <a:srgbClr val="00206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FA6D5EE" id="_x0000_t32" coordsize="21600,21600" o:spt="32" o:oned="t" path="m,l21600,21600e" filled="f">
                <v:path arrowok="t" fillok="f" o:connecttype="none"/>
                <o:lock v:ext="edit" shapetype="t"/>
              </v:shapetype>
              <v:shape id="Conexão reta unidirecional 8" o:spid="_x0000_s1026" type="#_x0000_t32" style="position:absolute;margin-left:93.4pt;margin-top:16.3pt;width:245.95pt;height:1.7pt;flip:y;z-index:2516541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" strokecolor="#002060" strokeweight="1pt">
                <v:stroke endarrow="block" joinstyle="miter"/>
              </v:shape>
            </w:pict>
          </mc:Fallback>
        </mc:AlternateContent>
      </w:r>
    </w:p>
    <w:p w14:paraId="441812E5" w14:textId="77777777" w:rsidR="003F3EDE" w:rsidRPr="007B5483" w:rsidRDefault="003F3EDE" w:rsidP="003F3EDE">
      <w:pPr>
        <w:keepNext/>
        <w:keepLines/>
        <w:numPr>
          <w:ilvl w:val="3"/>
          <w:numId w:val="0"/>
        </w:numPr>
        <w:tabs>
          <w:tab w:val="left" w:pos="1080"/>
        </w:tabs>
        <w:spacing w:beforeLines="50" w:before="120" w:afterLines="50" w:after="120" w:line="360" w:lineRule="auto"/>
        <w:contextualSpacing/>
        <w:jc w:val="both"/>
        <w:outlineLvl w:val="3"/>
        <w:rPr>
          <w:rFonts w:ascii="Arial" w:eastAsia="SimSun" w:hAnsi="Arial" w:cs="Arial"/>
          <w:b/>
          <w:bCs/>
          <w:color w:val="365F91"/>
          <w:kern w:val="2"/>
          <w:sz w:val="24"/>
          <w:szCs w:val="28"/>
          <w:lang w:eastAsia="zh-CN"/>
          <w:rPrChange w:id="422" w:author="Adelino Naquarta Sepalanga Domingos" w:date="2025-03-05T08:02:00Z" w16du:dateUtc="2025-03-05T07:02:00Z">
            <w:rPr>
              <w:rFonts w:ascii="Calibri" w:eastAsia="SimSun" w:hAnsi="Calibri" w:cs="Times New Roman"/>
              <w:b/>
              <w:bCs/>
              <w:color w:val="365F91"/>
              <w:kern w:val="2"/>
              <w:sz w:val="24"/>
              <w:szCs w:val="28"/>
              <w:lang w:eastAsia="zh-CN"/>
            </w:rPr>
          </w:rPrChange>
        </w:rPr>
      </w:pPr>
      <w:r w:rsidRPr="007B5483">
        <w:rPr>
          <w:rFonts w:ascii="Arial" w:eastAsia="SimSun" w:hAnsi="Arial" w:cs="Arial"/>
          <w:b/>
          <w:bCs/>
          <w:noProof/>
          <w:color w:val="365F91"/>
          <w:kern w:val="2"/>
          <w:sz w:val="24"/>
          <w:szCs w:val="28"/>
          <w:lang w:eastAsia="zh-CN"/>
          <w:rPrChange w:id="423" w:author="Adelino Naquarta Sepalanga Domingos" w:date="2025-03-05T08:02:00Z" w16du:dateUtc="2025-03-05T07:02:00Z">
            <w:rPr>
              <w:rFonts w:ascii="Calibri" w:eastAsia="SimSun" w:hAnsi="Calibri" w:cs="Times New Roman"/>
              <w:b/>
              <w:bCs/>
              <w:noProof/>
              <w:color w:val="365F91"/>
              <w:kern w:val="2"/>
              <w:sz w:val="24"/>
              <w:szCs w:val="28"/>
              <w:lang w:eastAsia="zh-CN"/>
            </w:rPr>
          </w:rPrChange>
        </w:rPr>
        <mc:AlternateContent>
          <mc:Choice Requires="wps">
            <w:drawing>
              <wp:anchor distT="0" distB="0" distL="114300" distR="114300" simplePos="0" relativeHeight="251658752" behindDoc="0" locked="0" layoutInCell="1" allowOverlap="1" wp14:anchorId="4EEB508D" wp14:editId="347E0FB5">
                <wp:simplePos x="0" y="0"/>
                <wp:positionH relativeFrom="column">
                  <wp:posOffset>4507230</wp:posOffset>
                </wp:positionH>
                <wp:positionV relativeFrom="paragraph">
                  <wp:posOffset>155575</wp:posOffset>
                </wp:positionV>
                <wp:extent cx="21590" cy="826770"/>
                <wp:effectExtent l="76200" t="38100" r="73660" b="11430"/>
                <wp:wrapNone/>
                <wp:docPr id="587793242" name="Conexão reta unidirecional 11"/>
                <wp:cNvGraphicFramePr/>
                <a:graphic xmlns:a="http://schemas.openxmlformats.org/drawingml/2006/main">
                  <a:graphicData uri="http://schemas.microsoft.com/office/word/2010/wordprocessingShape">
                    <wps:wsp>
                      <wps:cNvCnPr/>
                      <wps:spPr>
                        <a:xfrm flipH="1" flipV="1">
                          <a:off x="0" y="0"/>
                          <a:ext cx="21590" cy="826770"/>
                        </a:xfrm>
                        <a:prstGeom prst="straightConnector1">
                          <a:avLst/>
                        </a:prstGeom>
                        <a:ln w="12700">
                          <a:solidFill>
                            <a:srgbClr val="002060"/>
                          </a:solidFill>
                          <a:prstDash val="sysDot"/>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6CC418C" id="Conexão reta unidirecional 11" o:spid="_x0000_s1026" type="#_x0000_t32" style="position:absolute;margin-left:354.9pt;margin-top:12.25pt;width:1.7pt;height:65.1pt;flip:x y;z-index:2516551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" strokecolor="#002060" strokeweight="1pt">
                <v:stroke dashstyle="1 1" endarrow="block" joinstyle="miter"/>
              </v:shape>
            </w:pict>
          </mc:Fallback>
        </mc:AlternateContent>
      </w:r>
      <w:r w:rsidRPr="007B5483">
        <w:rPr>
          <w:rFonts w:ascii="Arial" w:eastAsia="SimSun" w:hAnsi="Arial" w:cs="Arial"/>
          <w:b/>
          <w:bCs/>
          <w:noProof/>
          <w:color w:val="365F91"/>
          <w:kern w:val="2"/>
          <w:sz w:val="24"/>
          <w:szCs w:val="28"/>
          <w:lang w:eastAsia="zh-CN"/>
          <w:rPrChange w:id="424" w:author="Adelino Naquarta Sepalanga Domingos" w:date="2025-03-05T08:02:00Z" w16du:dateUtc="2025-03-05T07:02:00Z">
            <w:rPr>
              <w:rFonts w:ascii="Calibri" w:eastAsia="SimSun" w:hAnsi="Calibri" w:cs="Times New Roman"/>
              <w:b/>
              <w:bCs/>
              <w:noProof/>
              <w:color w:val="365F91"/>
              <w:kern w:val="2"/>
              <w:sz w:val="24"/>
              <w:szCs w:val="28"/>
              <w:lang w:eastAsia="zh-CN"/>
            </w:rPr>
          </w:rPrChange>
        </w:rPr>
        <mc:AlternateContent>
          <mc:Choice Requires="wps">
            <w:drawing>
              <wp:anchor distT="0" distB="0" distL="114300" distR="114300" simplePos="0" relativeHeight="251659776" behindDoc="0" locked="0" layoutInCell="1" allowOverlap="1" wp14:anchorId="632D6E77" wp14:editId="60F3B1A8">
                <wp:simplePos x="0" y="0"/>
                <wp:positionH relativeFrom="column">
                  <wp:posOffset>988365</wp:posOffset>
                </wp:positionH>
                <wp:positionV relativeFrom="paragraph">
                  <wp:posOffset>201295</wp:posOffset>
                </wp:positionV>
                <wp:extent cx="3306470" cy="994867"/>
                <wp:effectExtent l="0" t="0" r="84455" b="91440"/>
                <wp:wrapNone/>
                <wp:docPr id="22943962" name="Conexão: Ângulo Reto 12"/>
                <wp:cNvGraphicFramePr/>
                <a:graphic xmlns:a="http://schemas.openxmlformats.org/drawingml/2006/main">
                  <a:graphicData uri="http://schemas.microsoft.com/office/word/2010/wordprocessingShape">
                    <wps:wsp>
                      <wps:cNvCnPr/>
                      <wps:spPr>
                        <a:xfrm>
                          <a:off x="0" y="0"/>
                          <a:ext cx="3306470" cy="994867"/>
                        </a:xfrm>
                        <a:prstGeom prst="bentConnector3">
                          <a:avLst>
                            <a:gd name="adj1" fmla="val 221"/>
                          </a:avLst>
                        </a:prstGeom>
                        <a:ln w="1270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B4FDD8B" id="_x0000_t34" coordsize="21600,21600" o:spt="34" o:oned="t" adj="10800" path="m,l@0,0@0,21600,21600,21600e" filled="f">
                <v:stroke joinstyle="miter"/>
                <v:formulas>
                  <v:f eqn="val #0"/>
                </v:formulas>
                <v:path arrowok="t" fillok="f" o:connecttype="none"/>
                <v:handles>
                  <v:h position="#0,center"/>
                </v:handles>
                <o:lock v:ext="edit" shapetype="t"/>
              </v:shapetype>
              <v:shape id="Conexão: Ângulo Reto 12" o:spid="_x0000_s1026" type="#_x0000_t34" style="position:absolute;margin-left:77.8pt;margin-top:15.85pt;width:260.35pt;height:78.35pt;z-index:251657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" adj="48" strokecolor="#5b9bd5 [3204]" strokeweight="1pt">
                <v:stroke endarrow="block"/>
              </v:shape>
            </w:pict>
          </mc:Fallback>
        </mc:AlternateContent>
      </w:r>
    </w:p>
    <w:p w14:paraId="6A99A538" w14:textId="77777777" w:rsidR="003F3EDE" w:rsidRPr="007B5483" w:rsidRDefault="003F3EDE" w:rsidP="003F3EDE">
      <w:pPr>
        <w:keepNext/>
        <w:keepLines/>
        <w:numPr>
          <w:ilvl w:val="3"/>
          <w:numId w:val="0"/>
        </w:numPr>
        <w:tabs>
          <w:tab w:val="left" w:pos="1080"/>
        </w:tabs>
        <w:spacing w:beforeLines="50" w:before="120" w:afterLines="50" w:after="120" w:line="360" w:lineRule="auto"/>
        <w:contextualSpacing/>
        <w:jc w:val="both"/>
        <w:outlineLvl w:val="3"/>
        <w:rPr>
          <w:rFonts w:ascii="Arial" w:eastAsia="SimSun" w:hAnsi="Arial" w:cs="Arial"/>
          <w:b/>
          <w:bCs/>
          <w:color w:val="365F91"/>
          <w:kern w:val="2"/>
          <w:sz w:val="24"/>
          <w:szCs w:val="28"/>
          <w:lang w:eastAsia="zh-CN"/>
          <w:rPrChange w:id="425" w:author="Adelino Naquarta Sepalanga Domingos" w:date="2025-03-05T08:02:00Z" w16du:dateUtc="2025-03-05T07:02:00Z">
            <w:rPr>
              <w:rFonts w:ascii="Calibri" w:eastAsia="SimSun" w:hAnsi="Calibri" w:cs="Times New Roman"/>
              <w:b/>
              <w:bCs/>
              <w:color w:val="365F91"/>
              <w:kern w:val="2"/>
              <w:sz w:val="24"/>
              <w:szCs w:val="28"/>
              <w:lang w:eastAsia="zh-CN"/>
            </w:rPr>
          </w:rPrChange>
        </w:rPr>
      </w:pPr>
    </w:p>
    <w:p w14:paraId="236440DE" w14:textId="77777777" w:rsidR="003F3EDE" w:rsidRPr="007B5483" w:rsidRDefault="003F3EDE" w:rsidP="003F3EDE">
      <w:pPr>
        <w:keepNext/>
        <w:keepLines/>
        <w:numPr>
          <w:ilvl w:val="3"/>
          <w:numId w:val="0"/>
        </w:numPr>
        <w:tabs>
          <w:tab w:val="left" w:pos="1080"/>
        </w:tabs>
        <w:spacing w:beforeLines="50" w:before="120" w:afterLines="50" w:after="120" w:line="360" w:lineRule="auto"/>
        <w:contextualSpacing/>
        <w:jc w:val="both"/>
        <w:outlineLvl w:val="3"/>
        <w:rPr>
          <w:rFonts w:ascii="Arial" w:eastAsia="SimSun" w:hAnsi="Arial" w:cs="Arial"/>
          <w:b/>
          <w:bCs/>
          <w:color w:val="365F91"/>
          <w:kern w:val="2"/>
          <w:sz w:val="24"/>
          <w:szCs w:val="28"/>
          <w:lang w:eastAsia="zh-CN"/>
          <w:rPrChange w:id="426" w:author="Adelino Naquarta Sepalanga Domingos" w:date="2025-03-05T08:02:00Z" w16du:dateUtc="2025-03-05T07:02:00Z">
            <w:rPr>
              <w:rFonts w:ascii="Calibri" w:eastAsia="SimSun" w:hAnsi="Calibri" w:cs="Times New Roman"/>
              <w:b/>
              <w:bCs/>
              <w:color w:val="365F91"/>
              <w:kern w:val="2"/>
              <w:sz w:val="24"/>
              <w:szCs w:val="28"/>
              <w:lang w:eastAsia="zh-CN"/>
            </w:rPr>
          </w:rPrChange>
        </w:rPr>
      </w:pPr>
    </w:p>
    <w:p w14:paraId="58195139" w14:textId="77777777" w:rsidR="003F3EDE" w:rsidRPr="007B5483" w:rsidRDefault="003F3EDE" w:rsidP="003F3EDE">
      <w:pPr>
        <w:keepNext/>
        <w:keepLines/>
        <w:numPr>
          <w:ilvl w:val="3"/>
          <w:numId w:val="0"/>
        </w:numPr>
        <w:tabs>
          <w:tab w:val="left" w:pos="1080"/>
        </w:tabs>
        <w:spacing w:beforeLines="50" w:before="120" w:afterLines="50" w:after="120" w:line="360" w:lineRule="auto"/>
        <w:contextualSpacing/>
        <w:jc w:val="both"/>
        <w:outlineLvl w:val="3"/>
        <w:rPr>
          <w:rFonts w:ascii="Arial" w:eastAsia="SimSun" w:hAnsi="Arial" w:cs="Arial"/>
          <w:b/>
          <w:bCs/>
          <w:color w:val="365F91"/>
          <w:kern w:val="2"/>
          <w:sz w:val="24"/>
          <w:szCs w:val="28"/>
          <w:lang w:eastAsia="zh-CN"/>
          <w:rPrChange w:id="427" w:author="Adelino Naquarta Sepalanga Domingos" w:date="2025-03-05T08:02:00Z" w16du:dateUtc="2025-03-05T07:02:00Z">
            <w:rPr>
              <w:rFonts w:ascii="Calibri" w:eastAsia="SimSun" w:hAnsi="Calibri" w:cs="Times New Roman"/>
              <w:b/>
              <w:bCs/>
              <w:color w:val="365F91"/>
              <w:kern w:val="2"/>
              <w:sz w:val="24"/>
              <w:szCs w:val="28"/>
              <w:lang w:eastAsia="zh-CN"/>
            </w:rPr>
          </w:rPrChange>
        </w:rPr>
      </w:pPr>
      <w:r w:rsidRPr="007B5483">
        <w:rPr>
          <w:rFonts w:ascii="Arial" w:eastAsia="SimSun" w:hAnsi="Arial" w:cs="Arial"/>
          <w:b/>
          <w:bCs/>
          <w:noProof/>
          <w:color w:val="365F91"/>
          <w:kern w:val="2"/>
          <w:sz w:val="24"/>
          <w:szCs w:val="28"/>
          <w:lang w:eastAsia="zh-CN"/>
          <w:rPrChange w:id="428" w:author="Adelino Naquarta Sepalanga Domingos" w:date="2025-03-05T08:02:00Z" w16du:dateUtc="2025-03-05T07:02:00Z">
            <w:rPr>
              <w:rFonts w:ascii="Calibri" w:eastAsia="SimSun" w:hAnsi="Calibri" w:cs="Times New Roman"/>
              <w:b/>
              <w:bCs/>
              <w:noProof/>
              <w:color w:val="365F91"/>
              <w:kern w:val="2"/>
              <w:sz w:val="24"/>
              <w:szCs w:val="28"/>
              <w:lang w:eastAsia="zh-CN"/>
            </w:rPr>
          </w:rPrChange>
        </w:rPr>
        <mc:AlternateContent>
          <mc:Choice Requires="wps">
            <w:drawing>
              <wp:anchor distT="0" distB="0" distL="114300" distR="114300" simplePos="0" relativeHeight="251654656" behindDoc="0" locked="0" layoutInCell="1" allowOverlap="1" wp14:anchorId="7FF35F7B" wp14:editId="36A2EFA4">
                <wp:simplePos x="0" y="0"/>
                <wp:positionH relativeFrom="margin">
                  <wp:posOffset>4308780</wp:posOffset>
                </wp:positionH>
                <wp:positionV relativeFrom="paragraph">
                  <wp:posOffset>143510</wp:posOffset>
                </wp:positionV>
                <wp:extent cx="423951" cy="401879"/>
                <wp:effectExtent l="0" t="0" r="0" b="0"/>
                <wp:wrapNone/>
                <wp:docPr id="1932144290" name="Oval 2"/>
                <wp:cNvGraphicFramePr/>
                <a:graphic xmlns:a="http://schemas.openxmlformats.org/drawingml/2006/main">
                  <a:graphicData uri="http://schemas.microsoft.com/office/word/2010/wordprocessingShape">
                    <wps:wsp>
                      <wps:cNvSpPr/>
                      <wps:spPr>
                        <a:xfrm>
                          <a:off x="0" y="0"/>
                          <a:ext cx="423951" cy="401879"/>
                        </a:xfrm>
                        <a:prstGeom prst="ellipse">
                          <a:avLst/>
                        </a:prstGeom>
                        <a:solidFill>
                          <a:schemeClr val="bg1">
                            <a:lumMod val="6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75B4D57" id="Oval 2" o:spid="_x0000_s1026" style="position:absolute;margin-left:339.25pt;margin-top:11.3pt;width:33.4pt;height:31.65pt;z-index:251649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" fillcolor="#a5a5a5 [2092]" stroked="f" strokeweight="1pt">
                <v:stroke joinstyle="miter"/>
                <w10:wrap anchorx="margin"/>
              </v:oval>
            </w:pict>
          </mc:Fallback>
        </mc:AlternateContent>
      </w:r>
    </w:p>
    <w:p w14:paraId="5E4DE9F9" w14:textId="77777777" w:rsidR="003F3EDE" w:rsidRPr="007B5483" w:rsidRDefault="003F3EDE" w:rsidP="003F3EDE">
      <w:pPr>
        <w:keepNext/>
        <w:keepLines/>
        <w:numPr>
          <w:ilvl w:val="3"/>
          <w:numId w:val="0"/>
        </w:numPr>
        <w:tabs>
          <w:tab w:val="left" w:pos="1080"/>
        </w:tabs>
        <w:spacing w:beforeLines="50" w:before="120" w:afterLines="50" w:after="120" w:line="360" w:lineRule="auto"/>
        <w:contextualSpacing/>
        <w:jc w:val="both"/>
        <w:outlineLvl w:val="3"/>
        <w:rPr>
          <w:rFonts w:ascii="Arial" w:eastAsia="SimSun" w:hAnsi="Arial" w:cs="Arial"/>
          <w:b/>
          <w:bCs/>
          <w:color w:val="365F91"/>
          <w:kern w:val="2"/>
          <w:sz w:val="24"/>
          <w:szCs w:val="28"/>
          <w:lang w:eastAsia="zh-CN"/>
          <w:rPrChange w:id="429" w:author="Adelino Naquarta Sepalanga Domingos" w:date="2025-03-05T08:02:00Z" w16du:dateUtc="2025-03-05T07:02:00Z">
            <w:rPr>
              <w:rFonts w:ascii="Calibri" w:eastAsia="SimSun" w:hAnsi="Calibri" w:cs="Times New Roman"/>
              <w:b/>
              <w:bCs/>
              <w:color w:val="365F91"/>
              <w:kern w:val="2"/>
              <w:sz w:val="24"/>
              <w:szCs w:val="28"/>
              <w:lang w:eastAsia="zh-CN"/>
            </w:rPr>
          </w:rPrChange>
        </w:rPr>
      </w:pPr>
      <w:r w:rsidRPr="007B5483">
        <w:rPr>
          <w:rFonts w:ascii="Arial" w:eastAsia="SimSun" w:hAnsi="Arial" w:cs="Arial"/>
          <w:noProof/>
          <w:kern w:val="2"/>
          <w:sz w:val="21"/>
          <w:szCs w:val="24"/>
          <w:lang w:eastAsia="zh-CN"/>
          <w:rPrChange w:id="430" w:author="Adelino Naquarta Sepalanga Domingos" w:date="2025-03-05T08:02:00Z" w16du:dateUtc="2025-03-05T07:02:00Z">
            <w:rPr>
              <w:rFonts w:ascii="Calibri" w:eastAsia="SimSun" w:hAnsi="Calibri" w:cs="Times New Roman"/>
              <w:noProof/>
              <w:kern w:val="2"/>
              <w:sz w:val="21"/>
              <w:szCs w:val="24"/>
              <w:lang w:eastAsia="zh-CN"/>
            </w:rPr>
          </w:rPrChange>
        </w:rPr>
        <mc:AlternateContent>
          <mc:Choice Requires="wps">
            <w:drawing>
              <wp:anchor distT="45720" distB="45720" distL="114300" distR="114300" simplePos="0" relativeHeight="251666944" behindDoc="0" locked="0" layoutInCell="1" allowOverlap="1" wp14:anchorId="23D02718" wp14:editId="03788642">
                <wp:simplePos x="0" y="0"/>
                <wp:positionH relativeFrom="column">
                  <wp:posOffset>3677031</wp:posOffset>
                </wp:positionH>
                <wp:positionV relativeFrom="paragraph">
                  <wp:posOffset>226746</wp:posOffset>
                </wp:positionV>
                <wp:extent cx="1670050" cy="1404620"/>
                <wp:effectExtent l="0" t="0" r="0" b="0"/>
                <wp:wrapSquare wrapText="bothSides"/>
                <wp:docPr id="603361394"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0050" cy="1404620"/>
                        </a:xfrm>
                        <a:prstGeom prst="rect">
                          <a:avLst/>
                        </a:prstGeom>
                        <a:noFill/>
                        <a:ln w="9525">
                          <a:noFill/>
                          <a:miter lim="800000"/>
                          <a:headEnd/>
                          <a:tailEnd/>
                        </a:ln>
                      </wps:spPr>
                      <wps:txbx>
                        <w:txbxContent>
                          <w:p w14:paraId="75EF32E1" w14:textId="77777777" w:rsidR="003F3EDE" w:rsidRPr="007B5483" w:rsidRDefault="003F3EDE" w:rsidP="003F3EDE">
                            <w:pPr>
                              <w:jc w:val="center"/>
                              <w:rPr>
                                <w:rFonts w:ascii="Arial" w:hAnsi="Arial" w:cs="Arial"/>
                                <w:b/>
                                <w:bCs/>
                                <w:sz w:val="20"/>
                                <w:szCs w:val="20"/>
                                <w:rPrChange w:id="431" w:author="Adelino Naquarta Sepalanga Domingos" w:date="2025-03-05T08:04:00Z" w16du:dateUtc="2025-03-05T07:04:00Z">
                                  <w:rPr>
                                    <w:b/>
                                    <w:bCs/>
                                    <w:sz w:val="20"/>
                                    <w:szCs w:val="20"/>
                                  </w:rPr>
                                </w:rPrChange>
                              </w:rPr>
                            </w:pPr>
                            <w:r w:rsidRPr="007B5483">
                              <w:rPr>
                                <w:rFonts w:ascii="Arial" w:hAnsi="Arial" w:cs="Arial"/>
                                <w:b/>
                                <w:bCs/>
                                <w:sz w:val="20"/>
                                <w:szCs w:val="20"/>
                                <w:rPrChange w:id="432" w:author="Adelino Naquarta Sepalanga Domingos" w:date="2025-03-05T08:04:00Z" w16du:dateUtc="2025-03-05T07:04:00Z">
                                  <w:rPr>
                                    <w:b/>
                                    <w:bCs/>
                                    <w:sz w:val="20"/>
                                    <w:szCs w:val="20"/>
                                  </w:rPr>
                                </w:rPrChange>
                              </w:rPr>
                              <w:t>Webservice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3D02718" id="_x0000_s1029" type="#_x0000_t202" style="position:absolute;left:0;text-align:left;margin-left:289.55pt;margin-top:17.85pt;width:131.5pt;height:110.6pt;z-index:2516669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" filled="f" stroked="f">
                <v:textbox style="mso-fit-shape-to-text:t">
                  <w:txbxContent>
                    <w:p w14:paraId="75EF32E1" w14:textId="77777777" w:rsidR="003F3EDE" w:rsidRPr="007B5483" w:rsidRDefault="003F3EDE" w:rsidP="003F3EDE">
                      <w:pPr>
                        <w:jc w:val="center"/>
                        <w:rPr>
                          <w:rFonts w:ascii="Arial" w:hAnsi="Arial" w:cs="Arial"/>
                          <w:b/>
                          <w:bCs/>
                          <w:sz w:val="20"/>
                          <w:szCs w:val="20"/>
                          <w:rPrChange w:id="433" w:author="Adelino Naquarta Sepalanga Domingos" w:date="2025-03-05T08:04:00Z" w16du:dateUtc="2025-03-05T07:04:00Z">
                            <w:rPr>
                              <w:b/>
                              <w:bCs/>
                              <w:sz w:val="20"/>
                              <w:szCs w:val="20"/>
                            </w:rPr>
                          </w:rPrChange>
                        </w:rPr>
                      </w:pPr>
                      <w:r w:rsidRPr="007B5483">
                        <w:rPr>
                          <w:rFonts w:ascii="Arial" w:hAnsi="Arial" w:cs="Arial"/>
                          <w:b/>
                          <w:bCs/>
                          <w:sz w:val="20"/>
                          <w:szCs w:val="20"/>
                          <w:rPrChange w:id="434" w:author="Adelino Naquarta Sepalanga Domingos" w:date="2025-03-05T08:04:00Z" w16du:dateUtc="2025-03-05T07:04:00Z">
                            <w:rPr>
                              <w:b/>
                              <w:bCs/>
                              <w:sz w:val="20"/>
                              <w:szCs w:val="20"/>
                            </w:rPr>
                          </w:rPrChange>
                        </w:rPr>
                        <w:t>Webservice</w:t>
                      </w:r>
                    </w:p>
                  </w:txbxContent>
                </v:textbox>
                <w10:wrap type="square"/>
              </v:shape>
            </w:pict>
          </mc:Fallback>
        </mc:AlternateContent>
      </w:r>
    </w:p>
    <w:p w14:paraId="6E15CF5E" w14:textId="77777777" w:rsidR="003F3EDE" w:rsidRPr="007B5483" w:rsidRDefault="003F3EDE" w:rsidP="003F3EDE">
      <w:pPr>
        <w:keepNext/>
        <w:keepLines/>
        <w:numPr>
          <w:ilvl w:val="3"/>
          <w:numId w:val="0"/>
        </w:numPr>
        <w:tabs>
          <w:tab w:val="left" w:pos="1080"/>
        </w:tabs>
        <w:spacing w:beforeLines="50" w:before="120" w:afterLines="50" w:after="120" w:line="360" w:lineRule="auto"/>
        <w:contextualSpacing/>
        <w:jc w:val="both"/>
        <w:outlineLvl w:val="3"/>
        <w:rPr>
          <w:rFonts w:ascii="Arial" w:eastAsia="SimSun" w:hAnsi="Arial" w:cs="Arial"/>
          <w:b/>
          <w:bCs/>
          <w:color w:val="365F91"/>
          <w:kern w:val="2"/>
          <w:sz w:val="24"/>
          <w:szCs w:val="28"/>
          <w:lang w:eastAsia="zh-CN"/>
          <w:rPrChange w:id="435" w:author="Adelino Naquarta Sepalanga Domingos" w:date="2025-03-05T08:02:00Z" w16du:dateUtc="2025-03-05T07:02:00Z">
            <w:rPr>
              <w:rFonts w:ascii="Calibri" w:eastAsia="SimSun" w:hAnsi="Calibri" w:cs="Times New Roman"/>
              <w:b/>
              <w:bCs/>
              <w:color w:val="365F91"/>
              <w:kern w:val="2"/>
              <w:sz w:val="24"/>
              <w:szCs w:val="28"/>
              <w:lang w:eastAsia="zh-CN"/>
            </w:rPr>
          </w:rPrChange>
        </w:rPr>
      </w:pPr>
    </w:p>
    <w:p w14:paraId="55C14827" w14:textId="77777777" w:rsidR="003F3EDE" w:rsidRPr="007B5483" w:rsidRDefault="003F3EDE" w:rsidP="003F3EDE">
      <w:pPr>
        <w:keepNext/>
        <w:keepLines/>
        <w:numPr>
          <w:ilvl w:val="3"/>
          <w:numId w:val="0"/>
        </w:numPr>
        <w:tabs>
          <w:tab w:val="left" w:pos="1080"/>
        </w:tabs>
        <w:spacing w:beforeLines="50" w:before="120" w:afterLines="50" w:after="120" w:line="360" w:lineRule="auto"/>
        <w:ind w:left="-284"/>
        <w:contextualSpacing/>
        <w:jc w:val="both"/>
        <w:outlineLvl w:val="3"/>
        <w:rPr>
          <w:rFonts w:ascii="Arial" w:eastAsia="SimSun" w:hAnsi="Arial" w:cs="Arial"/>
          <w:b/>
          <w:bCs/>
          <w:color w:val="365F91"/>
          <w:kern w:val="2"/>
          <w:sz w:val="24"/>
          <w:szCs w:val="28"/>
          <w:lang w:eastAsia="zh-CN"/>
          <w:rPrChange w:id="436" w:author="Adelino Naquarta Sepalanga Domingos" w:date="2025-03-05T08:02:00Z" w16du:dateUtc="2025-03-05T07:02:00Z">
            <w:rPr>
              <w:rFonts w:ascii="Calibri" w:eastAsia="SimSun" w:hAnsi="Calibri" w:cs="Times New Roman"/>
              <w:b/>
              <w:bCs/>
              <w:color w:val="365F91"/>
              <w:kern w:val="2"/>
              <w:sz w:val="24"/>
              <w:szCs w:val="28"/>
              <w:lang w:eastAsia="zh-CN"/>
            </w:rPr>
          </w:rPrChange>
        </w:rPr>
      </w:pPr>
      <w:r w:rsidRPr="007B5483">
        <w:rPr>
          <w:rFonts w:ascii="Arial" w:eastAsia="SimSun" w:hAnsi="Arial" w:cs="Arial"/>
          <w:noProof/>
          <w:kern w:val="2"/>
          <w:sz w:val="21"/>
          <w:szCs w:val="24"/>
          <w:lang w:eastAsia="zh-CN"/>
          <w:rPrChange w:id="437" w:author="Adelino Naquarta Sepalanga Domingos" w:date="2025-03-05T08:02:00Z" w16du:dateUtc="2025-03-05T07:02:00Z">
            <w:rPr>
              <w:rFonts w:ascii="Calibri" w:eastAsia="SimSun" w:hAnsi="Calibri" w:cs="Times New Roman"/>
              <w:noProof/>
              <w:kern w:val="2"/>
              <w:sz w:val="21"/>
              <w:szCs w:val="24"/>
              <w:lang w:eastAsia="zh-CN"/>
            </w:rPr>
          </w:rPrChange>
        </w:rPr>
        <mc:AlternateContent>
          <mc:Choice Requires="wps">
            <w:drawing>
              <wp:anchor distT="45720" distB="45720" distL="114300" distR="114300" simplePos="0" relativeHeight="251663872" behindDoc="0" locked="0" layoutInCell="1" allowOverlap="1" wp14:anchorId="41C350D7" wp14:editId="7D013127">
                <wp:simplePos x="0" y="0"/>
                <wp:positionH relativeFrom="page">
                  <wp:posOffset>1433195</wp:posOffset>
                </wp:positionH>
                <wp:positionV relativeFrom="paragraph">
                  <wp:posOffset>32385</wp:posOffset>
                </wp:positionV>
                <wp:extent cx="5259070" cy="467995"/>
                <wp:effectExtent l="0" t="0" r="0" b="0"/>
                <wp:wrapSquare wrapText="bothSides"/>
                <wp:docPr id="997371678"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9070" cy="467995"/>
                        </a:xfrm>
                        <a:prstGeom prst="rect">
                          <a:avLst/>
                        </a:prstGeom>
                        <a:noFill/>
                        <a:ln w="9525">
                          <a:noFill/>
                          <a:miter lim="800000"/>
                          <a:headEnd/>
                          <a:tailEnd/>
                        </a:ln>
                      </wps:spPr>
                      <wps:txbx>
                        <w:txbxContent>
                          <w:p w14:paraId="747FDE1E" w14:textId="6440C082" w:rsidR="003F3EDE" w:rsidRPr="007B5483" w:rsidRDefault="003F3EDE" w:rsidP="003D78C4">
                            <w:pPr>
                              <w:rPr>
                                <w:rFonts w:ascii="Arial" w:hAnsi="Arial" w:cs="Arial"/>
                                <w:sz w:val="20"/>
                                <w:szCs w:val="20"/>
                                <w:rPrChange w:id="438" w:author="Adelino Naquarta Sepalanga Domingos" w:date="2025-03-05T08:04:00Z" w16du:dateUtc="2025-03-05T07:04:00Z">
                                  <w:rPr>
                                    <w:sz w:val="20"/>
                                    <w:szCs w:val="20"/>
                                  </w:rPr>
                                </w:rPrChange>
                              </w:rPr>
                            </w:pPr>
                            <w:r w:rsidRPr="007B5483">
                              <w:rPr>
                                <w:rFonts w:ascii="Arial" w:hAnsi="Arial" w:cs="Arial"/>
                                <w:sz w:val="20"/>
                                <w:szCs w:val="20"/>
                                <w:rPrChange w:id="439" w:author="Adelino Naquarta Sepalanga Domingos" w:date="2025-03-05T08:04:00Z" w16du:dateUtc="2025-03-05T07:04:00Z">
                                  <w:rPr>
                                    <w:sz w:val="20"/>
                                    <w:szCs w:val="20"/>
                                  </w:rPr>
                                </w:rPrChange>
                              </w:rPr>
                              <w:t>Os dados são transmitidos através de um WebService seguro, garantindo a integridade e confidencialidade das informações durante a comunicação com o sistema de validação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C350D7" id="_x0000_s1030" type="#_x0000_t202" style="position:absolute;left:0;text-align:left;margin-left:112.85pt;margin-top:2.55pt;width:414.1pt;height:36.85pt;z-index:25166387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" filled="f" stroked="f">
                <v:textbox>
                  <w:txbxContent>
                    <w:p w14:paraId="747FDE1E" w14:textId="6440C082" w:rsidR="003F3EDE" w:rsidRPr="007B5483" w:rsidRDefault="003F3EDE" w:rsidP="003D78C4">
                      <w:pPr>
                        <w:rPr>
                          <w:rFonts w:ascii="Arial" w:hAnsi="Arial" w:cs="Arial"/>
                          <w:sz w:val="20"/>
                          <w:szCs w:val="20"/>
                          <w:rPrChange w:id="440" w:author="Adelino Naquarta Sepalanga Domingos" w:date="2025-03-05T08:04:00Z" w16du:dateUtc="2025-03-05T07:04:00Z">
                            <w:rPr>
                              <w:sz w:val="20"/>
                              <w:szCs w:val="20"/>
                            </w:rPr>
                          </w:rPrChange>
                        </w:rPr>
                      </w:pPr>
                      <w:r w:rsidRPr="007B5483">
                        <w:rPr>
                          <w:rFonts w:ascii="Arial" w:hAnsi="Arial" w:cs="Arial"/>
                          <w:sz w:val="20"/>
                          <w:szCs w:val="20"/>
                          <w:rPrChange w:id="441" w:author="Adelino Naquarta Sepalanga Domingos" w:date="2025-03-05T08:04:00Z" w16du:dateUtc="2025-03-05T07:04:00Z">
                            <w:rPr>
                              <w:sz w:val="20"/>
                              <w:szCs w:val="20"/>
                            </w:rPr>
                          </w:rPrChange>
                        </w:rPr>
                        <w:t>Os dados são transmitidos através de um WebService seguro, garantindo a integridade e confidencialidade das informações durante a comunicação com o sistema de validação</w:t>
                      </w:r>
                    </w:p>
                  </w:txbxContent>
                </v:textbox>
                <w10:wrap type="square" anchorx="page"/>
              </v:shape>
            </w:pict>
          </mc:Fallback>
        </mc:AlternateContent>
      </w:r>
    </w:p>
    <w:p w14:paraId="72F9D582" w14:textId="77777777" w:rsidR="003F3EDE" w:rsidRPr="007B5483" w:rsidRDefault="003F3EDE" w:rsidP="003F3EDE">
      <w:pPr>
        <w:widowControl w:val="0"/>
        <w:spacing w:after="0" w:line="240" w:lineRule="auto"/>
        <w:jc w:val="center"/>
        <w:rPr>
          <w:rFonts w:ascii="Arial" w:eastAsia="SimSun" w:hAnsi="Arial" w:cs="Arial"/>
          <w:kern w:val="2"/>
          <w:sz w:val="21"/>
          <w:szCs w:val="24"/>
          <w:lang w:eastAsia="zh-CN"/>
          <w:rPrChange w:id="442" w:author="Adelino Naquarta Sepalanga Domingos" w:date="2025-03-05T08:02:00Z" w16du:dateUtc="2025-03-05T07:02:00Z">
            <w:rPr>
              <w:rFonts w:ascii="Calibri" w:eastAsia="SimSun" w:hAnsi="Calibri" w:cs="Times New Roman"/>
              <w:kern w:val="2"/>
              <w:sz w:val="21"/>
              <w:szCs w:val="24"/>
              <w:lang w:eastAsia="zh-CN"/>
            </w:rPr>
          </w:rPrChange>
        </w:rPr>
      </w:pPr>
    </w:p>
    <w:p w14:paraId="7580D828" w14:textId="77777777" w:rsidR="003F3EDE" w:rsidRPr="007B5483" w:rsidRDefault="003F3EDE" w:rsidP="003F3EDE">
      <w:pPr>
        <w:widowControl w:val="0"/>
        <w:spacing w:after="0" w:line="240" w:lineRule="auto"/>
        <w:jc w:val="center"/>
        <w:rPr>
          <w:rFonts w:ascii="Arial" w:eastAsia="SimSun" w:hAnsi="Arial" w:cs="Arial"/>
          <w:b/>
          <w:bCs/>
          <w:kern w:val="2"/>
          <w:sz w:val="21"/>
          <w:szCs w:val="24"/>
          <w:lang w:eastAsia="zh-CN"/>
          <w:rPrChange w:id="443" w:author="Adelino Naquarta Sepalanga Domingos" w:date="2025-03-05T08:02:00Z" w16du:dateUtc="2025-03-05T07:02:00Z">
            <w:rPr>
              <w:rFonts w:ascii="Calibri" w:eastAsia="SimSun" w:hAnsi="Calibri" w:cs="Times New Roman"/>
              <w:b/>
              <w:bCs/>
              <w:kern w:val="2"/>
              <w:sz w:val="21"/>
              <w:szCs w:val="24"/>
              <w:lang w:eastAsia="zh-CN"/>
            </w:rPr>
          </w:rPrChange>
        </w:rPr>
      </w:pPr>
      <w:bookmarkStart w:id="444" w:name="_Toc70674000"/>
    </w:p>
    <w:p w14:paraId="093C253F" w14:textId="77777777" w:rsidR="003D78C4" w:rsidRPr="007B5483" w:rsidRDefault="003D78C4" w:rsidP="003F3EDE">
      <w:pPr>
        <w:widowControl w:val="0"/>
        <w:spacing w:after="0" w:line="240" w:lineRule="auto"/>
        <w:jc w:val="center"/>
        <w:rPr>
          <w:rFonts w:ascii="Arial" w:eastAsia="SimSun" w:hAnsi="Arial" w:cs="Arial"/>
          <w:b/>
          <w:bCs/>
          <w:kern w:val="2"/>
          <w:sz w:val="21"/>
          <w:szCs w:val="24"/>
          <w:lang w:eastAsia="zh-CN"/>
          <w:rPrChange w:id="445" w:author="Adelino Naquarta Sepalanga Domingos" w:date="2025-03-05T08:02:00Z" w16du:dateUtc="2025-03-05T07:02:00Z">
            <w:rPr>
              <w:rFonts w:ascii="Calibri" w:eastAsia="SimSun" w:hAnsi="Calibri" w:cs="Times New Roman"/>
              <w:b/>
              <w:bCs/>
              <w:kern w:val="2"/>
              <w:sz w:val="21"/>
              <w:szCs w:val="24"/>
              <w:lang w:eastAsia="zh-CN"/>
            </w:rPr>
          </w:rPrChange>
        </w:rPr>
      </w:pPr>
    </w:p>
    <w:p w14:paraId="44B87FC0" w14:textId="77777777" w:rsidR="003D78C4" w:rsidRPr="007B5483" w:rsidRDefault="003D78C4" w:rsidP="003F3EDE">
      <w:pPr>
        <w:widowControl w:val="0"/>
        <w:spacing w:after="0" w:line="240" w:lineRule="auto"/>
        <w:jc w:val="center"/>
        <w:rPr>
          <w:rFonts w:ascii="Arial" w:eastAsia="SimSun" w:hAnsi="Arial" w:cs="Arial"/>
          <w:b/>
          <w:bCs/>
          <w:kern w:val="2"/>
          <w:sz w:val="21"/>
          <w:szCs w:val="24"/>
          <w:lang w:eastAsia="zh-CN"/>
          <w:rPrChange w:id="446" w:author="Adelino Naquarta Sepalanga Domingos" w:date="2025-03-05T08:02:00Z" w16du:dateUtc="2025-03-05T07:02:00Z">
            <w:rPr>
              <w:rFonts w:ascii="Calibri" w:eastAsia="SimSun" w:hAnsi="Calibri" w:cs="Times New Roman"/>
              <w:b/>
              <w:bCs/>
              <w:kern w:val="2"/>
              <w:sz w:val="21"/>
              <w:szCs w:val="24"/>
              <w:lang w:eastAsia="zh-CN"/>
            </w:rPr>
          </w:rPrChange>
        </w:rPr>
      </w:pPr>
    </w:p>
    <w:p w14:paraId="10644496" w14:textId="77777777" w:rsidR="003D78C4" w:rsidRPr="007B5483" w:rsidRDefault="003D78C4" w:rsidP="003F3EDE">
      <w:pPr>
        <w:widowControl w:val="0"/>
        <w:spacing w:after="0" w:line="240" w:lineRule="auto"/>
        <w:jc w:val="center"/>
        <w:rPr>
          <w:rFonts w:ascii="Arial" w:eastAsia="SimSun" w:hAnsi="Arial" w:cs="Arial"/>
          <w:b/>
          <w:bCs/>
          <w:kern w:val="2"/>
          <w:sz w:val="21"/>
          <w:szCs w:val="24"/>
          <w:lang w:eastAsia="zh-CN"/>
          <w:rPrChange w:id="447" w:author="Adelino Naquarta Sepalanga Domingos" w:date="2025-03-05T08:02:00Z" w16du:dateUtc="2025-03-05T07:02:00Z">
            <w:rPr>
              <w:rFonts w:ascii="Calibri" w:eastAsia="SimSun" w:hAnsi="Calibri" w:cs="Times New Roman"/>
              <w:b/>
              <w:bCs/>
              <w:kern w:val="2"/>
              <w:sz w:val="21"/>
              <w:szCs w:val="24"/>
              <w:lang w:eastAsia="zh-CN"/>
            </w:rPr>
          </w:rPrChange>
        </w:rPr>
      </w:pPr>
    </w:p>
    <w:p w14:paraId="6AF16127" w14:textId="7509B4A6" w:rsidR="003F3EDE" w:rsidRPr="007B5483" w:rsidRDefault="003F3EDE" w:rsidP="003F3EDE">
      <w:pPr>
        <w:widowControl w:val="0"/>
        <w:spacing w:after="0" w:line="240" w:lineRule="auto"/>
        <w:jc w:val="center"/>
        <w:rPr>
          <w:rFonts w:ascii="Arial" w:eastAsia="SimSun" w:hAnsi="Arial" w:cs="Arial"/>
          <w:b/>
          <w:bCs/>
          <w:kern w:val="2"/>
          <w:sz w:val="21"/>
          <w:szCs w:val="24"/>
          <w:lang w:eastAsia="zh-CN"/>
          <w:rPrChange w:id="448" w:author="Adelino Naquarta Sepalanga Domingos" w:date="2025-03-05T08:02:00Z" w16du:dateUtc="2025-03-05T07:02:00Z">
            <w:rPr>
              <w:rFonts w:ascii="Calibri" w:eastAsia="SimSun" w:hAnsi="Calibri" w:cs="Times New Roman"/>
              <w:b/>
              <w:bCs/>
              <w:kern w:val="2"/>
              <w:sz w:val="21"/>
              <w:szCs w:val="24"/>
              <w:lang w:eastAsia="zh-CN"/>
            </w:rPr>
          </w:rPrChange>
        </w:rPr>
      </w:pPr>
      <w:r w:rsidRPr="007B5483">
        <w:rPr>
          <w:rFonts w:ascii="Arial" w:eastAsia="SimSun" w:hAnsi="Arial" w:cs="Arial"/>
          <w:b/>
          <w:bCs/>
          <w:kern w:val="2"/>
          <w:sz w:val="21"/>
          <w:szCs w:val="24"/>
          <w:lang w:eastAsia="zh-CN"/>
          <w:rPrChange w:id="449" w:author="Adelino Naquarta Sepalanga Domingos" w:date="2025-03-05T08:02:00Z" w16du:dateUtc="2025-03-05T07:02:00Z">
            <w:rPr>
              <w:rFonts w:ascii="Calibri" w:eastAsia="SimSun" w:hAnsi="Calibri" w:cs="Times New Roman"/>
              <w:b/>
              <w:bCs/>
              <w:kern w:val="2"/>
              <w:sz w:val="21"/>
              <w:szCs w:val="24"/>
              <w:lang w:eastAsia="zh-CN"/>
            </w:rPr>
          </w:rPrChange>
        </w:rPr>
        <w:t>Figura 2 Validação de login do Usuário</w:t>
      </w:r>
      <w:bookmarkEnd w:id="444"/>
    </w:p>
    <w:p w14:paraId="4929014A" w14:textId="77777777" w:rsidR="003F3EDE" w:rsidRPr="007B5483" w:rsidRDefault="003F3EDE" w:rsidP="003F3EDE">
      <w:pPr>
        <w:widowControl w:val="0"/>
        <w:spacing w:after="0" w:line="240" w:lineRule="auto"/>
        <w:jc w:val="both"/>
        <w:rPr>
          <w:rFonts w:ascii="Arial" w:eastAsia="SimSun" w:hAnsi="Arial" w:cs="Arial"/>
          <w:kern w:val="2"/>
          <w:sz w:val="21"/>
          <w:szCs w:val="24"/>
          <w:lang w:eastAsia="zh-CN"/>
          <w:rPrChange w:id="450" w:author="Adelino Naquarta Sepalanga Domingos" w:date="2025-03-05T08:02:00Z" w16du:dateUtc="2025-03-05T07:02:00Z">
            <w:rPr>
              <w:rFonts w:ascii="Calibri" w:eastAsia="SimSun" w:hAnsi="Calibri" w:cs="Times New Roman"/>
              <w:kern w:val="2"/>
              <w:sz w:val="21"/>
              <w:szCs w:val="24"/>
              <w:lang w:eastAsia="zh-CN"/>
            </w:rPr>
          </w:rPrChange>
        </w:rPr>
      </w:pPr>
    </w:p>
    <w:p w14:paraId="5D81D1ED" w14:textId="77777777" w:rsidR="003F3EDE" w:rsidRPr="007B5483" w:rsidRDefault="003F3EDE" w:rsidP="003F3EDE">
      <w:pPr>
        <w:widowControl w:val="0"/>
        <w:spacing w:after="0" w:line="240" w:lineRule="auto"/>
        <w:jc w:val="center"/>
        <w:rPr>
          <w:rFonts w:ascii="Arial" w:eastAsia="SimSun" w:hAnsi="Arial" w:cs="Arial"/>
          <w:b/>
          <w:bCs/>
          <w:kern w:val="2"/>
          <w:sz w:val="21"/>
          <w:szCs w:val="24"/>
          <w:lang w:eastAsia="zh-CN"/>
          <w:rPrChange w:id="451" w:author="Adelino Naquarta Sepalanga Domingos" w:date="2025-03-05T08:02:00Z" w16du:dateUtc="2025-03-05T07:02:00Z">
            <w:rPr>
              <w:rFonts w:ascii="Calibri" w:eastAsia="SimSun" w:hAnsi="Calibri" w:cs="Times New Roman"/>
              <w:b/>
              <w:bCs/>
              <w:kern w:val="2"/>
              <w:sz w:val="21"/>
              <w:szCs w:val="24"/>
              <w:lang w:eastAsia="zh-CN"/>
            </w:rPr>
          </w:rPrChange>
        </w:rPr>
      </w:pPr>
    </w:p>
    <w:p w14:paraId="585F482A" w14:textId="77777777" w:rsidR="003F3EDE" w:rsidRPr="007B5483" w:rsidRDefault="003F3EDE" w:rsidP="003F3EDE">
      <w:pPr>
        <w:keepNext/>
        <w:keepLines/>
        <w:numPr>
          <w:ilvl w:val="3"/>
          <w:numId w:val="0"/>
        </w:numPr>
        <w:tabs>
          <w:tab w:val="left" w:pos="1080"/>
        </w:tabs>
        <w:spacing w:beforeLines="50" w:before="120" w:afterLines="50" w:after="120" w:line="360" w:lineRule="auto"/>
        <w:contextualSpacing/>
        <w:jc w:val="both"/>
        <w:outlineLvl w:val="3"/>
        <w:rPr>
          <w:rFonts w:ascii="Arial" w:eastAsia="SimSun" w:hAnsi="Arial" w:cs="Arial"/>
          <w:b/>
          <w:bCs/>
          <w:color w:val="365F91"/>
          <w:kern w:val="2"/>
          <w:sz w:val="24"/>
          <w:szCs w:val="28"/>
          <w:lang w:eastAsia="zh-CN"/>
          <w:rPrChange w:id="452" w:author="Adelino Naquarta Sepalanga Domingos" w:date="2025-03-05T08:02:00Z" w16du:dateUtc="2025-03-05T07:02:00Z">
            <w:rPr>
              <w:rFonts w:ascii="Calibri" w:eastAsia="SimSun" w:hAnsi="Calibri" w:cs="Times New Roman"/>
              <w:b/>
              <w:bCs/>
              <w:color w:val="365F91"/>
              <w:kern w:val="2"/>
              <w:sz w:val="24"/>
              <w:szCs w:val="28"/>
              <w:lang w:eastAsia="zh-CN"/>
            </w:rPr>
          </w:rPrChange>
        </w:rPr>
      </w:pPr>
      <w:r w:rsidRPr="007B5483">
        <w:rPr>
          <w:rFonts w:ascii="Arial" w:eastAsia="SimSun" w:hAnsi="Arial" w:cs="Arial"/>
          <w:b/>
          <w:bCs/>
          <w:color w:val="365F91"/>
          <w:kern w:val="2"/>
          <w:sz w:val="24"/>
          <w:szCs w:val="28"/>
          <w:lang w:eastAsia="zh-CN"/>
          <w:rPrChange w:id="453" w:author="Adelino Naquarta Sepalanga Domingos" w:date="2025-03-05T08:02:00Z" w16du:dateUtc="2025-03-05T07:02:00Z">
            <w:rPr>
              <w:rFonts w:ascii="Calibri" w:eastAsia="SimSun" w:hAnsi="Calibri" w:cs="Times New Roman"/>
              <w:b/>
              <w:bCs/>
              <w:color w:val="365F91"/>
              <w:kern w:val="2"/>
              <w:sz w:val="24"/>
              <w:szCs w:val="28"/>
              <w:lang w:eastAsia="zh-CN"/>
            </w:rPr>
          </w:rPrChange>
        </w:rPr>
        <w:t>Validação da Assinatura</w:t>
      </w:r>
    </w:p>
    <w:p w14:paraId="5A604FA5" w14:textId="77777777" w:rsidR="003F3EDE" w:rsidRPr="007B5483" w:rsidRDefault="003F3EDE" w:rsidP="003F3EDE">
      <w:pPr>
        <w:keepNext/>
        <w:keepLines/>
        <w:numPr>
          <w:ilvl w:val="3"/>
          <w:numId w:val="0"/>
        </w:numPr>
        <w:tabs>
          <w:tab w:val="left" w:pos="1080"/>
        </w:tabs>
        <w:spacing w:beforeLines="50" w:before="120" w:afterLines="50" w:after="120" w:line="360" w:lineRule="auto"/>
        <w:contextualSpacing/>
        <w:jc w:val="both"/>
        <w:outlineLvl w:val="3"/>
        <w:rPr>
          <w:rFonts w:ascii="Arial" w:eastAsia="SimSun" w:hAnsi="Arial" w:cs="Arial"/>
          <w:b/>
          <w:bCs/>
          <w:color w:val="365F91"/>
          <w:kern w:val="2"/>
          <w:sz w:val="24"/>
          <w:szCs w:val="28"/>
          <w:lang w:eastAsia="zh-CN"/>
          <w:rPrChange w:id="454" w:author="Adelino Naquarta Sepalanga Domingos" w:date="2025-03-05T08:02:00Z" w16du:dateUtc="2025-03-05T07:02:00Z">
            <w:rPr>
              <w:rFonts w:ascii="Calibri" w:eastAsia="SimSun" w:hAnsi="Calibri" w:cs="Times New Roman"/>
              <w:b/>
              <w:bCs/>
              <w:color w:val="365F91"/>
              <w:kern w:val="2"/>
              <w:sz w:val="24"/>
              <w:szCs w:val="28"/>
              <w:lang w:eastAsia="zh-CN"/>
            </w:rPr>
          </w:rPrChange>
        </w:rPr>
      </w:pPr>
    </w:p>
    <w:p w14:paraId="3BDC455B" w14:textId="77777777" w:rsidR="003F3EDE" w:rsidRPr="007B5483" w:rsidRDefault="003F3EDE" w:rsidP="003F3EDE">
      <w:pPr>
        <w:keepNext/>
        <w:keepLines/>
        <w:numPr>
          <w:ilvl w:val="3"/>
          <w:numId w:val="0"/>
        </w:numPr>
        <w:tabs>
          <w:tab w:val="left" w:pos="1080"/>
        </w:tabs>
        <w:spacing w:beforeLines="50" w:before="120" w:afterLines="50" w:after="120" w:line="360" w:lineRule="auto"/>
        <w:contextualSpacing/>
        <w:jc w:val="both"/>
        <w:outlineLvl w:val="3"/>
        <w:rPr>
          <w:rFonts w:ascii="Arial" w:eastAsia="SimSun" w:hAnsi="Arial" w:cs="Arial"/>
          <w:b/>
          <w:bCs/>
          <w:color w:val="365F91"/>
          <w:kern w:val="2"/>
          <w:sz w:val="24"/>
          <w:szCs w:val="28"/>
          <w:lang w:eastAsia="zh-CN"/>
          <w:rPrChange w:id="455" w:author="Adelino Naquarta Sepalanga Domingos" w:date="2025-03-05T08:02:00Z" w16du:dateUtc="2025-03-05T07:02:00Z">
            <w:rPr>
              <w:rFonts w:ascii="Calibri" w:eastAsia="SimSun" w:hAnsi="Calibri" w:cs="Times New Roman"/>
              <w:b/>
              <w:bCs/>
              <w:color w:val="365F91"/>
              <w:kern w:val="2"/>
              <w:sz w:val="24"/>
              <w:szCs w:val="28"/>
              <w:lang w:eastAsia="zh-CN"/>
            </w:rPr>
          </w:rPrChange>
        </w:rPr>
      </w:pPr>
      <w:r w:rsidRPr="007B5483">
        <w:rPr>
          <w:rFonts w:ascii="Arial" w:eastAsia="SimSun" w:hAnsi="Arial" w:cs="Arial"/>
          <w:b/>
          <w:bCs/>
          <w:noProof/>
          <w:color w:val="365F91"/>
          <w:kern w:val="2"/>
          <w:sz w:val="24"/>
          <w:szCs w:val="28"/>
          <w:lang w:eastAsia="zh-CN"/>
          <w:rPrChange w:id="456" w:author="Adelino Naquarta Sepalanga Domingos" w:date="2025-03-05T08:02:00Z" w16du:dateUtc="2025-03-05T07:02:00Z">
            <w:rPr>
              <w:rFonts w:ascii="Calibri" w:eastAsia="SimSun" w:hAnsi="Calibri" w:cs="Times New Roman"/>
              <w:b/>
              <w:bCs/>
              <w:noProof/>
              <w:color w:val="365F91"/>
              <w:kern w:val="2"/>
              <w:sz w:val="24"/>
              <w:szCs w:val="28"/>
              <w:lang w:eastAsia="zh-CN"/>
            </w:rPr>
          </w:rPrChange>
        </w:rPr>
        <mc:AlternateContent>
          <mc:Choice Requires="wps">
            <w:drawing>
              <wp:anchor distT="0" distB="0" distL="114300" distR="114300" simplePos="0" relativeHeight="251653632" behindDoc="0" locked="0" layoutInCell="1" allowOverlap="1" wp14:anchorId="31C79855" wp14:editId="512BD5C3">
                <wp:simplePos x="0" y="0"/>
                <wp:positionH relativeFrom="column">
                  <wp:posOffset>4264025</wp:posOffset>
                </wp:positionH>
                <wp:positionV relativeFrom="paragraph">
                  <wp:posOffset>855980</wp:posOffset>
                </wp:positionV>
                <wp:extent cx="6985" cy="1221740"/>
                <wp:effectExtent l="57150" t="38100" r="50165" b="16510"/>
                <wp:wrapNone/>
                <wp:docPr id="1853422428" name="Conexão reta unidirecional 6"/>
                <wp:cNvGraphicFramePr/>
                <a:graphic xmlns:a="http://schemas.openxmlformats.org/drawingml/2006/main">
                  <a:graphicData uri="http://schemas.microsoft.com/office/word/2010/wordprocessingShape">
                    <wps:wsp>
                      <wps:cNvCnPr/>
                      <wps:spPr>
                        <a:xfrm flipH="1" flipV="1">
                          <a:off x="0" y="0"/>
                          <a:ext cx="6985" cy="1221740"/>
                        </a:xfrm>
                        <a:prstGeom prst="straightConnector1">
                          <a:avLst/>
                        </a:prstGeom>
                        <a:ln w="28575">
                          <a:solidFill>
                            <a:srgbClr val="FFC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3E600F0" id="Conexão reta unidirecional 6" o:spid="_x0000_s1026" type="#_x0000_t32" style="position:absolute;margin-left:335.75pt;margin-top:67.4pt;width:.55pt;height:96.2pt;flip:x y;z-index:2516480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" strokecolor="#ffc000" strokeweight="2.25pt">
                <v:stroke endarrow="block" joinstyle="miter"/>
              </v:shape>
            </w:pict>
          </mc:Fallback>
        </mc:AlternateContent>
      </w:r>
      <w:r w:rsidRPr="007B5483">
        <w:rPr>
          <w:rFonts w:ascii="Arial" w:eastAsia="SimSun" w:hAnsi="Arial" w:cs="Arial"/>
          <w:noProof/>
          <w:kern w:val="2"/>
          <w:sz w:val="21"/>
          <w:szCs w:val="24"/>
          <w:lang w:eastAsia="zh-CN"/>
          <w:rPrChange w:id="457" w:author="Adelino Naquarta Sepalanga Domingos" w:date="2025-03-05T08:02:00Z" w16du:dateUtc="2025-03-05T07:02:00Z">
            <w:rPr>
              <w:rFonts w:ascii="Calibri" w:eastAsia="SimSun" w:hAnsi="Calibri" w:cs="Times New Roman"/>
              <w:noProof/>
              <w:kern w:val="2"/>
              <w:sz w:val="21"/>
              <w:szCs w:val="24"/>
              <w:lang w:eastAsia="zh-CN"/>
            </w:rPr>
          </w:rPrChange>
        </w:rPr>
        <mc:AlternateContent>
          <mc:Choice Requires="wps">
            <w:drawing>
              <wp:anchor distT="45720" distB="45720" distL="114300" distR="114300" simplePos="0" relativeHeight="251651584" behindDoc="0" locked="0" layoutInCell="1" allowOverlap="1" wp14:anchorId="19B46E5D" wp14:editId="39FA9511">
                <wp:simplePos x="0" y="0"/>
                <wp:positionH relativeFrom="column">
                  <wp:posOffset>3444240</wp:posOffset>
                </wp:positionH>
                <wp:positionV relativeFrom="paragraph">
                  <wp:posOffset>105410</wp:posOffset>
                </wp:positionV>
                <wp:extent cx="1670050" cy="1404620"/>
                <wp:effectExtent l="0" t="0" r="6350" b="0"/>
                <wp:wrapSquare wrapText="bothSides"/>
                <wp:docPr id="2135828281"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0050" cy="1404620"/>
                        </a:xfrm>
                        <a:prstGeom prst="rect">
                          <a:avLst/>
                        </a:prstGeom>
                        <a:solidFill>
                          <a:srgbClr val="FFFFFF"/>
                        </a:solidFill>
                        <a:ln w="9525">
                          <a:noFill/>
                          <a:miter lim="800000"/>
                          <a:headEnd/>
                          <a:tailEnd/>
                        </a:ln>
                      </wps:spPr>
                      <wps:txbx>
                        <w:txbxContent>
                          <w:p w14:paraId="687912D1" w14:textId="77777777" w:rsidR="003F3EDE" w:rsidRPr="007B5483" w:rsidRDefault="003F3EDE" w:rsidP="003F3EDE">
                            <w:pPr>
                              <w:jc w:val="center"/>
                              <w:rPr>
                                <w:rFonts w:ascii="Arial" w:hAnsi="Arial" w:cs="Arial"/>
                                <w:rPrChange w:id="458" w:author="Adelino Naquarta Sepalanga Domingos" w:date="2025-03-05T08:05:00Z" w16du:dateUtc="2025-03-05T07:05:00Z">
                                  <w:rPr/>
                                </w:rPrChange>
                              </w:rPr>
                            </w:pPr>
                            <w:r w:rsidRPr="007B5483">
                              <w:rPr>
                                <w:rFonts w:ascii="Arial" w:hAnsi="Arial" w:cs="Arial"/>
                                <w:rPrChange w:id="459" w:author="Adelino Naquarta Sepalanga Domingos" w:date="2025-03-05T08:05:00Z" w16du:dateUtc="2025-03-05T07:05:00Z">
                                  <w:rPr/>
                                </w:rPrChange>
                              </w:rPr>
                              <w:t>Base de dados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9B46E5D" id="_x0000_s1031" type="#_x0000_t202" style="position:absolute;left:0;text-align:left;margin-left:271.2pt;margin-top:8.3pt;width:131.5pt;height:110.6pt;z-index:2516515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" stroked="f">
                <v:textbox style="mso-fit-shape-to-text:t">
                  <w:txbxContent>
                    <w:p w14:paraId="687912D1" w14:textId="77777777" w:rsidR="003F3EDE" w:rsidRPr="007B5483" w:rsidRDefault="003F3EDE" w:rsidP="003F3EDE">
                      <w:pPr>
                        <w:jc w:val="center"/>
                        <w:rPr>
                          <w:rFonts w:ascii="Arial" w:hAnsi="Arial" w:cs="Arial"/>
                          <w:rPrChange w:id="460" w:author="Adelino Naquarta Sepalanga Domingos" w:date="2025-03-05T08:05:00Z" w16du:dateUtc="2025-03-05T07:05:00Z">
                            <w:rPr/>
                          </w:rPrChange>
                        </w:rPr>
                      </w:pPr>
                      <w:r w:rsidRPr="007B5483">
                        <w:rPr>
                          <w:rFonts w:ascii="Arial" w:hAnsi="Arial" w:cs="Arial"/>
                          <w:rPrChange w:id="461" w:author="Adelino Naquarta Sepalanga Domingos" w:date="2025-03-05T08:05:00Z" w16du:dateUtc="2025-03-05T07:05:00Z">
                            <w:rPr/>
                          </w:rPrChange>
                        </w:rPr>
                        <w:t>Base de dados</w:t>
                      </w:r>
                    </w:p>
                  </w:txbxContent>
                </v:textbox>
                <w10:wrap type="square"/>
              </v:shape>
            </w:pict>
          </mc:Fallback>
        </mc:AlternateContent>
      </w:r>
      <w:r w:rsidRPr="007B5483">
        <w:rPr>
          <w:rFonts w:ascii="Arial" w:eastAsia="SimSun" w:hAnsi="Arial" w:cs="Arial"/>
          <w:b/>
          <w:bCs/>
          <w:noProof/>
          <w:color w:val="365F91"/>
          <w:kern w:val="2"/>
          <w:sz w:val="24"/>
          <w:szCs w:val="28"/>
          <w:lang w:eastAsia="zh-CN"/>
          <w:rPrChange w:id="462" w:author="Adelino Naquarta Sepalanga Domingos" w:date="2025-03-05T08:02:00Z" w16du:dateUtc="2025-03-05T07:02:00Z">
            <w:rPr>
              <w:rFonts w:ascii="Calibri" w:eastAsia="SimSun" w:hAnsi="Calibri" w:cs="Times New Roman"/>
              <w:b/>
              <w:bCs/>
              <w:noProof/>
              <w:color w:val="365F91"/>
              <w:kern w:val="2"/>
              <w:sz w:val="24"/>
              <w:szCs w:val="28"/>
              <w:lang w:eastAsia="zh-CN"/>
            </w:rPr>
          </w:rPrChange>
        </w:rPr>
        <mc:AlternateContent>
          <mc:Choice Requires="wps">
            <w:drawing>
              <wp:anchor distT="0" distB="0" distL="114300" distR="114300" simplePos="0" relativeHeight="251652608" behindDoc="0" locked="0" layoutInCell="1" allowOverlap="1" wp14:anchorId="5D357841" wp14:editId="67532F9A">
                <wp:simplePos x="0" y="0"/>
                <wp:positionH relativeFrom="column">
                  <wp:posOffset>3977945</wp:posOffset>
                </wp:positionH>
                <wp:positionV relativeFrom="paragraph">
                  <wp:posOffset>335280</wp:posOffset>
                </wp:positionV>
                <wp:extent cx="555625" cy="526415"/>
                <wp:effectExtent l="0" t="0" r="0" b="6985"/>
                <wp:wrapNone/>
                <wp:docPr id="30560096" name="Oval 2"/>
                <wp:cNvGraphicFramePr/>
                <a:graphic xmlns:a="http://schemas.openxmlformats.org/drawingml/2006/main">
                  <a:graphicData uri="http://schemas.microsoft.com/office/word/2010/wordprocessingShape">
                    <wps:wsp>
                      <wps:cNvSpPr/>
                      <wps:spPr>
                        <a:xfrm>
                          <a:off x="0" y="0"/>
                          <a:ext cx="555625" cy="526415"/>
                        </a:xfrm>
                        <a:prstGeom prst="ellipse">
                          <a:avLst/>
                        </a:prstGeom>
                        <a:solidFill>
                          <a:schemeClr val="bg1">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11B58B32" id="Oval 2" o:spid="_x0000_s1026" style="position:absolute;margin-left:313.2pt;margin-top:26.4pt;width:43.75pt;height:41.45pt;z-index:2516459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" fillcolor="#bfbfbf [2412]" stroked="f" strokeweight="1pt">
                <v:stroke joinstyle="miter"/>
              </v:oval>
            </w:pict>
          </mc:Fallback>
        </mc:AlternateContent>
      </w:r>
      <w:r w:rsidRPr="007B5483">
        <w:rPr>
          <w:rFonts w:ascii="Arial" w:eastAsia="SimSun" w:hAnsi="Arial" w:cs="Arial"/>
          <w:b/>
          <w:bCs/>
          <w:noProof/>
          <w:color w:val="365F91"/>
          <w:kern w:val="2"/>
          <w:sz w:val="24"/>
          <w:szCs w:val="28"/>
          <w:lang w:eastAsia="zh-CN"/>
          <w:rPrChange w:id="463" w:author="Adelino Naquarta Sepalanga Domingos" w:date="2025-03-05T08:02:00Z" w16du:dateUtc="2025-03-05T07:02:00Z">
            <w:rPr>
              <w:rFonts w:ascii="Calibri" w:eastAsia="SimSun" w:hAnsi="Calibri" w:cs="Times New Roman"/>
              <w:b/>
              <w:bCs/>
              <w:noProof/>
              <w:color w:val="365F91"/>
              <w:kern w:val="2"/>
              <w:sz w:val="24"/>
              <w:szCs w:val="28"/>
              <w:lang w:eastAsia="zh-CN"/>
            </w:rPr>
          </w:rPrChange>
        </w:rPr>
        <mc:AlternateContent>
          <mc:Choice Requires="wps">
            <w:drawing>
              <wp:anchor distT="0" distB="0" distL="114300" distR="114300" simplePos="0" relativeHeight="251649536" behindDoc="0" locked="0" layoutInCell="1" allowOverlap="1" wp14:anchorId="7D56068D" wp14:editId="684646BB">
                <wp:simplePos x="0" y="0"/>
                <wp:positionH relativeFrom="column">
                  <wp:posOffset>3998265</wp:posOffset>
                </wp:positionH>
                <wp:positionV relativeFrom="paragraph">
                  <wp:posOffset>2068195</wp:posOffset>
                </wp:positionV>
                <wp:extent cx="555625" cy="526415"/>
                <wp:effectExtent l="0" t="0" r="0" b="6985"/>
                <wp:wrapNone/>
                <wp:docPr id="197267865" name="Oval 2"/>
                <wp:cNvGraphicFramePr/>
                <a:graphic xmlns:a="http://schemas.openxmlformats.org/drawingml/2006/main">
                  <a:graphicData uri="http://schemas.microsoft.com/office/word/2010/wordprocessingShape">
                    <wps:wsp>
                      <wps:cNvSpPr/>
                      <wps:spPr>
                        <a:xfrm>
                          <a:off x="0" y="0"/>
                          <a:ext cx="555625" cy="526415"/>
                        </a:xfrm>
                        <a:prstGeom prst="ellipse">
                          <a:avLst/>
                        </a:prstGeom>
                        <a:solidFill>
                          <a:schemeClr val="bg1">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0DD46E9F" id="Oval 2" o:spid="_x0000_s1026" style="position:absolute;margin-left:314.8pt;margin-top:162.85pt;width:43.75pt;height:41.45pt;z-index:2516418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" fillcolor="#bfbfbf [2412]" stroked="f" strokeweight="1pt">
                <v:stroke joinstyle="miter"/>
              </v:oval>
            </w:pict>
          </mc:Fallback>
        </mc:AlternateContent>
      </w:r>
      <w:r w:rsidRPr="007B5483">
        <w:rPr>
          <w:rFonts w:ascii="Arial" w:eastAsia="SimSun" w:hAnsi="Arial" w:cs="Arial"/>
          <w:noProof/>
          <w:kern w:val="2"/>
          <w:sz w:val="21"/>
          <w:szCs w:val="24"/>
          <w:lang w:eastAsia="zh-CN"/>
          <w:rPrChange w:id="464" w:author="Adelino Naquarta Sepalanga Domingos" w:date="2025-03-05T08:02:00Z" w16du:dateUtc="2025-03-05T07:02:00Z">
            <w:rPr>
              <w:rFonts w:ascii="Calibri" w:eastAsia="SimSun" w:hAnsi="Calibri" w:cs="Times New Roman"/>
              <w:noProof/>
              <w:kern w:val="2"/>
              <w:sz w:val="21"/>
              <w:szCs w:val="24"/>
              <w:lang w:eastAsia="zh-CN"/>
            </w:rPr>
          </w:rPrChange>
        </w:rPr>
        <mc:AlternateContent>
          <mc:Choice Requires="wps">
            <w:drawing>
              <wp:anchor distT="45720" distB="45720" distL="114300" distR="114300" simplePos="0" relativeHeight="251648512" behindDoc="0" locked="0" layoutInCell="1" allowOverlap="1" wp14:anchorId="6B146958" wp14:editId="091A4703">
                <wp:simplePos x="0" y="0"/>
                <wp:positionH relativeFrom="column">
                  <wp:posOffset>3570605</wp:posOffset>
                </wp:positionH>
                <wp:positionV relativeFrom="paragraph">
                  <wp:posOffset>2611324</wp:posOffset>
                </wp:positionV>
                <wp:extent cx="1670050" cy="1404620"/>
                <wp:effectExtent l="0" t="0" r="6350" b="0"/>
                <wp:wrapSquare wrapText="bothSides"/>
                <wp:docPr id="113697877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0050" cy="1404620"/>
                        </a:xfrm>
                        <a:prstGeom prst="rect">
                          <a:avLst/>
                        </a:prstGeom>
                        <a:solidFill>
                          <a:srgbClr val="FFFFFF"/>
                        </a:solidFill>
                        <a:ln w="9525">
                          <a:noFill/>
                          <a:miter lim="800000"/>
                          <a:headEnd/>
                          <a:tailEnd/>
                        </a:ln>
                      </wps:spPr>
                      <wps:txbx>
                        <w:txbxContent>
                          <w:p w14:paraId="07D3C7C0" w14:textId="77777777" w:rsidR="003F3EDE" w:rsidRPr="007B5483" w:rsidRDefault="003F3EDE" w:rsidP="003F3EDE">
                            <w:pPr>
                              <w:jc w:val="center"/>
                              <w:rPr>
                                <w:rFonts w:ascii="Arial" w:hAnsi="Arial" w:cs="Arial"/>
                                <w:rPrChange w:id="465" w:author="Adelino Naquarta Sepalanga Domingos" w:date="2025-03-05T08:05:00Z" w16du:dateUtc="2025-03-05T07:05:00Z">
                                  <w:rPr/>
                                </w:rPrChange>
                              </w:rPr>
                            </w:pPr>
                            <w:r w:rsidRPr="007B5483">
                              <w:rPr>
                                <w:rFonts w:ascii="Arial" w:hAnsi="Arial" w:cs="Arial"/>
                                <w:rPrChange w:id="466" w:author="Adelino Naquarta Sepalanga Domingos" w:date="2025-03-05T08:05:00Z" w16du:dateUtc="2025-03-05T07:05:00Z">
                                  <w:rPr/>
                                </w:rPrChange>
                              </w:rPr>
                              <w:t>Validação das regras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B146958" id="_x0000_s1032" type="#_x0000_t202" style="position:absolute;left:0;text-align:left;margin-left:281.15pt;margin-top:205.6pt;width:131.5pt;height:110.6pt;z-index:2516485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" stroked="f">
                <v:textbox style="mso-fit-shape-to-text:t">
                  <w:txbxContent>
                    <w:p w14:paraId="07D3C7C0" w14:textId="77777777" w:rsidR="003F3EDE" w:rsidRPr="007B5483" w:rsidRDefault="003F3EDE" w:rsidP="003F3EDE">
                      <w:pPr>
                        <w:jc w:val="center"/>
                        <w:rPr>
                          <w:rFonts w:ascii="Arial" w:hAnsi="Arial" w:cs="Arial"/>
                          <w:rPrChange w:id="467" w:author="Adelino Naquarta Sepalanga Domingos" w:date="2025-03-05T08:05:00Z" w16du:dateUtc="2025-03-05T07:05:00Z">
                            <w:rPr/>
                          </w:rPrChange>
                        </w:rPr>
                      </w:pPr>
                      <w:r w:rsidRPr="007B5483">
                        <w:rPr>
                          <w:rFonts w:ascii="Arial" w:hAnsi="Arial" w:cs="Arial"/>
                          <w:rPrChange w:id="468" w:author="Adelino Naquarta Sepalanga Domingos" w:date="2025-03-05T08:05:00Z" w16du:dateUtc="2025-03-05T07:05:00Z">
                            <w:rPr/>
                          </w:rPrChange>
                        </w:rPr>
                        <w:t>Validação das regras</w:t>
                      </w:r>
                    </w:p>
                  </w:txbxContent>
                </v:textbox>
                <w10:wrap type="square"/>
              </v:shape>
            </w:pict>
          </mc:Fallback>
        </mc:AlternateContent>
      </w:r>
    </w:p>
    <w:tbl>
      <w:tblPr>
        <w:tblW w:w="3192" w:type="dxa"/>
        <w:tblCellMar>
          <w:left w:w="0" w:type="dxa"/>
          <w:right w:w="0" w:type="dxa"/>
        </w:tblCellMar>
        <w:tblLook w:val="0420" w:firstRow="1" w:lastRow="0" w:firstColumn="0" w:lastColumn="0" w:noHBand="0" w:noVBand="1"/>
      </w:tblPr>
      <w:tblGrid>
        <w:gridCol w:w="3192"/>
      </w:tblGrid>
      <w:tr w:rsidR="003F3EDE" w:rsidRPr="007B5483" w14:paraId="7E07EBFB" w14:textId="77777777" w:rsidTr="0025185C">
        <w:trPr>
          <w:trHeight w:val="291"/>
        </w:trPr>
        <w:tc>
          <w:tcPr>
            <w:tcW w:w="3192" w:type="dxa"/>
            <w:tcBorders>
              <w:top w:val="single" w:sz="8" w:space="0" w:color="FFFFFF"/>
              <w:left w:val="single" w:sz="8" w:space="0" w:color="FFFFFF"/>
              <w:bottom w:val="single" w:sz="4" w:space="0" w:color="auto"/>
              <w:right w:val="single" w:sz="8" w:space="0" w:color="FFFFFF"/>
            </w:tcBorders>
            <w:shd w:val="clear" w:color="auto" w:fill="002060"/>
            <w:tcMar>
              <w:top w:w="72" w:type="dxa"/>
              <w:left w:w="144" w:type="dxa"/>
              <w:bottom w:w="72" w:type="dxa"/>
              <w:right w:w="144" w:type="dxa"/>
            </w:tcMar>
            <w:hideMark/>
          </w:tcPr>
          <w:p w14:paraId="0C5D9ACA" w14:textId="77777777" w:rsidR="003F3EDE" w:rsidRPr="007B5483" w:rsidRDefault="003F3EDE" w:rsidP="0025185C">
            <w:pPr>
              <w:keepNext/>
              <w:keepLines/>
              <w:numPr>
                <w:ilvl w:val="3"/>
                <w:numId w:val="0"/>
              </w:numPr>
              <w:tabs>
                <w:tab w:val="left" w:pos="1080"/>
              </w:tabs>
              <w:spacing w:beforeLines="50" w:before="120" w:afterLines="50" w:after="120" w:line="360" w:lineRule="auto"/>
              <w:contextualSpacing/>
              <w:jc w:val="center"/>
              <w:outlineLvl w:val="3"/>
              <w:rPr>
                <w:rFonts w:ascii="Arial" w:eastAsia="SimSun" w:hAnsi="Arial" w:cs="Arial"/>
                <w:b/>
                <w:bCs/>
                <w:color w:val="365F91"/>
                <w:kern w:val="2"/>
                <w:sz w:val="24"/>
                <w:szCs w:val="28"/>
                <w:lang w:eastAsia="zh-CN"/>
                <w:rPrChange w:id="469" w:author="Adelino Naquarta Sepalanga Domingos" w:date="2025-03-05T08:02:00Z" w16du:dateUtc="2025-03-05T07:02:00Z">
                  <w:rPr>
                    <w:rFonts w:ascii="Calibri" w:eastAsia="SimSun" w:hAnsi="Calibri" w:cs="Times New Roman"/>
                    <w:b/>
                    <w:bCs/>
                    <w:color w:val="365F91"/>
                    <w:kern w:val="2"/>
                    <w:sz w:val="24"/>
                    <w:szCs w:val="28"/>
                    <w:lang w:eastAsia="zh-CN"/>
                  </w:rPr>
                </w:rPrChange>
              </w:rPr>
            </w:pPr>
            <w:r w:rsidRPr="007B5483">
              <w:rPr>
                <w:rFonts w:ascii="Arial" w:eastAsia="SimSun" w:hAnsi="Arial" w:cs="Arial"/>
                <w:b/>
                <w:bCs/>
                <w:kern w:val="2"/>
                <w:sz w:val="24"/>
                <w:szCs w:val="28"/>
                <w:lang w:eastAsia="zh-CN"/>
                <w:rPrChange w:id="470" w:author="Adelino Naquarta Sepalanga Domingos" w:date="2025-03-05T08:02:00Z" w16du:dateUtc="2025-03-05T07:02:00Z">
                  <w:rPr>
                    <w:rFonts w:ascii="Calibri" w:eastAsia="SimSun" w:hAnsi="Calibri" w:cs="Times New Roman"/>
                    <w:b/>
                    <w:bCs/>
                    <w:kern w:val="2"/>
                    <w:sz w:val="24"/>
                    <w:szCs w:val="28"/>
                    <w:lang w:eastAsia="zh-CN"/>
                  </w:rPr>
                </w:rPrChange>
              </w:rPr>
              <w:t>HEAD</w:t>
            </w:r>
          </w:p>
        </w:tc>
      </w:tr>
      <w:tr w:rsidR="003F3EDE" w:rsidRPr="007B5483" w14:paraId="1EB4940C" w14:textId="77777777" w:rsidTr="0025185C">
        <w:trPr>
          <w:trHeight w:val="291"/>
        </w:trPr>
        <w:tc>
          <w:tcPr>
            <w:tcW w:w="3192" w:type="dxa"/>
            <w:tcBorders>
              <w:top w:val="single" w:sz="4" w:space="0" w:color="auto"/>
              <w:left w:val="single" w:sz="4" w:space="0" w:color="auto"/>
              <w:bottom w:val="single" w:sz="4" w:space="0" w:color="auto"/>
              <w:right w:val="single" w:sz="4" w:space="0" w:color="auto"/>
            </w:tcBorders>
            <w:shd w:val="clear" w:color="auto" w:fill="FFFFFF" w:themeFill="background1"/>
            <w:tcMar>
              <w:top w:w="72" w:type="dxa"/>
              <w:left w:w="144" w:type="dxa"/>
              <w:bottom w:w="72" w:type="dxa"/>
              <w:right w:w="144" w:type="dxa"/>
            </w:tcMar>
            <w:hideMark/>
          </w:tcPr>
          <w:p w14:paraId="10F4E9A8" w14:textId="77777777" w:rsidR="003F3EDE" w:rsidRPr="007B5483" w:rsidRDefault="003F3EDE" w:rsidP="0025185C">
            <w:pPr>
              <w:keepNext/>
              <w:keepLines/>
              <w:numPr>
                <w:ilvl w:val="3"/>
                <w:numId w:val="0"/>
              </w:numPr>
              <w:tabs>
                <w:tab w:val="left" w:pos="1080"/>
              </w:tabs>
              <w:spacing w:beforeLines="50" w:before="120" w:afterLines="50" w:after="120" w:line="360" w:lineRule="auto"/>
              <w:contextualSpacing/>
              <w:jc w:val="both"/>
              <w:outlineLvl w:val="3"/>
              <w:rPr>
                <w:rFonts w:ascii="Arial" w:eastAsia="SimSun" w:hAnsi="Arial" w:cs="Arial"/>
                <w:b/>
                <w:bCs/>
                <w:kern w:val="2"/>
                <w:sz w:val="20"/>
                <w:lang w:eastAsia="zh-CN"/>
                <w:rPrChange w:id="471" w:author="Adelino Naquarta Sepalanga Domingos" w:date="2025-03-05T08:02:00Z" w16du:dateUtc="2025-03-05T07:02:00Z">
                  <w:rPr>
                    <w:rFonts w:ascii="Calibri" w:eastAsia="SimSun" w:hAnsi="Calibri" w:cs="Times New Roman"/>
                    <w:b/>
                    <w:bCs/>
                    <w:kern w:val="2"/>
                    <w:sz w:val="20"/>
                    <w:lang w:eastAsia="zh-CN"/>
                  </w:rPr>
                </w:rPrChange>
              </w:rPr>
            </w:pPr>
            <w:r w:rsidRPr="007B5483">
              <w:rPr>
                <w:rFonts w:ascii="Arial" w:eastAsia="SimSun" w:hAnsi="Arial" w:cs="Arial"/>
                <w:b/>
                <w:bCs/>
                <w:kern w:val="2"/>
                <w:sz w:val="20"/>
                <w:lang w:eastAsia="zh-CN"/>
                <w:rPrChange w:id="472" w:author="Adelino Naquarta Sepalanga Domingos" w:date="2025-03-05T08:02:00Z" w16du:dateUtc="2025-03-05T07:02:00Z">
                  <w:rPr>
                    <w:rFonts w:ascii="Calibri" w:eastAsia="SimSun" w:hAnsi="Calibri" w:cs="Times New Roman"/>
                    <w:b/>
                    <w:bCs/>
                    <w:kern w:val="2"/>
                    <w:sz w:val="20"/>
                    <w:lang w:eastAsia="zh-CN"/>
                  </w:rPr>
                </w:rPrChange>
              </w:rPr>
              <w:t xml:space="preserve">Informação do utilizador </w:t>
            </w:r>
          </w:p>
        </w:tc>
      </w:tr>
      <w:tr w:rsidR="003F3EDE" w:rsidRPr="007B5483" w14:paraId="6F7C98BB" w14:textId="77777777" w:rsidTr="0025185C">
        <w:trPr>
          <w:trHeight w:val="291"/>
        </w:trPr>
        <w:tc>
          <w:tcPr>
            <w:tcW w:w="319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72" w:type="dxa"/>
              <w:left w:w="144" w:type="dxa"/>
              <w:bottom w:w="72" w:type="dxa"/>
              <w:right w:w="144" w:type="dxa"/>
            </w:tcMar>
            <w:hideMark/>
          </w:tcPr>
          <w:p w14:paraId="10A044D0" w14:textId="77777777" w:rsidR="003F3EDE" w:rsidRPr="007B5483" w:rsidRDefault="003F3EDE" w:rsidP="0025185C">
            <w:pPr>
              <w:keepNext/>
              <w:keepLines/>
              <w:numPr>
                <w:ilvl w:val="3"/>
                <w:numId w:val="0"/>
              </w:numPr>
              <w:tabs>
                <w:tab w:val="left" w:pos="1080"/>
              </w:tabs>
              <w:spacing w:beforeLines="50" w:before="120" w:afterLines="50" w:after="120" w:line="360" w:lineRule="auto"/>
              <w:contextualSpacing/>
              <w:jc w:val="both"/>
              <w:outlineLvl w:val="3"/>
              <w:rPr>
                <w:rFonts w:ascii="Arial" w:eastAsia="SimSun" w:hAnsi="Arial" w:cs="Arial"/>
                <w:b/>
                <w:bCs/>
                <w:kern w:val="2"/>
                <w:sz w:val="20"/>
                <w:lang w:eastAsia="zh-CN"/>
                <w:rPrChange w:id="473" w:author="Adelino Naquarta Sepalanga Domingos" w:date="2025-03-05T08:02:00Z" w16du:dateUtc="2025-03-05T07:02:00Z">
                  <w:rPr>
                    <w:rFonts w:ascii="Calibri" w:eastAsia="SimSun" w:hAnsi="Calibri" w:cs="Times New Roman"/>
                    <w:b/>
                    <w:bCs/>
                    <w:kern w:val="2"/>
                    <w:sz w:val="20"/>
                    <w:lang w:eastAsia="zh-CN"/>
                  </w:rPr>
                </w:rPrChange>
              </w:rPr>
            </w:pPr>
            <w:r w:rsidRPr="007B5483">
              <w:rPr>
                <w:rFonts w:ascii="Arial" w:eastAsia="SimSun" w:hAnsi="Arial" w:cs="Arial"/>
                <w:b/>
                <w:bCs/>
                <w:kern w:val="2"/>
                <w:sz w:val="20"/>
                <w:lang w:eastAsia="zh-CN"/>
                <w:rPrChange w:id="474" w:author="Adelino Naquarta Sepalanga Domingos" w:date="2025-03-05T08:02:00Z" w16du:dateUtc="2025-03-05T07:02:00Z">
                  <w:rPr>
                    <w:rFonts w:ascii="Calibri" w:eastAsia="SimSun" w:hAnsi="Calibri" w:cs="Times New Roman"/>
                    <w:b/>
                    <w:bCs/>
                    <w:kern w:val="2"/>
                    <w:sz w:val="20"/>
                    <w:lang w:eastAsia="zh-CN"/>
                  </w:rPr>
                </w:rPrChange>
              </w:rPr>
              <w:t xml:space="preserve">Informação de prova do utilizador </w:t>
            </w:r>
          </w:p>
        </w:tc>
      </w:tr>
      <w:tr w:rsidR="003F3EDE" w:rsidRPr="007B5483" w14:paraId="7A8FD190" w14:textId="77777777" w:rsidTr="0025185C">
        <w:trPr>
          <w:trHeight w:val="291"/>
        </w:trPr>
        <w:tc>
          <w:tcPr>
            <w:tcW w:w="3192" w:type="dxa"/>
            <w:tcBorders>
              <w:top w:val="single" w:sz="4" w:space="0" w:color="auto"/>
              <w:left w:val="single" w:sz="4" w:space="0" w:color="auto"/>
              <w:bottom w:val="single" w:sz="4" w:space="0" w:color="auto"/>
              <w:right w:val="single" w:sz="4" w:space="0" w:color="auto"/>
            </w:tcBorders>
            <w:shd w:val="clear" w:color="auto" w:fill="FFFFFF" w:themeFill="background1"/>
            <w:tcMar>
              <w:top w:w="72" w:type="dxa"/>
              <w:left w:w="144" w:type="dxa"/>
              <w:bottom w:w="72" w:type="dxa"/>
              <w:right w:w="144" w:type="dxa"/>
            </w:tcMar>
            <w:hideMark/>
          </w:tcPr>
          <w:p w14:paraId="19FC2E7B" w14:textId="77777777" w:rsidR="003F3EDE" w:rsidRPr="007B5483" w:rsidRDefault="003F3EDE" w:rsidP="0025185C">
            <w:pPr>
              <w:keepNext/>
              <w:keepLines/>
              <w:numPr>
                <w:ilvl w:val="3"/>
                <w:numId w:val="0"/>
              </w:numPr>
              <w:tabs>
                <w:tab w:val="left" w:pos="1080"/>
              </w:tabs>
              <w:spacing w:beforeLines="50" w:before="120" w:afterLines="50" w:after="120" w:line="360" w:lineRule="auto"/>
              <w:contextualSpacing/>
              <w:jc w:val="both"/>
              <w:outlineLvl w:val="3"/>
              <w:rPr>
                <w:rFonts w:ascii="Arial" w:eastAsia="SimSun" w:hAnsi="Arial" w:cs="Arial"/>
                <w:b/>
                <w:bCs/>
                <w:kern w:val="2"/>
                <w:sz w:val="20"/>
                <w:lang w:eastAsia="zh-CN"/>
                <w:rPrChange w:id="475" w:author="Adelino Naquarta Sepalanga Domingos" w:date="2025-03-05T08:02:00Z" w16du:dateUtc="2025-03-05T07:02:00Z">
                  <w:rPr>
                    <w:rFonts w:ascii="Calibri" w:eastAsia="SimSun" w:hAnsi="Calibri" w:cs="Times New Roman"/>
                    <w:b/>
                    <w:bCs/>
                    <w:kern w:val="2"/>
                    <w:sz w:val="20"/>
                    <w:lang w:eastAsia="zh-CN"/>
                  </w:rPr>
                </w:rPrChange>
              </w:rPr>
            </w:pPr>
            <w:r w:rsidRPr="007B5483">
              <w:rPr>
                <w:rFonts w:ascii="Arial" w:eastAsia="SimSun" w:hAnsi="Arial" w:cs="Arial"/>
                <w:b/>
                <w:bCs/>
                <w:kern w:val="2"/>
                <w:sz w:val="20"/>
                <w:lang w:eastAsia="zh-CN"/>
                <w:rPrChange w:id="476" w:author="Adelino Naquarta Sepalanga Domingos" w:date="2025-03-05T08:02:00Z" w16du:dateUtc="2025-03-05T07:02:00Z">
                  <w:rPr>
                    <w:rFonts w:ascii="Calibri" w:eastAsia="SimSun" w:hAnsi="Calibri" w:cs="Times New Roman"/>
                    <w:b/>
                    <w:bCs/>
                    <w:kern w:val="2"/>
                    <w:sz w:val="20"/>
                    <w:lang w:eastAsia="zh-CN"/>
                  </w:rPr>
                </w:rPrChange>
              </w:rPr>
              <w:t>Número do certificado</w:t>
            </w:r>
          </w:p>
        </w:tc>
      </w:tr>
      <w:tr w:rsidR="003F3EDE" w:rsidRPr="007B5483" w14:paraId="6EBE23D6" w14:textId="77777777" w:rsidTr="0025185C">
        <w:trPr>
          <w:trHeight w:val="291"/>
        </w:trPr>
        <w:tc>
          <w:tcPr>
            <w:tcW w:w="319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72" w:type="dxa"/>
              <w:left w:w="144" w:type="dxa"/>
              <w:bottom w:w="72" w:type="dxa"/>
              <w:right w:w="144" w:type="dxa"/>
            </w:tcMar>
            <w:hideMark/>
          </w:tcPr>
          <w:p w14:paraId="7A6779F2" w14:textId="77777777" w:rsidR="003F3EDE" w:rsidRPr="007B5483" w:rsidRDefault="003F3EDE" w:rsidP="0025185C">
            <w:pPr>
              <w:keepNext/>
              <w:keepLines/>
              <w:numPr>
                <w:ilvl w:val="3"/>
                <w:numId w:val="0"/>
              </w:numPr>
              <w:tabs>
                <w:tab w:val="left" w:pos="1080"/>
              </w:tabs>
              <w:spacing w:beforeLines="50" w:before="120" w:afterLines="50" w:after="120" w:line="360" w:lineRule="auto"/>
              <w:contextualSpacing/>
              <w:jc w:val="both"/>
              <w:outlineLvl w:val="3"/>
              <w:rPr>
                <w:rFonts w:ascii="Arial" w:eastAsia="SimSun" w:hAnsi="Arial" w:cs="Arial"/>
                <w:b/>
                <w:bCs/>
                <w:kern w:val="2"/>
                <w:sz w:val="20"/>
                <w:lang w:eastAsia="zh-CN"/>
                <w:rPrChange w:id="477" w:author="Adelino Naquarta Sepalanga Domingos" w:date="2025-03-05T08:02:00Z" w16du:dateUtc="2025-03-05T07:02:00Z">
                  <w:rPr>
                    <w:rFonts w:ascii="Calibri" w:eastAsia="SimSun" w:hAnsi="Calibri" w:cs="Times New Roman"/>
                    <w:b/>
                    <w:bCs/>
                    <w:kern w:val="2"/>
                    <w:sz w:val="20"/>
                    <w:lang w:eastAsia="zh-CN"/>
                  </w:rPr>
                </w:rPrChange>
              </w:rPr>
            </w:pPr>
            <w:r w:rsidRPr="007B5483">
              <w:rPr>
                <w:rFonts w:ascii="Arial" w:eastAsia="SimSun" w:hAnsi="Arial" w:cs="Arial"/>
                <w:b/>
                <w:bCs/>
                <w:kern w:val="2"/>
                <w:sz w:val="20"/>
                <w:lang w:eastAsia="zh-CN"/>
                <w:rPrChange w:id="478" w:author="Adelino Naquarta Sepalanga Domingos" w:date="2025-03-05T08:02:00Z" w16du:dateUtc="2025-03-05T07:02:00Z">
                  <w:rPr>
                    <w:rFonts w:ascii="Calibri" w:eastAsia="SimSun" w:hAnsi="Calibri" w:cs="Times New Roman"/>
                    <w:b/>
                    <w:bCs/>
                    <w:kern w:val="2"/>
                    <w:sz w:val="20"/>
                    <w:lang w:eastAsia="zh-CN"/>
                  </w:rPr>
                </w:rPrChange>
              </w:rPr>
              <w:t>Timestamp</w:t>
            </w:r>
          </w:p>
        </w:tc>
      </w:tr>
      <w:tr w:rsidR="003F3EDE" w:rsidRPr="007B5483" w14:paraId="16A1F26E" w14:textId="77777777" w:rsidTr="0025185C">
        <w:trPr>
          <w:trHeight w:val="291"/>
        </w:trPr>
        <w:tc>
          <w:tcPr>
            <w:tcW w:w="3192" w:type="dxa"/>
            <w:tcBorders>
              <w:top w:val="single" w:sz="4" w:space="0" w:color="auto"/>
              <w:left w:val="single" w:sz="4" w:space="0" w:color="auto"/>
              <w:bottom w:val="single" w:sz="4" w:space="0" w:color="auto"/>
              <w:right w:val="single" w:sz="4" w:space="0" w:color="auto"/>
            </w:tcBorders>
            <w:shd w:val="clear" w:color="auto" w:fill="FFFFFF" w:themeFill="background1"/>
            <w:tcMar>
              <w:top w:w="72" w:type="dxa"/>
              <w:left w:w="144" w:type="dxa"/>
              <w:bottom w:w="72" w:type="dxa"/>
              <w:right w:w="144" w:type="dxa"/>
            </w:tcMar>
            <w:hideMark/>
          </w:tcPr>
          <w:p w14:paraId="0F71AA61" w14:textId="77777777" w:rsidR="003F3EDE" w:rsidRPr="007B5483" w:rsidRDefault="003F3EDE" w:rsidP="0025185C">
            <w:pPr>
              <w:keepNext/>
              <w:keepLines/>
              <w:numPr>
                <w:ilvl w:val="3"/>
                <w:numId w:val="0"/>
              </w:numPr>
              <w:tabs>
                <w:tab w:val="left" w:pos="1080"/>
              </w:tabs>
              <w:spacing w:beforeLines="50" w:before="120" w:afterLines="50" w:after="120" w:line="360" w:lineRule="auto"/>
              <w:contextualSpacing/>
              <w:jc w:val="both"/>
              <w:outlineLvl w:val="3"/>
              <w:rPr>
                <w:rFonts w:ascii="Arial" w:eastAsia="SimSun" w:hAnsi="Arial" w:cs="Arial"/>
                <w:b/>
                <w:bCs/>
                <w:kern w:val="2"/>
                <w:sz w:val="20"/>
                <w:lang w:eastAsia="zh-CN"/>
                <w:rPrChange w:id="479" w:author="Adelino Naquarta Sepalanga Domingos" w:date="2025-03-05T08:02:00Z" w16du:dateUtc="2025-03-05T07:02:00Z">
                  <w:rPr>
                    <w:rFonts w:ascii="Calibri" w:eastAsia="SimSun" w:hAnsi="Calibri" w:cs="Times New Roman"/>
                    <w:b/>
                    <w:bCs/>
                    <w:kern w:val="2"/>
                    <w:sz w:val="20"/>
                    <w:lang w:eastAsia="zh-CN"/>
                  </w:rPr>
                </w:rPrChange>
              </w:rPr>
            </w:pPr>
            <w:r w:rsidRPr="007B5483">
              <w:rPr>
                <w:rFonts w:ascii="Arial" w:eastAsia="SimSun" w:hAnsi="Arial" w:cs="Arial"/>
                <w:b/>
                <w:bCs/>
                <w:kern w:val="2"/>
                <w:sz w:val="20"/>
                <w:lang w:eastAsia="zh-CN"/>
                <w:rPrChange w:id="480" w:author="Adelino Naquarta Sepalanga Domingos" w:date="2025-03-05T08:02:00Z" w16du:dateUtc="2025-03-05T07:02:00Z">
                  <w:rPr>
                    <w:rFonts w:ascii="Calibri" w:eastAsia="SimSun" w:hAnsi="Calibri" w:cs="Times New Roman"/>
                    <w:b/>
                    <w:bCs/>
                    <w:kern w:val="2"/>
                    <w:sz w:val="20"/>
                    <w:lang w:eastAsia="zh-CN"/>
                  </w:rPr>
                </w:rPrChange>
              </w:rPr>
              <w:t>Assinatura do Head</w:t>
            </w:r>
          </w:p>
        </w:tc>
      </w:tr>
      <w:tr w:rsidR="003F3EDE" w:rsidRPr="007B5483" w14:paraId="2C7FCF7D" w14:textId="77777777" w:rsidTr="0025185C">
        <w:trPr>
          <w:trHeight w:val="291"/>
        </w:trPr>
        <w:tc>
          <w:tcPr>
            <w:tcW w:w="319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72" w:type="dxa"/>
              <w:left w:w="144" w:type="dxa"/>
              <w:bottom w:w="72" w:type="dxa"/>
              <w:right w:w="144" w:type="dxa"/>
            </w:tcMar>
          </w:tcPr>
          <w:p w14:paraId="5DDE195C" w14:textId="77777777" w:rsidR="003F3EDE" w:rsidRPr="007B5483" w:rsidRDefault="003F3EDE" w:rsidP="0025185C">
            <w:pPr>
              <w:keepNext/>
              <w:keepLines/>
              <w:numPr>
                <w:ilvl w:val="3"/>
                <w:numId w:val="0"/>
              </w:numPr>
              <w:tabs>
                <w:tab w:val="left" w:pos="1080"/>
              </w:tabs>
              <w:spacing w:beforeLines="50" w:before="120" w:afterLines="50" w:after="120" w:line="360" w:lineRule="auto"/>
              <w:contextualSpacing/>
              <w:jc w:val="both"/>
              <w:outlineLvl w:val="3"/>
              <w:rPr>
                <w:rFonts w:ascii="Arial" w:eastAsia="SimSun" w:hAnsi="Arial" w:cs="Arial"/>
                <w:b/>
                <w:bCs/>
                <w:kern w:val="2"/>
                <w:sz w:val="20"/>
                <w:lang w:eastAsia="zh-CN"/>
                <w:rPrChange w:id="481" w:author="Adelino Naquarta Sepalanga Domingos" w:date="2025-03-05T08:02:00Z" w16du:dateUtc="2025-03-05T07:02:00Z">
                  <w:rPr>
                    <w:rFonts w:ascii="Calibri" w:eastAsia="SimSun" w:hAnsi="Calibri" w:cs="Times New Roman"/>
                    <w:b/>
                    <w:bCs/>
                    <w:kern w:val="2"/>
                    <w:sz w:val="20"/>
                    <w:lang w:eastAsia="zh-CN"/>
                  </w:rPr>
                </w:rPrChange>
              </w:rPr>
            </w:pPr>
            <w:r w:rsidRPr="007B5483">
              <w:rPr>
                <w:rFonts w:ascii="Arial" w:eastAsia="SimSun" w:hAnsi="Arial" w:cs="Arial"/>
                <w:b/>
                <w:bCs/>
                <w:noProof/>
                <w:kern w:val="2"/>
                <w:sz w:val="20"/>
                <w:lang w:eastAsia="zh-CN"/>
                <w:rPrChange w:id="482" w:author="Adelino Naquarta Sepalanga Domingos" w:date="2025-03-05T08:02:00Z" w16du:dateUtc="2025-03-05T07:02:00Z">
                  <w:rPr>
                    <w:rFonts w:ascii="Calibri" w:eastAsia="SimSun" w:hAnsi="Calibri" w:cs="Times New Roman"/>
                    <w:b/>
                    <w:bCs/>
                    <w:noProof/>
                    <w:kern w:val="2"/>
                    <w:sz w:val="20"/>
                    <w:lang w:eastAsia="zh-CN"/>
                  </w:rPr>
                </w:rPrChange>
              </w:rPr>
              <mc:AlternateContent>
                <mc:Choice Requires="wps">
                  <w:drawing>
                    <wp:anchor distT="0" distB="0" distL="114300" distR="114300" simplePos="0" relativeHeight="251650560" behindDoc="0" locked="0" layoutInCell="1" allowOverlap="1" wp14:anchorId="5023033F" wp14:editId="6A407AD3">
                      <wp:simplePos x="0" y="0"/>
                      <wp:positionH relativeFrom="page">
                        <wp:posOffset>2016760</wp:posOffset>
                      </wp:positionH>
                      <wp:positionV relativeFrom="paragraph">
                        <wp:posOffset>-39675</wp:posOffset>
                      </wp:positionV>
                      <wp:extent cx="1952625" cy="21590"/>
                      <wp:effectExtent l="0" t="76200" r="0" b="111760"/>
                      <wp:wrapNone/>
                      <wp:docPr id="535448129" name="Conexão reta unidirecional 3"/>
                      <wp:cNvGraphicFramePr/>
                      <a:graphic xmlns:a="http://schemas.openxmlformats.org/drawingml/2006/main">
                        <a:graphicData uri="http://schemas.microsoft.com/office/word/2010/wordprocessingShape">
                          <wps:wsp>
                            <wps:cNvCnPr/>
                            <wps:spPr>
                              <a:xfrm>
                                <a:off x="0" y="0"/>
                                <a:ext cx="1952625" cy="21590"/>
                              </a:xfrm>
                              <a:prstGeom prst="straightConnector1">
                                <a:avLst/>
                              </a:prstGeom>
                              <a:ln w="38100">
                                <a:solidFill>
                                  <a:srgbClr val="FFC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0EB969E" id="Conexão reta unidirecional 3" o:spid="_x0000_s1026" type="#_x0000_t32" style="position:absolute;margin-left:158.8pt;margin-top:-3.1pt;width:153.75pt;height:1.7pt;z-index:251643904;visibility:visible;mso-wrap-style:square;mso-wrap-distance-left:9pt;mso-wrap-distance-top:0;mso-wrap-distance-right:9pt;mso-wrap-distance-bottom:0;mso-position-horizontal:absolute;mso-position-horizontal-relative:page;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" strokecolor="#ffc000" strokeweight="3pt">
                      <v:stroke endarrow="block" joinstyle="miter"/>
                      <w10:wrap anchorx="page"/>
                    </v:shape>
                  </w:pict>
                </mc:Fallback>
              </mc:AlternateContent>
            </w:r>
            <w:r w:rsidRPr="007B5483">
              <w:rPr>
                <w:rFonts w:ascii="Arial" w:eastAsia="SimSun" w:hAnsi="Arial" w:cs="Arial"/>
                <w:b/>
                <w:bCs/>
                <w:kern w:val="2"/>
                <w:sz w:val="20"/>
                <w:lang w:eastAsia="zh-CN"/>
                <w:rPrChange w:id="483" w:author="Adelino Naquarta Sepalanga Domingos" w:date="2025-03-05T08:02:00Z" w16du:dateUtc="2025-03-05T07:02:00Z">
                  <w:rPr>
                    <w:rFonts w:ascii="Calibri" w:eastAsia="SimSun" w:hAnsi="Calibri" w:cs="Times New Roman"/>
                    <w:b/>
                    <w:bCs/>
                    <w:kern w:val="2"/>
                    <w:sz w:val="20"/>
                    <w:lang w:eastAsia="zh-CN"/>
                  </w:rPr>
                </w:rPrChange>
              </w:rPr>
              <w:t>Assinatura do BODY</w:t>
            </w:r>
          </w:p>
        </w:tc>
      </w:tr>
    </w:tbl>
    <w:p w14:paraId="3E47CBEC" w14:textId="77777777" w:rsidR="003F3EDE" w:rsidRPr="007B5483" w:rsidRDefault="003F3EDE" w:rsidP="003F3EDE">
      <w:pPr>
        <w:keepNext/>
        <w:keepLines/>
        <w:numPr>
          <w:ilvl w:val="3"/>
          <w:numId w:val="0"/>
        </w:numPr>
        <w:tabs>
          <w:tab w:val="left" w:pos="1080"/>
        </w:tabs>
        <w:spacing w:beforeLines="50" w:before="120" w:afterLines="50" w:after="120" w:line="360" w:lineRule="auto"/>
        <w:contextualSpacing/>
        <w:jc w:val="both"/>
        <w:outlineLvl w:val="3"/>
        <w:rPr>
          <w:rFonts w:ascii="Arial" w:eastAsia="SimSun" w:hAnsi="Arial" w:cs="Arial"/>
          <w:b/>
          <w:bCs/>
          <w:color w:val="365F91"/>
          <w:kern w:val="2"/>
          <w:sz w:val="24"/>
          <w:szCs w:val="28"/>
          <w:lang w:eastAsia="zh-CN"/>
          <w:rPrChange w:id="484" w:author="Adelino Naquarta Sepalanga Domingos" w:date="2025-03-05T08:02:00Z" w16du:dateUtc="2025-03-05T07:02:00Z">
            <w:rPr>
              <w:rFonts w:ascii="Calibri" w:eastAsia="SimSun" w:hAnsi="Calibri" w:cs="Times New Roman"/>
              <w:b/>
              <w:bCs/>
              <w:color w:val="365F91"/>
              <w:kern w:val="2"/>
              <w:sz w:val="24"/>
              <w:szCs w:val="28"/>
              <w:lang w:eastAsia="zh-CN"/>
            </w:rPr>
          </w:rPrChange>
        </w:rPr>
      </w:pPr>
    </w:p>
    <w:p w14:paraId="6366EA95" w14:textId="77777777" w:rsidR="003F3EDE" w:rsidRPr="007B5483" w:rsidRDefault="003F3EDE" w:rsidP="003F3EDE">
      <w:pPr>
        <w:widowControl w:val="0"/>
        <w:spacing w:after="0" w:line="240" w:lineRule="auto"/>
        <w:jc w:val="center"/>
        <w:rPr>
          <w:rFonts w:ascii="Arial" w:eastAsia="SimSun" w:hAnsi="Arial" w:cs="Arial"/>
          <w:kern w:val="2"/>
          <w:sz w:val="21"/>
          <w:szCs w:val="24"/>
          <w:lang w:eastAsia="zh-CN"/>
          <w:rPrChange w:id="485" w:author="Adelino Naquarta Sepalanga Domingos" w:date="2025-03-05T08:02:00Z" w16du:dateUtc="2025-03-05T07:02:00Z">
            <w:rPr>
              <w:rFonts w:ascii="Calibri" w:eastAsia="SimSun" w:hAnsi="Calibri" w:cs="Times New Roman"/>
              <w:kern w:val="2"/>
              <w:sz w:val="21"/>
              <w:szCs w:val="24"/>
              <w:lang w:eastAsia="zh-CN"/>
            </w:rPr>
          </w:rPrChange>
        </w:rPr>
      </w:pPr>
      <w:bookmarkStart w:id="486" w:name="_Toc70674001"/>
    </w:p>
    <w:p w14:paraId="7E424BC3" w14:textId="77777777" w:rsidR="003F3EDE" w:rsidRPr="007B5483" w:rsidRDefault="003F3EDE" w:rsidP="003F3EDE">
      <w:pPr>
        <w:widowControl w:val="0"/>
        <w:spacing w:after="0" w:line="240" w:lineRule="auto"/>
        <w:jc w:val="center"/>
        <w:rPr>
          <w:rFonts w:ascii="Arial" w:eastAsia="SimSun" w:hAnsi="Arial" w:cs="Arial"/>
          <w:b/>
          <w:bCs/>
          <w:kern w:val="2"/>
          <w:sz w:val="21"/>
          <w:szCs w:val="24"/>
          <w:lang w:eastAsia="zh-CN"/>
          <w:rPrChange w:id="487" w:author="Adelino Naquarta Sepalanga Domingos" w:date="2025-03-05T08:02:00Z" w16du:dateUtc="2025-03-05T07:02:00Z">
            <w:rPr>
              <w:rFonts w:ascii="Calibri" w:eastAsia="SimSun" w:hAnsi="Calibri" w:cs="Times New Roman"/>
              <w:b/>
              <w:bCs/>
              <w:kern w:val="2"/>
              <w:sz w:val="21"/>
              <w:szCs w:val="24"/>
              <w:lang w:eastAsia="zh-CN"/>
            </w:rPr>
          </w:rPrChange>
        </w:rPr>
      </w:pPr>
      <w:r w:rsidRPr="007B5483">
        <w:rPr>
          <w:rFonts w:ascii="Arial" w:eastAsia="SimSun" w:hAnsi="Arial" w:cs="Arial"/>
          <w:b/>
          <w:bCs/>
          <w:kern w:val="2"/>
          <w:sz w:val="21"/>
          <w:szCs w:val="24"/>
          <w:lang w:eastAsia="zh-CN"/>
          <w:rPrChange w:id="488" w:author="Adelino Naquarta Sepalanga Domingos" w:date="2025-03-05T08:02:00Z" w16du:dateUtc="2025-03-05T07:02:00Z">
            <w:rPr>
              <w:rFonts w:ascii="Calibri" w:eastAsia="SimSun" w:hAnsi="Calibri" w:cs="Times New Roman"/>
              <w:b/>
              <w:bCs/>
              <w:kern w:val="2"/>
              <w:sz w:val="21"/>
              <w:szCs w:val="24"/>
              <w:lang w:eastAsia="zh-CN"/>
            </w:rPr>
          </w:rPrChange>
        </w:rPr>
        <w:t xml:space="preserve">Figura </w:t>
      </w:r>
      <w:r w:rsidRPr="007B5483">
        <w:rPr>
          <w:rFonts w:ascii="Arial" w:eastAsia="SimSun" w:hAnsi="Arial" w:cs="Arial"/>
          <w:b/>
          <w:bCs/>
          <w:kern w:val="2"/>
          <w:sz w:val="21"/>
          <w:szCs w:val="24"/>
          <w:lang w:eastAsia="zh-CN"/>
          <w:rPrChange w:id="489" w:author="Adelino Naquarta Sepalanga Domingos" w:date="2025-03-05T08:02:00Z" w16du:dateUtc="2025-03-05T07:02:00Z">
            <w:rPr>
              <w:rFonts w:ascii="Calibri" w:eastAsia="SimSun" w:hAnsi="Calibri" w:cs="Times New Roman"/>
              <w:b/>
              <w:bCs/>
              <w:kern w:val="2"/>
              <w:sz w:val="21"/>
              <w:szCs w:val="24"/>
              <w:lang w:eastAsia="zh-CN"/>
            </w:rPr>
          </w:rPrChange>
        </w:rPr>
        <w:fldChar w:fldCharType="begin"/>
      </w:r>
      <w:r w:rsidRPr="007B5483">
        <w:rPr>
          <w:rFonts w:ascii="Arial" w:eastAsia="SimSun" w:hAnsi="Arial" w:cs="Arial"/>
          <w:b/>
          <w:bCs/>
          <w:kern w:val="2"/>
          <w:sz w:val="21"/>
          <w:szCs w:val="24"/>
          <w:lang w:eastAsia="zh-CN"/>
          <w:rPrChange w:id="490" w:author="Adelino Naquarta Sepalanga Domingos" w:date="2025-03-05T08:02:00Z" w16du:dateUtc="2025-03-05T07:02:00Z">
            <w:rPr>
              <w:rFonts w:ascii="Calibri" w:eastAsia="SimSun" w:hAnsi="Calibri" w:cs="Times New Roman"/>
              <w:b/>
              <w:bCs/>
              <w:kern w:val="2"/>
              <w:sz w:val="21"/>
              <w:szCs w:val="24"/>
              <w:lang w:eastAsia="zh-CN"/>
            </w:rPr>
          </w:rPrChange>
        </w:rPr>
        <w:instrText xml:space="preserve"> STYLEREF 1 \s </w:instrText>
      </w:r>
      <w:r w:rsidRPr="007B5483">
        <w:rPr>
          <w:rFonts w:ascii="Arial" w:eastAsia="SimSun" w:hAnsi="Arial" w:cs="Arial"/>
          <w:b/>
          <w:bCs/>
          <w:kern w:val="2"/>
          <w:sz w:val="21"/>
          <w:szCs w:val="24"/>
          <w:lang w:eastAsia="zh-CN"/>
          <w:rPrChange w:id="491" w:author="Adelino Naquarta Sepalanga Domingos" w:date="2025-03-05T08:02:00Z" w16du:dateUtc="2025-03-05T07:02:00Z">
            <w:rPr>
              <w:rFonts w:ascii="Calibri" w:eastAsia="SimSun" w:hAnsi="Calibri" w:cs="Times New Roman"/>
              <w:b/>
              <w:bCs/>
              <w:kern w:val="2"/>
              <w:sz w:val="21"/>
              <w:szCs w:val="24"/>
              <w:lang w:eastAsia="zh-CN"/>
            </w:rPr>
          </w:rPrChange>
        </w:rPr>
        <w:fldChar w:fldCharType="separate"/>
      </w:r>
      <w:r w:rsidRPr="007B5483">
        <w:rPr>
          <w:rFonts w:ascii="Arial" w:eastAsia="SimSun" w:hAnsi="Arial" w:cs="Arial"/>
          <w:b/>
          <w:bCs/>
          <w:noProof/>
          <w:kern w:val="2"/>
          <w:sz w:val="21"/>
          <w:szCs w:val="24"/>
          <w:lang w:eastAsia="zh-CN"/>
          <w:rPrChange w:id="492" w:author="Adelino Naquarta Sepalanga Domingos" w:date="2025-03-05T08:02:00Z" w16du:dateUtc="2025-03-05T07:02:00Z">
            <w:rPr>
              <w:rFonts w:ascii="Calibri" w:eastAsia="SimSun" w:hAnsi="Calibri" w:cs="Times New Roman"/>
              <w:b/>
              <w:bCs/>
              <w:noProof/>
              <w:kern w:val="2"/>
              <w:sz w:val="21"/>
              <w:szCs w:val="24"/>
              <w:lang w:eastAsia="zh-CN"/>
            </w:rPr>
          </w:rPrChange>
        </w:rPr>
        <w:t>3</w:t>
      </w:r>
      <w:r w:rsidRPr="007B5483">
        <w:rPr>
          <w:rFonts w:ascii="Arial" w:eastAsia="SimSun" w:hAnsi="Arial" w:cs="Arial"/>
          <w:b/>
          <w:bCs/>
          <w:kern w:val="2"/>
          <w:sz w:val="21"/>
          <w:szCs w:val="24"/>
          <w:lang w:eastAsia="zh-CN"/>
          <w:rPrChange w:id="493" w:author="Adelino Naquarta Sepalanga Domingos" w:date="2025-03-05T08:02:00Z" w16du:dateUtc="2025-03-05T07:02:00Z">
            <w:rPr>
              <w:rFonts w:ascii="Calibri" w:eastAsia="SimSun" w:hAnsi="Calibri" w:cs="Times New Roman"/>
              <w:b/>
              <w:bCs/>
              <w:kern w:val="2"/>
              <w:sz w:val="21"/>
              <w:szCs w:val="24"/>
              <w:lang w:eastAsia="zh-CN"/>
            </w:rPr>
          </w:rPrChange>
        </w:rPr>
        <w:fldChar w:fldCharType="end"/>
      </w:r>
      <w:r w:rsidRPr="007B5483">
        <w:rPr>
          <w:rFonts w:ascii="Arial" w:eastAsia="SimSun" w:hAnsi="Arial" w:cs="Arial"/>
          <w:b/>
          <w:bCs/>
          <w:kern w:val="2"/>
          <w:sz w:val="21"/>
          <w:szCs w:val="24"/>
          <w:lang w:eastAsia="zh-CN"/>
          <w:rPrChange w:id="494" w:author="Adelino Naquarta Sepalanga Domingos" w:date="2025-03-05T08:02:00Z" w16du:dateUtc="2025-03-05T07:02:00Z">
            <w:rPr>
              <w:rFonts w:ascii="Calibri" w:eastAsia="SimSun" w:hAnsi="Calibri" w:cs="Times New Roman"/>
              <w:b/>
              <w:bCs/>
              <w:kern w:val="2"/>
              <w:sz w:val="21"/>
              <w:szCs w:val="24"/>
              <w:lang w:eastAsia="zh-CN"/>
            </w:rPr>
          </w:rPrChange>
        </w:rPr>
        <w:t xml:space="preserve"> </w:t>
      </w:r>
      <w:bookmarkEnd w:id="486"/>
      <w:r w:rsidRPr="007B5483">
        <w:rPr>
          <w:rFonts w:ascii="Arial" w:eastAsia="SimSun" w:hAnsi="Arial" w:cs="Arial"/>
          <w:b/>
          <w:bCs/>
          <w:kern w:val="2"/>
          <w:sz w:val="21"/>
          <w:szCs w:val="24"/>
          <w:lang w:eastAsia="zh-CN"/>
          <w:rPrChange w:id="495" w:author="Adelino Naquarta Sepalanga Domingos" w:date="2025-03-05T08:02:00Z" w16du:dateUtc="2025-03-05T07:02:00Z">
            <w:rPr>
              <w:rFonts w:ascii="Calibri" w:eastAsia="SimSun" w:hAnsi="Calibri" w:cs="Times New Roman"/>
              <w:b/>
              <w:bCs/>
              <w:kern w:val="2"/>
              <w:sz w:val="21"/>
              <w:szCs w:val="24"/>
              <w:lang w:eastAsia="zh-CN"/>
            </w:rPr>
          </w:rPrChange>
        </w:rPr>
        <w:t>Validação de Assinatura</w:t>
      </w:r>
    </w:p>
    <w:p w14:paraId="50617EC9" w14:textId="77777777" w:rsidR="003F3EDE" w:rsidRPr="007B5483" w:rsidRDefault="003F3EDE" w:rsidP="003F3EDE">
      <w:pPr>
        <w:widowControl w:val="0"/>
        <w:spacing w:after="0" w:line="240" w:lineRule="auto"/>
        <w:jc w:val="both"/>
        <w:rPr>
          <w:rFonts w:ascii="Arial" w:eastAsia="SimSun" w:hAnsi="Arial" w:cs="Arial"/>
          <w:kern w:val="2"/>
          <w:sz w:val="21"/>
          <w:szCs w:val="24"/>
          <w:lang w:eastAsia="zh-CN"/>
          <w:rPrChange w:id="496" w:author="Adelino Naquarta Sepalanga Domingos" w:date="2025-03-05T08:02:00Z" w16du:dateUtc="2025-03-05T07:02:00Z">
            <w:rPr>
              <w:rFonts w:ascii="Times New Roman" w:eastAsia="SimSun" w:hAnsi="Times New Roman" w:cs="Times New Roman"/>
              <w:kern w:val="2"/>
              <w:sz w:val="21"/>
              <w:szCs w:val="24"/>
              <w:lang w:eastAsia="zh-CN"/>
            </w:rPr>
          </w:rPrChange>
        </w:rPr>
      </w:pPr>
    </w:p>
    <w:p w14:paraId="33C76A80" w14:textId="77777777" w:rsidR="003F3EDE" w:rsidRPr="007B5483" w:rsidRDefault="003F3EDE" w:rsidP="003F3EDE">
      <w:pPr>
        <w:widowControl w:val="0"/>
        <w:spacing w:after="0" w:line="240" w:lineRule="auto"/>
        <w:jc w:val="both"/>
        <w:rPr>
          <w:rFonts w:ascii="Arial" w:eastAsia="SimSun" w:hAnsi="Arial" w:cs="Arial"/>
          <w:kern w:val="2"/>
          <w:sz w:val="21"/>
          <w:szCs w:val="24"/>
          <w:lang w:eastAsia="zh-CN"/>
          <w:rPrChange w:id="497" w:author="Adelino Naquarta Sepalanga Domingos" w:date="2025-03-05T08:02:00Z" w16du:dateUtc="2025-03-05T07:02:00Z">
            <w:rPr>
              <w:rFonts w:ascii="Times New Roman" w:eastAsia="SimSun" w:hAnsi="Times New Roman" w:cs="Times New Roman"/>
              <w:kern w:val="2"/>
              <w:sz w:val="21"/>
              <w:szCs w:val="24"/>
              <w:lang w:eastAsia="zh-CN"/>
            </w:rPr>
          </w:rPrChange>
        </w:rPr>
      </w:pPr>
    </w:p>
    <w:p w14:paraId="044D7F07" w14:textId="77777777" w:rsidR="003F3EDE" w:rsidRPr="007B5483" w:rsidRDefault="003F3EDE" w:rsidP="003F3EDE">
      <w:pPr>
        <w:keepNext/>
        <w:keepLines/>
        <w:spacing w:beforeLines="50" w:before="120" w:afterLines="50" w:after="120" w:line="240" w:lineRule="auto"/>
        <w:jc w:val="center"/>
        <w:rPr>
          <w:rFonts w:ascii="Arial" w:eastAsia="SimSun" w:hAnsi="Arial" w:cs="Arial"/>
          <w:b/>
          <w:kern w:val="2"/>
          <w:sz w:val="21"/>
          <w:szCs w:val="16"/>
          <w:lang w:eastAsia="zh-CN"/>
          <w:rPrChange w:id="498" w:author="Adelino Naquarta Sepalanga Domingos" w:date="2025-03-05T08:07:00Z" w16du:dateUtc="2025-03-05T07:07:00Z">
            <w:rPr>
              <w:rFonts w:ascii="Times New Roman" w:eastAsia="SimSun" w:hAnsi="Times New Roman" w:cs="Times New Roman"/>
              <w:b/>
              <w:kern w:val="2"/>
              <w:sz w:val="21"/>
              <w:szCs w:val="16"/>
              <w:highlight w:val="yellow"/>
              <w:lang w:eastAsia="zh-CN"/>
            </w:rPr>
          </w:rPrChange>
        </w:rPr>
      </w:pPr>
      <w:bookmarkStart w:id="499" w:name="_Toc70673964"/>
      <w:r w:rsidRPr="007B5483">
        <w:rPr>
          <w:rFonts w:ascii="Arial" w:eastAsia="SimSun" w:hAnsi="Arial" w:cs="Arial"/>
          <w:b/>
          <w:kern w:val="2"/>
          <w:sz w:val="21"/>
          <w:szCs w:val="16"/>
          <w:lang w:eastAsia="zh-CN"/>
          <w:rPrChange w:id="500" w:author="Adelino Naquarta Sepalanga Domingos" w:date="2025-03-05T08:07:00Z" w16du:dateUtc="2025-03-05T07:07:00Z">
            <w:rPr>
              <w:rFonts w:ascii="Times New Roman" w:eastAsia="SimSun" w:hAnsi="Times New Roman" w:cs="Times New Roman"/>
              <w:b/>
              <w:kern w:val="2"/>
              <w:sz w:val="21"/>
              <w:szCs w:val="16"/>
              <w:highlight w:val="yellow"/>
              <w:lang w:eastAsia="zh-CN"/>
            </w:rPr>
          </w:rPrChange>
        </w:rPr>
        <w:t>Tabela 1 Parte de cabeçalho</w:t>
      </w:r>
      <w:bookmarkEnd w:id="499"/>
    </w:p>
    <w:tbl>
      <w:tblPr>
        <w:tblStyle w:val="TabeladeGrelha4-Destaque3"/>
        <w:tblpPr w:leftFromText="180" w:rightFromText="180" w:vertAnchor="text" w:tblpX="-582" w:tblpY="1"/>
        <w:tblW w:w="5142" w:type="pct"/>
        <w:tblLayout w:type="fixed"/>
        <w:tblLook w:val="04A0" w:firstRow="1" w:lastRow="0" w:firstColumn="1" w:lastColumn="0" w:noHBand="0" w:noVBand="1"/>
      </w:tblPr>
      <w:tblGrid>
        <w:gridCol w:w="990"/>
        <w:gridCol w:w="2267"/>
        <w:gridCol w:w="849"/>
        <w:gridCol w:w="4098"/>
        <w:gridCol w:w="1082"/>
        <w:gridCol w:w="1200"/>
      </w:tblGrid>
      <w:tr w:rsidR="003F3EDE" w:rsidRPr="007B5483" w14:paraId="763E6027" w14:textId="77777777" w:rsidTr="0025185C">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472" w:type="pct"/>
            <w:shd w:val="clear" w:color="auto" w:fill="002060"/>
          </w:tcPr>
          <w:p w14:paraId="2C0EF0CF" w14:textId="77777777" w:rsidR="003F3EDE" w:rsidRPr="007B5483" w:rsidRDefault="003F3EDE" w:rsidP="0025185C">
            <w:pPr>
              <w:widowControl w:val="0"/>
              <w:jc w:val="center"/>
              <w:rPr>
                <w:rFonts w:ascii="Arial" w:eastAsia="SimSun" w:hAnsi="Arial" w:cs="Arial"/>
                <w:kern w:val="2"/>
                <w:sz w:val="20"/>
                <w:lang w:eastAsia="zh-CN"/>
                <w:rPrChange w:id="501" w:author="Adelino Naquarta Sepalanga Domingos" w:date="2025-03-05T08:07:00Z" w16du:dateUtc="2025-03-05T07:07:00Z">
                  <w:rPr>
                    <w:rFonts w:ascii="Times New Roman" w:eastAsia="SimSun" w:hAnsi="Times New Roman" w:cs="Times New Roman"/>
                    <w:kern w:val="2"/>
                    <w:sz w:val="20"/>
                    <w:highlight w:val="black"/>
                    <w:lang w:eastAsia="zh-CN"/>
                  </w:rPr>
                </w:rPrChange>
              </w:rPr>
            </w:pPr>
            <w:r w:rsidRPr="007B5483">
              <w:rPr>
                <w:rFonts w:ascii="Arial" w:eastAsia="SimSun" w:hAnsi="Arial" w:cs="Arial"/>
                <w:kern w:val="2"/>
                <w:sz w:val="20"/>
                <w:lang w:eastAsia="zh-CN"/>
                <w:rPrChange w:id="502" w:author="Adelino Naquarta Sepalanga Domingos" w:date="2025-03-05T08:07:00Z" w16du:dateUtc="2025-03-05T07:07:00Z">
                  <w:rPr>
                    <w:rFonts w:ascii="Times New Roman" w:eastAsia="SimSun" w:hAnsi="Times New Roman" w:cs="Times New Roman"/>
                    <w:kern w:val="2"/>
                    <w:sz w:val="20"/>
                    <w:highlight w:val="black"/>
                    <w:lang w:eastAsia="zh-CN"/>
                  </w:rPr>
                </w:rPrChange>
              </w:rPr>
              <w:t>Número do nó</w:t>
            </w:r>
          </w:p>
        </w:tc>
        <w:tc>
          <w:tcPr>
            <w:tcW w:w="1081" w:type="pct"/>
            <w:shd w:val="clear" w:color="auto" w:fill="002060"/>
          </w:tcPr>
          <w:p w14:paraId="5438F0B1" w14:textId="77777777" w:rsidR="003F3EDE" w:rsidRPr="007B5483" w:rsidRDefault="003F3EDE" w:rsidP="0025185C">
            <w:pPr>
              <w:widowControl w:val="0"/>
              <w:jc w:val="center"/>
              <w:cnfStyle w:val="100000000000" w:firstRow="1" w:lastRow="0" w:firstColumn="0" w:lastColumn="0" w:oddVBand="0" w:evenVBand="0" w:oddHBand="0" w:evenHBand="0" w:firstRowFirstColumn="0" w:firstRowLastColumn="0" w:lastRowFirstColumn="0" w:lastRowLastColumn="0"/>
              <w:rPr>
                <w:rFonts w:ascii="Arial" w:eastAsia="SimSun" w:hAnsi="Arial" w:cs="Arial"/>
                <w:kern w:val="2"/>
                <w:sz w:val="20"/>
                <w:lang w:eastAsia="zh-CN"/>
                <w:rPrChange w:id="503" w:author="Adelino Naquarta Sepalanga Domingos" w:date="2025-03-05T08:07:00Z" w16du:dateUtc="2025-03-05T07:07:00Z">
                  <w:rPr>
                    <w:rFonts w:ascii="Times New Roman" w:eastAsia="SimSun" w:hAnsi="Times New Roman" w:cs="Times New Roman"/>
                    <w:kern w:val="2"/>
                    <w:sz w:val="20"/>
                    <w:highlight w:val="black"/>
                    <w:lang w:eastAsia="zh-CN"/>
                  </w:rPr>
                </w:rPrChange>
              </w:rPr>
            </w:pPr>
            <w:r w:rsidRPr="007B5483">
              <w:rPr>
                <w:rFonts w:ascii="Arial" w:eastAsia="SimSun" w:hAnsi="Arial" w:cs="Arial"/>
                <w:kern w:val="2"/>
                <w:sz w:val="20"/>
                <w:lang w:eastAsia="zh-CN"/>
                <w:rPrChange w:id="504" w:author="Adelino Naquarta Sepalanga Domingos" w:date="2025-03-05T08:07:00Z" w16du:dateUtc="2025-03-05T07:07:00Z">
                  <w:rPr>
                    <w:rFonts w:ascii="Times New Roman" w:eastAsia="SimSun" w:hAnsi="Times New Roman" w:cs="Times New Roman"/>
                    <w:kern w:val="2"/>
                    <w:sz w:val="20"/>
                    <w:highlight w:val="black"/>
                    <w:lang w:eastAsia="zh-CN"/>
                  </w:rPr>
                </w:rPrChange>
              </w:rPr>
              <w:t>Parâmetro</w:t>
            </w:r>
          </w:p>
        </w:tc>
        <w:tc>
          <w:tcPr>
            <w:tcW w:w="405" w:type="pct"/>
            <w:shd w:val="clear" w:color="auto" w:fill="002060"/>
          </w:tcPr>
          <w:p w14:paraId="277698AF" w14:textId="77777777" w:rsidR="003F3EDE" w:rsidRPr="007B5483" w:rsidRDefault="003F3EDE" w:rsidP="0025185C">
            <w:pPr>
              <w:widowControl w:val="0"/>
              <w:jc w:val="center"/>
              <w:cnfStyle w:val="100000000000" w:firstRow="1" w:lastRow="0" w:firstColumn="0" w:lastColumn="0" w:oddVBand="0" w:evenVBand="0" w:oddHBand="0" w:evenHBand="0" w:firstRowFirstColumn="0" w:firstRowLastColumn="0" w:lastRowFirstColumn="0" w:lastRowLastColumn="0"/>
              <w:rPr>
                <w:rFonts w:ascii="Arial" w:eastAsia="SimSun" w:hAnsi="Arial" w:cs="Arial"/>
                <w:kern w:val="2"/>
                <w:sz w:val="20"/>
                <w:lang w:eastAsia="zh-CN"/>
                <w:rPrChange w:id="505" w:author="Adelino Naquarta Sepalanga Domingos" w:date="2025-03-05T08:07:00Z" w16du:dateUtc="2025-03-05T07:07:00Z">
                  <w:rPr>
                    <w:rFonts w:ascii="Times New Roman" w:eastAsia="SimSun" w:hAnsi="Times New Roman" w:cs="Times New Roman"/>
                    <w:kern w:val="2"/>
                    <w:sz w:val="20"/>
                    <w:highlight w:val="black"/>
                    <w:lang w:eastAsia="zh-CN"/>
                  </w:rPr>
                </w:rPrChange>
              </w:rPr>
            </w:pPr>
            <w:r w:rsidRPr="007B5483">
              <w:rPr>
                <w:rFonts w:ascii="Arial" w:eastAsia="SimSun" w:hAnsi="Arial" w:cs="Arial"/>
                <w:kern w:val="2"/>
                <w:sz w:val="20"/>
                <w:lang w:eastAsia="zh-CN"/>
                <w:rPrChange w:id="506" w:author="Adelino Naquarta Sepalanga Domingos" w:date="2025-03-05T08:07:00Z" w16du:dateUtc="2025-03-05T07:07:00Z">
                  <w:rPr>
                    <w:rFonts w:ascii="Times New Roman" w:eastAsia="SimSun" w:hAnsi="Times New Roman" w:cs="Times New Roman"/>
                    <w:kern w:val="2"/>
                    <w:sz w:val="20"/>
                    <w:highlight w:val="black"/>
                    <w:lang w:eastAsia="zh-CN"/>
                  </w:rPr>
                </w:rPrChange>
              </w:rPr>
              <w:t>Obrigatório</w:t>
            </w:r>
          </w:p>
        </w:tc>
        <w:tc>
          <w:tcPr>
            <w:tcW w:w="1954" w:type="pct"/>
            <w:shd w:val="clear" w:color="auto" w:fill="002060"/>
          </w:tcPr>
          <w:p w14:paraId="0BCC3803" w14:textId="77777777" w:rsidR="003F3EDE" w:rsidRPr="007B5483" w:rsidRDefault="003F3EDE" w:rsidP="0025185C">
            <w:pPr>
              <w:widowControl w:val="0"/>
              <w:jc w:val="center"/>
              <w:cnfStyle w:val="100000000000" w:firstRow="1" w:lastRow="0" w:firstColumn="0" w:lastColumn="0" w:oddVBand="0" w:evenVBand="0" w:oddHBand="0" w:evenHBand="0" w:firstRowFirstColumn="0" w:firstRowLastColumn="0" w:lastRowFirstColumn="0" w:lastRowLastColumn="0"/>
              <w:rPr>
                <w:rFonts w:ascii="Arial" w:eastAsia="SimSun" w:hAnsi="Arial" w:cs="Arial"/>
                <w:kern w:val="2"/>
                <w:sz w:val="20"/>
                <w:lang w:eastAsia="zh-CN"/>
                <w:rPrChange w:id="507" w:author="Adelino Naquarta Sepalanga Domingos" w:date="2025-03-05T08:07:00Z" w16du:dateUtc="2025-03-05T07:07:00Z">
                  <w:rPr>
                    <w:rFonts w:ascii="Times New Roman" w:eastAsia="SimSun" w:hAnsi="Times New Roman" w:cs="Times New Roman"/>
                    <w:kern w:val="2"/>
                    <w:sz w:val="20"/>
                    <w:highlight w:val="black"/>
                    <w:lang w:eastAsia="zh-CN"/>
                  </w:rPr>
                </w:rPrChange>
              </w:rPr>
            </w:pPr>
            <w:r w:rsidRPr="007B5483">
              <w:rPr>
                <w:rFonts w:ascii="Arial" w:eastAsia="SimSun" w:hAnsi="Arial" w:cs="Arial"/>
                <w:kern w:val="2"/>
                <w:sz w:val="20"/>
                <w:lang w:eastAsia="zh-CN"/>
                <w:rPrChange w:id="508" w:author="Adelino Naquarta Sepalanga Domingos" w:date="2025-03-05T08:07:00Z" w16du:dateUtc="2025-03-05T07:07:00Z">
                  <w:rPr>
                    <w:rFonts w:ascii="Times New Roman" w:eastAsia="SimSun" w:hAnsi="Times New Roman" w:cs="Times New Roman"/>
                    <w:kern w:val="2"/>
                    <w:sz w:val="20"/>
                    <w:highlight w:val="black"/>
                    <w:lang w:eastAsia="zh-CN"/>
                  </w:rPr>
                </w:rPrChange>
              </w:rPr>
              <w:t>DESIGNAÇÃO</w:t>
            </w:r>
          </w:p>
        </w:tc>
        <w:tc>
          <w:tcPr>
            <w:tcW w:w="516" w:type="pct"/>
            <w:shd w:val="clear" w:color="auto" w:fill="002060"/>
          </w:tcPr>
          <w:p w14:paraId="348D74AD" w14:textId="77777777" w:rsidR="003F3EDE" w:rsidRPr="007B5483" w:rsidRDefault="003F3EDE" w:rsidP="0025185C">
            <w:pPr>
              <w:widowControl w:val="0"/>
              <w:jc w:val="center"/>
              <w:cnfStyle w:val="100000000000" w:firstRow="1" w:lastRow="0" w:firstColumn="0" w:lastColumn="0" w:oddVBand="0" w:evenVBand="0" w:oddHBand="0" w:evenHBand="0" w:firstRowFirstColumn="0" w:firstRowLastColumn="0" w:lastRowFirstColumn="0" w:lastRowLastColumn="0"/>
              <w:rPr>
                <w:rFonts w:ascii="Arial" w:eastAsia="SimSun" w:hAnsi="Arial" w:cs="Arial"/>
                <w:kern w:val="2"/>
                <w:sz w:val="20"/>
                <w:lang w:eastAsia="zh-CN"/>
                <w:rPrChange w:id="509" w:author="Adelino Naquarta Sepalanga Domingos" w:date="2025-03-05T08:07:00Z" w16du:dateUtc="2025-03-05T07:07:00Z">
                  <w:rPr>
                    <w:rFonts w:ascii="Times New Roman" w:eastAsia="SimSun" w:hAnsi="Times New Roman" w:cs="Times New Roman"/>
                    <w:kern w:val="2"/>
                    <w:sz w:val="20"/>
                    <w:highlight w:val="black"/>
                    <w:lang w:eastAsia="zh-CN"/>
                  </w:rPr>
                </w:rPrChange>
              </w:rPr>
            </w:pPr>
            <w:r w:rsidRPr="007B5483">
              <w:rPr>
                <w:rFonts w:ascii="Arial" w:eastAsia="SimSun" w:hAnsi="Arial" w:cs="Arial"/>
                <w:kern w:val="2"/>
                <w:sz w:val="20"/>
                <w:lang w:eastAsia="zh-CN"/>
                <w:rPrChange w:id="510" w:author="Adelino Naquarta Sepalanga Domingos" w:date="2025-03-05T08:07:00Z" w16du:dateUtc="2025-03-05T07:07:00Z">
                  <w:rPr>
                    <w:rFonts w:ascii="Times New Roman" w:eastAsia="SimSun" w:hAnsi="Times New Roman" w:cs="Times New Roman"/>
                    <w:kern w:val="2"/>
                    <w:sz w:val="20"/>
                    <w:highlight w:val="black"/>
                    <w:lang w:eastAsia="zh-CN"/>
                  </w:rPr>
                </w:rPrChange>
              </w:rPr>
              <w:t>Tipo de Dados</w:t>
            </w:r>
          </w:p>
        </w:tc>
        <w:tc>
          <w:tcPr>
            <w:tcW w:w="572" w:type="pct"/>
            <w:shd w:val="clear" w:color="auto" w:fill="002060"/>
          </w:tcPr>
          <w:p w14:paraId="31C1E36B" w14:textId="77777777" w:rsidR="003F3EDE" w:rsidRPr="007B5483" w:rsidRDefault="003F3EDE" w:rsidP="0025185C">
            <w:pPr>
              <w:widowControl w:val="0"/>
              <w:jc w:val="center"/>
              <w:cnfStyle w:val="100000000000" w:firstRow="1" w:lastRow="0" w:firstColumn="0" w:lastColumn="0" w:oddVBand="0" w:evenVBand="0" w:oddHBand="0" w:evenHBand="0" w:firstRowFirstColumn="0" w:firstRowLastColumn="0" w:lastRowFirstColumn="0" w:lastRowLastColumn="0"/>
              <w:rPr>
                <w:rFonts w:ascii="Arial" w:eastAsia="SimSun" w:hAnsi="Arial" w:cs="Arial"/>
                <w:kern w:val="2"/>
                <w:sz w:val="20"/>
                <w:lang w:eastAsia="zh-CN"/>
                <w:rPrChange w:id="511" w:author="Adelino Naquarta Sepalanga Domingos" w:date="2025-03-05T08:07:00Z" w16du:dateUtc="2025-03-05T07:07:00Z">
                  <w:rPr>
                    <w:rFonts w:ascii="Times New Roman" w:eastAsia="SimSun" w:hAnsi="Times New Roman" w:cs="Times New Roman"/>
                    <w:kern w:val="2"/>
                    <w:sz w:val="20"/>
                    <w:highlight w:val="black"/>
                    <w:lang w:eastAsia="zh-CN"/>
                  </w:rPr>
                </w:rPrChange>
              </w:rPr>
            </w:pPr>
            <w:r w:rsidRPr="007B5483">
              <w:rPr>
                <w:rFonts w:ascii="Arial" w:eastAsia="SimSun" w:hAnsi="Arial" w:cs="Arial"/>
                <w:kern w:val="2"/>
                <w:sz w:val="20"/>
                <w:lang w:eastAsia="zh-CN"/>
                <w:rPrChange w:id="512" w:author="Adelino Naquarta Sepalanga Domingos" w:date="2025-03-05T08:07:00Z" w16du:dateUtc="2025-03-05T07:07:00Z">
                  <w:rPr>
                    <w:rFonts w:ascii="Times New Roman" w:eastAsia="SimSun" w:hAnsi="Times New Roman" w:cs="Times New Roman"/>
                    <w:kern w:val="2"/>
                    <w:sz w:val="20"/>
                    <w:highlight w:val="black"/>
                    <w:lang w:eastAsia="zh-CN"/>
                  </w:rPr>
                </w:rPrChange>
              </w:rPr>
              <w:t>COMP.</w:t>
            </w:r>
          </w:p>
        </w:tc>
      </w:tr>
      <w:tr w:rsidR="003F3EDE" w:rsidRPr="007B5483" w14:paraId="7147349C" w14:textId="77777777" w:rsidTr="0025185C">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472" w:type="pct"/>
          </w:tcPr>
          <w:p w14:paraId="51FBA1AB" w14:textId="77777777" w:rsidR="003F3EDE" w:rsidRPr="007B5483" w:rsidRDefault="003F3EDE" w:rsidP="0025185C">
            <w:pPr>
              <w:widowControl w:val="0"/>
              <w:jc w:val="center"/>
              <w:rPr>
                <w:rFonts w:ascii="Arial" w:eastAsia="SimSun" w:hAnsi="Arial" w:cs="Arial"/>
                <w:kern w:val="2"/>
                <w:sz w:val="18"/>
                <w:szCs w:val="20"/>
                <w:lang w:eastAsia="zh-CN"/>
                <w:rPrChange w:id="513" w:author="Adelino Naquarta Sepalanga Domingos" w:date="2025-03-05T08:07:00Z" w16du:dateUtc="2025-03-05T07:07:00Z">
                  <w:rPr>
                    <w:rFonts w:ascii="Times New Roman" w:eastAsia="SimSun" w:hAnsi="Times New Roman" w:cs="Times New Roman"/>
                    <w:kern w:val="2"/>
                    <w:sz w:val="18"/>
                    <w:szCs w:val="20"/>
                    <w:highlight w:val="yellow"/>
                    <w:lang w:eastAsia="zh-CN"/>
                  </w:rPr>
                </w:rPrChange>
              </w:rPr>
            </w:pPr>
            <w:r w:rsidRPr="007B5483">
              <w:rPr>
                <w:rFonts w:ascii="Arial" w:eastAsia="SimSun" w:hAnsi="Arial" w:cs="Arial"/>
                <w:kern w:val="2"/>
                <w:sz w:val="18"/>
                <w:szCs w:val="20"/>
                <w:lang w:eastAsia="zh-CN"/>
                <w:rPrChange w:id="514" w:author="Adelino Naquarta Sepalanga Domingos" w:date="2025-03-05T08:07:00Z" w16du:dateUtc="2025-03-05T07:07:00Z">
                  <w:rPr>
                    <w:rFonts w:ascii="Times New Roman" w:eastAsia="SimSun" w:hAnsi="Times New Roman" w:cs="Times New Roman"/>
                    <w:kern w:val="2"/>
                    <w:sz w:val="18"/>
                    <w:szCs w:val="20"/>
                    <w:highlight w:val="yellow"/>
                    <w:lang w:eastAsia="zh-CN"/>
                  </w:rPr>
                </w:rPrChange>
              </w:rPr>
              <w:t>1</w:t>
            </w:r>
          </w:p>
        </w:tc>
        <w:tc>
          <w:tcPr>
            <w:tcW w:w="1081" w:type="pct"/>
          </w:tcPr>
          <w:p w14:paraId="3D75ED5F" w14:textId="77777777" w:rsidR="003F3EDE" w:rsidRPr="007B5483"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515"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pPr>
            <w:r w:rsidRPr="007B5483">
              <w:rPr>
                <w:rFonts w:ascii="Arial" w:eastAsia="SimSun" w:hAnsi="Arial" w:cs="Arial"/>
                <w:kern w:val="2"/>
                <w:sz w:val="21"/>
                <w:szCs w:val="24"/>
                <w:lang w:eastAsia="zh-CN"/>
                <w:rPrChange w:id="516"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t>Header</w:t>
            </w:r>
          </w:p>
        </w:tc>
        <w:tc>
          <w:tcPr>
            <w:tcW w:w="405" w:type="pct"/>
          </w:tcPr>
          <w:p w14:paraId="70201D97" w14:textId="77777777" w:rsidR="003F3EDE" w:rsidRPr="007B5483"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517"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pPr>
            <w:r w:rsidRPr="007B5483">
              <w:rPr>
                <w:rFonts w:ascii="Arial" w:eastAsia="SimSun" w:hAnsi="Arial" w:cs="Arial"/>
                <w:kern w:val="2"/>
                <w:sz w:val="21"/>
                <w:szCs w:val="24"/>
                <w:lang w:eastAsia="zh-CN"/>
                <w:rPrChange w:id="518"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t>Sim</w:t>
            </w:r>
          </w:p>
        </w:tc>
        <w:tc>
          <w:tcPr>
            <w:tcW w:w="1954" w:type="pct"/>
          </w:tcPr>
          <w:p w14:paraId="1B1C2005" w14:textId="77777777" w:rsidR="003F3EDE" w:rsidRPr="007B5483"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519"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pPr>
            <w:r w:rsidRPr="007B5483">
              <w:rPr>
                <w:rFonts w:ascii="Arial" w:eastAsia="SimSun" w:hAnsi="Arial" w:cs="Arial"/>
                <w:kern w:val="2"/>
                <w:sz w:val="21"/>
                <w:szCs w:val="24"/>
                <w:lang w:eastAsia="zh-CN"/>
                <w:rPrChange w:id="520"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t>Nódulo pai de Header</w:t>
            </w:r>
          </w:p>
        </w:tc>
        <w:tc>
          <w:tcPr>
            <w:tcW w:w="516" w:type="pct"/>
          </w:tcPr>
          <w:p w14:paraId="21052487" w14:textId="77777777" w:rsidR="003F3EDE" w:rsidRPr="007B5483"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521"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pPr>
          </w:p>
        </w:tc>
        <w:tc>
          <w:tcPr>
            <w:tcW w:w="572" w:type="pct"/>
          </w:tcPr>
          <w:p w14:paraId="5D57182C" w14:textId="77777777" w:rsidR="003F3EDE" w:rsidRPr="007B5483"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522"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pPr>
          </w:p>
        </w:tc>
      </w:tr>
      <w:tr w:rsidR="006D2A5A" w:rsidRPr="007B5483" w14:paraId="045801A1" w14:textId="77777777" w:rsidTr="0025185C">
        <w:trPr>
          <w:trHeight w:val="567"/>
        </w:trPr>
        <w:tc>
          <w:tcPr>
            <w:cnfStyle w:val="001000000000" w:firstRow="0" w:lastRow="0" w:firstColumn="1" w:lastColumn="0" w:oddVBand="0" w:evenVBand="0" w:oddHBand="0" w:evenHBand="0" w:firstRowFirstColumn="0" w:firstRowLastColumn="0" w:lastRowFirstColumn="0" w:lastRowLastColumn="0"/>
            <w:tcW w:w="472" w:type="pct"/>
          </w:tcPr>
          <w:p w14:paraId="07A30521" w14:textId="0F7268A4" w:rsidR="006D2A5A" w:rsidRPr="007B5483" w:rsidRDefault="006D2A5A" w:rsidP="0025185C">
            <w:pPr>
              <w:widowControl w:val="0"/>
              <w:jc w:val="center"/>
              <w:rPr>
                <w:rFonts w:ascii="Arial" w:eastAsia="SimSun" w:hAnsi="Arial" w:cs="Arial"/>
                <w:kern w:val="2"/>
                <w:sz w:val="18"/>
                <w:szCs w:val="20"/>
                <w:lang w:eastAsia="zh-CN"/>
                <w:rPrChange w:id="523" w:author="Adelino Naquarta Sepalanga Domingos" w:date="2025-03-05T08:07:00Z" w16du:dateUtc="2025-03-05T07:07:00Z">
                  <w:rPr>
                    <w:rFonts w:ascii="Times New Roman" w:eastAsia="SimSun" w:hAnsi="Times New Roman" w:cs="Times New Roman"/>
                    <w:kern w:val="2"/>
                    <w:sz w:val="18"/>
                    <w:szCs w:val="20"/>
                    <w:highlight w:val="yellow"/>
                    <w:lang w:eastAsia="zh-CN"/>
                  </w:rPr>
                </w:rPrChange>
              </w:rPr>
            </w:pPr>
            <w:r w:rsidRPr="007B5483">
              <w:rPr>
                <w:rFonts w:ascii="Arial" w:eastAsia="SimSun" w:hAnsi="Arial" w:cs="Arial"/>
                <w:kern w:val="2"/>
                <w:sz w:val="18"/>
                <w:szCs w:val="20"/>
                <w:lang w:eastAsia="zh-CN"/>
                <w:rPrChange w:id="524" w:author="Adelino Naquarta Sepalanga Domingos" w:date="2025-03-05T08:07:00Z" w16du:dateUtc="2025-03-05T07:07:00Z">
                  <w:rPr>
                    <w:rFonts w:ascii="Times New Roman" w:eastAsia="SimSun" w:hAnsi="Times New Roman" w:cs="Times New Roman"/>
                    <w:kern w:val="2"/>
                    <w:sz w:val="18"/>
                    <w:szCs w:val="20"/>
                    <w:highlight w:val="yellow"/>
                    <w:lang w:eastAsia="zh-CN"/>
                  </w:rPr>
                </w:rPrChange>
              </w:rPr>
              <w:t>1.1</w:t>
            </w:r>
          </w:p>
        </w:tc>
        <w:tc>
          <w:tcPr>
            <w:tcW w:w="1081" w:type="pct"/>
          </w:tcPr>
          <w:p w14:paraId="14088886" w14:textId="77777777" w:rsidR="006D2A5A" w:rsidRPr="007B5483" w:rsidRDefault="006D2A5A"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525"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pPr>
            <w:r w:rsidRPr="007B5483">
              <w:rPr>
                <w:rFonts w:ascii="Arial" w:eastAsia="SimSun" w:hAnsi="Arial" w:cs="Arial"/>
                <w:kern w:val="2"/>
                <w:sz w:val="21"/>
                <w:szCs w:val="24"/>
                <w:lang w:eastAsia="zh-CN"/>
                <w:rPrChange w:id="526"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t>Assinatura</w:t>
            </w:r>
          </w:p>
        </w:tc>
        <w:tc>
          <w:tcPr>
            <w:tcW w:w="405" w:type="pct"/>
          </w:tcPr>
          <w:p w14:paraId="266A45BD" w14:textId="77777777" w:rsidR="006D2A5A" w:rsidRPr="007B5483" w:rsidRDefault="006D2A5A"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527"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pPr>
            <w:r w:rsidRPr="007B5483">
              <w:rPr>
                <w:rFonts w:ascii="Arial" w:eastAsia="SimSun" w:hAnsi="Arial" w:cs="Arial"/>
                <w:kern w:val="2"/>
                <w:sz w:val="21"/>
                <w:szCs w:val="24"/>
                <w:lang w:eastAsia="zh-CN"/>
                <w:rPrChange w:id="528"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t>Sim</w:t>
            </w:r>
          </w:p>
        </w:tc>
        <w:tc>
          <w:tcPr>
            <w:tcW w:w="1954" w:type="pct"/>
          </w:tcPr>
          <w:p w14:paraId="56021AF5" w14:textId="77777777" w:rsidR="006D2A5A" w:rsidRPr="007B5483" w:rsidRDefault="006D2A5A"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529"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pPr>
            <w:r w:rsidRPr="007B5483">
              <w:rPr>
                <w:rFonts w:ascii="Arial" w:eastAsia="SimSun" w:hAnsi="Arial" w:cs="Arial"/>
                <w:kern w:val="2"/>
                <w:sz w:val="21"/>
                <w:szCs w:val="24"/>
                <w:lang w:eastAsia="zh-CN"/>
                <w:rPrChange w:id="530"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t>Assinatura digital</w:t>
            </w:r>
          </w:p>
        </w:tc>
        <w:tc>
          <w:tcPr>
            <w:tcW w:w="516" w:type="pct"/>
          </w:tcPr>
          <w:p w14:paraId="29D104CB" w14:textId="77777777" w:rsidR="006D2A5A" w:rsidRPr="007B5483" w:rsidRDefault="006D2A5A"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531"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pPr>
            <w:r w:rsidRPr="007B5483">
              <w:rPr>
                <w:rFonts w:ascii="Arial" w:eastAsia="SimSun" w:hAnsi="Arial" w:cs="Arial"/>
                <w:kern w:val="2"/>
                <w:sz w:val="21"/>
                <w:szCs w:val="24"/>
                <w:lang w:eastAsia="zh-CN"/>
                <w:rPrChange w:id="532"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t>String</w:t>
            </w:r>
          </w:p>
        </w:tc>
        <w:tc>
          <w:tcPr>
            <w:tcW w:w="572" w:type="pct"/>
          </w:tcPr>
          <w:p w14:paraId="52B1A6C7" w14:textId="77777777" w:rsidR="006D2A5A" w:rsidRPr="007B5483" w:rsidRDefault="006D2A5A"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533"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pPr>
            <w:r w:rsidRPr="007B5483">
              <w:rPr>
                <w:rFonts w:ascii="Arial" w:eastAsia="SimSun" w:hAnsi="Arial" w:cs="Arial"/>
                <w:kern w:val="2"/>
                <w:sz w:val="21"/>
                <w:szCs w:val="24"/>
                <w:lang w:eastAsia="zh-CN"/>
                <w:rPrChange w:id="534"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t>500</w:t>
            </w:r>
          </w:p>
        </w:tc>
      </w:tr>
      <w:tr w:rsidR="003F3EDE" w:rsidRPr="007B5483" w14:paraId="0E4D2813" w14:textId="77777777" w:rsidTr="0025185C">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472" w:type="pct"/>
          </w:tcPr>
          <w:p w14:paraId="78DBDD51" w14:textId="77777777" w:rsidR="003F3EDE" w:rsidRPr="007B5483" w:rsidRDefault="003F3EDE" w:rsidP="0025185C">
            <w:pPr>
              <w:widowControl w:val="0"/>
              <w:jc w:val="center"/>
              <w:rPr>
                <w:rFonts w:ascii="Arial" w:eastAsia="SimSun" w:hAnsi="Arial" w:cs="Arial"/>
                <w:kern w:val="2"/>
                <w:sz w:val="18"/>
                <w:szCs w:val="20"/>
                <w:lang w:eastAsia="zh-CN"/>
                <w:rPrChange w:id="535" w:author="Adelino Naquarta Sepalanga Domingos" w:date="2025-03-05T08:07:00Z" w16du:dateUtc="2025-03-05T07:07:00Z">
                  <w:rPr>
                    <w:rFonts w:ascii="Times New Roman" w:eastAsia="SimSun" w:hAnsi="Times New Roman" w:cs="Times New Roman"/>
                    <w:kern w:val="2"/>
                    <w:sz w:val="18"/>
                    <w:szCs w:val="20"/>
                    <w:highlight w:val="yellow"/>
                    <w:lang w:eastAsia="zh-CN"/>
                  </w:rPr>
                </w:rPrChange>
              </w:rPr>
            </w:pPr>
            <w:r w:rsidRPr="007B5483">
              <w:rPr>
                <w:rFonts w:ascii="Arial" w:eastAsia="SimSun" w:hAnsi="Arial" w:cs="Arial"/>
                <w:kern w:val="2"/>
                <w:sz w:val="18"/>
                <w:szCs w:val="20"/>
                <w:lang w:eastAsia="zh-CN"/>
                <w:rPrChange w:id="536" w:author="Adelino Naquarta Sepalanga Domingos" w:date="2025-03-05T08:07:00Z" w16du:dateUtc="2025-03-05T07:07:00Z">
                  <w:rPr>
                    <w:rFonts w:ascii="Times New Roman" w:eastAsia="SimSun" w:hAnsi="Times New Roman" w:cs="Times New Roman"/>
                    <w:kern w:val="2"/>
                    <w:sz w:val="18"/>
                    <w:szCs w:val="20"/>
                    <w:highlight w:val="yellow"/>
                    <w:lang w:eastAsia="zh-CN"/>
                  </w:rPr>
                </w:rPrChange>
              </w:rPr>
              <w:t>1.2</w:t>
            </w:r>
          </w:p>
        </w:tc>
        <w:tc>
          <w:tcPr>
            <w:tcW w:w="1081" w:type="pct"/>
          </w:tcPr>
          <w:p w14:paraId="25C66703" w14:textId="77777777" w:rsidR="003F3EDE" w:rsidRPr="007B5483"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537"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pPr>
            <w:r w:rsidRPr="007B5483">
              <w:rPr>
                <w:rFonts w:ascii="Arial" w:eastAsia="SimSun" w:hAnsi="Arial" w:cs="Arial"/>
                <w:kern w:val="2"/>
                <w:sz w:val="21"/>
                <w:szCs w:val="24"/>
                <w:lang w:eastAsia="zh-CN"/>
                <w:rPrChange w:id="538"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t>TaxRegistrationNumber</w:t>
            </w:r>
          </w:p>
        </w:tc>
        <w:tc>
          <w:tcPr>
            <w:tcW w:w="405" w:type="pct"/>
          </w:tcPr>
          <w:p w14:paraId="476A97DC" w14:textId="77777777" w:rsidR="003F3EDE" w:rsidRPr="007B5483"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539"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pPr>
            <w:r w:rsidRPr="007B5483">
              <w:rPr>
                <w:rFonts w:ascii="Arial" w:eastAsia="SimSun" w:hAnsi="Arial" w:cs="Arial"/>
                <w:kern w:val="2"/>
                <w:sz w:val="21"/>
                <w:szCs w:val="24"/>
                <w:lang w:eastAsia="zh-CN"/>
                <w:rPrChange w:id="540"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t>Sim</w:t>
            </w:r>
          </w:p>
        </w:tc>
        <w:tc>
          <w:tcPr>
            <w:tcW w:w="1954" w:type="pct"/>
          </w:tcPr>
          <w:p w14:paraId="5F50AE7C" w14:textId="77777777" w:rsidR="003F3EDE" w:rsidRPr="007B5483"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541"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pPr>
            <w:r w:rsidRPr="007B5483">
              <w:rPr>
                <w:rFonts w:ascii="Arial" w:eastAsia="SimSun" w:hAnsi="Arial" w:cs="Arial"/>
                <w:kern w:val="2"/>
                <w:sz w:val="21"/>
                <w:szCs w:val="24"/>
                <w:lang w:eastAsia="zh-CN"/>
                <w:rPrChange w:id="542"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t>NIF</w:t>
            </w:r>
          </w:p>
        </w:tc>
        <w:tc>
          <w:tcPr>
            <w:tcW w:w="516" w:type="pct"/>
          </w:tcPr>
          <w:p w14:paraId="3542A38A" w14:textId="77777777" w:rsidR="003F3EDE" w:rsidRPr="007B5483"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543"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pPr>
            <w:r w:rsidRPr="007B5483">
              <w:rPr>
                <w:rFonts w:ascii="Arial" w:eastAsia="SimSun" w:hAnsi="Arial" w:cs="Arial"/>
                <w:kern w:val="2"/>
                <w:sz w:val="21"/>
                <w:szCs w:val="24"/>
                <w:lang w:eastAsia="zh-CN"/>
                <w:rPrChange w:id="544"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t>String</w:t>
            </w:r>
          </w:p>
        </w:tc>
        <w:tc>
          <w:tcPr>
            <w:tcW w:w="572" w:type="pct"/>
          </w:tcPr>
          <w:p w14:paraId="5888AC77" w14:textId="77777777" w:rsidR="003F3EDE" w:rsidRPr="007B5483"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545"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pPr>
            <w:r w:rsidRPr="007B5483">
              <w:rPr>
                <w:rFonts w:ascii="Arial" w:eastAsia="SimSun" w:hAnsi="Arial" w:cs="Arial"/>
                <w:kern w:val="2"/>
                <w:sz w:val="21"/>
                <w:szCs w:val="24"/>
                <w:lang w:eastAsia="zh-CN"/>
                <w:rPrChange w:id="546"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t>30</w:t>
            </w:r>
          </w:p>
        </w:tc>
      </w:tr>
      <w:tr w:rsidR="003F3EDE" w:rsidRPr="007B5483" w14:paraId="63B6A7A5" w14:textId="77777777" w:rsidTr="0025185C">
        <w:trPr>
          <w:trHeight w:val="567"/>
        </w:trPr>
        <w:tc>
          <w:tcPr>
            <w:cnfStyle w:val="001000000000" w:firstRow="0" w:lastRow="0" w:firstColumn="1" w:lastColumn="0" w:oddVBand="0" w:evenVBand="0" w:oddHBand="0" w:evenHBand="0" w:firstRowFirstColumn="0" w:firstRowLastColumn="0" w:lastRowFirstColumn="0" w:lastRowLastColumn="0"/>
            <w:tcW w:w="472" w:type="pct"/>
          </w:tcPr>
          <w:p w14:paraId="3E34F69D" w14:textId="2DDF535B" w:rsidR="003F3EDE" w:rsidRPr="007B5483" w:rsidRDefault="003F3EDE" w:rsidP="0025185C">
            <w:pPr>
              <w:widowControl w:val="0"/>
              <w:jc w:val="center"/>
              <w:rPr>
                <w:rFonts w:ascii="Arial" w:eastAsia="SimSun" w:hAnsi="Arial" w:cs="Arial"/>
                <w:kern w:val="2"/>
                <w:sz w:val="18"/>
                <w:szCs w:val="20"/>
                <w:lang w:eastAsia="zh-CN"/>
                <w:rPrChange w:id="547" w:author="Adelino Naquarta Sepalanga Domingos" w:date="2025-03-05T08:07:00Z" w16du:dateUtc="2025-03-05T07:07:00Z">
                  <w:rPr>
                    <w:rFonts w:ascii="Times New Roman" w:eastAsia="SimSun" w:hAnsi="Times New Roman" w:cs="Times New Roman"/>
                    <w:kern w:val="2"/>
                    <w:sz w:val="18"/>
                    <w:szCs w:val="20"/>
                    <w:highlight w:val="yellow"/>
                    <w:lang w:eastAsia="zh-CN"/>
                  </w:rPr>
                </w:rPrChange>
              </w:rPr>
            </w:pPr>
            <w:r w:rsidRPr="007B5483">
              <w:rPr>
                <w:rFonts w:ascii="Arial" w:eastAsia="SimSun" w:hAnsi="Arial" w:cs="Arial"/>
                <w:kern w:val="2"/>
                <w:sz w:val="18"/>
                <w:szCs w:val="20"/>
                <w:lang w:eastAsia="zh-CN"/>
                <w:rPrChange w:id="548" w:author="Adelino Naquarta Sepalanga Domingos" w:date="2025-03-05T08:07:00Z" w16du:dateUtc="2025-03-05T07:07:00Z">
                  <w:rPr>
                    <w:rFonts w:ascii="Times New Roman" w:eastAsia="SimSun" w:hAnsi="Times New Roman" w:cs="Times New Roman"/>
                    <w:kern w:val="2"/>
                    <w:sz w:val="18"/>
                    <w:szCs w:val="20"/>
                    <w:highlight w:val="yellow"/>
                    <w:lang w:eastAsia="zh-CN"/>
                  </w:rPr>
                </w:rPrChange>
              </w:rPr>
              <w:t>1.</w:t>
            </w:r>
            <w:r w:rsidR="006D2A5A" w:rsidRPr="007B5483">
              <w:rPr>
                <w:rFonts w:ascii="Arial" w:eastAsia="SimSun" w:hAnsi="Arial" w:cs="Arial"/>
                <w:kern w:val="2"/>
                <w:sz w:val="18"/>
                <w:szCs w:val="20"/>
                <w:lang w:eastAsia="zh-CN"/>
                <w:rPrChange w:id="549" w:author="Adelino Naquarta Sepalanga Domingos" w:date="2025-03-05T08:07:00Z" w16du:dateUtc="2025-03-05T07:07:00Z">
                  <w:rPr>
                    <w:rFonts w:ascii="Times New Roman" w:eastAsia="SimSun" w:hAnsi="Times New Roman" w:cs="Times New Roman"/>
                    <w:kern w:val="2"/>
                    <w:sz w:val="18"/>
                    <w:szCs w:val="20"/>
                    <w:highlight w:val="yellow"/>
                    <w:lang w:eastAsia="zh-CN"/>
                  </w:rPr>
                </w:rPrChange>
              </w:rPr>
              <w:t>3</w:t>
            </w:r>
          </w:p>
        </w:tc>
        <w:tc>
          <w:tcPr>
            <w:tcW w:w="1081" w:type="pct"/>
          </w:tcPr>
          <w:p w14:paraId="10E5B9DB" w14:textId="77777777" w:rsidR="003F3EDE" w:rsidRPr="007B5483"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550"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pPr>
            <w:r w:rsidRPr="007B5483">
              <w:rPr>
                <w:rFonts w:ascii="Arial" w:eastAsia="SimSun" w:hAnsi="Arial" w:cs="Arial"/>
                <w:kern w:val="2"/>
                <w:sz w:val="21"/>
                <w:szCs w:val="24"/>
                <w:lang w:eastAsia="zh-CN"/>
                <w:rPrChange w:id="551"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t>DateCreated</w:t>
            </w:r>
          </w:p>
        </w:tc>
        <w:tc>
          <w:tcPr>
            <w:tcW w:w="405" w:type="pct"/>
          </w:tcPr>
          <w:p w14:paraId="5817D1B6" w14:textId="77777777" w:rsidR="003F3EDE" w:rsidRPr="007B5483"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552"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pPr>
            <w:r w:rsidRPr="007B5483">
              <w:rPr>
                <w:rFonts w:ascii="Arial" w:eastAsia="SimSun" w:hAnsi="Arial" w:cs="Arial"/>
                <w:kern w:val="2"/>
                <w:sz w:val="21"/>
                <w:szCs w:val="24"/>
                <w:lang w:eastAsia="zh-CN"/>
                <w:rPrChange w:id="553"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t>Sim</w:t>
            </w:r>
          </w:p>
        </w:tc>
        <w:tc>
          <w:tcPr>
            <w:tcW w:w="1954" w:type="pct"/>
          </w:tcPr>
          <w:p w14:paraId="24D51414" w14:textId="77777777" w:rsidR="003F3EDE" w:rsidRPr="007B5483"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554"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pPr>
            <w:r w:rsidRPr="007B5483">
              <w:rPr>
                <w:rFonts w:ascii="Arial" w:eastAsia="SimSun" w:hAnsi="Arial" w:cs="Arial"/>
                <w:kern w:val="2"/>
                <w:sz w:val="21"/>
                <w:szCs w:val="24"/>
                <w:lang w:eastAsia="zh-CN"/>
                <w:rPrChange w:id="555"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t>Data de geração</w:t>
            </w:r>
          </w:p>
        </w:tc>
        <w:tc>
          <w:tcPr>
            <w:tcW w:w="516" w:type="pct"/>
          </w:tcPr>
          <w:p w14:paraId="1D6FF864" w14:textId="77777777" w:rsidR="003F3EDE" w:rsidRPr="007B5483"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556"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pPr>
            <w:r w:rsidRPr="007B5483">
              <w:rPr>
                <w:rFonts w:ascii="Arial" w:eastAsia="SimSun" w:hAnsi="Arial" w:cs="Arial"/>
                <w:kern w:val="2"/>
                <w:sz w:val="21"/>
                <w:szCs w:val="24"/>
                <w:lang w:eastAsia="zh-CN"/>
                <w:rPrChange w:id="557"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t>Data</w:t>
            </w:r>
          </w:p>
        </w:tc>
        <w:tc>
          <w:tcPr>
            <w:tcW w:w="572" w:type="pct"/>
          </w:tcPr>
          <w:p w14:paraId="6B98E5D9" w14:textId="77777777" w:rsidR="003F3EDE" w:rsidRPr="007B5483"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558"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pPr>
          </w:p>
        </w:tc>
      </w:tr>
      <w:tr w:rsidR="003F3EDE" w:rsidRPr="007B5483" w14:paraId="78BB74BB" w14:textId="77777777" w:rsidTr="0025185C">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472" w:type="pct"/>
          </w:tcPr>
          <w:p w14:paraId="714A61D8" w14:textId="336B2503" w:rsidR="003F3EDE" w:rsidRPr="007B5483" w:rsidRDefault="003F3EDE" w:rsidP="0025185C">
            <w:pPr>
              <w:widowControl w:val="0"/>
              <w:jc w:val="center"/>
              <w:rPr>
                <w:rFonts w:ascii="Arial" w:eastAsia="SimSun" w:hAnsi="Arial" w:cs="Arial"/>
                <w:kern w:val="2"/>
                <w:sz w:val="18"/>
                <w:szCs w:val="20"/>
                <w:lang w:eastAsia="zh-CN"/>
                <w:rPrChange w:id="559" w:author="Adelino Naquarta Sepalanga Domingos" w:date="2025-03-05T08:07:00Z" w16du:dateUtc="2025-03-05T07:07:00Z">
                  <w:rPr>
                    <w:rFonts w:ascii="Times New Roman" w:eastAsia="SimSun" w:hAnsi="Times New Roman" w:cs="Times New Roman"/>
                    <w:kern w:val="2"/>
                    <w:sz w:val="18"/>
                    <w:szCs w:val="20"/>
                    <w:highlight w:val="yellow"/>
                    <w:lang w:eastAsia="zh-CN"/>
                  </w:rPr>
                </w:rPrChange>
              </w:rPr>
            </w:pPr>
            <w:r w:rsidRPr="007B5483">
              <w:rPr>
                <w:rFonts w:ascii="Arial" w:eastAsia="SimSun" w:hAnsi="Arial" w:cs="Arial"/>
                <w:kern w:val="2"/>
                <w:sz w:val="18"/>
                <w:szCs w:val="20"/>
                <w:lang w:eastAsia="zh-CN"/>
                <w:rPrChange w:id="560" w:author="Adelino Naquarta Sepalanga Domingos" w:date="2025-03-05T08:07:00Z" w16du:dateUtc="2025-03-05T07:07:00Z">
                  <w:rPr>
                    <w:rFonts w:ascii="Times New Roman" w:eastAsia="SimSun" w:hAnsi="Times New Roman" w:cs="Times New Roman"/>
                    <w:kern w:val="2"/>
                    <w:sz w:val="18"/>
                    <w:szCs w:val="20"/>
                    <w:highlight w:val="yellow"/>
                    <w:lang w:eastAsia="zh-CN"/>
                  </w:rPr>
                </w:rPrChange>
              </w:rPr>
              <w:t>1.</w:t>
            </w:r>
            <w:r w:rsidR="006D2A5A" w:rsidRPr="007B5483">
              <w:rPr>
                <w:rFonts w:ascii="Arial" w:eastAsia="SimSun" w:hAnsi="Arial" w:cs="Arial"/>
                <w:kern w:val="2"/>
                <w:sz w:val="18"/>
                <w:szCs w:val="20"/>
                <w:lang w:eastAsia="zh-CN"/>
                <w:rPrChange w:id="561" w:author="Adelino Naquarta Sepalanga Domingos" w:date="2025-03-05T08:07:00Z" w16du:dateUtc="2025-03-05T07:07:00Z">
                  <w:rPr>
                    <w:rFonts w:ascii="Times New Roman" w:eastAsia="SimSun" w:hAnsi="Times New Roman" w:cs="Times New Roman"/>
                    <w:kern w:val="2"/>
                    <w:sz w:val="18"/>
                    <w:szCs w:val="20"/>
                    <w:highlight w:val="yellow"/>
                    <w:lang w:eastAsia="zh-CN"/>
                  </w:rPr>
                </w:rPrChange>
              </w:rPr>
              <w:t>4</w:t>
            </w:r>
          </w:p>
        </w:tc>
        <w:tc>
          <w:tcPr>
            <w:tcW w:w="1081" w:type="pct"/>
          </w:tcPr>
          <w:p w14:paraId="4D9893CE" w14:textId="77777777" w:rsidR="003F3EDE" w:rsidRPr="007B5483"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562"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pPr>
            <w:r w:rsidRPr="007B5483">
              <w:rPr>
                <w:rFonts w:ascii="Arial" w:eastAsia="SimSun" w:hAnsi="Arial" w:cs="Arial"/>
                <w:kern w:val="2"/>
                <w:sz w:val="21"/>
                <w:szCs w:val="24"/>
                <w:lang w:eastAsia="zh-CN"/>
                <w:rPrChange w:id="563"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t>SoftwareValidationNumber</w:t>
            </w:r>
          </w:p>
        </w:tc>
        <w:tc>
          <w:tcPr>
            <w:tcW w:w="405" w:type="pct"/>
          </w:tcPr>
          <w:p w14:paraId="716B14E2" w14:textId="77777777" w:rsidR="003F3EDE" w:rsidRPr="007B5483"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564"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pPr>
            <w:r w:rsidRPr="007B5483">
              <w:rPr>
                <w:rFonts w:ascii="Arial" w:eastAsia="SimSun" w:hAnsi="Arial" w:cs="Arial"/>
                <w:kern w:val="2"/>
                <w:sz w:val="21"/>
                <w:szCs w:val="24"/>
                <w:lang w:eastAsia="zh-CN"/>
                <w:rPrChange w:id="565"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t>Sim</w:t>
            </w:r>
          </w:p>
        </w:tc>
        <w:tc>
          <w:tcPr>
            <w:tcW w:w="1954" w:type="pct"/>
          </w:tcPr>
          <w:p w14:paraId="340D1425" w14:textId="77777777" w:rsidR="003F3EDE" w:rsidRPr="007B5483"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566"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pPr>
            <w:r w:rsidRPr="007B5483">
              <w:rPr>
                <w:rFonts w:ascii="Arial" w:eastAsia="SimSun" w:hAnsi="Arial" w:cs="Arial"/>
                <w:kern w:val="2"/>
                <w:sz w:val="21"/>
                <w:szCs w:val="24"/>
                <w:lang w:eastAsia="zh-CN"/>
                <w:rPrChange w:id="567"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t>Número de certificado de Software de Webservice</w:t>
            </w:r>
          </w:p>
        </w:tc>
        <w:tc>
          <w:tcPr>
            <w:tcW w:w="516" w:type="pct"/>
          </w:tcPr>
          <w:p w14:paraId="74CA9499" w14:textId="77777777" w:rsidR="003F3EDE" w:rsidRPr="007B5483"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568"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pPr>
            <w:r w:rsidRPr="007B5483">
              <w:rPr>
                <w:rFonts w:ascii="Arial" w:eastAsia="SimSun" w:hAnsi="Arial" w:cs="Arial"/>
                <w:kern w:val="2"/>
                <w:sz w:val="21"/>
                <w:szCs w:val="24"/>
                <w:lang w:eastAsia="zh-CN"/>
                <w:rPrChange w:id="569"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t>String</w:t>
            </w:r>
          </w:p>
        </w:tc>
        <w:tc>
          <w:tcPr>
            <w:tcW w:w="572" w:type="pct"/>
          </w:tcPr>
          <w:p w14:paraId="1AB3A486" w14:textId="77777777" w:rsidR="003F3EDE" w:rsidRPr="007B5483"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570"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pPr>
            <w:r w:rsidRPr="007B5483">
              <w:rPr>
                <w:rFonts w:ascii="Arial" w:eastAsia="SimSun" w:hAnsi="Arial" w:cs="Arial"/>
                <w:kern w:val="2"/>
                <w:sz w:val="21"/>
                <w:szCs w:val="24"/>
                <w:lang w:eastAsia="zh-CN"/>
                <w:rPrChange w:id="571"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t>17</w:t>
            </w:r>
          </w:p>
        </w:tc>
      </w:tr>
      <w:tr w:rsidR="003F3EDE" w:rsidRPr="007B5483" w14:paraId="4BA12947" w14:textId="77777777" w:rsidTr="0025185C">
        <w:trPr>
          <w:trHeight w:val="567"/>
        </w:trPr>
        <w:tc>
          <w:tcPr>
            <w:cnfStyle w:val="001000000000" w:firstRow="0" w:lastRow="0" w:firstColumn="1" w:lastColumn="0" w:oddVBand="0" w:evenVBand="0" w:oddHBand="0" w:evenHBand="0" w:firstRowFirstColumn="0" w:firstRowLastColumn="0" w:lastRowFirstColumn="0" w:lastRowLastColumn="0"/>
            <w:tcW w:w="472" w:type="pct"/>
          </w:tcPr>
          <w:p w14:paraId="4A7A11C9" w14:textId="7C8A6775" w:rsidR="003F3EDE" w:rsidRPr="007B5483" w:rsidRDefault="003F3EDE" w:rsidP="0025185C">
            <w:pPr>
              <w:widowControl w:val="0"/>
              <w:jc w:val="center"/>
              <w:rPr>
                <w:rFonts w:ascii="Arial" w:eastAsia="SimSun" w:hAnsi="Arial" w:cs="Arial"/>
                <w:kern w:val="2"/>
                <w:sz w:val="18"/>
                <w:szCs w:val="20"/>
                <w:lang w:eastAsia="zh-CN"/>
                <w:rPrChange w:id="572" w:author="Adelino Naquarta Sepalanga Domingos" w:date="2025-03-05T08:07:00Z" w16du:dateUtc="2025-03-05T07:07:00Z">
                  <w:rPr>
                    <w:rFonts w:ascii="Times New Roman" w:eastAsia="SimSun" w:hAnsi="Times New Roman" w:cs="Times New Roman"/>
                    <w:kern w:val="2"/>
                    <w:sz w:val="18"/>
                    <w:szCs w:val="20"/>
                    <w:highlight w:val="yellow"/>
                    <w:lang w:eastAsia="zh-CN"/>
                  </w:rPr>
                </w:rPrChange>
              </w:rPr>
            </w:pPr>
            <w:r w:rsidRPr="007B5483">
              <w:rPr>
                <w:rFonts w:ascii="Arial" w:eastAsia="SimSun" w:hAnsi="Arial" w:cs="Arial"/>
                <w:kern w:val="2"/>
                <w:sz w:val="18"/>
                <w:szCs w:val="20"/>
                <w:lang w:eastAsia="zh-CN"/>
                <w:rPrChange w:id="573" w:author="Adelino Naquarta Sepalanga Domingos" w:date="2025-03-05T08:07:00Z" w16du:dateUtc="2025-03-05T07:07:00Z">
                  <w:rPr>
                    <w:rFonts w:ascii="Times New Roman" w:eastAsia="SimSun" w:hAnsi="Times New Roman" w:cs="Times New Roman"/>
                    <w:kern w:val="2"/>
                    <w:sz w:val="18"/>
                    <w:szCs w:val="20"/>
                    <w:highlight w:val="yellow"/>
                    <w:lang w:eastAsia="zh-CN"/>
                  </w:rPr>
                </w:rPrChange>
              </w:rPr>
              <w:t>1.</w:t>
            </w:r>
            <w:r w:rsidR="006D2A5A" w:rsidRPr="007B5483">
              <w:rPr>
                <w:rFonts w:ascii="Arial" w:eastAsia="SimSun" w:hAnsi="Arial" w:cs="Arial"/>
                <w:kern w:val="2"/>
                <w:sz w:val="18"/>
                <w:szCs w:val="20"/>
                <w:lang w:eastAsia="zh-CN"/>
                <w:rPrChange w:id="574" w:author="Adelino Naquarta Sepalanga Domingos" w:date="2025-03-05T08:07:00Z" w16du:dateUtc="2025-03-05T07:07:00Z">
                  <w:rPr>
                    <w:rFonts w:ascii="Times New Roman" w:eastAsia="SimSun" w:hAnsi="Times New Roman" w:cs="Times New Roman"/>
                    <w:kern w:val="2"/>
                    <w:sz w:val="18"/>
                    <w:szCs w:val="20"/>
                    <w:highlight w:val="yellow"/>
                    <w:lang w:eastAsia="zh-CN"/>
                  </w:rPr>
                </w:rPrChange>
              </w:rPr>
              <w:t>5</w:t>
            </w:r>
          </w:p>
        </w:tc>
        <w:tc>
          <w:tcPr>
            <w:tcW w:w="1081" w:type="pct"/>
          </w:tcPr>
          <w:p w14:paraId="48091C91" w14:textId="77777777" w:rsidR="003F3EDE" w:rsidRPr="007B5483"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575"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pPr>
            <w:r w:rsidRPr="007B5483">
              <w:rPr>
                <w:rFonts w:ascii="Arial" w:eastAsia="SimSun" w:hAnsi="Arial" w:cs="Arial"/>
                <w:kern w:val="2"/>
                <w:sz w:val="21"/>
                <w:szCs w:val="24"/>
                <w:lang w:eastAsia="zh-CN"/>
                <w:rPrChange w:id="576"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t>ProductID</w:t>
            </w:r>
          </w:p>
        </w:tc>
        <w:tc>
          <w:tcPr>
            <w:tcW w:w="405" w:type="pct"/>
          </w:tcPr>
          <w:p w14:paraId="2099CAA2" w14:textId="77777777" w:rsidR="003F3EDE" w:rsidRPr="007B5483"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577"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pPr>
            <w:r w:rsidRPr="007B5483">
              <w:rPr>
                <w:rFonts w:ascii="Arial" w:eastAsia="SimSun" w:hAnsi="Arial" w:cs="Arial"/>
                <w:kern w:val="2"/>
                <w:sz w:val="21"/>
                <w:szCs w:val="24"/>
                <w:lang w:eastAsia="zh-CN"/>
                <w:rPrChange w:id="578"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t>Sim</w:t>
            </w:r>
          </w:p>
        </w:tc>
        <w:tc>
          <w:tcPr>
            <w:tcW w:w="1954" w:type="pct"/>
          </w:tcPr>
          <w:p w14:paraId="46FF682A" w14:textId="77777777" w:rsidR="003F3EDE" w:rsidRPr="007B5483"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579"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pPr>
            <w:r w:rsidRPr="007B5483">
              <w:rPr>
                <w:rFonts w:ascii="Arial" w:eastAsia="SimSun" w:hAnsi="Arial" w:cs="Arial"/>
                <w:kern w:val="2"/>
                <w:sz w:val="21"/>
                <w:szCs w:val="24"/>
                <w:lang w:eastAsia="zh-CN"/>
                <w:rPrChange w:id="580"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t>Nome do produto</w:t>
            </w:r>
          </w:p>
        </w:tc>
        <w:tc>
          <w:tcPr>
            <w:tcW w:w="516" w:type="pct"/>
          </w:tcPr>
          <w:p w14:paraId="4F4BFFC1" w14:textId="77777777" w:rsidR="003F3EDE" w:rsidRPr="007B5483"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581"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pPr>
            <w:r w:rsidRPr="007B5483">
              <w:rPr>
                <w:rFonts w:ascii="Arial" w:eastAsia="SimSun" w:hAnsi="Arial" w:cs="Arial"/>
                <w:kern w:val="2"/>
                <w:sz w:val="21"/>
                <w:szCs w:val="24"/>
                <w:lang w:eastAsia="zh-CN"/>
                <w:rPrChange w:id="582"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t>String</w:t>
            </w:r>
          </w:p>
        </w:tc>
        <w:tc>
          <w:tcPr>
            <w:tcW w:w="572" w:type="pct"/>
          </w:tcPr>
          <w:p w14:paraId="319F698E" w14:textId="77777777" w:rsidR="003F3EDE" w:rsidRPr="007B5483"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583"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pPr>
            <w:r w:rsidRPr="007B5483">
              <w:rPr>
                <w:rFonts w:ascii="Arial" w:eastAsia="SimSun" w:hAnsi="Arial" w:cs="Arial"/>
                <w:kern w:val="2"/>
                <w:sz w:val="21"/>
                <w:szCs w:val="24"/>
                <w:lang w:eastAsia="zh-CN"/>
                <w:rPrChange w:id="584"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t>255</w:t>
            </w:r>
          </w:p>
        </w:tc>
      </w:tr>
      <w:tr w:rsidR="003F3EDE" w:rsidRPr="007B5483" w14:paraId="567A0D0B" w14:textId="77777777" w:rsidTr="0025185C">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472" w:type="pct"/>
          </w:tcPr>
          <w:p w14:paraId="00B96795" w14:textId="4CB23DAC" w:rsidR="003F3EDE" w:rsidRPr="007B5483" w:rsidRDefault="003F3EDE" w:rsidP="0025185C">
            <w:pPr>
              <w:widowControl w:val="0"/>
              <w:jc w:val="center"/>
              <w:rPr>
                <w:rFonts w:ascii="Arial" w:eastAsia="SimSun" w:hAnsi="Arial" w:cs="Arial"/>
                <w:kern w:val="2"/>
                <w:sz w:val="18"/>
                <w:szCs w:val="20"/>
                <w:lang w:eastAsia="zh-CN"/>
                <w:rPrChange w:id="585" w:author="Adelino Naquarta Sepalanga Domingos" w:date="2025-03-05T08:07:00Z" w16du:dateUtc="2025-03-05T07:07:00Z">
                  <w:rPr>
                    <w:rFonts w:ascii="Times New Roman" w:eastAsia="SimSun" w:hAnsi="Times New Roman" w:cs="Times New Roman"/>
                    <w:kern w:val="2"/>
                    <w:sz w:val="18"/>
                    <w:szCs w:val="20"/>
                    <w:highlight w:val="yellow"/>
                    <w:lang w:eastAsia="zh-CN"/>
                  </w:rPr>
                </w:rPrChange>
              </w:rPr>
            </w:pPr>
            <w:r w:rsidRPr="007B5483">
              <w:rPr>
                <w:rFonts w:ascii="Arial" w:eastAsia="SimSun" w:hAnsi="Arial" w:cs="Arial"/>
                <w:kern w:val="2"/>
                <w:sz w:val="18"/>
                <w:szCs w:val="20"/>
                <w:lang w:eastAsia="zh-CN"/>
                <w:rPrChange w:id="586" w:author="Adelino Naquarta Sepalanga Domingos" w:date="2025-03-05T08:07:00Z" w16du:dateUtc="2025-03-05T07:07:00Z">
                  <w:rPr>
                    <w:rFonts w:ascii="Times New Roman" w:eastAsia="SimSun" w:hAnsi="Times New Roman" w:cs="Times New Roman"/>
                    <w:kern w:val="2"/>
                    <w:sz w:val="18"/>
                    <w:szCs w:val="20"/>
                    <w:highlight w:val="yellow"/>
                    <w:lang w:eastAsia="zh-CN"/>
                  </w:rPr>
                </w:rPrChange>
              </w:rPr>
              <w:t>1.</w:t>
            </w:r>
            <w:r w:rsidR="006D2A5A" w:rsidRPr="007B5483">
              <w:rPr>
                <w:rFonts w:ascii="Arial" w:eastAsia="SimSun" w:hAnsi="Arial" w:cs="Arial"/>
                <w:kern w:val="2"/>
                <w:sz w:val="18"/>
                <w:szCs w:val="20"/>
                <w:lang w:eastAsia="zh-CN"/>
                <w:rPrChange w:id="587" w:author="Adelino Naquarta Sepalanga Domingos" w:date="2025-03-05T08:07:00Z" w16du:dateUtc="2025-03-05T07:07:00Z">
                  <w:rPr>
                    <w:rFonts w:ascii="Times New Roman" w:eastAsia="SimSun" w:hAnsi="Times New Roman" w:cs="Times New Roman"/>
                    <w:kern w:val="2"/>
                    <w:sz w:val="18"/>
                    <w:szCs w:val="20"/>
                    <w:highlight w:val="yellow"/>
                    <w:lang w:eastAsia="zh-CN"/>
                  </w:rPr>
                </w:rPrChange>
              </w:rPr>
              <w:t>6</w:t>
            </w:r>
          </w:p>
        </w:tc>
        <w:tc>
          <w:tcPr>
            <w:tcW w:w="1081" w:type="pct"/>
          </w:tcPr>
          <w:p w14:paraId="63C769FC" w14:textId="77777777" w:rsidR="003F3EDE" w:rsidRPr="007B5483"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588"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pPr>
            <w:r w:rsidRPr="007B5483">
              <w:rPr>
                <w:rFonts w:ascii="Arial" w:eastAsia="SimSun" w:hAnsi="Arial" w:cs="Arial"/>
                <w:kern w:val="2"/>
                <w:sz w:val="21"/>
                <w:szCs w:val="24"/>
                <w:lang w:eastAsia="zh-CN"/>
                <w:rPrChange w:id="589"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t>ProductVersion</w:t>
            </w:r>
          </w:p>
        </w:tc>
        <w:tc>
          <w:tcPr>
            <w:tcW w:w="405" w:type="pct"/>
          </w:tcPr>
          <w:p w14:paraId="7439E4DA" w14:textId="77777777" w:rsidR="003F3EDE" w:rsidRPr="007B5483"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590"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pPr>
            <w:r w:rsidRPr="007B5483">
              <w:rPr>
                <w:rFonts w:ascii="Arial" w:eastAsia="SimSun" w:hAnsi="Arial" w:cs="Arial"/>
                <w:kern w:val="2"/>
                <w:sz w:val="21"/>
                <w:szCs w:val="24"/>
                <w:lang w:eastAsia="zh-CN"/>
                <w:rPrChange w:id="591"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t>Sim</w:t>
            </w:r>
          </w:p>
        </w:tc>
        <w:tc>
          <w:tcPr>
            <w:tcW w:w="1954" w:type="pct"/>
          </w:tcPr>
          <w:p w14:paraId="6C0D719C" w14:textId="77777777" w:rsidR="003F3EDE" w:rsidRPr="007B5483"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592"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pPr>
            <w:r w:rsidRPr="007B5483">
              <w:rPr>
                <w:rFonts w:ascii="Arial" w:eastAsia="SimSun" w:hAnsi="Arial" w:cs="Arial"/>
                <w:kern w:val="2"/>
                <w:sz w:val="21"/>
                <w:szCs w:val="24"/>
                <w:lang w:eastAsia="zh-CN"/>
                <w:rPrChange w:id="593"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t>Versão de produto</w:t>
            </w:r>
          </w:p>
        </w:tc>
        <w:tc>
          <w:tcPr>
            <w:tcW w:w="516" w:type="pct"/>
          </w:tcPr>
          <w:p w14:paraId="5ACC5599" w14:textId="77777777" w:rsidR="003F3EDE" w:rsidRPr="007B5483"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594"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pPr>
            <w:r w:rsidRPr="007B5483">
              <w:rPr>
                <w:rFonts w:ascii="Arial" w:eastAsia="SimSun" w:hAnsi="Arial" w:cs="Arial"/>
                <w:kern w:val="2"/>
                <w:sz w:val="21"/>
                <w:szCs w:val="24"/>
                <w:lang w:eastAsia="zh-CN"/>
                <w:rPrChange w:id="595"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t>String</w:t>
            </w:r>
          </w:p>
        </w:tc>
        <w:tc>
          <w:tcPr>
            <w:tcW w:w="572" w:type="pct"/>
          </w:tcPr>
          <w:p w14:paraId="6BFCA605" w14:textId="77777777" w:rsidR="003F3EDE" w:rsidRPr="007B5483"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596"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pPr>
            <w:r w:rsidRPr="007B5483">
              <w:rPr>
                <w:rFonts w:ascii="Arial" w:eastAsia="SimSun" w:hAnsi="Arial" w:cs="Arial"/>
                <w:kern w:val="2"/>
                <w:sz w:val="21"/>
                <w:szCs w:val="24"/>
                <w:lang w:eastAsia="zh-CN"/>
                <w:rPrChange w:id="597" w:author="Adelino Naquarta Sepalanga Domingos" w:date="2025-03-05T08:07:00Z" w16du:dateUtc="2025-03-05T07:07:00Z">
                  <w:rPr>
                    <w:rFonts w:ascii="Times New Roman" w:eastAsia="SimSun" w:hAnsi="Times New Roman" w:cs="Times New Roman"/>
                    <w:kern w:val="2"/>
                    <w:sz w:val="21"/>
                    <w:szCs w:val="24"/>
                    <w:highlight w:val="yellow"/>
                    <w:lang w:eastAsia="zh-CN"/>
                  </w:rPr>
                </w:rPrChange>
              </w:rPr>
              <w:t>20</w:t>
            </w:r>
          </w:p>
        </w:tc>
      </w:tr>
    </w:tbl>
    <w:p w14:paraId="20C67C0C" w14:textId="77777777" w:rsidR="003F3EDE" w:rsidRPr="007B5483" w:rsidRDefault="003F3EDE" w:rsidP="003F3EDE">
      <w:pPr>
        <w:widowControl w:val="0"/>
        <w:spacing w:after="0" w:line="240" w:lineRule="auto"/>
        <w:jc w:val="both"/>
        <w:rPr>
          <w:rFonts w:ascii="Arial" w:eastAsia="SimSun" w:hAnsi="Arial" w:cs="Arial"/>
          <w:kern w:val="2"/>
          <w:sz w:val="21"/>
          <w:szCs w:val="24"/>
          <w:highlight w:val="yellow"/>
          <w:lang w:eastAsia="zh-CN"/>
          <w:rPrChange w:id="598" w:author="Adelino Naquarta Sepalanga Domingos" w:date="2025-03-05T08:02:00Z" w16du:dateUtc="2025-03-05T07:02:00Z">
            <w:rPr>
              <w:rFonts w:ascii="Times New Roman" w:eastAsia="SimSun" w:hAnsi="Times New Roman" w:cs="Times New Roman"/>
              <w:kern w:val="2"/>
              <w:sz w:val="21"/>
              <w:szCs w:val="24"/>
              <w:highlight w:val="yellow"/>
              <w:lang w:eastAsia="zh-CN"/>
            </w:rPr>
          </w:rPrChange>
        </w:rPr>
      </w:pPr>
    </w:p>
    <w:p w14:paraId="79918E88" w14:textId="77777777" w:rsidR="003F3EDE" w:rsidRPr="007B5483" w:rsidRDefault="003F3EDE" w:rsidP="003F3EDE">
      <w:pPr>
        <w:widowControl w:val="0"/>
        <w:spacing w:after="0" w:line="240" w:lineRule="auto"/>
        <w:jc w:val="both"/>
        <w:rPr>
          <w:rFonts w:ascii="Arial" w:eastAsia="SimSun" w:hAnsi="Arial" w:cs="Arial"/>
          <w:kern w:val="2"/>
          <w:sz w:val="21"/>
          <w:szCs w:val="24"/>
          <w:highlight w:val="yellow"/>
          <w:lang w:eastAsia="zh-CN"/>
          <w:rPrChange w:id="599" w:author="Adelino Naquarta Sepalanga Domingos" w:date="2025-03-05T08:02:00Z" w16du:dateUtc="2025-03-05T07:02:00Z">
            <w:rPr>
              <w:rFonts w:ascii="Times New Roman" w:eastAsia="SimSun" w:hAnsi="Times New Roman" w:cs="Times New Roman"/>
              <w:kern w:val="2"/>
              <w:sz w:val="21"/>
              <w:szCs w:val="24"/>
              <w:highlight w:val="yellow"/>
              <w:lang w:eastAsia="zh-CN"/>
            </w:rPr>
          </w:rPrChange>
        </w:rPr>
      </w:pPr>
    </w:p>
    <w:p w14:paraId="6015DDC2" w14:textId="77777777" w:rsidR="003F3EDE" w:rsidRPr="0004090F" w:rsidRDefault="003F3EDE" w:rsidP="003F3EDE">
      <w:pPr>
        <w:widowControl w:val="0"/>
        <w:spacing w:after="0" w:line="240" w:lineRule="auto"/>
        <w:jc w:val="both"/>
        <w:rPr>
          <w:rFonts w:ascii="Arial" w:eastAsia="SimSun" w:hAnsi="Arial" w:cs="Arial"/>
          <w:kern w:val="2"/>
          <w:sz w:val="21"/>
          <w:szCs w:val="24"/>
          <w:lang w:eastAsia="zh-CN"/>
          <w:rPrChange w:id="600" w:author="Adelino Naquarta Sepalanga Domingos" w:date="2025-03-05T08:08:00Z" w16du:dateUtc="2025-03-05T07:08: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601" w:author="Adelino Naquarta Sepalanga Domingos" w:date="2025-03-05T08:08:00Z" w16du:dateUtc="2025-03-05T07:08:00Z">
            <w:rPr>
              <w:rFonts w:ascii="Times New Roman" w:eastAsia="SimSun" w:hAnsi="Times New Roman" w:cs="Times New Roman"/>
              <w:kern w:val="2"/>
              <w:sz w:val="21"/>
              <w:szCs w:val="24"/>
              <w:highlight w:val="yellow"/>
              <w:lang w:eastAsia="zh-CN"/>
            </w:rPr>
          </w:rPrChange>
        </w:rPr>
        <w:t>No Corpo, os dados da factura, no formato de ficheiro legalmente exigido. Ambos os valores de assinatura em cabeçalho são assinados com a chave privada retida pelo próprio fornecedor.</w:t>
      </w:r>
    </w:p>
    <w:p w14:paraId="41E93A1C" w14:textId="77777777" w:rsidR="003F3EDE" w:rsidRPr="007B5483" w:rsidRDefault="003F3EDE" w:rsidP="003F3EDE">
      <w:pPr>
        <w:widowControl w:val="0"/>
        <w:spacing w:after="0" w:line="240" w:lineRule="auto"/>
        <w:jc w:val="both"/>
        <w:rPr>
          <w:rFonts w:ascii="Arial" w:eastAsia="SimSun" w:hAnsi="Arial" w:cs="Arial"/>
          <w:kern w:val="2"/>
          <w:sz w:val="21"/>
          <w:szCs w:val="24"/>
          <w:highlight w:val="yellow"/>
          <w:lang w:eastAsia="zh-CN"/>
          <w:rPrChange w:id="602" w:author="Adelino Naquarta Sepalanga Domingos" w:date="2025-03-05T08:02:00Z" w16du:dateUtc="2025-03-05T07:02:00Z">
            <w:rPr>
              <w:rFonts w:ascii="Times New Roman" w:eastAsia="SimSun" w:hAnsi="Times New Roman" w:cs="Times New Roman"/>
              <w:kern w:val="2"/>
              <w:sz w:val="21"/>
              <w:szCs w:val="24"/>
              <w:highlight w:val="yellow"/>
              <w:lang w:eastAsia="zh-CN"/>
            </w:rPr>
          </w:rPrChange>
        </w:rPr>
      </w:pPr>
    </w:p>
    <w:p w14:paraId="2B672DD3" w14:textId="77777777" w:rsidR="003F3EDE" w:rsidRPr="007B5483" w:rsidRDefault="003F3EDE" w:rsidP="003F3EDE">
      <w:pPr>
        <w:widowControl w:val="0"/>
        <w:spacing w:after="0" w:line="240" w:lineRule="auto"/>
        <w:jc w:val="both"/>
        <w:rPr>
          <w:rFonts w:ascii="Arial" w:eastAsia="SimSun" w:hAnsi="Arial" w:cs="Arial"/>
          <w:kern w:val="2"/>
          <w:sz w:val="21"/>
          <w:szCs w:val="24"/>
          <w:highlight w:val="yellow"/>
          <w:lang w:eastAsia="zh-CN"/>
          <w:rPrChange w:id="603" w:author="Adelino Naquarta Sepalanga Domingos" w:date="2025-03-05T08:02:00Z" w16du:dateUtc="2025-03-05T07:02:00Z">
            <w:rPr>
              <w:rFonts w:ascii="Times New Roman" w:eastAsia="SimSun" w:hAnsi="Times New Roman" w:cs="Times New Roman"/>
              <w:kern w:val="2"/>
              <w:sz w:val="21"/>
              <w:szCs w:val="24"/>
              <w:highlight w:val="yellow"/>
              <w:lang w:eastAsia="zh-CN"/>
            </w:rPr>
          </w:rPrChange>
        </w:rPr>
      </w:pPr>
    </w:p>
    <w:p w14:paraId="3055AF7A" w14:textId="77777777" w:rsidR="003F3EDE" w:rsidRPr="0004090F" w:rsidRDefault="003F3EDE" w:rsidP="003F3EDE">
      <w:pPr>
        <w:keepNext/>
        <w:keepLines/>
        <w:spacing w:beforeLines="50" w:before="120" w:afterLines="50" w:after="120" w:line="240" w:lineRule="auto"/>
        <w:jc w:val="center"/>
        <w:rPr>
          <w:rFonts w:ascii="Arial" w:eastAsia="SimSun" w:hAnsi="Arial" w:cs="Arial"/>
          <w:b/>
          <w:kern w:val="2"/>
          <w:sz w:val="21"/>
          <w:szCs w:val="16"/>
          <w:lang w:eastAsia="zh-CN"/>
          <w:rPrChange w:id="604" w:author="Adelino Naquarta Sepalanga Domingos" w:date="2025-03-05T08:08:00Z" w16du:dateUtc="2025-03-05T07:08:00Z">
            <w:rPr>
              <w:rFonts w:ascii="Times New Roman" w:eastAsia="SimSun" w:hAnsi="Times New Roman" w:cs="Times New Roman"/>
              <w:b/>
              <w:kern w:val="2"/>
              <w:sz w:val="21"/>
              <w:szCs w:val="16"/>
              <w:highlight w:val="yellow"/>
              <w:lang w:eastAsia="zh-CN"/>
            </w:rPr>
          </w:rPrChange>
        </w:rPr>
      </w:pPr>
      <w:bookmarkStart w:id="605" w:name="_Toc70673965"/>
      <w:r w:rsidRPr="0004090F">
        <w:rPr>
          <w:rFonts w:ascii="Arial" w:eastAsia="SimSun" w:hAnsi="Arial" w:cs="Arial"/>
          <w:b/>
          <w:kern w:val="2"/>
          <w:sz w:val="21"/>
          <w:szCs w:val="16"/>
          <w:lang w:eastAsia="zh-CN"/>
          <w:rPrChange w:id="606" w:author="Adelino Naquarta Sepalanga Domingos" w:date="2025-03-05T08:08:00Z" w16du:dateUtc="2025-03-05T07:08:00Z">
            <w:rPr>
              <w:rFonts w:ascii="Times New Roman" w:eastAsia="SimSun" w:hAnsi="Times New Roman" w:cs="Times New Roman"/>
              <w:b/>
              <w:kern w:val="2"/>
              <w:sz w:val="21"/>
              <w:szCs w:val="16"/>
              <w:highlight w:val="yellow"/>
              <w:lang w:eastAsia="zh-CN"/>
            </w:rPr>
          </w:rPrChange>
        </w:rPr>
        <w:t>Tabela 2 Parte de Corpo</w:t>
      </w:r>
      <w:bookmarkEnd w:id="605"/>
    </w:p>
    <w:tbl>
      <w:tblPr>
        <w:tblStyle w:val="TabeladeGrelha4-Destaque3"/>
        <w:tblW w:w="10490" w:type="dxa"/>
        <w:tblInd w:w="-572" w:type="dxa"/>
        <w:tblLayout w:type="fixed"/>
        <w:tblLook w:val="04A0" w:firstRow="1" w:lastRow="0" w:firstColumn="1" w:lastColumn="0" w:noHBand="0" w:noVBand="1"/>
      </w:tblPr>
      <w:tblGrid>
        <w:gridCol w:w="1135"/>
        <w:gridCol w:w="2126"/>
        <w:gridCol w:w="850"/>
        <w:gridCol w:w="2836"/>
        <w:gridCol w:w="1134"/>
        <w:gridCol w:w="850"/>
        <w:gridCol w:w="1559"/>
      </w:tblGrid>
      <w:tr w:rsidR="003F3EDE" w:rsidRPr="007B5483" w14:paraId="1ED44C74" w14:textId="77777777" w:rsidTr="0025185C">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135" w:type="dxa"/>
            <w:shd w:val="clear" w:color="auto" w:fill="002060"/>
          </w:tcPr>
          <w:p w14:paraId="62399B28" w14:textId="77777777" w:rsidR="003F3EDE" w:rsidRPr="007B5483" w:rsidRDefault="003F3EDE" w:rsidP="0025185C">
            <w:pPr>
              <w:widowControl w:val="0"/>
              <w:jc w:val="center"/>
              <w:rPr>
                <w:rFonts w:ascii="Arial" w:eastAsia="SimSun" w:hAnsi="Arial" w:cs="Arial"/>
                <w:kern w:val="2"/>
                <w:sz w:val="21"/>
                <w:szCs w:val="24"/>
                <w:lang w:eastAsia="zh-CN"/>
                <w:rPrChange w:id="607" w:author="Adelino Naquarta Sepalanga Domingos" w:date="2025-03-05T08:02:00Z" w16du:dateUtc="2025-03-05T07:02:00Z">
                  <w:rPr>
                    <w:rFonts w:ascii="Times New Roman" w:eastAsia="SimSun" w:hAnsi="Times New Roman" w:cs="Times New Roman"/>
                    <w:kern w:val="2"/>
                    <w:sz w:val="21"/>
                    <w:szCs w:val="24"/>
                    <w:lang w:eastAsia="zh-CN"/>
                  </w:rPr>
                </w:rPrChange>
              </w:rPr>
            </w:pPr>
            <w:r w:rsidRPr="007B5483">
              <w:rPr>
                <w:rFonts w:ascii="Arial" w:eastAsia="SimSun" w:hAnsi="Arial" w:cs="Arial"/>
                <w:kern w:val="2"/>
                <w:sz w:val="21"/>
                <w:szCs w:val="24"/>
                <w:lang w:eastAsia="zh-CN"/>
                <w:rPrChange w:id="608" w:author="Adelino Naquarta Sepalanga Domingos" w:date="2025-03-05T08:02:00Z" w16du:dateUtc="2025-03-05T07:02:00Z">
                  <w:rPr>
                    <w:rFonts w:ascii="Times New Roman" w:eastAsia="SimSun" w:hAnsi="Times New Roman" w:cs="Times New Roman"/>
                    <w:kern w:val="2"/>
                    <w:sz w:val="21"/>
                    <w:szCs w:val="24"/>
                    <w:lang w:eastAsia="zh-CN"/>
                  </w:rPr>
                </w:rPrChange>
              </w:rPr>
              <w:t>Nº</w:t>
            </w:r>
          </w:p>
        </w:tc>
        <w:tc>
          <w:tcPr>
            <w:tcW w:w="2126" w:type="dxa"/>
            <w:shd w:val="clear" w:color="auto" w:fill="002060"/>
          </w:tcPr>
          <w:p w14:paraId="57024471" w14:textId="77777777" w:rsidR="003F3EDE" w:rsidRPr="007B5483" w:rsidRDefault="003F3EDE" w:rsidP="0025185C">
            <w:pPr>
              <w:widowControl w:val="0"/>
              <w:jc w:val="center"/>
              <w:cnfStyle w:val="100000000000" w:firstRow="1"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609" w:author="Adelino Naquarta Sepalanga Domingos" w:date="2025-03-05T08:02:00Z" w16du:dateUtc="2025-03-05T07:02:00Z">
                  <w:rPr>
                    <w:rFonts w:ascii="Times New Roman" w:eastAsia="SimSun" w:hAnsi="Times New Roman" w:cs="Times New Roman"/>
                    <w:kern w:val="2"/>
                    <w:sz w:val="21"/>
                    <w:szCs w:val="24"/>
                    <w:lang w:eastAsia="zh-CN"/>
                  </w:rPr>
                </w:rPrChange>
              </w:rPr>
            </w:pPr>
            <w:r w:rsidRPr="007B5483">
              <w:rPr>
                <w:rFonts w:ascii="Arial" w:eastAsia="SimSun" w:hAnsi="Arial" w:cs="Arial"/>
                <w:kern w:val="2"/>
                <w:sz w:val="21"/>
                <w:szCs w:val="24"/>
                <w:lang w:eastAsia="zh-CN"/>
                <w:rPrChange w:id="610" w:author="Adelino Naquarta Sepalanga Domingos" w:date="2025-03-05T08:02:00Z" w16du:dateUtc="2025-03-05T07:02:00Z">
                  <w:rPr>
                    <w:rFonts w:ascii="Times New Roman" w:eastAsia="SimSun" w:hAnsi="Times New Roman" w:cs="Times New Roman"/>
                    <w:kern w:val="2"/>
                    <w:sz w:val="21"/>
                    <w:szCs w:val="24"/>
                    <w:lang w:eastAsia="zh-CN"/>
                  </w:rPr>
                </w:rPrChange>
              </w:rPr>
              <w:t>Parâmetro</w:t>
            </w:r>
          </w:p>
        </w:tc>
        <w:tc>
          <w:tcPr>
            <w:tcW w:w="850" w:type="dxa"/>
            <w:shd w:val="clear" w:color="auto" w:fill="002060"/>
          </w:tcPr>
          <w:p w14:paraId="0D088702" w14:textId="77777777" w:rsidR="003F3EDE" w:rsidRPr="007B5483" w:rsidRDefault="003F3EDE" w:rsidP="0025185C">
            <w:pPr>
              <w:widowControl w:val="0"/>
              <w:jc w:val="center"/>
              <w:cnfStyle w:val="100000000000" w:firstRow="1"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611" w:author="Adelino Naquarta Sepalanga Domingos" w:date="2025-03-05T08:02:00Z" w16du:dateUtc="2025-03-05T07:02:00Z">
                  <w:rPr>
                    <w:rFonts w:ascii="Times New Roman" w:eastAsia="SimSun" w:hAnsi="Times New Roman" w:cs="Times New Roman"/>
                    <w:kern w:val="2"/>
                    <w:sz w:val="21"/>
                    <w:szCs w:val="24"/>
                    <w:lang w:eastAsia="zh-CN"/>
                  </w:rPr>
                </w:rPrChange>
              </w:rPr>
            </w:pPr>
            <w:r w:rsidRPr="007B5483">
              <w:rPr>
                <w:rFonts w:ascii="Arial" w:eastAsia="SimSun" w:hAnsi="Arial" w:cs="Arial"/>
                <w:kern w:val="2"/>
                <w:sz w:val="21"/>
                <w:szCs w:val="24"/>
                <w:lang w:eastAsia="zh-CN"/>
                <w:rPrChange w:id="612" w:author="Adelino Naquarta Sepalanga Domingos" w:date="2025-03-05T08:02:00Z" w16du:dateUtc="2025-03-05T07:02:00Z">
                  <w:rPr>
                    <w:rFonts w:ascii="Times New Roman" w:eastAsia="SimSun" w:hAnsi="Times New Roman" w:cs="Times New Roman"/>
                    <w:kern w:val="2"/>
                    <w:sz w:val="21"/>
                    <w:szCs w:val="24"/>
                    <w:lang w:eastAsia="zh-CN"/>
                  </w:rPr>
                </w:rPrChange>
              </w:rPr>
              <w:t>Obrigatório</w:t>
            </w:r>
          </w:p>
        </w:tc>
        <w:tc>
          <w:tcPr>
            <w:tcW w:w="2836" w:type="dxa"/>
            <w:shd w:val="clear" w:color="auto" w:fill="002060"/>
          </w:tcPr>
          <w:p w14:paraId="1B30170B" w14:textId="77777777" w:rsidR="003F3EDE" w:rsidRPr="007B5483" w:rsidRDefault="003F3EDE" w:rsidP="0025185C">
            <w:pPr>
              <w:widowControl w:val="0"/>
              <w:jc w:val="center"/>
              <w:cnfStyle w:val="100000000000" w:firstRow="1"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613" w:author="Adelino Naquarta Sepalanga Domingos" w:date="2025-03-05T08:02:00Z" w16du:dateUtc="2025-03-05T07:02:00Z">
                  <w:rPr>
                    <w:rFonts w:ascii="Times New Roman" w:eastAsia="SimSun" w:hAnsi="Times New Roman" w:cs="Times New Roman"/>
                    <w:kern w:val="2"/>
                    <w:sz w:val="21"/>
                    <w:szCs w:val="24"/>
                    <w:lang w:eastAsia="zh-CN"/>
                  </w:rPr>
                </w:rPrChange>
              </w:rPr>
            </w:pPr>
            <w:r w:rsidRPr="007B5483">
              <w:rPr>
                <w:rFonts w:ascii="Arial" w:eastAsia="SimSun" w:hAnsi="Arial" w:cs="Arial"/>
                <w:kern w:val="2"/>
                <w:sz w:val="21"/>
                <w:szCs w:val="24"/>
                <w:lang w:eastAsia="zh-CN"/>
                <w:rPrChange w:id="614" w:author="Adelino Naquarta Sepalanga Domingos" w:date="2025-03-05T08:02:00Z" w16du:dateUtc="2025-03-05T07:02:00Z">
                  <w:rPr>
                    <w:rFonts w:ascii="Times New Roman" w:eastAsia="SimSun" w:hAnsi="Times New Roman" w:cs="Times New Roman"/>
                    <w:kern w:val="2"/>
                    <w:sz w:val="21"/>
                    <w:szCs w:val="24"/>
                    <w:lang w:eastAsia="zh-CN"/>
                  </w:rPr>
                </w:rPrChange>
              </w:rPr>
              <w:t>DESIGNAÇÃO</w:t>
            </w:r>
          </w:p>
        </w:tc>
        <w:tc>
          <w:tcPr>
            <w:tcW w:w="1134" w:type="dxa"/>
            <w:shd w:val="clear" w:color="auto" w:fill="002060"/>
          </w:tcPr>
          <w:p w14:paraId="1EF0C722" w14:textId="77777777" w:rsidR="003F3EDE" w:rsidRPr="007B5483" w:rsidRDefault="003F3EDE" w:rsidP="0025185C">
            <w:pPr>
              <w:widowControl w:val="0"/>
              <w:jc w:val="center"/>
              <w:cnfStyle w:val="100000000000" w:firstRow="1"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615" w:author="Adelino Naquarta Sepalanga Domingos" w:date="2025-03-05T08:02:00Z" w16du:dateUtc="2025-03-05T07:02:00Z">
                  <w:rPr>
                    <w:rFonts w:ascii="Times New Roman" w:eastAsia="SimSun" w:hAnsi="Times New Roman" w:cs="Times New Roman"/>
                    <w:kern w:val="2"/>
                    <w:sz w:val="21"/>
                    <w:szCs w:val="24"/>
                    <w:lang w:eastAsia="zh-CN"/>
                  </w:rPr>
                </w:rPrChange>
              </w:rPr>
            </w:pPr>
            <w:r w:rsidRPr="007B5483">
              <w:rPr>
                <w:rFonts w:ascii="Arial" w:eastAsia="SimSun" w:hAnsi="Arial" w:cs="Arial"/>
                <w:kern w:val="2"/>
                <w:sz w:val="21"/>
                <w:szCs w:val="24"/>
                <w:lang w:eastAsia="zh-CN"/>
                <w:rPrChange w:id="616" w:author="Adelino Naquarta Sepalanga Domingos" w:date="2025-03-05T08:02:00Z" w16du:dateUtc="2025-03-05T07:02:00Z">
                  <w:rPr>
                    <w:rFonts w:ascii="Times New Roman" w:eastAsia="SimSun" w:hAnsi="Times New Roman" w:cs="Times New Roman"/>
                    <w:kern w:val="2"/>
                    <w:sz w:val="21"/>
                    <w:szCs w:val="24"/>
                    <w:lang w:eastAsia="zh-CN"/>
                  </w:rPr>
                </w:rPrChange>
              </w:rPr>
              <w:t>Tipo de Dados</w:t>
            </w:r>
          </w:p>
        </w:tc>
        <w:tc>
          <w:tcPr>
            <w:tcW w:w="850" w:type="dxa"/>
            <w:shd w:val="clear" w:color="auto" w:fill="002060"/>
          </w:tcPr>
          <w:p w14:paraId="1614176E" w14:textId="77777777" w:rsidR="003F3EDE" w:rsidRPr="007B5483" w:rsidRDefault="003F3EDE" w:rsidP="0025185C">
            <w:pPr>
              <w:widowControl w:val="0"/>
              <w:jc w:val="center"/>
              <w:cnfStyle w:val="100000000000" w:firstRow="1"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617" w:author="Adelino Naquarta Sepalanga Domingos" w:date="2025-03-05T08:02:00Z" w16du:dateUtc="2025-03-05T07:02:00Z">
                  <w:rPr>
                    <w:rFonts w:ascii="Times New Roman" w:eastAsia="SimSun" w:hAnsi="Times New Roman" w:cs="Times New Roman"/>
                    <w:kern w:val="2"/>
                    <w:sz w:val="21"/>
                    <w:szCs w:val="24"/>
                    <w:lang w:eastAsia="zh-CN"/>
                  </w:rPr>
                </w:rPrChange>
              </w:rPr>
            </w:pPr>
            <w:r w:rsidRPr="007B5483">
              <w:rPr>
                <w:rFonts w:ascii="Arial" w:eastAsia="SimSun" w:hAnsi="Arial" w:cs="Arial"/>
                <w:kern w:val="2"/>
                <w:sz w:val="21"/>
                <w:szCs w:val="24"/>
                <w:lang w:eastAsia="zh-CN"/>
                <w:rPrChange w:id="618" w:author="Adelino Naquarta Sepalanga Domingos" w:date="2025-03-05T08:02:00Z" w16du:dateUtc="2025-03-05T07:02:00Z">
                  <w:rPr>
                    <w:rFonts w:ascii="Times New Roman" w:eastAsia="SimSun" w:hAnsi="Times New Roman" w:cs="Times New Roman"/>
                    <w:kern w:val="2"/>
                    <w:sz w:val="21"/>
                    <w:szCs w:val="24"/>
                    <w:lang w:eastAsia="zh-CN"/>
                  </w:rPr>
                </w:rPrChange>
              </w:rPr>
              <w:t>COMP.</w:t>
            </w:r>
          </w:p>
        </w:tc>
        <w:tc>
          <w:tcPr>
            <w:tcW w:w="1559" w:type="dxa"/>
            <w:shd w:val="clear" w:color="auto" w:fill="002060"/>
          </w:tcPr>
          <w:p w14:paraId="1BD393A8" w14:textId="77777777" w:rsidR="003F3EDE" w:rsidRPr="007B5483" w:rsidRDefault="003F3EDE" w:rsidP="0025185C">
            <w:pPr>
              <w:widowControl w:val="0"/>
              <w:jc w:val="center"/>
              <w:cnfStyle w:val="100000000000" w:firstRow="1"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619" w:author="Adelino Naquarta Sepalanga Domingos" w:date="2025-03-05T08:02:00Z" w16du:dateUtc="2025-03-05T07:02:00Z">
                  <w:rPr>
                    <w:rFonts w:ascii="Times New Roman" w:eastAsia="SimSun" w:hAnsi="Times New Roman" w:cs="Times New Roman"/>
                    <w:kern w:val="2"/>
                    <w:sz w:val="21"/>
                    <w:szCs w:val="24"/>
                    <w:lang w:eastAsia="zh-CN"/>
                  </w:rPr>
                </w:rPrChange>
              </w:rPr>
            </w:pPr>
            <w:r w:rsidRPr="007B5483">
              <w:rPr>
                <w:rFonts w:ascii="Arial" w:eastAsia="SimSun" w:hAnsi="Arial" w:cs="Arial"/>
                <w:kern w:val="2"/>
                <w:sz w:val="21"/>
                <w:szCs w:val="24"/>
                <w:lang w:eastAsia="zh-CN"/>
                <w:rPrChange w:id="620" w:author="Adelino Naquarta Sepalanga Domingos" w:date="2025-03-05T08:02:00Z" w16du:dateUtc="2025-03-05T07:02:00Z">
                  <w:rPr>
                    <w:rFonts w:ascii="Times New Roman" w:eastAsia="SimSun" w:hAnsi="Times New Roman" w:cs="Times New Roman"/>
                    <w:kern w:val="2"/>
                    <w:sz w:val="21"/>
                    <w:szCs w:val="24"/>
                    <w:lang w:eastAsia="zh-CN"/>
                  </w:rPr>
                </w:rPrChange>
              </w:rPr>
              <w:t>Número de linhas</w:t>
            </w:r>
          </w:p>
        </w:tc>
      </w:tr>
      <w:tr w:rsidR="003F3EDE" w:rsidRPr="007B5483" w14:paraId="5006ABD7" w14:textId="77777777" w:rsidTr="0025185C">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135" w:type="dxa"/>
          </w:tcPr>
          <w:p w14:paraId="5185CF5D" w14:textId="77777777" w:rsidR="003F3EDE" w:rsidRPr="0004090F" w:rsidRDefault="003F3EDE" w:rsidP="0025185C">
            <w:pPr>
              <w:widowControl w:val="0"/>
              <w:jc w:val="both"/>
              <w:rPr>
                <w:rFonts w:ascii="Arial" w:eastAsia="SimSun" w:hAnsi="Arial" w:cs="Arial"/>
                <w:kern w:val="2"/>
                <w:sz w:val="18"/>
                <w:szCs w:val="20"/>
                <w:lang w:eastAsia="zh-CN"/>
                <w:rPrChange w:id="621" w:author="Adelino Naquarta Sepalanga Domingos" w:date="2025-03-05T08:08:00Z" w16du:dateUtc="2025-03-05T07:08:00Z">
                  <w:rPr>
                    <w:rFonts w:ascii="Times New Roman" w:eastAsia="SimSun" w:hAnsi="Times New Roman" w:cs="Times New Roman"/>
                    <w:kern w:val="2"/>
                    <w:sz w:val="18"/>
                    <w:szCs w:val="20"/>
                    <w:highlight w:val="yellow"/>
                    <w:lang w:eastAsia="zh-CN"/>
                  </w:rPr>
                </w:rPrChange>
              </w:rPr>
            </w:pPr>
            <w:r w:rsidRPr="0004090F">
              <w:rPr>
                <w:rFonts w:ascii="Arial" w:eastAsia="SimSun" w:hAnsi="Arial" w:cs="Arial"/>
                <w:kern w:val="2"/>
                <w:sz w:val="18"/>
                <w:szCs w:val="20"/>
                <w:lang w:eastAsia="zh-CN"/>
                <w:rPrChange w:id="622" w:author="Adelino Naquarta Sepalanga Domingos" w:date="2025-03-05T08:08:00Z" w16du:dateUtc="2025-03-05T07:08:00Z">
                  <w:rPr>
                    <w:rFonts w:ascii="Times New Roman" w:eastAsia="SimSun" w:hAnsi="Times New Roman" w:cs="Times New Roman"/>
                    <w:kern w:val="2"/>
                    <w:sz w:val="18"/>
                    <w:szCs w:val="20"/>
                    <w:highlight w:val="yellow"/>
                    <w:lang w:eastAsia="zh-CN"/>
                  </w:rPr>
                </w:rPrChange>
              </w:rPr>
              <w:t>2</w:t>
            </w:r>
          </w:p>
        </w:tc>
        <w:tc>
          <w:tcPr>
            <w:tcW w:w="2126" w:type="dxa"/>
          </w:tcPr>
          <w:p w14:paraId="1570F8BB"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623" w:author="Adelino Naquarta Sepalanga Domingos" w:date="2025-03-05T08:08:00Z" w16du:dateUtc="2025-03-05T07:08: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624" w:author="Adelino Naquarta Sepalanga Domingos" w:date="2025-03-05T08:08:00Z" w16du:dateUtc="2025-03-05T07:08:00Z">
                  <w:rPr>
                    <w:rFonts w:ascii="Times New Roman" w:eastAsia="SimSun" w:hAnsi="Times New Roman" w:cs="Times New Roman"/>
                    <w:kern w:val="2"/>
                    <w:sz w:val="21"/>
                    <w:szCs w:val="24"/>
                    <w:highlight w:val="yellow"/>
                    <w:lang w:eastAsia="zh-CN"/>
                  </w:rPr>
                </w:rPrChange>
              </w:rPr>
              <w:t>Sales Invoices</w:t>
            </w:r>
          </w:p>
        </w:tc>
        <w:tc>
          <w:tcPr>
            <w:tcW w:w="850" w:type="dxa"/>
          </w:tcPr>
          <w:p w14:paraId="2A02DE86"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625" w:author="Adelino Naquarta Sepalanga Domingos" w:date="2025-03-05T08:08:00Z" w16du:dateUtc="2025-03-05T07:08: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626" w:author="Adelino Naquarta Sepalanga Domingos" w:date="2025-03-05T08:08:00Z" w16du:dateUtc="2025-03-05T07:08:00Z">
                  <w:rPr>
                    <w:rFonts w:ascii="Times New Roman" w:eastAsia="SimSun" w:hAnsi="Times New Roman" w:cs="Times New Roman"/>
                    <w:kern w:val="2"/>
                    <w:sz w:val="21"/>
                    <w:szCs w:val="24"/>
                    <w:highlight w:val="yellow"/>
                    <w:lang w:eastAsia="zh-CN"/>
                  </w:rPr>
                </w:rPrChange>
              </w:rPr>
              <w:t>Sim</w:t>
            </w:r>
          </w:p>
        </w:tc>
        <w:tc>
          <w:tcPr>
            <w:tcW w:w="2836" w:type="dxa"/>
          </w:tcPr>
          <w:p w14:paraId="4B1F842F"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627" w:author="Adelino Naquarta Sepalanga Domingos" w:date="2025-03-05T08:08:00Z" w16du:dateUtc="2025-03-05T07:08: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628" w:author="Adelino Naquarta Sepalanga Domingos" w:date="2025-03-05T08:08:00Z" w16du:dateUtc="2025-03-05T07:08:00Z">
                  <w:rPr>
                    <w:rFonts w:ascii="Times New Roman" w:eastAsia="SimSun" w:hAnsi="Times New Roman" w:cs="Times New Roman"/>
                    <w:kern w:val="2"/>
                    <w:sz w:val="21"/>
                    <w:szCs w:val="24"/>
                    <w:highlight w:val="yellow"/>
                    <w:lang w:eastAsia="zh-CN"/>
                  </w:rPr>
                </w:rPrChange>
              </w:rPr>
              <w:t>Documentos Comerciais a Clientes</w:t>
            </w:r>
          </w:p>
        </w:tc>
        <w:tc>
          <w:tcPr>
            <w:tcW w:w="1134" w:type="dxa"/>
          </w:tcPr>
          <w:p w14:paraId="131EE02F"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val="pt-BR" w:eastAsia="zh-CN"/>
                <w:rPrChange w:id="629" w:author="Adelino Naquarta Sepalanga Domingos" w:date="2025-03-05T08:08:00Z" w16du:dateUtc="2025-03-05T07:08:00Z">
                  <w:rPr>
                    <w:rFonts w:ascii="Times New Roman" w:eastAsia="SimSun" w:hAnsi="Times New Roman" w:cs="Times New Roman"/>
                    <w:kern w:val="2"/>
                    <w:sz w:val="21"/>
                    <w:szCs w:val="24"/>
                    <w:highlight w:val="yellow"/>
                    <w:lang w:val="pt-BR" w:eastAsia="zh-CN"/>
                  </w:rPr>
                </w:rPrChange>
              </w:rPr>
            </w:pPr>
          </w:p>
        </w:tc>
        <w:tc>
          <w:tcPr>
            <w:tcW w:w="850" w:type="dxa"/>
          </w:tcPr>
          <w:p w14:paraId="228B2E23"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val="pt-BR" w:eastAsia="zh-CN"/>
                <w:rPrChange w:id="630" w:author="Adelino Naquarta Sepalanga Domingos" w:date="2025-03-05T08:08:00Z" w16du:dateUtc="2025-03-05T07:08:00Z">
                  <w:rPr>
                    <w:rFonts w:ascii="Times New Roman" w:eastAsia="SimSun" w:hAnsi="Times New Roman" w:cs="Times New Roman"/>
                    <w:kern w:val="2"/>
                    <w:sz w:val="21"/>
                    <w:szCs w:val="24"/>
                    <w:highlight w:val="yellow"/>
                    <w:lang w:val="pt-BR" w:eastAsia="zh-CN"/>
                  </w:rPr>
                </w:rPrChange>
              </w:rPr>
            </w:pPr>
          </w:p>
        </w:tc>
        <w:tc>
          <w:tcPr>
            <w:tcW w:w="1559" w:type="dxa"/>
          </w:tcPr>
          <w:p w14:paraId="5075BDFE"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631" w:author="Adelino Naquarta Sepalanga Domingos" w:date="2025-03-05T08:08:00Z" w16du:dateUtc="2025-03-05T07:08: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632" w:author="Adelino Naquarta Sepalanga Domingos" w:date="2025-03-05T08:08:00Z" w16du:dateUtc="2025-03-05T07:08:00Z">
                  <w:rPr>
                    <w:rFonts w:ascii="Times New Roman" w:eastAsia="SimSun" w:hAnsi="Times New Roman" w:cs="Times New Roman"/>
                    <w:kern w:val="2"/>
                    <w:sz w:val="21"/>
                    <w:szCs w:val="24"/>
                    <w:highlight w:val="yellow"/>
                    <w:lang w:eastAsia="zh-CN"/>
                  </w:rPr>
                </w:rPrChange>
              </w:rPr>
              <w:t>linha singular</w:t>
            </w:r>
          </w:p>
        </w:tc>
      </w:tr>
      <w:tr w:rsidR="003F3EDE" w:rsidRPr="007B5483" w14:paraId="4048F075" w14:textId="77777777" w:rsidTr="0025185C">
        <w:trPr>
          <w:trHeight w:val="567"/>
        </w:trPr>
        <w:tc>
          <w:tcPr>
            <w:cnfStyle w:val="001000000000" w:firstRow="0" w:lastRow="0" w:firstColumn="1" w:lastColumn="0" w:oddVBand="0" w:evenVBand="0" w:oddHBand="0" w:evenHBand="0" w:firstRowFirstColumn="0" w:firstRowLastColumn="0" w:lastRowFirstColumn="0" w:lastRowLastColumn="0"/>
            <w:tcW w:w="1135" w:type="dxa"/>
          </w:tcPr>
          <w:p w14:paraId="2AFB2688" w14:textId="77777777" w:rsidR="003F3EDE" w:rsidRPr="0004090F" w:rsidRDefault="003F3EDE" w:rsidP="0025185C">
            <w:pPr>
              <w:widowControl w:val="0"/>
              <w:jc w:val="both"/>
              <w:rPr>
                <w:rFonts w:ascii="Arial" w:eastAsia="SimSun" w:hAnsi="Arial" w:cs="Arial"/>
                <w:kern w:val="2"/>
                <w:sz w:val="18"/>
                <w:szCs w:val="20"/>
                <w:lang w:eastAsia="zh-CN"/>
                <w:rPrChange w:id="633"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pPr>
            <w:r w:rsidRPr="0004090F">
              <w:rPr>
                <w:rFonts w:ascii="Arial" w:eastAsia="SimSun" w:hAnsi="Arial" w:cs="Arial"/>
                <w:kern w:val="2"/>
                <w:sz w:val="18"/>
                <w:szCs w:val="20"/>
                <w:lang w:eastAsia="zh-CN"/>
                <w:rPrChange w:id="634"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t>2.1</w:t>
            </w:r>
          </w:p>
        </w:tc>
        <w:tc>
          <w:tcPr>
            <w:tcW w:w="2126" w:type="dxa"/>
          </w:tcPr>
          <w:p w14:paraId="0001F791"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63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63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Number Of Entries</w:t>
            </w:r>
          </w:p>
        </w:tc>
        <w:tc>
          <w:tcPr>
            <w:tcW w:w="850" w:type="dxa"/>
          </w:tcPr>
          <w:p w14:paraId="66832614"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63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63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Sim</w:t>
            </w:r>
          </w:p>
        </w:tc>
        <w:tc>
          <w:tcPr>
            <w:tcW w:w="2836" w:type="dxa"/>
          </w:tcPr>
          <w:p w14:paraId="5058B425"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63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64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Valor total do documento</w:t>
            </w:r>
          </w:p>
        </w:tc>
        <w:tc>
          <w:tcPr>
            <w:tcW w:w="1134" w:type="dxa"/>
          </w:tcPr>
          <w:p w14:paraId="7603BFD6"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64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64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Number</w:t>
            </w:r>
          </w:p>
        </w:tc>
        <w:tc>
          <w:tcPr>
            <w:tcW w:w="850" w:type="dxa"/>
          </w:tcPr>
          <w:p w14:paraId="08E37120"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val="pt-BR" w:eastAsia="zh-CN"/>
                <w:rPrChange w:id="643" w:author="Adelino Naquarta Sepalanga Domingos" w:date="2025-03-05T08:09:00Z" w16du:dateUtc="2025-03-05T07:09:00Z">
                  <w:rPr>
                    <w:rFonts w:ascii="Times New Roman" w:eastAsia="SimSun" w:hAnsi="Times New Roman" w:cs="Times New Roman"/>
                    <w:kern w:val="2"/>
                    <w:sz w:val="21"/>
                    <w:szCs w:val="24"/>
                    <w:highlight w:val="yellow"/>
                    <w:lang w:val="pt-BR" w:eastAsia="zh-CN"/>
                  </w:rPr>
                </w:rPrChange>
              </w:rPr>
            </w:pPr>
          </w:p>
        </w:tc>
        <w:tc>
          <w:tcPr>
            <w:tcW w:w="1559" w:type="dxa"/>
          </w:tcPr>
          <w:p w14:paraId="1877A02F"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64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64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linha singular</w:t>
            </w:r>
          </w:p>
        </w:tc>
      </w:tr>
      <w:tr w:rsidR="003F3EDE" w:rsidRPr="007B5483" w14:paraId="76ABA6AB" w14:textId="77777777" w:rsidTr="0025185C">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135" w:type="dxa"/>
          </w:tcPr>
          <w:p w14:paraId="493D99FC" w14:textId="77777777" w:rsidR="003F3EDE" w:rsidRPr="0004090F" w:rsidRDefault="003F3EDE" w:rsidP="0025185C">
            <w:pPr>
              <w:widowControl w:val="0"/>
              <w:jc w:val="both"/>
              <w:rPr>
                <w:rFonts w:ascii="Arial" w:eastAsia="SimSun" w:hAnsi="Arial" w:cs="Arial"/>
                <w:kern w:val="2"/>
                <w:sz w:val="18"/>
                <w:szCs w:val="20"/>
                <w:lang w:eastAsia="zh-CN"/>
                <w:rPrChange w:id="646"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pPr>
            <w:r w:rsidRPr="0004090F">
              <w:rPr>
                <w:rFonts w:ascii="Arial" w:eastAsia="SimSun" w:hAnsi="Arial" w:cs="Arial"/>
                <w:kern w:val="2"/>
                <w:sz w:val="18"/>
                <w:szCs w:val="20"/>
                <w:lang w:eastAsia="zh-CN"/>
                <w:rPrChange w:id="647"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t>2.2</w:t>
            </w:r>
          </w:p>
        </w:tc>
        <w:tc>
          <w:tcPr>
            <w:tcW w:w="2126" w:type="dxa"/>
          </w:tcPr>
          <w:p w14:paraId="5B493E73"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64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64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Invoice</w:t>
            </w:r>
          </w:p>
        </w:tc>
        <w:tc>
          <w:tcPr>
            <w:tcW w:w="850" w:type="dxa"/>
          </w:tcPr>
          <w:p w14:paraId="23ED9CD1"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65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
        </w:tc>
        <w:tc>
          <w:tcPr>
            <w:tcW w:w="2836" w:type="dxa"/>
          </w:tcPr>
          <w:p w14:paraId="6DA5CC00"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65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65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Documento de vendas</w:t>
            </w:r>
          </w:p>
        </w:tc>
        <w:tc>
          <w:tcPr>
            <w:tcW w:w="1134" w:type="dxa"/>
          </w:tcPr>
          <w:p w14:paraId="0C90002F"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val="pt-BR" w:eastAsia="zh-CN"/>
                <w:rPrChange w:id="653" w:author="Adelino Naquarta Sepalanga Domingos" w:date="2025-03-05T08:09:00Z" w16du:dateUtc="2025-03-05T07:09:00Z">
                  <w:rPr>
                    <w:rFonts w:ascii="Times New Roman" w:eastAsia="SimSun" w:hAnsi="Times New Roman" w:cs="Times New Roman"/>
                    <w:kern w:val="2"/>
                    <w:sz w:val="21"/>
                    <w:szCs w:val="24"/>
                    <w:highlight w:val="yellow"/>
                    <w:lang w:val="pt-BR" w:eastAsia="zh-CN"/>
                  </w:rPr>
                </w:rPrChange>
              </w:rPr>
            </w:pPr>
          </w:p>
        </w:tc>
        <w:tc>
          <w:tcPr>
            <w:tcW w:w="850" w:type="dxa"/>
          </w:tcPr>
          <w:p w14:paraId="0B63B902"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val="pt-BR" w:eastAsia="zh-CN"/>
                <w:rPrChange w:id="654" w:author="Adelino Naquarta Sepalanga Domingos" w:date="2025-03-05T08:09:00Z" w16du:dateUtc="2025-03-05T07:09:00Z">
                  <w:rPr>
                    <w:rFonts w:ascii="Times New Roman" w:eastAsia="SimSun" w:hAnsi="Times New Roman" w:cs="Times New Roman"/>
                    <w:kern w:val="2"/>
                    <w:sz w:val="21"/>
                    <w:szCs w:val="24"/>
                    <w:highlight w:val="yellow"/>
                    <w:lang w:val="pt-BR" w:eastAsia="zh-CN"/>
                  </w:rPr>
                </w:rPrChange>
              </w:rPr>
            </w:pPr>
          </w:p>
        </w:tc>
        <w:tc>
          <w:tcPr>
            <w:tcW w:w="1559" w:type="dxa"/>
          </w:tcPr>
          <w:p w14:paraId="0BBD4278"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65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65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Linhas Plural</w:t>
            </w:r>
          </w:p>
        </w:tc>
      </w:tr>
      <w:tr w:rsidR="003F3EDE" w:rsidRPr="007B5483" w14:paraId="51A9430F" w14:textId="77777777" w:rsidTr="0025185C">
        <w:trPr>
          <w:trHeight w:val="567"/>
        </w:trPr>
        <w:tc>
          <w:tcPr>
            <w:cnfStyle w:val="001000000000" w:firstRow="0" w:lastRow="0" w:firstColumn="1" w:lastColumn="0" w:oddVBand="0" w:evenVBand="0" w:oddHBand="0" w:evenHBand="0" w:firstRowFirstColumn="0" w:firstRowLastColumn="0" w:lastRowFirstColumn="0" w:lastRowLastColumn="0"/>
            <w:tcW w:w="1135" w:type="dxa"/>
          </w:tcPr>
          <w:p w14:paraId="3225ED5A" w14:textId="77777777" w:rsidR="003F3EDE" w:rsidRPr="0004090F" w:rsidRDefault="003F3EDE" w:rsidP="0025185C">
            <w:pPr>
              <w:widowControl w:val="0"/>
              <w:jc w:val="both"/>
              <w:rPr>
                <w:rFonts w:ascii="Arial" w:eastAsia="SimSun" w:hAnsi="Arial" w:cs="Arial"/>
                <w:kern w:val="2"/>
                <w:sz w:val="18"/>
                <w:szCs w:val="20"/>
                <w:lang w:eastAsia="zh-CN"/>
                <w:rPrChange w:id="657"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pPr>
            <w:r w:rsidRPr="0004090F">
              <w:rPr>
                <w:rFonts w:ascii="Arial" w:eastAsia="SimSun" w:hAnsi="Arial" w:cs="Arial"/>
                <w:kern w:val="2"/>
                <w:sz w:val="18"/>
                <w:szCs w:val="20"/>
                <w:lang w:eastAsia="zh-CN"/>
                <w:rPrChange w:id="658"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t>2.2.1.</w:t>
            </w:r>
          </w:p>
        </w:tc>
        <w:tc>
          <w:tcPr>
            <w:tcW w:w="2126" w:type="dxa"/>
          </w:tcPr>
          <w:p w14:paraId="740F59A7"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65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66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InvoiceNo</w:t>
            </w:r>
          </w:p>
        </w:tc>
        <w:tc>
          <w:tcPr>
            <w:tcW w:w="850" w:type="dxa"/>
          </w:tcPr>
          <w:p w14:paraId="0BEF5235"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66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66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Sim</w:t>
            </w:r>
          </w:p>
        </w:tc>
        <w:tc>
          <w:tcPr>
            <w:tcW w:w="2836" w:type="dxa"/>
          </w:tcPr>
          <w:p w14:paraId="77317C83"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66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66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O número único do documento de venda, que deve ser emitido a partir do software de facturação de documentos em conformidade com o documento SAF-T(AO).</w:t>
            </w:r>
          </w:p>
          <w:p w14:paraId="4082B5CF"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66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66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Consiste de um código de documento interno - espaço - número de série do documento -/- e um número sequencial do documento para a sequência de consentimento.</w:t>
            </w:r>
          </w:p>
        </w:tc>
        <w:tc>
          <w:tcPr>
            <w:tcW w:w="1134" w:type="dxa"/>
          </w:tcPr>
          <w:p w14:paraId="7185A8BA"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66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66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String</w:t>
            </w:r>
          </w:p>
        </w:tc>
        <w:tc>
          <w:tcPr>
            <w:tcW w:w="850" w:type="dxa"/>
          </w:tcPr>
          <w:p w14:paraId="2FA6E24E"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66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67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60</w:t>
            </w:r>
          </w:p>
        </w:tc>
        <w:tc>
          <w:tcPr>
            <w:tcW w:w="1559" w:type="dxa"/>
          </w:tcPr>
          <w:p w14:paraId="30449232"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67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67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linha singular</w:t>
            </w:r>
          </w:p>
        </w:tc>
      </w:tr>
      <w:tr w:rsidR="003F3EDE" w:rsidRPr="007B5483" w14:paraId="17BC84A1" w14:textId="77777777" w:rsidTr="0025185C">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135" w:type="dxa"/>
          </w:tcPr>
          <w:p w14:paraId="657E6772" w14:textId="77777777" w:rsidR="003F3EDE" w:rsidRPr="0004090F" w:rsidRDefault="003F3EDE" w:rsidP="0025185C">
            <w:pPr>
              <w:widowControl w:val="0"/>
              <w:jc w:val="both"/>
              <w:rPr>
                <w:rFonts w:ascii="Arial" w:eastAsia="SimSun" w:hAnsi="Arial" w:cs="Arial"/>
                <w:kern w:val="2"/>
                <w:sz w:val="18"/>
                <w:szCs w:val="20"/>
                <w:lang w:eastAsia="zh-CN"/>
                <w:rPrChange w:id="673"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pPr>
            <w:r w:rsidRPr="0004090F">
              <w:rPr>
                <w:rFonts w:ascii="Arial" w:eastAsia="SimSun" w:hAnsi="Arial" w:cs="Arial"/>
                <w:kern w:val="2"/>
                <w:sz w:val="18"/>
                <w:szCs w:val="20"/>
                <w:lang w:eastAsia="zh-CN"/>
                <w:rPrChange w:id="674"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t>2.2.2.</w:t>
            </w:r>
          </w:p>
        </w:tc>
        <w:tc>
          <w:tcPr>
            <w:tcW w:w="2126" w:type="dxa"/>
          </w:tcPr>
          <w:p w14:paraId="3D5367D1"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67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67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InvoiceStatus</w:t>
            </w:r>
          </w:p>
        </w:tc>
        <w:tc>
          <w:tcPr>
            <w:tcW w:w="850" w:type="dxa"/>
          </w:tcPr>
          <w:p w14:paraId="43C289E1"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67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67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Sim</w:t>
            </w:r>
          </w:p>
        </w:tc>
        <w:tc>
          <w:tcPr>
            <w:tcW w:w="2836" w:type="dxa"/>
          </w:tcPr>
          <w:p w14:paraId="1930451F"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67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68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Estado actual de Documentos</w:t>
            </w:r>
          </w:p>
        </w:tc>
        <w:tc>
          <w:tcPr>
            <w:tcW w:w="1134" w:type="dxa"/>
          </w:tcPr>
          <w:p w14:paraId="6BD87B91"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68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68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String</w:t>
            </w:r>
          </w:p>
        </w:tc>
        <w:tc>
          <w:tcPr>
            <w:tcW w:w="850" w:type="dxa"/>
          </w:tcPr>
          <w:p w14:paraId="6B096A8D"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68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68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1</w:t>
            </w:r>
          </w:p>
        </w:tc>
        <w:tc>
          <w:tcPr>
            <w:tcW w:w="1559" w:type="dxa"/>
          </w:tcPr>
          <w:p w14:paraId="63498D3F"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68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68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linha singular</w:t>
            </w:r>
          </w:p>
        </w:tc>
      </w:tr>
      <w:tr w:rsidR="003F3EDE" w:rsidRPr="007B5483" w14:paraId="3D5305A1" w14:textId="77777777" w:rsidTr="0025185C">
        <w:trPr>
          <w:trHeight w:val="567"/>
        </w:trPr>
        <w:tc>
          <w:tcPr>
            <w:cnfStyle w:val="001000000000" w:firstRow="0" w:lastRow="0" w:firstColumn="1" w:lastColumn="0" w:oddVBand="0" w:evenVBand="0" w:oddHBand="0" w:evenHBand="0" w:firstRowFirstColumn="0" w:firstRowLastColumn="0" w:lastRowFirstColumn="0" w:lastRowLastColumn="0"/>
            <w:tcW w:w="1135" w:type="dxa"/>
          </w:tcPr>
          <w:p w14:paraId="3638C6B1" w14:textId="77777777" w:rsidR="003F3EDE" w:rsidRPr="0004090F" w:rsidRDefault="003F3EDE" w:rsidP="0025185C">
            <w:pPr>
              <w:widowControl w:val="0"/>
              <w:jc w:val="both"/>
              <w:rPr>
                <w:rFonts w:ascii="Arial" w:eastAsia="SimSun" w:hAnsi="Arial" w:cs="Arial"/>
                <w:kern w:val="2"/>
                <w:sz w:val="18"/>
                <w:szCs w:val="20"/>
                <w:lang w:eastAsia="zh-CN"/>
                <w:rPrChange w:id="687"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pPr>
            <w:r w:rsidRPr="0004090F">
              <w:rPr>
                <w:rFonts w:ascii="Arial" w:eastAsia="SimSun" w:hAnsi="Arial" w:cs="Arial"/>
                <w:kern w:val="2"/>
                <w:sz w:val="18"/>
                <w:szCs w:val="20"/>
                <w:lang w:eastAsia="zh-CN"/>
                <w:rPrChange w:id="688"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t>2.2.3.</w:t>
            </w:r>
          </w:p>
        </w:tc>
        <w:tc>
          <w:tcPr>
            <w:tcW w:w="2126" w:type="dxa"/>
          </w:tcPr>
          <w:p w14:paraId="3B2B429A"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68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69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Hash</w:t>
            </w:r>
          </w:p>
        </w:tc>
        <w:tc>
          <w:tcPr>
            <w:tcW w:w="850" w:type="dxa"/>
          </w:tcPr>
          <w:p w14:paraId="05A6E0AC"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69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69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Sim</w:t>
            </w:r>
          </w:p>
        </w:tc>
        <w:tc>
          <w:tcPr>
            <w:tcW w:w="2836" w:type="dxa"/>
          </w:tcPr>
          <w:p w14:paraId="6E05C7FA"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69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69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Chave de bloqueio de documentos</w:t>
            </w:r>
          </w:p>
        </w:tc>
        <w:tc>
          <w:tcPr>
            <w:tcW w:w="1134" w:type="dxa"/>
          </w:tcPr>
          <w:p w14:paraId="6ED5A313"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69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69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String</w:t>
            </w:r>
          </w:p>
        </w:tc>
        <w:tc>
          <w:tcPr>
            <w:tcW w:w="850" w:type="dxa"/>
          </w:tcPr>
          <w:p w14:paraId="14DE076A"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69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69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172</w:t>
            </w:r>
          </w:p>
        </w:tc>
        <w:tc>
          <w:tcPr>
            <w:tcW w:w="1559" w:type="dxa"/>
          </w:tcPr>
          <w:p w14:paraId="24CF3C8F"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69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70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linha singular</w:t>
            </w:r>
          </w:p>
        </w:tc>
      </w:tr>
      <w:tr w:rsidR="003F3EDE" w:rsidRPr="007B5483" w14:paraId="72A0FEAC" w14:textId="77777777" w:rsidTr="0025185C">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135" w:type="dxa"/>
          </w:tcPr>
          <w:p w14:paraId="350BB680" w14:textId="77777777" w:rsidR="003F3EDE" w:rsidRPr="0004090F" w:rsidRDefault="003F3EDE" w:rsidP="0025185C">
            <w:pPr>
              <w:widowControl w:val="0"/>
              <w:jc w:val="both"/>
              <w:rPr>
                <w:rFonts w:ascii="Arial" w:eastAsia="SimSun" w:hAnsi="Arial" w:cs="Arial"/>
                <w:kern w:val="2"/>
                <w:sz w:val="18"/>
                <w:szCs w:val="20"/>
                <w:lang w:eastAsia="zh-CN"/>
                <w:rPrChange w:id="701"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pPr>
            <w:r w:rsidRPr="0004090F">
              <w:rPr>
                <w:rFonts w:ascii="Arial" w:eastAsia="SimSun" w:hAnsi="Arial" w:cs="Arial"/>
                <w:kern w:val="2"/>
                <w:sz w:val="18"/>
                <w:szCs w:val="20"/>
                <w:lang w:eastAsia="zh-CN"/>
                <w:rPrChange w:id="702"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t>2.2.4.</w:t>
            </w:r>
          </w:p>
        </w:tc>
        <w:tc>
          <w:tcPr>
            <w:tcW w:w="2126" w:type="dxa"/>
          </w:tcPr>
          <w:p w14:paraId="1D650B24"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70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70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HashControl</w:t>
            </w:r>
          </w:p>
        </w:tc>
        <w:tc>
          <w:tcPr>
            <w:tcW w:w="850" w:type="dxa"/>
          </w:tcPr>
          <w:p w14:paraId="48693839"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70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70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Sim</w:t>
            </w:r>
          </w:p>
        </w:tc>
        <w:tc>
          <w:tcPr>
            <w:tcW w:w="2836" w:type="dxa"/>
          </w:tcPr>
          <w:p w14:paraId="079EBBE0"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70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70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 xml:space="preserve">Chave Bloqueio de controlo </w:t>
            </w:r>
          </w:p>
        </w:tc>
        <w:tc>
          <w:tcPr>
            <w:tcW w:w="1134" w:type="dxa"/>
          </w:tcPr>
          <w:p w14:paraId="6F9A39B1"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70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71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String</w:t>
            </w:r>
          </w:p>
        </w:tc>
        <w:tc>
          <w:tcPr>
            <w:tcW w:w="850" w:type="dxa"/>
          </w:tcPr>
          <w:p w14:paraId="0AA439C9"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71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71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70</w:t>
            </w:r>
          </w:p>
        </w:tc>
        <w:tc>
          <w:tcPr>
            <w:tcW w:w="1559" w:type="dxa"/>
          </w:tcPr>
          <w:p w14:paraId="59497882"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71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71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linha singular</w:t>
            </w:r>
          </w:p>
        </w:tc>
      </w:tr>
      <w:tr w:rsidR="003F3EDE" w:rsidRPr="007B5483" w14:paraId="1F8AE6C3" w14:textId="77777777" w:rsidTr="0025185C">
        <w:trPr>
          <w:trHeight w:val="567"/>
        </w:trPr>
        <w:tc>
          <w:tcPr>
            <w:cnfStyle w:val="001000000000" w:firstRow="0" w:lastRow="0" w:firstColumn="1" w:lastColumn="0" w:oddVBand="0" w:evenVBand="0" w:oddHBand="0" w:evenHBand="0" w:firstRowFirstColumn="0" w:firstRowLastColumn="0" w:lastRowFirstColumn="0" w:lastRowLastColumn="0"/>
            <w:tcW w:w="1135" w:type="dxa"/>
          </w:tcPr>
          <w:p w14:paraId="2556F875" w14:textId="77777777" w:rsidR="003F3EDE" w:rsidRPr="0004090F" w:rsidRDefault="003F3EDE" w:rsidP="0025185C">
            <w:pPr>
              <w:widowControl w:val="0"/>
              <w:jc w:val="both"/>
              <w:rPr>
                <w:rFonts w:ascii="Arial" w:eastAsia="SimSun" w:hAnsi="Arial" w:cs="Arial"/>
                <w:kern w:val="2"/>
                <w:sz w:val="18"/>
                <w:szCs w:val="20"/>
                <w:lang w:eastAsia="zh-CN"/>
                <w:rPrChange w:id="715"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pPr>
            <w:r w:rsidRPr="0004090F">
              <w:rPr>
                <w:rFonts w:ascii="Arial" w:eastAsia="SimSun" w:hAnsi="Arial" w:cs="Arial"/>
                <w:kern w:val="2"/>
                <w:sz w:val="18"/>
                <w:szCs w:val="20"/>
                <w:lang w:eastAsia="zh-CN"/>
                <w:rPrChange w:id="716"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t>2.2.5.</w:t>
            </w:r>
          </w:p>
        </w:tc>
        <w:tc>
          <w:tcPr>
            <w:tcW w:w="2126" w:type="dxa"/>
          </w:tcPr>
          <w:p w14:paraId="1486709B"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71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71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Invoice Date</w:t>
            </w:r>
          </w:p>
        </w:tc>
        <w:tc>
          <w:tcPr>
            <w:tcW w:w="850" w:type="dxa"/>
          </w:tcPr>
          <w:p w14:paraId="049AA475"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71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72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Sim</w:t>
            </w:r>
          </w:p>
        </w:tc>
        <w:tc>
          <w:tcPr>
            <w:tcW w:w="2836" w:type="dxa"/>
          </w:tcPr>
          <w:p w14:paraId="3BA3CE2F"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72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72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Data de Emissão</w:t>
            </w:r>
          </w:p>
        </w:tc>
        <w:tc>
          <w:tcPr>
            <w:tcW w:w="1134" w:type="dxa"/>
          </w:tcPr>
          <w:p w14:paraId="1629A4F6"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72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72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Data</w:t>
            </w:r>
          </w:p>
        </w:tc>
        <w:tc>
          <w:tcPr>
            <w:tcW w:w="850" w:type="dxa"/>
          </w:tcPr>
          <w:p w14:paraId="56AA3A92"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val="pt-BR" w:eastAsia="zh-CN"/>
                <w:rPrChange w:id="725" w:author="Adelino Naquarta Sepalanga Domingos" w:date="2025-03-05T08:09:00Z" w16du:dateUtc="2025-03-05T07:09:00Z">
                  <w:rPr>
                    <w:rFonts w:ascii="Times New Roman" w:eastAsia="SimSun" w:hAnsi="Times New Roman" w:cs="Times New Roman"/>
                    <w:kern w:val="2"/>
                    <w:sz w:val="21"/>
                    <w:szCs w:val="24"/>
                    <w:highlight w:val="yellow"/>
                    <w:lang w:val="pt-BR" w:eastAsia="zh-CN"/>
                  </w:rPr>
                </w:rPrChange>
              </w:rPr>
            </w:pPr>
          </w:p>
        </w:tc>
        <w:tc>
          <w:tcPr>
            <w:tcW w:w="1559" w:type="dxa"/>
          </w:tcPr>
          <w:p w14:paraId="5B95DEA2"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72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72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linha singular</w:t>
            </w:r>
          </w:p>
        </w:tc>
      </w:tr>
      <w:tr w:rsidR="003F3EDE" w:rsidRPr="007B5483" w14:paraId="05BE0996" w14:textId="77777777" w:rsidTr="0025185C">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135" w:type="dxa"/>
          </w:tcPr>
          <w:p w14:paraId="2EC38E9F" w14:textId="77777777" w:rsidR="003F3EDE" w:rsidRPr="0004090F" w:rsidRDefault="003F3EDE" w:rsidP="0025185C">
            <w:pPr>
              <w:widowControl w:val="0"/>
              <w:jc w:val="both"/>
              <w:rPr>
                <w:rFonts w:ascii="Arial" w:eastAsia="SimSun" w:hAnsi="Arial" w:cs="Arial"/>
                <w:kern w:val="2"/>
                <w:sz w:val="18"/>
                <w:szCs w:val="20"/>
                <w:lang w:eastAsia="zh-CN"/>
                <w:rPrChange w:id="728"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pPr>
            <w:r w:rsidRPr="0004090F">
              <w:rPr>
                <w:rFonts w:ascii="Arial" w:eastAsia="SimSun" w:hAnsi="Arial" w:cs="Arial"/>
                <w:kern w:val="2"/>
                <w:sz w:val="18"/>
                <w:szCs w:val="20"/>
                <w:lang w:eastAsia="zh-CN"/>
                <w:rPrChange w:id="729"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t>2.2.6.</w:t>
            </w:r>
          </w:p>
        </w:tc>
        <w:tc>
          <w:tcPr>
            <w:tcW w:w="2126" w:type="dxa"/>
          </w:tcPr>
          <w:p w14:paraId="1F43440D"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73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73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InvoiceType</w:t>
            </w:r>
          </w:p>
        </w:tc>
        <w:tc>
          <w:tcPr>
            <w:tcW w:w="850" w:type="dxa"/>
          </w:tcPr>
          <w:p w14:paraId="72967BD7"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73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73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Sim</w:t>
            </w:r>
          </w:p>
        </w:tc>
        <w:tc>
          <w:tcPr>
            <w:tcW w:w="2836" w:type="dxa"/>
          </w:tcPr>
          <w:p w14:paraId="1219CE23"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73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bookmarkStart w:id="735" w:name="_Hlk182837031"/>
            <w:r w:rsidRPr="0004090F">
              <w:rPr>
                <w:rFonts w:ascii="Arial" w:eastAsia="SimSun" w:hAnsi="Arial" w:cs="Arial"/>
                <w:kern w:val="2"/>
                <w:sz w:val="21"/>
                <w:szCs w:val="24"/>
                <w:lang w:eastAsia="zh-CN"/>
                <w:rPrChange w:id="73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 xml:space="preserve"> Tipo de documento:</w:t>
            </w:r>
            <w:r w:rsidRPr="0004090F">
              <w:rPr>
                <w:rFonts w:ascii="Arial" w:eastAsia="SimSun" w:hAnsi="Arial" w:cs="Arial"/>
                <w:kern w:val="2"/>
                <w:sz w:val="21"/>
                <w:szCs w:val="24"/>
                <w:lang w:eastAsia="zh-CN"/>
                <w:rPrChange w:id="73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br/>
              <w:t>“FT” – Factura;</w:t>
            </w:r>
          </w:p>
          <w:p w14:paraId="0305BEE7"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73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73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 xml:space="preserve">“FR” – Factura/Recibos; </w:t>
            </w:r>
          </w:p>
          <w:p w14:paraId="0E796183"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74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74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“GF” – Factura Genérica;</w:t>
            </w:r>
          </w:p>
          <w:p w14:paraId="619E9DE8"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74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74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"FG" - Factura Global</w:t>
            </w:r>
          </w:p>
          <w:p w14:paraId="1D1CAA6B"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74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74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“AC” – Aviso de cobrança</w:t>
            </w:r>
          </w:p>
          <w:p w14:paraId="6FC29C3E"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74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74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“AR” – Aviso de cobrança/recibo</w:t>
            </w:r>
          </w:p>
          <w:p w14:paraId="17F0DA68"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74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74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“TV” – Talão de venda</w:t>
            </w:r>
          </w:p>
          <w:p w14:paraId="0DF78035"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75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75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 xml:space="preserve">“RG” – Recibo </w:t>
            </w:r>
          </w:p>
          <w:p w14:paraId="6AFE1C1C"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75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75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“RE” – Estorno ou recibo de estorno</w:t>
            </w:r>
          </w:p>
          <w:p w14:paraId="31895A7B"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75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75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“ND” – Nota de débito</w:t>
            </w:r>
          </w:p>
          <w:p w14:paraId="7D60E158"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75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75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“NC” – Nota de crédito</w:t>
            </w:r>
          </w:p>
          <w:p w14:paraId="08B1E3CF"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75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75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“AF” – Factura/recibo (autofacturação)</w:t>
            </w:r>
          </w:p>
          <w:p w14:paraId="2B7D32F9"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76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76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 xml:space="preserve">“RP” – Prémio ou recibo de prémio </w:t>
            </w:r>
          </w:p>
          <w:p w14:paraId="7D194BD3"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76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76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“RA” – Resseguro aceite</w:t>
            </w:r>
          </w:p>
          <w:p w14:paraId="4E7EE7E5"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76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76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"CS" - Imputação a co-seguradoras</w:t>
            </w:r>
          </w:p>
          <w:p w14:paraId="75931AF9"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76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76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 xml:space="preserve">"LD" -Imputação a co-seguradora </w:t>
            </w:r>
            <w:bookmarkEnd w:id="735"/>
            <w:r w:rsidRPr="0004090F">
              <w:rPr>
                <w:rFonts w:ascii="Arial" w:eastAsia="SimSun" w:hAnsi="Arial" w:cs="Arial"/>
                <w:kern w:val="2"/>
                <w:sz w:val="21"/>
                <w:szCs w:val="24"/>
                <w:lang w:eastAsia="zh-CN"/>
                <w:rPrChange w:id="76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líder</w:t>
            </w:r>
          </w:p>
        </w:tc>
        <w:tc>
          <w:tcPr>
            <w:tcW w:w="1134" w:type="dxa"/>
          </w:tcPr>
          <w:p w14:paraId="277EBA0B"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76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77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String</w:t>
            </w:r>
          </w:p>
        </w:tc>
        <w:tc>
          <w:tcPr>
            <w:tcW w:w="850" w:type="dxa"/>
          </w:tcPr>
          <w:p w14:paraId="43B40DF0"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77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77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2</w:t>
            </w:r>
          </w:p>
        </w:tc>
        <w:tc>
          <w:tcPr>
            <w:tcW w:w="1559" w:type="dxa"/>
          </w:tcPr>
          <w:p w14:paraId="6D879723"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77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77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linha singular</w:t>
            </w:r>
          </w:p>
        </w:tc>
      </w:tr>
      <w:tr w:rsidR="003F3EDE" w:rsidRPr="007B5483" w14:paraId="7ABCB65B" w14:textId="77777777" w:rsidTr="0025185C">
        <w:trPr>
          <w:trHeight w:val="567"/>
        </w:trPr>
        <w:tc>
          <w:tcPr>
            <w:cnfStyle w:val="001000000000" w:firstRow="0" w:lastRow="0" w:firstColumn="1" w:lastColumn="0" w:oddVBand="0" w:evenVBand="0" w:oddHBand="0" w:evenHBand="0" w:firstRowFirstColumn="0" w:firstRowLastColumn="0" w:lastRowFirstColumn="0" w:lastRowLastColumn="0"/>
            <w:tcW w:w="1135" w:type="dxa"/>
          </w:tcPr>
          <w:p w14:paraId="66827A4F" w14:textId="77777777" w:rsidR="003F3EDE" w:rsidRPr="0004090F" w:rsidRDefault="003F3EDE" w:rsidP="0025185C">
            <w:pPr>
              <w:widowControl w:val="0"/>
              <w:jc w:val="both"/>
              <w:rPr>
                <w:rFonts w:ascii="Arial" w:eastAsia="SimSun" w:hAnsi="Arial" w:cs="Arial"/>
                <w:kern w:val="2"/>
                <w:sz w:val="18"/>
                <w:szCs w:val="20"/>
                <w:lang w:eastAsia="zh-CN"/>
                <w:rPrChange w:id="775"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pPr>
            <w:r w:rsidRPr="0004090F">
              <w:rPr>
                <w:rFonts w:ascii="Arial" w:eastAsia="SimSun" w:hAnsi="Arial" w:cs="Arial"/>
                <w:kern w:val="2"/>
                <w:sz w:val="18"/>
                <w:szCs w:val="20"/>
                <w:lang w:eastAsia="zh-CN"/>
                <w:rPrChange w:id="776"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t>2.2.7.</w:t>
            </w:r>
          </w:p>
        </w:tc>
        <w:tc>
          <w:tcPr>
            <w:tcW w:w="2126" w:type="dxa"/>
          </w:tcPr>
          <w:p w14:paraId="369B1918"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77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77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EACCode</w:t>
            </w:r>
          </w:p>
        </w:tc>
        <w:tc>
          <w:tcPr>
            <w:tcW w:w="850" w:type="dxa"/>
          </w:tcPr>
          <w:p w14:paraId="771E72E0"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77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
        </w:tc>
        <w:tc>
          <w:tcPr>
            <w:tcW w:w="2836" w:type="dxa"/>
          </w:tcPr>
          <w:p w14:paraId="6629EE50"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78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78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 xml:space="preserve">Código CAE </w:t>
            </w:r>
          </w:p>
        </w:tc>
        <w:tc>
          <w:tcPr>
            <w:tcW w:w="1134" w:type="dxa"/>
          </w:tcPr>
          <w:p w14:paraId="71A8657A"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78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78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String</w:t>
            </w:r>
          </w:p>
        </w:tc>
        <w:tc>
          <w:tcPr>
            <w:tcW w:w="850" w:type="dxa"/>
          </w:tcPr>
          <w:p w14:paraId="6449E12B"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78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78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5</w:t>
            </w:r>
          </w:p>
        </w:tc>
        <w:tc>
          <w:tcPr>
            <w:tcW w:w="1559" w:type="dxa"/>
          </w:tcPr>
          <w:p w14:paraId="01502589"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78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78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linha singular</w:t>
            </w:r>
          </w:p>
        </w:tc>
      </w:tr>
      <w:tr w:rsidR="003F3EDE" w:rsidRPr="007B5483" w14:paraId="1ADF5EB4" w14:textId="77777777" w:rsidTr="0025185C">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135" w:type="dxa"/>
          </w:tcPr>
          <w:p w14:paraId="34ACCD1A" w14:textId="77777777" w:rsidR="003F3EDE" w:rsidRPr="0004090F" w:rsidRDefault="003F3EDE" w:rsidP="0025185C">
            <w:pPr>
              <w:widowControl w:val="0"/>
              <w:jc w:val="both"/>
              <w:rPr>
                <w:rFonts w:ascii="Arial" w:eastAsia="SimSun" w:hAnsi="Arial" w:cs="Arial"/>
                <w:kern w:val="2"/>
                <w:sz w:val="18"/>
                <w:szCs w:val="20"/>
                <w:lang w:eastAsia="zh-CN"/>
                <w:rPrChange w:id="788"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pPr>
            <w:r w:rsidRPr="0004090F">
              <w:rPr>
                <w:rFonts w:ascii="Arial" w:eastAsia="SimSun" w:hAnsi="Arial" w:cs="Arial"/>
                <w:kern w:val="2"/>
                <w:sz w:val="18"/>
                <w:szCs w:val="20"/>
                <w:lang w:eastAsia="zh-CN"/>
                <w:rPrChange w:id="789"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t>2.2.8.</w:t>
            </w:r>
          </w:p>
        </w:tc>
        <w:tc>
          <w:tcPr>
            <w:tcW w:w="2126" w:type="dxa"/>
          </w:tcPr>
          <w:p w14:paraId="64453031"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79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79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SystemEntryDate</w:t>
            </w:r>
          </w:p>
        </w:tc>
        <w:tc>
          <w:tcPr>
            <w:tcW w:w="850" w:type="dxa"/>
          </w:tcPr>
          <w:p w14:paraId="4D56A828"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79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
        </w:tc>
        <w:tc>
          <w:tcPr>
            <w:tcW w:w="2836" w:type="dxa"/>
          </w:tcPr>
          <w:p w14:paraId="107DF700"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79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79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Hora de entrada de documento</w:t>
            </w:r>
          </w:p>
          <w:p w14:paraId="4B798720"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79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79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Ao assinar, regista a hora de entrada (até ao segundo). Formato de data e hora: YYYY-MM-DDThh:mm:ss.</w:t>
            </w:r>
          </w:p>
        </w:tc>
        <w:tc>
          <w:tcPr>
            <w:tcW w:w="1134" w:type="dxa"/>
          </w:tcPr>
          <w:p w14:paraId="1041C572"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79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79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Data e hora</w:t>
            </w:r>
          </w:p>
        </w:tc>
        <w:tc>
          <w:tcPr>
            <w:tcW w:w="850" w:type="dxa"/>
          </w:tcPr>
          <w:p w14:paraId="464072B1"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79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
        </w:tc>
        <w:tc>
          <w:tcPr>
            <w:tcW w:w="1559" w:type="dxa"/>
          </w:tcPr>
          <w:p w14:paraId="317CC6B2"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80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80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linha singular</w:t>
            </w:r>
          </w:p>
        </w:tc>
      </w:tr>
      <w:tr w:rsidR="003F3EDE" w:rsidRPr="007B5483" w14:paraId="09850E1F" w14:textId="77777777" w:rsidTr="0025185C">
        <w:trPr>
          <w:trHeight w:val="567"/>
        </w:trPr>
        <w:tc>
          <w:tcPr>
            <w:cnfStyle w:val="001000000000" w:firstRow="0" w:lastRow="0" w:firstColumn="1" w:lastColumn="0" w:oddVBand="0" w:evenVBand="0" w:oddHBand="0" w:evenHBand="0" w:firstRowFirstColumn="0" w:firstRowLastColumn="0" w:lastRowFirstColumn="0" w:lastRowLastColumn="0"/>
            <w:tcW w:w="1135" w:type="dxa"/>
          </w:tcPr>
          <w:p w14:paraId="0640D02C" w14:textId="77777777" w:rsidR="003F3EDE" w:rsidRPr="0004090F" w:rsidRDefault="003F3EDE" w:rsidP="0025185C">
            <w:pPr>
              <w:widowControl w:val="0"/>
              <w:jc w:val="both"/>
              <w:rPr>
                <w:rFonts w:ascii="Arial" w:eastAsia="SimSun" w:hAnsi="Arial" w:cs="Arial"/>
                <w:kern w:val="2"/>
                <w:sz w:val="18"/>
                <w:szCs w:val="20"/>
                <w:lang w:eastAsia="zh-CN"/>
                <w:rPrChange w:id="802"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pPr>
            <w:r w:rsidRPr="0004090F">
              <w:rPr>
                <w:rFonts w:ascii="Arial" w:eastAsia="SimSun" w:hAnsi="Arial" w:cs="Arial"/>
                <w:kern w:val="2"/>
                <w:sz w:val="18"/>
                <w:szCs w:val="20"/>
                <w:lang w:eastAsia="zh-CN"/>
                <w:rPrChange w:id="803"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t>2.2.9.</w:t>
            </w:r>
          </w:p>
        </w:tc>
        <w:tc>
          <w:tcPr>
            <w:tcW w:w="2126" w:type="dxa"/>
          </w:tcPr>
          <w:p w14:paraId="7F7EE4F9"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80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80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CustomerTaxID</w:t>
            </w:r>
          </w:p>
        </w:tc>
        <w:tc>
          <w:tcPr>
            <w:tcW w:w="850" w:type="dxa"/>
          </w:tcPr>
          <w:p w14:paraId="42231F1D"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80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80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Sim</w:t>
            </w:r>
          </w:p>
        </w:tc>
        <w:tc>
          <w:tcPr>
            <w:tcW w:w="2836" w:type="dxa"/>
          </w:tcPr>
          <w:p w14:paraId="586D82B6"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80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80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Número NIF do comprador nacional, número de identificação fiscal (sem qualquer prefixo de país).</w:t>
            </w:r>
          </w:p>
          <w:p w14:paraId="7C3C5E86" w14:textId="057AC149"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81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81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 xml:space="preserve">Se for um comprador doméstico, </w:t>
            </w:r>
            <w:ins w:id="812" w:author="Adelino Naquarta Sepalanga Domingos" w:date="2025-03-05T09:41:00Z" w16du:dateUtc="2025-03-05T08:41:00Z">
              <w:r w:rsidR="00510777">
                <w:rPr>
                  <w:rFonts w:ascii="Arial" w:eastAsia="SimSun" w:hAnsi="Arial" w:cs="Arial"/>
                  <w:kern w:val="2"/>
                  <w:sz w:val="21"/>
                  <w:szCs w:val="24"/>
                  <w:lang w:eastAsia="zh-CN"/>
                </w:rPr>
                <w:t>é</w:t>
              </w:r>
            </w:ins>
            <w:del w:id="813" w:author="Adelino Naquarta Sepalanga Domingos" w:date="2025-03-05T09:41:00Z" w16du:dateUtc="2025-03-05T08:41:00Z">
              <w:r w:rsidRPr="0004090F" w:rsidDel="00510777">
                <w:rPr>
                  <w:rFonts w:ascii="Arial" w:eastAsia="SimSun" w:hAnsi="Arial" w:cs="Arial"/>
                  <w:kern w:val="2"/>
                  <w:sz w:val="21"/>
                  <w:szCs w:val="24"/>
                  <w:lang w:eastAsia="zh-CN"/>
                  <w:rPrChange w:id="81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delText>será</w:delText>
              </w:r>
            </w:del>
            <w:r w:rsidRPr="0004090F">
              <w:rPr>
                <w:rFonts w:ascii="Arial" w:eastAsia="SimSun" w:hAnsi="Arial" w:cs="Arial"/>
                <w:kern w:val="2"/>
                <w:sz w:val="21"/>
                <w:szCs w:val="24"/>
                <w:lang w:eastAsia="zh-CN"/>
                <w:rPrChange w:id="81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 xml:space="preserve"> necessário preencher;</w:t>
            </w:r>
            <w:r w:rsidRPr="0004090F">
              <w:rPr>
                <w:rFonts w:ascii="Arial" w:eastAsia="SimSun" w:hAnsi="Arial" w:cs="Arial"/>
                <w:kern w:val="2"/>
                <w:sz w:val="21"/>
                <w:szCs w:val="24"/>
                <w:lang w:eastAsia="zh-CN"/>
                <w:rPrChange w:id="81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br/>
            </w:r>
            <w:r w:rsidRPr="0004090F">
              <w:rPr>
                <w:rFonts w:ascii="Arial" w:eastAsia="SimSun" w:hAnsi="Arial" w:cs="Arial"/>
                <w:kern w:val="2"/>
                <w:sz w:val="21"/>
                <w:szCs w:val="24"/>
                <w:lang w:eastAsia="zh-CN"/>
                <w:rPrChange w:id="81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br/>
              <w:t>Se não houver informações do comprador no sistema de facturação, pode ser preenchido com 999999999</w:t>
            </w:r>
          </w:p>
        </w:tc>
        <w:tc>
          <w:tcPr>
            <w:tcW w:w="1134" w:type="dxa"/>
          </w:tcPr>
          <w:p w14:paraId="330335CA"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81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81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String</w:t>
            </w:r>
          </w:p>
        </w:tc>
        <w:tc>
          <w:tcPr>
            <w:tcW w:w="850" w:type="dxa"/>
          </w:tcPr>
          <w:p w14:paraId="1D334AA5"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82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82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40</w:t>
            </w:r>
          </w:p>
        </w:tc>
        <w:tc>
          <w:tcPr>
            <w:tcW w:w="1559" w:type="dxa"/>
          </w:tcPr>
          <w:p w14:paraId="53C361A0"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82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82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linha singular</w:t>
            </w:r>
          </w:p>
        </w:tc>
      </w:tr>
      <w:tr w:rsidR="003F3EDE" w:rsidRPr="007B5483" w14:paraId="7666EB36" w14:textId="77777777" w:rsidTr="0025185C">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135" w:type="dxa"/>
          </w:tcPr>
          <w:p w14:paraId="507B6A51" w14:textId="77777777" w:rsidR="003F3EDE" w:rsidRPr="0004090F" w:rsidRDefault="003F3EDE" w:rsidP="0025185C">
            <w:pPr>
              <w:widowControl w:val="0"/>
              <w:jc w:val="both"/>
              <w:rPr>
                <w:rFonts w:ascii="Arial" w:eastAsia="SimSun" w:hAnsi="Arial" w:cs="Arial"/>
                <w:kern w:val="2"/>
                <w:sz w:val="18"/>
                <w:szCs w:val="20"/>
                <w:lang w:eastAsia="zh-CN"/>
                <w:rPrChange w:id="824"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pPr>
            <w:r w:rsidRPr="0004090F">
              <w:rPr>
                <w:rFonts w:ascii="Arial" w:eastAsia="SimSun" w:hAnsi="Arial" w:cs="Arial"/>
                <w:kern w:val="2"/>
                <w:sz w:val="18"/>
                <w:szCs w:val="20"/>
                <w:lang w:eastAsia="zh-CN"/>
                <w:rPrChange w:id="825"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t>2.2.10.</w:t>
            </w:r>
          </w:p>
        </w:tc>
        <w:tc>
          <w:tcPr>
            <w:tcW w:w="2126" w:type="dxa"/>
          </w:tcPr>
          <w:p w14:paraId="29AA81F7"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82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82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InternationalCustomerTaxID</w:t>
            </w:r>
          </w:p>
        </w:tc>
        <w:tc>
          <w:tcPr>
            <w:tcW w:w="850" w:type="dxa"/>
          </w:tcPr>
          <w:p w14:paraId="0D48A0B9"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82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
        </w:tc>
        <w:tc>
          <w:tcPr>
            <w:tcW w:w="2836" w:type="dxa"/>
          </w:tcPr>
          <w:p w14:paraId="364A9154"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82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83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Este campo e o campo 2.2.9 (CustomerTaxID) podem ser preenchidos, um dos dois campos tem de ser preenchido e apenas um campo tem de ser preenchido.</w:t>
            </w:r>
          </w:p>
          <w:p w14:paraId="65B61F3A"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83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83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Se o comprador for um estrangeiro, precisa a sua identidade financeira.</w:t>
            </w:r>
          </w:p>
        </w:tc>
        <w:tc>
          <w:tcPr>
            <w:tcW w:w="1134" w:type="dxa"/>
          </w:tcPr>
          <w:p w14:paraId="16D8DA80"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83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83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String</w:t>
            </w:r>
          </w:p>
        </w:tc>
        <w:tc>
          <w:tcPr>
            <w:tcW w:w="850" w:type="dxa"/>
          </w:tcPr>
          <w:p w14:paraId="18431F98"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83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
        </w:tc>
        <w:tc>
          <w:tcPr>
            <w:tcW w:w="1559" w:type="dxa"/>
          </w:tcPr>
          <w:p w14:paraId="621FBB72"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83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83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linha singular</w:t>
            </w:r>
          </w:p>
        </w:tc>
      </w:tr>
      <w:tr w:rsidR="003F3EDE" w:rsidRPr="007B5483" w14:paraId="4904BEAF" w14:textId="77777777" w:rsidTr="0025185C">
        <w:trPr>
          <w:trHeight w:val="567"/>
        </w:trPr>
        <w:tc>
          <w:tcPr>
            <w:cnfStyle w:val="001000000000" w:firstRow="0" w:lastRow="0" w:firstColumn="1" w:lastColumn="0" w:oddVBand="0" w:evenVBand="0" w:oddHBand="0" w:evenHBand="0" w:firstRowFirstColumn="0" w:firstRowLastColumn="0" w:lastRowFirstColumn="0" w:lastRowLastColumn="0"/>
            <w:tcW w:w="1135" w:type="dxa"/>
          </w:tcPr>
          <w:p w14:paraId="655A7EE9" w14:textId="77777777" w:rsidR="003F3EDE" w:rsidRPr="0004090F" w:rsidRDefault="003F3EDE" w:rsidP="0025185C">
            <w:pPr>
              <w:widowControl w:val="0"/>
              <w:jc w:val="both"/>
              <w:rPr>
                <w:rFonts w:ascii="Arial" w:eastAsia="SimSun" w:hAnsi="Arial" w:cs="Arial"/>
                <w:kern w:val="2"/>
                <w:sz w:val="18"/>
                <w:szCs w:val="20"/>
                <w:lang w:eastAsia="zh-CN"/>
                <w:rPrChange w:id="838"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pPr>
            <w:r w:rsidRPr="0004090F">
              <w:rPr>
                <w:rFonts w:ascii="Arial" w:eastAsia="SimSun" w:hAnsi="Arial" w:cs="Arial"/>
                <w:kern w:val="2"/>
                <w:sz w:val="18"/>
                <w:szCs w:val="20"/>
                <w:lang w:eastAsia="zh-CN"/>
                <w:rPrChange w:id="839"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t>2.5.10.1</w:t>
            </w:r>
          </w:p>
        </w:tc>
        <w:tc>
          <w:tcPr>
            <w:tcW w:w="2126" w:type="dxa"/>
          </w:tcPr>
          <w:p w14:paraId="5BC39A11"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84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84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TaxIDNumber</w:t>
            </w:r>
          </w:p>
        </w:tc>
        <w:tc>
          <w:tcPr>
            <w:tcW w:w="850" w:type="dxa"/>
          </w:tcPr>
          <w:p w14:paraId="79FA6DD1"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84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
        </w:tc>
        <w:tc>
          <w:tcPr>
            <w:tcW w:w="2836" w:type="dxa"/>
          </w:tcPr>
          <w:p w14:paraId="1753DD7E"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84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84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Número de identificação fiscal do adquirente, sem prefixo de país</w:t>
            </w:r>
          </w:p>
        </w:tc>
        <w:tc>
          <w:tcPr>
            <w:tcW w:w="1134" w:type="dxa"/>
          </w:tcPr>
          <w:p w14:paraId="0764FA47"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84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84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String</w:t>
            </w:r>
          </w:p>
        </w:tc>
        <w:tc>
          <w:tcPr>
            <w:tcW w:w="850" w:type="dxa"/>
          </w:tcPr>
          <w:p w14:paraId="47E21E8E"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84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84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40</w:t>
            </w:r>
          </w:p>
        </w:tc>
        <w:tc>
          <w:tcPr>
            <w:tcW w:w="1559" w:type="dxa"/>
          </w:tcPr>
          <w:p w14:paraId="48BB003B"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84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85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linha singular</w:t>
            </w:r>
          </w:p>
        </w:tc>
      </w:tr>
      <w:tr w:rsidR="003F3EDE" w:rsidRPr="007B5483" w14:paraId="73DBFF42" w14:textId="77777777" w:rsidTr="0025185C">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135" w:type="dxa"/>
          </w:tcPr>
          <w:p w14:paraId="561424F4" w14:textId="77777777" w:rsidR="003F3EDE" w:rsidRPr="0004090F" w:rsidRDefault="003F3EDE" w:rsidP="0025185C">
            <w:pPr>
              <w:widowControl w:val="0"/>
              <w:jc w:val="both"/>
              <w:rPr>
                <w:rFonts w:ascii="Arial" w:eastAsia="SimSun" w:hAnsi="Arial" w:cs="Arial"/>
                <w:kern w:val="2"/>
                <w:sz w:val="18"/>
                <w:szCs w:val="20"/>
                <w:lang w:eastAsia="zh-CN"/>
                <w:rPrChange w:id="851"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pPr>
            <w:r w:rsidRPr="0004090F">
              <w:rPr>
                <w:rFonts w:ascii="Arial" w:eastAsia="SimSun" w:hAnsi="Arial" w:cs="Arial"/>
                <w:kern w:val="2"/>
                <w:sz w:val="18"/>
                <w:szCs w:val="20"/>
                <w:lang w:eastAsia="zh-CN"/>
                <w:rPrChange w:id="852"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t>2.5.10.2</w:t>
            </w:r>
          </w:p>
        </w:tc>
        <w:tc>
          <w:tcPr>
            <w:tcW w:w="2126" w:type="dxa"/>
          </w:tcPr>
          <w:p w14:paraId="5DDA7543"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85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85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TaxIDCountry</w:t>
            </w:r>
          </w:p>
        </w:tc>
        <w:tc>
          <w:tcPr>
            <w:tcW w:w="850" w:type="dxa"/>
          </w:tcPr>
          <w:p w14:paraId="20D17644"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85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
        </w:tc>
        <w:tc>
          <w:tcPr>
            <w:tcW w:w="2836" w:type="dxa"/>
          </w:tcPr>
          <w:p w14:paraId="1EB2C9E6"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85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85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A completar em conformidade com a norma ISO 3166-1-alpha-2.</w:t>
            </w:r>
          </w:p>
        </w:tc>
        <w:tc>
          <w:tcPr>
            <w:tcW w:w="1134" w:type="dxa"/>
          </w:tcPr>
          <w:p w14:paraId="4BF84310"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85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85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String</w:t>
            </w:r>
          </w:p>
        </w:tc>
        <w:tc>
          <w:tcPr>
            <w:tcW w:w="850" w:type="dxa"/>
          </w:tcPr>
          <w:p w14:paraId="0E3193BC"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86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86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2</w:t>
            </w:r>
          </w:p>
        </w:tc>
        <w:tc>
          <w:tcPr>
            <w:tcW w:w="1559" w:type="dxa"/>
          </w:tcPr>
          <w:p w14:paraId="1EFD3B63"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86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86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linha singular</w:t>
            </w:r>
          </w:p>
        </w:tc>
      </w:tr>
      <w:tr w:rsidR="003F3EDE" w:rsidRPr="007B5483" w14:paraId="1767AB1F" w14:textId="77777777" w:rsidTr="0025185C">
        <w:trPr>
          <w:trHeight w:val="567"/>
        </w:trPr>
        <w:tc>
          <w:tcPr>
            <w:cnfStyle w:val="001000000000" w:firstRow="0" w:lastRow="0" w:firstColumn="1" w:lastColumn="0" w:oddVBand="0" w:evenVBand="0" w:oddHBand="0" w:evenHBand="0" w:firstRowFirstColumn="0" w:firstRowLastColumn="0" w:lastRowFirstColumn="0" w:lastRowLastColumn="0"/>
            <w:tcW w:w="1135" w:type="dxa"/>
          </w:tcPr>
          <w:p w14:paraId="59DC6CF4" w14:textId="77777777" w:rsidR="003F3EDE" w:rsidRPr="0004090F" w:rsidRDefault="003F3EDE" w:rsidP="0025185C">
            <w:pPr>
              <w:widowControl w:val="0"/>
              <w:jc w:val="both"/>
              <w:rPr>
                <w:rFonts w:ascii="Arial" w:eastAsia="SimSun" w:hAnsi="Arial" w:cs="Arial"/>
                <w:kern w:val="2"/>
                <w:sz w:val="18"/>
                <w:szCs w:val="20"/>
                <w:lang w:eastAsia="zh-CN"/>
                <w:rPrChange w:id="864"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pPr>
            <w:r w:rsidRPr="0004090F">
              <w:rPr>
                <w:rFonts w:ascii="Arial" w:eastAsia="SimSun" w:hAnsi="Arial" w:cs="Arial"/>
                <w:kern w:val="2"/>
                <w:sz w:val="18"/>
                <w:szCs w:val="20"/>
                <w:lang w:eastAsia="zh-CN"/>
                <w:rPrChange w:id="865"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t>2.5.11.</w:t>
            </w:r>
          </w:p>
        </w:tc>
        <w:tc>
          <w:tcPr>
            <w:tcW w:w="2126" w:type="dxa"/>
          </w:tcPr>
          <w:p w14:paraId="784CAEB8"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86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86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CompanyName</w:t>
            </w:r>
          </w:p>
        </w:tc>
        <w:tc>
          <w:tcPr>
            <w:tcW w:w="850" w:type="dxa"/>
          </w:tcPr>
          <w:p w14:paraId="30D7C021"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86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86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Sim</w:t>
            </w:r>
          </w:p>
        </w:tc>
        <w:tc>
          <w:tcPr>
            <w:tcW w:w="2836" w:type="dxa"/>
          </w:tcPr>
          <w:p w14:paraId="5FF2926B"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87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87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Nome da empresa</w:t>
            </w:r>
          </w:p>
        </w:tc>
        <w:tc>
          <w:tcPr>
            <w:tcW w:w="1134" w:type="dxa"/>
          </w:tcPr>
          <w:p w14:paraId="77E80A4E"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87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87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String</w:t>
            </w:r>
          </w:p>
        </w:tc>
        <w:tc>
          <w:tcPr>
            <w:tcW w:w="850" w:type="dxa"/>
          </w:tcPr>
          <w:p w14:paraId="1BE040B5"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87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87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200</w:t>
            </w:r>
          </w:p>
        </w:tc>
        <w:tc>
          <w:tcPr>
            <w:tcW w:w="1559" w:type="dxa"/>
          </w:tcPr>
          <w:p w14:paraId="051F28AA"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87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87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linha singular</w:t>
            </w:r>
          </w:p>
        </w:tc>
      </w:tr>
      <w:tr w:rsidR="003F3EDE" w:rsidRPr="007B5483" w14:paraId="24D9B644" w14:textId="77777777" w:rsidTr="0025185C">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135" w:type="dxa"/>
          </w:tcPr>
          <w:p w14:paraId="7F1C81ED" w14:textId="77777777" w:rsidR="003F3EDE" w:rsidRPr="0004090F" w:rsidRDefault="003F3EDE" w:rsidP="0025185C">
            <w:pPr>
              <w:widowControl w:val="0"/>
              <w:jc w:val="both"/>
              <w:rPr>
                <w:rFonts w:ascii="Arial" w:eastAsia="SimSun" w:hAnsi="Arial" w:cs="Arial"/>
                <w:kern w:val="2"/>
                <w:sz w:val="18"/>
                <w:szCs w:val="20"/>
                <w:lang w:eastAsia="zh-CN"/>
                <w:rPrChange w:id="878"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pPr>
            <w:r w:rsidRPr="0004090F">
              <w:rPr>
                <w:rFonts w:ascii="Arial" w:eastAsia="SimSun" w:hAnsi="Arial" w:cs="Arial"/>
                <w:kern w:val="2"/>
                <w:sz w:val="18"/>
                <w:szCs w:val="20"/>
                <w:lang w:eastAsia="zh-CN"/>
                <w:rPrChange w:id="879"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t>2.2.12.</w:t>
            </w:r>
          </w:p>
        </w:tc>
        <w:tc>
          <w:tcPr>
            <w:tcW w:w="2126" w:type="dxa"/>
          </w:tcPr>
          <w:p w14:paraId="03B14DBF"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88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88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Line</w:t>
            </w:r>
          </w:p>
        </w:tc>
        <w:tc>
          <w:tcPr>
            <w:tcW w:w="850" w:type="dxa"/>
          </w:tcPr>
          <w:p w14:paraId="44005A8C"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88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
        </w:tc>
        <w:tc>
          <w:tcPr>
            <w:tcW w:w="2836" w:type="dxa"/>
          </w:tcPr>
          <w:p w14:paraId="5C9E959C"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88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
        </w:tc>
        <w:tc>
          <w:tcPr>
            <w:tcW w:w="1134" w:type="dxa"/>
          </w:tcPr>
          <w:p w14:paraId="4ADE58F7"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88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
        </w:tc>
        <w:tc>
          <w:tcPr>
            <w:tcW w:w="850" w:type="dxa"/>
          </w:tcPr>
          <w:p w14:paraId="4F07C6A8"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val="pt-BR" w:eastAsia="zh-CN"/>
                <w:rPrChange w:id="885" w:author="Adelino Naquarta Sepalanga Domingos" w:date="2025-03-05T08:09:00Z" w16du:dateUtc="2025-03-05T07:09:00Z">
                  <w:rPr>
                    <w:rFonts w:ascii="Times New Roman" w:eastAsia="SimSun" w:hAnsi="Times New Roman" w:cs="Times New Roman"/>
                    <w:kern w:val="2"/>
                    <w:sz w:val="21"/>
                    <w:szCs w:val="24"/>
                    <w:highlight w:val="yellow"/>
                    <w:lang w:val="pt-BR" w:eastAsia="zh-CN"/>
                  </w:rPr>
                </w:rPrChange>
              </w:rPr>
            </w:pPr>
          </w:p>
        </w:tc>
        <w:tc>
          <w:tcPr>
            <w:tcW w:w="1559" w:type="dxa"/>
          </w:tcPr>
          <w:p w14:paraId="785D0D72"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88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88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Linhas Plural</w:t>
            </w:r>
          </w:p>
        </w:tc>
      </w:tr>
      <w:tr w:rsidR="003F3EDE" w:rsidRPr="007B5483" w14:paraId="0078A359" w14:textId="77777777" w:rsidTr="0025185C">
        <w:trPr>
          <w:trHeight w:val="567"/>
        </w:trPr>
        <w:tc>
          <w:tcPr>
            <w:cnfStyle w:val="001000000000" w:firstRow="0" w:lastRow="0" w:firstColumn="1" w:lastColumn="0" w:oddVBand="0" w:evenVBand="0" w:oddHBand="0" w:evenHBand="0" w:firstRowFirstColumn="0" w:firstRowLastColumn="0" w:lastRowFirstColumn="0" w:lastRowLastColumn="0"/>
            <w:tcW w:w="1135" w:type="dxa"/>
          </w:tcPr>
          <w:p w14:paraId="4F321F40" w14:textId="77777777" w:rsidR="003F3EDE" w:rsidRPr="0004090F" w:rsidRDefault="003F3EDE" w:rsidP="0025185C">
            <w:pPr>
              <w:widowControl w:val="0"/>
              <w:jc w:val="both"/>
              <w:rPr>
                <w:rFonts w:ascii="Arial" w:eastAsia="SimSun" w:hAnsi="Arial" w:cs="Arial"/>
                <w:kern w:val="2"/>
                <w:sz w:val="18"/>
                <w:szCs w:val="20"/>
                <w:lang w:eastAsia="zh-CN"/>
                <w:rPrChange w:id="888"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pPr>
            <w:r w:rsidRPr="0004090F">
              <w:rPr>
                <w:rFonts w:ascii="Arial" w:eastAsia="SimSun" w:hAnsi="Arial" w:cs="Arial"/>
                <w:kern w:val="2"/>
                <w:sz w:val="18"/>
                <w:szCs w:val="20"/>
                <w:lang w:eastAsia="zh-CN"/>
                <w:rPrChange w:id="889"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t>2.5.12.1</w:t>
            </w:r>
          </w:p>
        </w:tc>
        <w:tc>
          <w:tcPr>
            <w:tcW w:w="2126" w:type="dxa"/>
          </w:tcPr>
          <w:p w14:paraId="50E5BE34"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89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89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LineNumber</w:t>
            </w:r>
          </w:p>
        </w:tc>
        <w:tc>
          <w:tcPr>
            <w:tcW w:w="850" w:type="dxa"/>
          </w:tcPr>
          <w:p w14:paraId="18BEB692"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89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89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Sim</w:t>
            </w:r>
          </w:p>
        </w:tc>
        <w:tc>
          <w:tcPr>
            <w:tcW w:w="2836" w:type="dxa"/>
          </w:tcPr>
          <w:p w14:paraId="676EC52B"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89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89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Número da linha</w:t>
            </w:r>
          </w:p>
        </w:tc>
        <w:tc>
          <w:tcPr>
            <w:tcW w:w="1134" w:type="dxa"/>
          </w:tcPr>
          <w:p w14:paraId="1F8F036D"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89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89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NUMBER</w:t>
            </w:r>
          </w:p>
        </w:tc>
        <w:tc>
          <w:tcPr>
            <w:tcW w:w="850" w:type="dxa"/>
          </w:tcPr>
          <w:p w14:paraId="4C83294A"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89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
        </w:tc>
        <w:tc>
          <w:tcPr>
            <w:tcW w:w="1559" w:type="dxa"/>
          </w:tcPr>
          <w:p w14:paraId="5ED3DAAA"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89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90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linha singular</w:t>
            </w:r>
          </w:p>
        </w:tc>
      </w:tr>
      <w:tr w:rsidR="003F3EDE" w:rsidRPr="007B5483" w14:paraId="1872C936" w14:textId="77777777" w:rsidTr="009D7B2D">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135" w:type="dxa"/>
            <w:tcBorders>
              <w:bottom w:val="single" w:sz="4" w:space="0" w:color="C9C9C9" w:themeColor="accent3" w:themeTint="99"/>
            </w:tcBorders>
          </w:tcPr>
          <w:p w14:paraId="2F1F3CEA" w14:textId="77777777" w:rsidR="003F3EDE" w:rsidRPr="0004090F" w:rsidRDefault="003F3EDE" w:rsidP="0025185C">
            <w:pPr>
              <w:widowControl w:val="0"/>
              <w:jc w:val="both"/>
              <w:rPr>
                <w:rFonts w:ascii="Arial" w:eastAsia="SimSun" w:hAnsi="Arial" w:cs="Arial"/>
                <w:kern w:val="2"/>
                <w:sz w:val="18"/>
                <w:szCs w:val="20"/>
                <w:lang w:eastAsia="zh-CN"/>
                <w:rPrChange w:id="901"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pPr>
            <w:r w:rsidRPr="0004090F">
              <w:rPr>
                <w:rFonts w:ascii="Arial" w:eastAsia="SimSun" w:hAnsi="Arial" w:cs="Arial"/>
                <w:kern w:val="2"/>
                <w:sz w:val="18"/>
                <w:szCs w:val="20"/>
                <w:lang w:eastAsia="zh-CN"/>
                <w:rPrChange w:id="902"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t>2.5.12.2</w:t>
            </w:r>
          </w:p>
        </w:tc>
        <w:tc>
          <w:tcPr>
            <w:tcW w:w="2126" w:type="dxa"/>
            <w:tcBorders>
              <w:bottom w:val="single" w:sz="4" w:space="0" w:color="C9C9C9" w:themeColor="accent3" w:themeTint="99"/>
            </w:tcBorders>
          </w:tcPr>
          <w:p w14:paraId="5C709D99"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90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90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ProductCode</w:t>
            </w:r>
          </w:p>
        </w:tc>
        <w:tc>
          <w:tcPr>
            <w:tcW w:w="850" w:type="dxa"/>
            <w:tcBorders>
              <w:bottom w:val="single" w:sz="4" w:space="0" w:color="C9C9C9" w:themeColor="accent3" w:themeTint="99"/>
            </w:tcBorders>
          </w:tcPr>
          <w:p w14:paraId="675ACB96"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90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90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Sim</w:t>
            </w:r>
          </w:p>
        </w:tc>
        <w:tc>
          <w:tcPr>
            <w:tcW w:w="2836" w:type="dxa"/>
            <w:tcBorders>
              <w:bottom w:val="single" w:sz="4" w:space="0" w:color="C9C9C9" w:themeColor="accent3" w:themeTint="99"/>
            </w:tcBorders>
          </w:tcPr>
          <w:p w14:paraId="2141294A"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907" w:author="Adelino Naquarta Sepalanga Domingos" w:date="2025-03-05T08:16:00Z" w16du:dateUtc="2025-03-05T07:16: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908" w:author="Adelino Naquarta Sepalanga Domingos" w:date="2025-03-05T08:16:00Z" w16du:dateUtc="2025-03-05T07:16:00Z">
                  <w:rPr>
                    <w:rFonts w:ascii="Times New Roman" w:eastAsia="SimSun" w:hAnsi="Times New Roman" w:cs="Times New Roman"/>
                    <w:color w:val="FF0000"/>
                    <w:kern w:val="2"/>
                    <w:sz w:val="21"/>
                    <w:szCs w:val="24"/>
                    <w:highlight w:val="yellow"/>
                    <w:lang w:eastAsia="zh-CN"/>
                  </w:rPr>
                </w:rPrChange>
              </w:rPr>
              <w:t xml:space="preserve">Número de Produtos e Serviços </w:t>
            </w:r>
          </w:p>
        </w:tc>
        <w:tc>
          <w:tcPr>
            <w:tcW w:w="1134" w:type="dxa"/>
            <w:tcBorders>
              <w:bottom w:val="single" w:sz="4" w:space="0" w:color="C9C9C9" w:themeColor="accent3" w:themeTint="99"/>
            </w:tcBorders>
          </w:tcPr>
          <w:p w14:paraId="5BD9AFA8"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90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91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String</w:t>
            </w:r>
          </w:p>
        </w:tc>
        <w:tc>
          <w:tcPr>
            <w:tcW w:w="850" w:type="dxa"/>
            <w:tcBorders>
              <w:bottom w:val="single" w:sz="4" w:space="0" w:color="C9C9C9" w:themeColor="accent3" w:themeTint="99"/>
            </w:tcBorders>
          </w:tcPr>
          <w:p w14:paraId="4934AD94"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91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91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200</w:t>
            </w:r>
          </w:p>
        </w:tc>
        <w:tc>
          <w:tcPr>
            <w:tcW w:w="1559" w:type="dxa"/>
            <w:tcBorders>
              <w:bottom w:val="single" w:sz="4" w:space="0" w:color="C9C9C9" w:themeColor="accent3" w:themeTint="99"/>
            </w:tcBorders>
          </w:tcPr>
          <w:p w14:paraId="04F3CFAD"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91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91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linha singular</w:t>
            </w:r>
          </w:p>
        </w:tc>
      </w:tr>
      <w:tr w:rsidR="009D7B2D" w:rsidRPr="007B5483" w14:paraId="324D5BE2" w14:textId="77777777" w:rsidTr="009D7B2D">
        <w:trPr>
          <w:trHeight w:val="567"/>
        </w:trPr>
        <w:tc>
          <w:tcPr>
            <w:cnfStyle w:val="001000000000" w:firstRow="0" w:lastRow="0" w:firstColumn="1" w:lastColumn="0" w:oddVBand="0" w:evenVBand="0" w:oddHBand="0" w:evenHBand="0" w:firstRowFirstColumn="0" w:firstRowLastColumn="0" w:lastRowFirstColumn="0" w:lastRowLastColumn="0"/>
            <w:tcW w:w="1135" w:type="dxa"/>
            <w:tcBorders>
              <w:bottom w:val="single" w:sz="4" w:space="0" w:color="C9C9C9" w:themeColor="accent3" w:themeTint="99"/>
            </w:tcBorders>
          </w:tcPr>
          <w:p w14:paraId="3CE06A57" w14:textId="77777777" w:rsidR="009D7B2D" w:rsidRPr="0004090F" w:rsidRDefault="009D7B2D" w:rsidP="0025185C">
            <w:pPr>
              <w:widowControl w:val="0"/>
              <w:jc w:val="both"/>
              <w:rPr>
                <w:rFonts w:ascii="Arial" w:eastAsia="SimSun" w:hAnsi="Arial" w:cs="Arial"/>
                <w:b w:val="0"/>
                <w:bCs w:val="0"/>
                <w:kern w:val="2"/>
                <w:sz w:val="18"/>
                <w:szCs w:val="20"/>
                <w:lang w:eastAsia="zh-CN"/>
                <w:rPrChange w:id="915" w:author="Adelino Naquarta Sepalanga Domingos" w:date="2025-03-05T08:16:00Z" w16du:dateUtc="2025-03-05T07:16:00Z">
                  <w:rPr>
                    <w:rFonts w:ascii="Times New Roman" w:eastAsia="SimSun" w:hAnsi="Times New Roman" w:cs="Times New Roman"/>
                    <w:b w:val="0"/>
                    <w:bCs w:val="0"/>
                    <w:color w:val="FF0000"/>
                    <w:kern w:val="2"/>
                    <w:sz w:val="18"/>
                    <w:szCs w:val="20"/>
                    <w:highlight w:val="yellow"/>
                    <w:lang w:eastAsia="zh-CN"/>
                  </w:rPr>
                </w:rPrChange>
              </w:rPr>
            </w:pPr>
          </w:p>
          <w:p w14:paraId="5D0E282D" w14:textId="77777777" w:rsidR="009D7B2D" w:rsidRPr="0004090F" w:rsidRDefault="009D7B2D" w:rsidP="0025185C">
            <w:pPr>
              <w:widowControl w:val="0"/>
              <w:jc w:val="both"/>
              <w:rPr>
                <w:rFonts w:ascii="Arial" w:eastAsia="SimSun" w:hAnsi="Arial" w:cs="Arial"/>
                <w:b w:val="0"/>
                <w:bCs w:val="0"/>
                <w:kern w:val="2"/>
                <w:sz w:val="18"/>
                <w:szCs w:val="20"/>
                <w:lang w:eastAsia="zh-CN"/>
                <w:rPrChange w:id="916" w:author="Adelino Naquarta Sepalanga Domingos" w:date="2025-03-05T08:16:00Z" w16du:dateUtc="2025-03-05T07:16:00Z">
                  <w:rPr>
                    <w:rFonts w:ascii="Times New Roman" w:eastAsia="SimSun" w:hAnsi="Times New Roman" w:cs="Times New Roman"/>
                    <w:b w:val="0"/>
                    <w:bCs w:val="0"/>
                    <w:color w:val="FF0000"/>
                    <w:kern w:val="2"/>
                    <w:sz w:val="18"/>
                    <w:szCs w:val="20"/>
                    <w:highlight w:val="yellow"/>
                    <w:lang w:eastAsia="zh-CN"/>
                  </w:rPr>
                </w:rPrChange>
              </w:rPr>
            </w:pPr>
          </w:p>
          <w:p w14:paraId="39DCCFC5" w14:textId="77777777" w:rsidR="009D7B2D" w:rsidRPr="0004090F" w:rsidRDefault="009D7B2D" w:rsidP="0025185C">
            <w:pPr>
              <w:widowControl w:val="0"/>
              <w:jc w:val="both"/>
              <w:rPr>
                <w:rFonts w:ascii="Arial" w:eastAsia="SimSun" w:hAnsi="Arial" w:cs="Arial"/>
                <w:b w:val="0"/>
                <w:bCs w:val="0"/>
                <w:kern w:val="2"/>
                <w:sz w:val="18"/>
                <w:szCs w:val="20"/>
                <w:lang w:eastAsia="zh-CN"/>
                <w:rPrChange w:id="917" w:author="Adelino Naquarta Sepalanga Domingos" w:date="2025-03-05T08:16:00Z" w16du:dateUtc="2025-03-05T07:16:00Z">
                  <w:rPr>
                    <w:rFonts w:ascii="Times New Roman" w:eastAsia="SimSun" w:hAnsi="Times New Roman" w:cs="Times New Roman"/>
                    <w:b w:val="0"/>
                    <w:bCs w:val="0"/>
                    <w:color w:val="FF0000"/>
                    <w:kern w:val="2"/>
                    <w:sz w:val="18"/>
                    <w:szCs w:val="20"/>
                    <w:highlight w:val="yellow"/>
                    <w:lang w:eastAsia="zh-CN"/>
                  </w:rPr>
                </w:rPrChange>
              </w:rPr>
            </w:pPr>
          </w:p>
          <w:p w14:paraId="2403D40A" w14:textId="77777777" w:rsidR="009D7B2D" w:rsidRPr="0004090F" w:rsidRDefault="009D7B2D" w:rsidP="0025185C">
            <w:pPr>
              <w:widowControl w:val="0"/>
              <w:jc w:val="both"/>
              <w:rPr>
                <w:rFonts w:ascii="Arial" w:eastAsia="SimSun" w:hAnsi="Arial" w:cs="Arial"/>
                <w:b w:val="0"/>
                <w:bCs w:val="0"/>
                <w:kern w:val="2"/>
                <w:sz w:val="18"/>
                <w:szCs w:val="20"/>
                <w:lang w:eastAsia="zh-CN"/>
                <w:rPrChange w:id="918" w:author="Adelino Naquarta Sepalanga Domingos" w:date="2025-03-05T08:16:00Z" w16du:dateUtc="2025-03-05T07:16:00Z">
                  <w:rPr>
                    <w:rFonts w:ascii="Times New Roman" w:eastAsia="SimSun" w:hAnsi="Times New Roman" w:cs="Times New Roman"/>
                    <w:b w:val="0"/>
                    <w:bCs w:val="0"/>
                    <w:color w:val="FF0000"/>
                    <w:kern w:val="2"/>
                    <w:sz w:val="18"/>
                    <w:szCs w:val="20"/>
                    <w:highlight w:val="yellow"/>
                    <w:lang w:eastAsia="zh-CN"/>
                  </w:rPr>
                </w:rPrChange>
              </w:rPr>
            </w:pPr>
          </w:p>
          <w:p w14:paraId="56CBBFBB" w14:textId="77777777" w:rsidR="009D7B2D" w:rsidRPr="0004090F" w:rsidRDefault="009D7B2D" w:rsidP="0025185C">
            <w:pPr>
              <w:widowControl w:val="0"/>
              <w:jc w:val="both"/>
              <w:rPr>
                <w:rFonts w:ascii="Arial" w:eastAsia="SimSun" w:hAnsi="Arial" w:cs="Arial"/>
                <w:b w:val="0"/>
                <w:bCs w:val="0"/>
                <w:kern w:val="2"/>
                <w:sz w:val="18"/>
                <w:szCs w:val="20"/>
                <w:lang w:eastAsia="zh-CN"/>
                <w:rPrChange w:id="919" w:author="Adelino Naquarta Sepalanga Domingos" w:date="2025-03-05T08:16:00Z" w16du:dateUtc="2025-03-05T07:16:00Z">
                  <w:rPr>
                    <w:rFonts w:ascii="Times New Roman" w:eastAsia="SimSun" w:hAnsi="Times New Roman" w:cs="Times New Roman"/>
                    <w:b w:val="0"/>
                    <w:bCs w:val="0"/>
                    <w:color w:val="FF0000"/>
                    <w:kern w:val="2"/>
                    <w:sz w:val="18"/>
                    <w:szCs w:val="20"/>
                    <w:highlight w:val="yellow"/>
                    <w:lang w:eastAsia="zh-CN"/>
                  </w:rPr>
                </w:rPrChange>
              </w:rPr>
            </w:pPr>
          </w:p>
          <w:p w14:paraId="2B2B0F2A" w14:textId="41EA5BAC" w:rsidR="009D7B2D" w:rsidRPr="0004090F" w:rsidRDefault="009D7B2D" w:rsidP="0025185C">
            <w:pPr>
              <w:widowControl w:val="0"/>
              <w:jc w:val="both"/>
              <w:rPr>
                <w:rFonts w:ascii="Arial" w:eastAsia="SimSun" w:hAnsi="Arial" w:cs="Arial"/>
                <w:kern w:val="2"/>
                <w:sz w:val="18"/>
                <w:szCs w:val="20"/>
                <w:lang w:eastAsia="zh-CN"/>
                <w:rPrChange w:id="920" w:author="Adelino Naquarta Sepalanga Domingos" w:date="2025-03-05T08:16:00Z" w16du:dateUtc="2025-03-05T07:16:00Z">
                  <w:rPr>
                    <w:rFonts w:ascii="Times New Roman" w:eastAsia="SimSun" w:hAnsi="Times New Roman" w:cs="Times New Roman"/>
                    <w:color w:val="FF0000"/>
                    <w:kern w:val="2"/>
                    <w:sz w:val="18"/>
                    <w:szCs w:val="20"/>
                    <w:highlight w:val="yellow"/>
                    <w:lang w:eastAsia="zh-CN"/>
                  </w:rPr>
                </w:rPrChange>
              </w:rPr>
            </w:pPr>
            <w:r w:rsidRPr="0004090F">
              <w:rPr>
                <w:rFonts w:ascii="Arial" w:eastAsia="SimSun" w:hAnsi="Arial" w:cs="Arial"/>
                <w:kern w:val="2"/>
                <w:sz w:val="18"/>
                <w:szCs w:val="20"/>
                <w:lang w:eastAsia="zh-CN"/>
                <w:rPrChange w:id="921" w:author="Adelino Naquarta Sepalanga Domingos" w:date="2025-03-05T08:16:00Z" w16du:dateUtc="2025-03-05T07:16:00Z">
                  <w:rPr>
                    <w:rFonts w:ascii="Times New Roman" w:eastAsia="SimSun" w:hAnsi="Times New Roman" w:cs="Times New Roman"/>
                    <w:color w:val="FF0000"/>
                    <w:kern w:val="2"/>
                    <w:sz w:val="18"/>
                    <w:szCs w:val="20"/>
                    <w:highlight w:val="yellow"/>
                    <w:lang w:eastAsia="zh-CN"/>
                  </w:rPr>
                </w:rPrChange>
              </w:rPr>
              <w:t>2.5.12.2.1</w:t>
            </w:r>
          </w:p>
        </w:tc>
        <w:tc>
          <w:tcPr>
            <w:tcW w:w="2126" w:type="dxa"/>
            <w:tcBorders>
              <w:bottom w:val="single" w:sz="4" w:space="0" w:color="C9C9C9" w:themeColor="accent3" w:themeTint="99"/>
            </w:tcBorders>
          </w:tcPr>
          <w:p w14:paraId="4B0FB3F3" w14:textId="77777777" w:rsidR="009D7B2D" w:rsidRPr="0004090F" w:rsidRDefault="009D7B2D"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922" w:author="Adelino Naquarta Sepalanga Domingos" w:date="2025-03-05T08:16:00Z" w16du:dateUtc="2025-03-05T07:16:00Z">
                  <w:rPr>
                    <w:rFonts w:ascii="Times New Roman" w:eastAsia="SimSun" w:hAnsi="Times New Roman" w:cs="Times New Roman"/>
                    <w:color w:val="FF0000"/>
                    <w:kern w:val="2"/>
                    <w:sz w:val="21"/>
                    <w:szCs w:val="24"/>
                    <w:lang w:eastAsia="zh-CN"/>
                  </w:rPr>
                </w:rPrChange>
              </w:rPr>
            </w:pPr>
          </w:p>
          <w:p w14:paraId="5DCEEEF3" w14:textId="77777777" w:rsidR="009D7B2D" w:rsidRPr="0004090F" w:rsidRDefault="009D7B2D"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923" w:author="Adelino Naquarta Sepalanga Domingos" w:date="2025-03-05T08:16:00Z" w16du:dateUtc="2025-03-05T07:16:00Z">
                  <w:rPr>
                    <w:rFonts w:ascii="Times New Roman" w:eastAsia="SimSun" w:hAnsi="Times New Roman" w:cs="Times New Roman"/>
                    <w:color w:val="FF0000"/>
                    <w:kern w:val="2"/>
                    <w:sz w:val="21"/>
                    <w:szCs w:val="24"/>
                    <w:lang w:eastAsia="zh-CN"/>
                  </w:rPr>
                </w:rPrChange>
              </w:rPr>
            </w:pPr>
          </w:p>
          <w:p w14:paraId="4D182D3B" w14:textId="77777777" w:rsidR="009D7B2D" w:rsidRPr="0004090F" w:rsidRDefault="009D7B2D"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924" w:author="Adelino Naquarta Sepalanga Domingos" w:date="2025-03-05T08:16:00Z" w16du:dateUtc="2025-03-05T07:16:00Z">
                  <w:rPr>
                    <w:rFonts w:ascii="Times New Roman" w:eastAsia="SimSun" w:hAnsi="Times New Roman" w:cs="Times New Roman"/>
                    <w:color w:val="FF0000"/>
                    <w:kern w:val="2"/>
                    <w:sz w:val="21"/>
                    <w:szCs w:val="24"/>
                    <w:lang w:eastAsia="zh-CN"/>
                  </w:rPr>
                </w:rPrChange>
              </w:rPr>
            </w:pPr>
          </w:p>
          <w:p w14:paraId="1FF6FFA5" w14:textId="77777777" w:rsidR="009D7B2D" w:rsidRPr="0004090F" w:rsidRDefault="009D7B2D"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925" w:author="Adelino Naquarta Sepalanga Domingos" w:date="2025-03-05T08:16:00Z" w16du:dateUtc="2025-03-05T07:16:00Z">
                  <w:rPr>
                    <w:rFonts w:ascii="Times New Roman" w:eastAsia="SimSun" w:hAnsi="Times New Roman" w:cs="Times New Roman"/>
                    <w:color w:val="FF0000"/>
                    <w:kern w:val="2"/>
                    <w:sz w:val="21"/>
                    <w:szCs w:val="24"/>
                    <w:lang w:eastAsia="zh-CN"/>
                  </w:rPr>
                </w:rPrChange>
              </w:rPr>
            </w:pPr>
          </w:p>
          <w:p w14:paraId="2DF17D93" w14:textId="338C1464" w:rsidR="009D7B2D" w:rsidRPr="0004090F" w:rsidRDefault="009D7B2D"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926" w:author="Adelino Naquarta Sepalanga Domingos" w:date="2025-03-05T08:16:00Z" w16du:dateUtc="2025-03-05T07:16:00Z">
                  <w:rPr>
                    <w:rFonts w:ascii="Times New Roman" w:eastAsia="SimSun" w:hAnsi="Times New Roman" w:cs="Times New Roman"/>
                    <w:color w:val="FF0000"/>
                    <w:kern w:val="2"/>
                    <w:sz w:val="21"/>
                    <w:szCs w:val="24"/>
                    <w:highlight w:val="yellow"/>
                    <w:lang w:eastAsia="zh-CN"/>
                  </w:rPr>
                </w:rPrChange>
              </w:rPr>
            </w:pPr>
            <w:r w:rsidRPr="0004090F">
              <w:rPr>
                <w:rFonts w:ascii="Arial" w:eastAsia="SimSun" w:hAnsi="Arial" w:cs="Arial"/>
                <w:kern w:val="2"/>
                <w:sz w:val="21"/>
                <w:szCs w:val="24"/>
                <w:lang w:eastAsia="zh-CN"/>
                <w:rPrChange w:id="927" w:author="Adelino Naquarta Sepalanga Domingos" w:date="2025-03-05T08:16:00Z" w16du:dateUtc="2025-03-05T07:16:00Z">
                  <w:rPr>
                    <w:rFonts w:ascii="Times New Roman" w:eastAsia="SimSun" w:hAnsi="Times New Roman" w:cs="Times New Roman"/>
                    <w:color w:val="FF0000"/>
                    <w:kern w:val="2"/>
                    <w:sz w:val="21"/>
                    <w:szCs w:val="24"/>
                    <w:lang w:eastAsia="zh-CN"/>
                  </w:rPr>
                </w:rPrChange>
              </w:rPr>
              <w:t>Indicador de produto ou serviço (ProductType)</w:t>
            </w:r>
            <w:r w:rsidRPr="0004090F">
              <w:rPr>
                <w:rFonts w:ascii="Arial" w:eastAsia="SimSun" w:hAnsi="Arial" w:cs="Arial"/>
                <w:kern w:val="2"/>
                <w:sz w:val="21"/>
                <w:szCs w:val="24"/>
                <w:lang w:eastAsia="zh-CN"/>
                <w:rPrChange w:id="928" w:author="Adelino Naquarta Sepalanga Domingos" w:date="2025-03-05T08:16:00Z" w16du:dateUtc="2025-03-05T07:16:00Z">
                  <w:rPr>
                    <w:rFonts w:ascii="Times New Roman" w:eastAsia="SimSun" w:hAnsi="Times New Roman" w:cs="Times New Roman"/>
                    <w:color w:val="FF0000"/>
                    <w:kern w:val="2"/>
                    <w:sz w:val="21"/>
                    <w:szCs w:val="24"/>
                    <w:lang w:eastAsia="zh-CN"/>
                  </w:rPr>
                </w:rPrChange>
              </w:rPr>
              <w:tab/>
            </w:r>
          </w:p>
        </w:tc>
        <w:tc>
          <w:tcPr>
            <w:tcW w:w="850" w:type="dxa"/>
            <w:tcBorders>
              <w:bottom w:val="single" w:sz="4" w:space="0" w:color="C9C9C9" w:themeColor="accent3" w:themeTint="99"/>
            </w:tcBorders>
          </w:tcPr>
          <w:p w14:paraId="334F710A" w14:textId="77777777" w:rsidR="009D7B2D" w:rsidRPr="0004090F" w:rsidRDefault="009D7B2D"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929" w:author="Adelino Naquarta Sepalanga Domingos" w:date="2025-03-05T08:16:00Z" w16du:dateUtc="2025-03-05T07:16:00Z">
                  <w:rPr>
                    <w:rFonts w:ascii="Times New Roman" w:eastAsia="SimSun" w:hAnsi="Times New Roman" w:cs="Times New Roman"/>
                    <w:color w:val="FF0000"/>
                    <w:kern w:val="2"/>
                    <w:sz w:val="21"/>
                    <w:szCs w:val="24"/>
                    <w:highlight w:val="yellow"/>
                    <w:lang w:eastAsia="zh-CN"/>
                  </w:rPr>
                </w:rPrChange>
              </w:rPr>
            </w:pPr>
          </w:p>
          <w:p w14:paraId="4E862B12" w14:textId="77777777" w:rsidR="009D7B2D" w:rsidRPr="0004090F" w:rsidRDefault="009D7B2D"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930" w:author="Adelino Naquarta Sepalanga Domingos" w:date="2025-03-05T08:16:00Z" w16du:dateUtc="2025-03-05T07:16:00Z">
                  <w:rPr>
                    <w:rFonts w:ascii="Times New Roman" w:eastAsia="SimSun" w:hAnsi="Times New Roman" w:cs="Times New Roman"/>
                    <w:color w:val="FF0000"/>
                    <w:kern w:val="2"/>
                    <w:sz w:val="21"/>
                    <w:szCs w:val="24"/>
                    <w:highlight w:val="yellow"/>
                    <w:lang w:eastAsia="zh-CN"/>
                  </w:rPr>
                </w:rPrChange>
              </w:rPr>
            </w:pPr>
          </w:p>
          <w:p w14:paraId="07A5E52A" w14:textId="77777777" w:rsidR="009D7B2D" w:rsidRPr="0004090F" w:rsidRDefault="009D7B2D"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931" w:author="Adelino Naquarta Sepalanga Domingos" w:date="2025-03-05T08:16:00Z" w16du:dateUtc="2025-03-05T07:16:00Z">
                  <w:rPr>
                    <w:rFonts w:ascii="Times New Roman" w:eastAsia="SimSun" w:hAnsi="Times New Roman" w:cs="Times New Roman"/>
                    <w:color w:val="FF0000"/>
                    <w:kern w:val="2"/>
                    <w:sz w:val="21"/>
                    <w:szCs w:val="24"/>
                    <w:highlight w:val="yellow"/>
                    <w:lang w:eastAsia="zh-CN"/>
                  </w:rPr>
                </w:rPrChange>
              </w:rPr>
            </w:pPr>
          </w:p>
          <w:p w14:paraId="1B009ADB" w14:textId="77777777" w:rsidR="009D7B2D" w:rsidRPr="0004090F" w:rsidRDefault="009D7B2D"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932" w:author="Adelino Naquarta Sepalanga Domingos" w:date="2025-03-05T08:16:00Z" w16du:dateUtc="2025-03-05T07:16:00Z">
                  <w:rPr>
                    <w:rFonts w:ascii="Times New Roman" w:eastAsia="SimSun" w:hAnsi="Times New Roman" w:cs="Times New Roman"/>
                    <w:color w:val="FF0000"/>
                    <w:kern w:val="2"/>
                    <w:sz w:val="21"/>
                    <w:szCs w:val="24"/>
                    <w:highlight w:val="yellow"/>
                    <w:lang w:eastAsia="zh-CN"/>
                  </w:rPr>
                </w:rPrChange>
              </w:rPr>
            </w:pPr>
          </w:p>
          <w:p w14:paraId="246B368A" w14:textId="02553C8D" w:rsidR="009D7B2D" w:rsidRPr="0004090F" w:rsidRDefault="009D7B2D"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933" w:author="Adelino Naquarta Sepalanga Domingos" w:date="2025-03-05T08:16:00Z" w16du:dateUtc="2025-03-05T07:16:00Z">
                  <w:rPr>
                    <w:rFonts w:ascii="Times New Roman" w:eastAsia="SimSun" w:hAnsi="Times New Roman" w:cs="Times New Roman"/>
                    <w:color w:val="FF0000"/>
                    <w:kern w:val="2"/>
                    <w:sz w:val="21"/>
                    <w:szCs w:val="24"/>
                    <w:highlight w:val="yellow"/>
                    <w:lang w:eastAsia="zh-CN"/>
                  </w:rPr>
                </w:rPrChange>
              </w:rPr>
            </w:pPr>
            <w:r w:rsidRPr="0004090F">
              <w:rPr>
                <w:rFonts w:ascii="Arial" w:eastAsia="SimSun" w:hAnsi="Arial" w:cs="Arial"/>
                <w:kern w:val="2"/>
                <w:sz w:val="21"/>
                <w:szCs w:val="24"/>
                <w:lang w:eastAsia="zh-CN"/>
                <w:rPrChange w:id="934" w:author="Adelino Naquarta Sepalanga Domingos" w:date="2025-03-05T08:16:00Z" w16du:dateUtc="2025-03-05T07:16:00Z">
                  <w:rPr>
                    <w:rFonts w:ascii="Times New Roman" w:eastAsia="SimSun" w:hAnsi="Times New Roman" w:cs="Times New Roman"/>
                    <w:color w:val="FF0000"/>
                    <w:kern w:val="2"/>
                    <w:sz w:val="21"/>
                    <w:szCs w:val="24"/>
                    <w:highlight w:val="yellow"/>
                    <w:lang w:eastAsia="zh-CN"/>
                  </w:rPr>
                </w:rPrChange>
              </w:rPr>
              <w:t>Sim</w:t>
            </w:r>
          </w:p>
        </w:tc>
        <w:tc>
          <w:tcPr>
            <w:tcW w:w="2836" w:type="dxa"/>
            <w:tcBorders>
              <w:bottom w:val="single" w:sz="4" w:space="0" w:color="C9C9C9" w:themeColor="accent3" w:themeTint="99"/>
            </w:tcBorders>
          </w:tcPr>
          <w:p w14:paraId="44CBFE21" w14:textId="6C59AB03" w:rsidR="009D7B2D" w:rsidRPr="0004090F" w:rsidRDefault="009D7B2D" w:rsidP="009D7B2D">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935" w:author="Adelino Naquarta Sepalanga Domingos" w:date="2025-03-05T08:16:00Z" w16du:dateUtc="2025-03-05T07:16:00Z">
                  <w:rPr>
                    <w:rFonts w:ascii="Times New Roman" w:eastAsia="SimSun" w:hAnsi="Times New Roman" w:cs="Times New Roman"/>
                    <w:color w:val="FF0000"/>
                    <w:kern w:val="2"/>
                    <w:sz w:val="21"/>
                    <w:szCs w:val="24"/>
                    <w:lang w:eastAsia="zh-CN"/>
                  </w:rPr>
                </w:rPrChange>
              </w:rPr>
            </w:pPr>
            <w:r w:rsidRPr="0004090F">
              <w:rPr>
                <w:rFonts w:ascii="Arial" w:eastAsia="SimSun" w:hAnsi="Arial" w:cs="Arial"/>
                <w:kern w:val="2"/>
                <w:sz w:val="21"/>
                <w:szCs w:val="24"/>
                <w:lang w:eastAsia="zh-CN"/>
                <w:rPrChange w:id="936" w:author="Adelino Naquarta Sepalanga Domingos" w:date="2025-03-05T08:16:00Z" w16du:dateUtc="2025-03-05T07:16:00Z">
                  <w:rPr>
                    <w:rFonts w:ascii="Times New Roman" w:eastAsia="SimSun" w:hAnsi="Times New Roman" w:cs="Times New Roman"/>
                    <w:color w:val="FF0000"/>
                    <w:kern w:val="2"/>
                    <w:sz w:val="21"/>
                    <w:szCs w:val="24"/>
                    <w:lang w:eastAsia="zh-CN"/>
                  </w:rPr>
                </w:rPrChange>
              </w:rPr>
              <w:t>Deve ser preenchido com:</w:t>
            </w:r>
          </w:p>
          <w:p w14:paraId="60E11DAA" w14:textId="77777777" w:rsidR="009D7B2D" w:rsidRPr="0004090F" w:rsidRDefault="009D7B2D" w:rsidP="009D7B2D">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937" w:author="Adelino Naquarta Sepalanga Domingos" w:date="2025-03-05T08:16:00Z" w16du:dateUtc="2025-03-05T07:16:00Z">
                  <w:rPr>
                    <w:rFonts w:ascii="Times New Roman" w:eastAsia="SimSun" w:hAnsi="Times New Roman" w:cs="Times New Roman"/>
                    <w:color w:val="FF0000"/>
                    <w:kern w:val="2"/>
                    <w:sz w:val="21"/>
                    <w:szCs w:val="24"/>
                    <w:lang w:eastAsia="zh-CN"/>
                  </w:rPr>
                </w:rPrChange>
              </w:rPr>
            </w:pPr>
            <w:r w:rsidRPr="0004090F">
              <w:rPr>
                <w:rFonts w:ascii="Arial" w:eastAsia="SimSun" w:hAnsi="Arial" w:cs="Arial"/>
                <w:kern w:val="2"/>
                <w:sz w:val="21"/>
                <w:szCs w:val="24"/>
                <w:lang w:eastAsia="zh-CN"/>
                <w:rPrChange w:id="938" w:author="Adelino Naquarta Sepalanga Domingos" w:date="2025-03-05T08:16:00Z" w16du:dateUtc="2025-03-05T07:16:00Z">
                  <w:rPr>
                    <w:rFonts w:ascii="Times New Roman" w:eastAsia="SimSun" w:hAnsi="Times New Roman" w:cs="Times New Roman"/>
                    <w:color w:val="FF0000"/>
                    <w:kern w:val="2"/>
                    <w:sz w:val="21"/>
                    <w:szCs w:val="24"/>
                    <w:lang w:eastAsia="zh-CN"/>
                  </w:rPr>
                </w:rPrChange>
              </w:rPr>
              <w:t>“P” – Produtos;</w:t>
            </w:r>
          </w:p>
          <w:p w14:paraId="373BEF41" w14:textId="77777777" w:rsidR="009D7B2D" w:rsidRPr="0004090F" w:rsidRDefault="009D7B2D" w:rsidP="009D7B2D">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939" w:author="Adelino Naquarta Sepalanga Domingos" w:date="2025-03-05T08:16:00Z" w16du:dateUtc="2025-03-05T07:16:00Z">
                  <w:rPr>
                    <w:rFonts w:ascii="Times New Roman" w:eastAsia="SimSun" w:hAnsi="Times New Roman" w:cs="Times New Roman"/>
                    <w:color w:val="FF0000"/>
                    <w:kern w:val="2"/>
                    <w:sz w:val="21"/>
                    <w:szCs w:val="24"/>
                    <w:lang w:eastAsia="zh-CN"/>
                  </w:rPr>
                </w:rPrChange>
              </w:rPr>
            </w:pPr>
            <w:r w:rsidRPr="0004090F">
              <w:rPr>
                <w:rFonts w:ascii="Arial" w:eastAsia="SimSun" w:hAnsi="Arial" w:cs="Arial"/>
                <w:kern w:val="2"/>
                <w:sz w:val="21"/>
                <w:szCs w:val="24"/>
                <w:lang w:eastAsia="zh-CN"/>
                <w:rPrChange w:id="940" w:author="Adelino Naquarta Sepalanga Domingos" w:date="2025-03-05T08:16:00Z" w16du:dateUtc="2025-03-05T07:16:00Z">
                  <w:rPr>
                    <w:rFonts w:ascii="Times New Roman" w:eastAsia="SimSun" w:hAnsi="Times New Roman" w:cs="Times New Roman"/>
                    <w:color w:val="FF0000"/>
                    <w:kern w:val="2"/>
                    <w:sz w:val="21"/>
                    <w:szCs w:val="24"/>
                    <w:lang w:eastAsia="zh-CN"/>
                  </w:rPr>
                </w:rPrChange>
              </w:rPr>
              <w:t>“S” – Serviços;</w:t>
            </w:r>
          </w:p>
          <w:p w14:paraId="11566B0E" w14:textId="77777777" w:rsidR="009D7B2D" w:rsidRPr="0004090F" w:rsidRDefault="009D7B2D" w:rsidP="009D7B2D">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941" w:author="Adelino Naquarta Sepalanga Domingos" w:date="2025-03-05T08:16:00Z" w16du:dateUtc="2025-03-05T07:16:00Z">
                  <w:rPr>
                    <w:rFonts w:ascii="Times New Roman" w:eastAsia="SimSun" w:hAnsi="Times New Roman" w:cs="Times New Roman"/>
                    <w:color w:val="FF0000"/>
                    <w:kern w:val="2"/>
                    <w:sz w:val="21"/>
                    <w:szCs w:val="24"/>
                    <w:lang w:eastAsia="zh-CN"/>
                  </w:rPr>
                </w:rPrChange>
              </w:rPr>
            </w:pPr>
            <w:r w:rsidRPr="0004090F">
              <w:rPr>
                <w:rFonts w:ascii="Arial" w:eastAsia="SimSun" w:hAnsi="Arial" w:cs="Arial"/>
                <w:kern w:val="2"/>
                <w:sz w:val="21"/>
                <w:szCs w:val="24"/>
                <w:lang w:eastAsia="zh-CN"/>
                <w:rPrChange w:id="942" w:author="Adelino Naquarta Sepalanga Domingos" w:date="2025-03-05T08:16:00Z" w16du:dateUtc="2025-03-05T07:16:00Z">
                  <w:rPr>
                    <w:rFonts w:ascii="Times New Roman" w:eastAsia="SimSun" w:hAnsi="Times New Roman" w:cs="Times New Roman"/>
                    <w:color w:val="FF0000"/>
                    <w:kern w:val="2"/>
                    <w:sz w:val="21"/>
                    <w:szCs w:val="24"/>
                    <w:lang w:eastAsia="zh-CN"/>
                  </w:rPr>
                </w:rPrChange>
              </w:rPr>
              <w:t>“O” – Outros (Ex: portes debitados, adiantamentos recebidos ou alienação de activos);</w:t>
            </w:r>
          </w:p>
          <w:p w14:paraId="3B55B4C7" w14:textId="77777777" w:rsidR="009D7B2D" w:rsidRPr="0004090F" w:rsidRDefault="009D7B2D" w:rsidP="009D7B2D">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943" w:author="Adelino Naquarta Sepalanga Domingos" w:date="2025-03-05T08:16:00Z" w16du:dateUtc="2025-03-05T07:16:00Z">
                  <w:rPr>
                    <w:rFonts w:ascii="Times New Roman" w:eastAsia="SimSun" w:hAnsi="Times New Roman" w:cs="Times New Roman"/>
                    <w:color w:val="FF0000"/>
                    <w:kern w:val="2"/>
                    <w:sz w:val="21"/>
                    <w:szCs w:val="24"/>
                    <w:lang w:eastAsia="zh-CN"/>
                  </w:rPr>
                </w:rPrChange>
              </w:rPr>
            </w:pPr>
            <w:r w:rsidRPr="0004090F">
              <w:rPr>
                <w:rFonts w:ascii="Arial" w:eastAsia="SimSun" w:hAnsi="Arial" w:cs="Arial"/>
                <w:kern w:val="2"/>
                <w:sz w:val="21"/>
                <w:szCs w:val="24"/>
                <w:lang w:eastAsia="zh-CN"/>
                <w:rPrChange w:id="944" w:author="Adelino Naquarta Sepalanga Domingos" w:date="2025-03-05T08:16:00Z" w16du:dateUtc="2025-03-05T07:16:00Z">
                  <w:rPr>
                    <w:rFonts w:ascii="Times New Roman" w:eastAsia="SimSun" w:hAnsi="Times New Roman" w:cs="Times New Roman"/>
                    <w:color w:val="FF0000"/>
                    <w:kern w:val="2"/>
                    <w:sz w:val="21"/>
                    <w:szCs w:val="24"/>
                    <w:lang w:eastAsia="zh-CN"/>
                  </w:rPr>
                </w:rPrChange>
              </w:rPr>
              <w:t>“E” – Impostos Especiais de Consumo – (ex.:IEC);</w:t>
            </w:r>
          </w:p>
          <w:p w14:paraId="40180035" w14:textId="14D089F2" w:rsidR="009D7B2D" w:rsidRPr="0004090F" w:rsidRDefault="009D7B2D" w:rsidP="009D7B2D">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945" w:author="Adelino Naquarta Sepalanga Domingos" w:date="2025-03-05T08:16:00Z" w16du:dateUtc="2025-03-05T07:16:00Z">
                  <w:rPr>
                    <w:rFonts w:ascii="Times New Roman" w:eastAsia="SimSun" w:hAnsi="Times New Roman" w:cs="Times New Roman"/>
                    <w:color w:val="FF0000"/>
                    <w:kern w:val="2"/>
                    <w:sz w:val="21"/>
                    <w:szCs w:val="24"/>
                    <w:highlight w:val="yellow"/>
                    <w:lang w:eastAsia="zh-CN"/>
                  </w:rPr>
                </w:rPrChange>
              </w:rPr>
            </w:pPr>
            <w:r w:rsidRPr="0004090F">
              <w:rPr>
                <w:rFonts w:ascii="Arial" w:eastAsia="SimSun" w:hAnsi="Arial" w:cs="Arial"/>
                <w:kern w:val="2"/>
                <w:sz w:val="21"/>
                <w:szCs w:val="24"/>
                <w:lang w:eastAsia="zh-CN"/>
                <w:rPrChange w:id="946" w:author="Adelino Naquarta Sepalanga Domingos" w:date="2025-03-05T08:16:00Z" w16du:dateUtc="2025-03-05T07:16:00Z">
                  <w:rPr>
                    <w:rFonts w:ascii="Times New Roman" w:eastAsia="SimSun" w:hAnsi="Times New Roman" w:cs="Times New Roman"/>
                    <w:color w:val="FF0000"/>
                    <w:kern w:val="2"/>
                    <w:sz w:val="21"/>
                    <w:szCs w:val="24"/>
                    <w:lang w:eastAsia="zh-CN"/>
                  </w:rPr>
                </w:rPrChange>
              </w:rPr>
              <w:t xml:space="preserve">“I” – Impostos, taxas e encargos parafiscais </w:t>
            </w:r>
          </w:p>
        </w:tc>
        <w:tc>
          <w:tcPr>
            <w:tcW w:w="1134" w:type="dxa"/>
            <w:tcBorders>
              <w:bottom w:val="single" w:sz="4" w:space="0" w:color="C9C9C9" w:themeColor="accent3" w:themeTint="99"/>
            </w:tcBorders>
          </w:tcPr>
          <w:p w14:paraId="5DE434B3" w14:textId="77777777" w:rsidR="009D7B2D" w:rsidRPr="0004090F" w:rsidRDefault="009D7B2D"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947" w:author="Adelino Naquarta Sepalanga Domingos" w:date="2025-03-05T08:16:00Z" w16du:dateUtc="2025-03-05T07:16:00Z">
                  <w:rPr>
                    <w:rFonts w:ascii="Times New Roman" w:eastAsia="SimSun" w:hAnsi="Times New Roman" w:cs="Times New Roman"/>
                    <w:color w:val="FF0000"/>
                    <w:kern w:val="2"/>
                    <w:sz w:val="21"/>
                    <w:szCs w:val="24"/>
                    <w:highlight w:val="yellow"/>
                    <w:lang w:eastAsia="zh-CN"/>
                  </w:rPr>
                </w:rPrChange>
              </w:rPr>
            </w:pPr>
          </w:p>
          <w:p w14:paraId="5BC17A08" w14:textId="77777777" w:rsidR="009D7B2D" w:rsidRPr="0004090F" w:rsidRDefault="009D7B2D"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948" w:author="Adelino Naquarta Sepalanga Domingos" w:date="2025-03-05T08:16:00Z" w16du:dateUtc="2025-03-05T07:16:00Z">
                  <w:rPr>
                    <w:rFonts w:ascii="Times New Roman" w:eastAsia="SimSun" w:hAnsi="Times New Roman" w:cs="Times New Roman"/>
                    <w:color w:val="FF0000"/>
                    <w:kern w:val="2"/>
                    <w:sz w:val="21"/>
                    <w:szCs w:val="24"/>
                    <w:highlight w:val="yellow"/>
                    <w:lang w:eastAsia="zh-CN"/>
                  </w:rPr>
                </w:rPrChange>
              </w:rPr>
            </w:pPr>
          </w:p>
          <w:p w14:paraId="71874332" w14:textId="77777777" w:rsidR="009D7B2D" w:rsidRPr="0004090F" w:rsidRDefault="009D7B2D"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949" w:author="Adelino Naquarta Sepalanga Domingos" w:date="2025-03-05T08:16:00Z" w16du:dateUtc="2025-03-05T07:16:00Z">
                  <w:rPr>
                    <w:rFonts w:ascii="Times New Roman" w:eastAsia="SimSun" w:hAnsi="Times New Roman" w:cs="Times New Roman"/>
                    <w:color w:val="FF0000"/>
                    <w:kern w:val="2"/>
                    <w:sz w:val="21"/>
                    <w:szCs w:val="24"/>
                    <w:highlight w:val="yellow"/>
                    <w:lang w:eastAsia="zh-CN"/>
                  </w:rPr>
                </w:rPrChange>
              </w:rPr>
            </w:pPr>
          </w:p>
          <w:p w14:paraId="7869EEC9" w14:textId="77777777" w:rsidR="009D7B2D" w:rsidRPr="0004090F" w:rsidRDefault="009D7B2D"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950" w:author="Adelino Naquarta Sepalanga Domingos" w:date="2025-03-05T08:16:00Z" w16du:dateUtc="2025-03-05T07:16:00Z">
                  <w:rPr>
                    <w:rFonts w:ascii="Times New Roman" w:eastAsia="SimSun" w:hAnsi="Times New Roman" w:cs="Times New Roman"/>
                    <w:color w:val="FF0000"/>
                    <w:kern w:val="2"/>
                    <w:sz w:val="21"/>
                    <w:szCs w:val="24"/>
                    <w:highlight w:val="yellow"/>
                    <w:lang w:eastAsia="zh-CN"/>
                  </w:rPr>
                </w:rPrChange>
              </w:rPr>
            </w:pPr>
          </w:p>
          <w:p w14:paraId="73CCD44E" w14:textId="6D29D1FE" w:rsidR="009D7B2D" w:rsidRPr="0004090F" w:rsidRDefault="009D7B2D"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951" w:author="Adelino Naquarta Sepalanga Domingos" w:date="2025-03-05T08:16:00Z" w16du:dateUtc="2025-03-05T07:16:00Z">
                  <w:rPr>
                    <w:rFonts w:ascii="Times New Roman" w:eastAsia="SimSun" w:hAnsi="Times New Roman" w:cs="Times New Roman"/>
                    <w:color w:val="FF0000"/>
                    <w:kern w:val="2"/>
                    <w:sz w:val="21"/>
                    <w:szCs w:val="24"/>
                    <w:highlight w:val="yellow"/>
                    <w:lang w:eastAsia="zh-CN"/>
                  </w:rPr>
                </w:rPrChange>
              </w:rPr>
            </w:pPr>
            <w:r w:rsidRPr="0004090F">
              <w:rPr>
                <w:rFonts w:ascii="Arial" w:eastAsia="SimSun" w:hAnsi="Arial" w:cs="Arial"/>
                <w:kern w:val="2"/>
                <w:sz w:val="21"/>
                <w:szCs w:val="24"/>
                <w:lang w:eastAsia="zh-CN"/>
                <w:rPrChange w:id="952" w:author="Adelino Naquarta Sepalanga Domingos" w:date="2025-03-05T08:16:00Z" w16du:dateUtc="2025-03-05T07:16:00Z">
                  <w:rPr>
                    <w:rFonts w:ascii="Times New Roman" w:eastAsia="SimSun" w:hAnsi="Times New Roman" w:cs="Times New Roman"/>
                    <w:color w:val="FF0000"/>
                    <w:kern w:val="2"/>
                    <w:sz w:val="21"/>
                    <w:szCs w:val="24"/>
                    <w:highlight w:val="yellow"/>
                    <w:lang w:eastAsia="zh-CN"/>
                  </w:rPr>
                </w:rPrChange>
              </w:rPr>
              <w:t>String</w:t>
            </w:r>
          </w:p>
        </w:tc>
        <w:tc>
          <w:tcPr>
            <w:tcW w:w="850" w:type="dxa"/>
            <w:tcBorders>
              <w:bottom w:val="single" w:sz="4" w:space="0" w:color="C9C9C9" w:themeColor="accent3" w:themeTint="99"/>
            </w:tcBorders>
          </w:tcPr>
          <w:p w14:paraId="4FAECEB2" w14:textId="28CC117C" w:rsidR="009D7B2D" w:rsidRPr="0004090F" w:rsidRDefault="009D7B2D" w:rsidP="009D7B2D">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953" w:author="Adelino Naquarta Sepalanga Domingos" w:date="2025-03-05T08:16:00Z" w16du:dateUtc="2025-03-05T07:16:00Z">
                  <w:rPr>
                    <w:rFonts w:ascii="Times New Roman" w:eastAsia="SimSun" w:hAnsi="Times New Roman" w:cs="Times New Roman"/>
                    <w:color w:val="FF0000"/>
                    <w:kern w:val="2"/>
                    <w:sz w:val="21"/>
                    <w:szCs w:val="24"/>
                    <w:lang w:eastAsia="zh-CN"/>
                  </w:rPr>
                </w:rPrChange>
              </w:rPr>
            </w:pPr>
          </w:p>
          <w:p w14:paraId="58FDBF50" w14:textId="77777777" w:rsidR="009D7B2D" w:rsidRPr="0004090F" w:rsidRDefault="009D7B2D" w:rsidP="009D7B2D">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954" w:author="Adelino Naquarta Sepalanga Domingos" w:date="2025-03-05T08:16:00Z" w16du:dateUtc="2025-03-05T07:16:00Z">
                  <w:rPr>
                    <w:rFonts w:ascii="Times New Roman" w:eastAsia="SimSun" w:hAnsi="Times New Roman" w:cs="Times New Roman"/>
                    <w:color w:val="FF0000"/>
                    <w:kern w:val="2"/>
                    <w:sz w:val="21"/>
                    <w:szCs w:val="24"/>
                    <w:lang w:eastAsia="zh-CN"/>
                  </w:rPr>
                </w:rPrChange>
              </w:rPr>
            </w:pPr>
          </w:p>
          <w:p w14:paraId="5870CD83" w14:textId="77777777" w:rsidR="009D7B2D" w:rsidRPr="0004090F" w:rsidRDefault="009D7B2D" w:rsidP="009D7B2D">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955" w:author="Adelino Naquarta Sepalanga Domingos" w:date="2025-03-05T08:16:00Z" w16du:dateUtc="2025-03-05T07:16:00Z">
                  <w:rPr>
                    <w:rFonts w:ascii="Times New Roman" w:eastAsia="SimSun" w:hAnsi="Times New Roman" w:cs="Times New Roman"/>
                    <w:color w:val="FF0000"/>
                    <w:kern w:val="2"/>
                    <w:sz w:val="21"/>
                    <w:szCs w:val="24"/>
                    <w:lang w:eastAsia="zh-CN"/>
                  </w:rPr>
                </w:rPrChange>
              </w:rPr>
            </w:pPr>
          </w:p>
          <w:p w14:paraId="7C990B42" w14:textId="77777777" w:rsidR="009D7B2D" w:rsidRPr="0004090F" w:rsidRDefault="009D7B2D" w:rsidP="009D7B2D">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956" w:author="Adelino Naquarta Sepalanga Domingos" w:date="2025-03-05T08:16:00Z" w16du:dateUtc="2025-03-05T07:16:00Z">
                  <w:rPr>
                    <w:rFonts w:ascii="Times New Roman" w:eastAsia="SimSun" w:hAnsi="Times New Roman" w:cs="Times New Roman"/>
                    <w:color w:val="FF0000"/>
                    <w:kern w:val="2"/>
                    <w:sz w:val="21"/>
                    <w:szCs w:val="24"/>
                    <w:lang w:eastAsia="zh-CN"/>
                  </w:rPr>
                </w:rPrChange>
              </w:rPr>
            </w:pPr>
          </w:p>
          <w:p w14:paraId="13F9B97D" w14:textId="7A4678E6" w:rsidR="009D7B2D" w:rsidRPr="0004090F" w:rsidRDefault="009D7B2D" w:rsidP="009D7B2D">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957" w:author="Adelino Naquarta Sepalanga Domingos" w:date="2025-03-05T08:16:00Z" w16du:dateUtc="2025-03-05T07:16:00Z">
                  <w:rPr>
                    <w:rFonts w:ascii="Times New Roman" w:eastAsia="SimSun" w:hAnsi="Times New Roman" w:cs="Times New Roman"/>
                    <w:color w:val="FF0000"/>
                    <w:kern w:val="2"/>
                    <w:sz w:val="21"/>
                    <w:szCs w:val="24"/>
                    <w:highlight w:val="yellow"/>
                    <w:lang w:eastAsia="zh-CN"/>
                  </w:rPr>
                </w:rPrChange>
              </w:rPr>
            </w:pPr>
            <w:r w:rsidRPr="0004090F">
              <w:rPr>
                <w:rFonts w:ascii="Arial" w:eastAsia="SimSun" w:hAnsi="Arial" w:cs="Arial"/>
                <w:kern w:val="2"/>
                <w:sz w:val="21"/>
                <w:szCs w:val="24"/>
                <w:lang w:eastAsia="zh-CN"/>
                <w:rPrChange w:id="958" w:author="Adelino Naquarta Sepalanga Domingos" w:date="2025-03-05T08:16:00Z" w16du:dateUtc="2025-03-05T07:16:00Z">
                  <w:rPr>
                    <w:rFonts w:ascii="Times New Roman" w:eastAsia="SimSun" w:hAnsi="Times New Roman" w:cs="Times New Roman"/>
                    <w:color w:val="FF0000"/>
                    <w:kern w:val="2"/>
                    <w:sz w:val="21"/>
                    <w:szCs w:val="24"/>
                    <w:lang w:eastAsia="zh-CN"/>
                  </w:rPr>
                </w:rPrChange>
              </w:rPr>
              <w:t>1</w:t>
            </w:r>
          </w:p>
        </w:tc>
        <w:tc>
          <w:tcPr>
            <w:tcW w:w="1559" w:type="dxa"/>
            <w:tcBorders>
              <w:bottom w:val="single" w:sz="4" w:space="0" w:color="C9C9C9" w:themeColor="accent3" w:themeTint="99"/>
            </w:tcBorders>
          </w:tcPr>
          <w:p w14:paraId="0F89E163" w14:textId="77777777" w:rsidR="009D7B2D" w:rsidRPr="0004090F" w:rsidRDefault="009D7B2D"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959" w:author="Adelino Naquarta Sepalanga Domingos" w:date="2025-03-05T08:16:00Z" w16du:dateUtc="2025-03-05T07:16:00Z">
                  <w:rPr>
                    <w:rFonts w:ascii="Times New Roman" w:eastAsia="SimSun" w:hAnsi="Times New Roman" w:cs="Times New Roman"/>
                    <w:color w:val="FF0000"/>
                    <w:kern w:val="2"/>
                    <w:sz w:val="21"/>
                    <w:szCs w:val="24"/>
                    <w:highlight w:val="yellow"/>
                    <w:lang w:eastAsia="zh-CN"/>
                  </w:rPr>
                </w:rPrChange>
              </w:rPr>
            </w:pPr>
          </w:p>
          <w:p w14:paraId="6AF80A82" w14:textId="77777777" w:rsidR="009D7B2D" w:rsidRPr="0004090F" w:rsidRDefault="009D7B2D"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960" w:author="Adelino Naquarta Sepalanga Domingos" w:date="2025-03-05T08:16:00Z" w16du:dateUtc="2025-03-05T07:16:00Z">
                  <w:rPr>
                    <w:rFonts w:ascii="Times New Roman" w:eastAsia="SimSun" w:hAnsi="Times New Roman" w:cs="Times New Roman"/>
                    <w:color w:val="FF0000"/>
                    <w:kern w:val="2"/>
                    <w:sz w:val="21"/>
                    <w:szCs w:val="24"/>
                    <w:highlight w:val="yellow"/>
                    <w:lang w:eastAsia="zh-CN"/>
                  </w:rPr>
                </w:rPrChange>
              </w:rPr>
            </w:pPr>
          </w:p>
          <w:p w14:paraId="59C99CA8" w14:textId="77777777" w:rsidR="009D7B2D" w:rsidRPr="0004090F" w:rsidRDefault="009D7B2D"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961" w:author="Adelino Naquarta Sepalanga Domingos" w:date="2025-03-05T08:16:00Z" w16du:dateUtc="2025-03-05T07:16:00Z">
                  <w:rPr>
                    <w:rFonts w:ascii="Times New Roman" w:eastAsia="SimSun" w:hAnsi="Times New Roman" w:cs="Times New Roman"/>
                    <w:color w:val="FF0000"/>
                    <w:kern w:val="2"/>
                    <w:sz w:val="21"/>
                    <w:szCs w:val="24"/>
                    <w:highlight w:val="yellow"/>
                    <w:lang w:eastAsia="zh-CN"/>
                  </w:rPr>
                </w:rPrChange>
              </w:rPr>
            </w:pPr>
          </w:p>
          <w:p w14:paraId="7563371E" w14:textId="77777777" w:rsidR="009D7B2D" w:rsidRPr="0004090F" w:rsidRDefault="009D7B2D"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962" w:author="Adelino Naquarta Sepalanga Domingos" w:date="2025-03-05T08:16:00Z" w16du:dateUtc="2025-03-05T07:16:00Z">
                  <w:rPr>
                    <w:rFonts w:ascii="Times New Roman" w:eastAsia="SimSun" w:hAnsi="Times New Roman" w:cs="Times New Roman"/>
                    <w:color w:val="FF0000"/>
                    <w:kern w:val="2"/>
                    <w:sz w:val="21"/>
                    <w:szCs w:val="24"/>
                    <w:highlight w:val="yellow"/>
                    <w:lang w:eastAsia="zh-CN"/>
                  </w:rPr>
                </w:rPrChange>
              </w:rPr>
            </w:pPr>
          </w:p>
          <w:p w14:paraId="6E4D9B57" w14:textId="7A8903C9" w:rsidR="009D7B2D" w:rsidRPr="0004090F" w:rsidRDefault="009D7B2D"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963" w:author="Adelino Naquarta Sepalanga Domingos" w:date="2025-03-05T08:16:00Z" w16du:dateUtc="2025-03-05T07:16:00Z">
                  <w:rPr>
                    <w:rFonts w:ascii="Times New Roman" w:eastAsia="SimSun" w:hAnsi="Times New Roman" w:cs="Times New Roman"/>
                    <w:color w:val="FF0000"/>
                    <w:kern w:val="2"/>
                    <w:sz w:val="21"/>
                    <w:szCs w:val="24"/>
                    <w:highlight w:val="yellow"/>
                    <w:lang w:eastAsia="zh-CN"/>
                  </w:rPr>
                </w:rPrChange>
              </w:rPr>
            </w:pPr>
            <w:r w:rsidRPr="0004090F">
              <w:rPr>
                <w:rFonts w:ascii="Arial" w:eastAsia="SimSun" w:hAnsi="Arial" w:cs="Arial"/>
                <w:kern w:val="2"/>
                <w:sz w:val="21"/>
                <w:szCs w:val="24"/>
                <w:lang w:eastAsia="zh-CN"/>
                <w:rPrChange w:id="964" w:author="Adelino Naquarta Sepalanga Domingos" w:date="2025-03-05T08:16:00Z" w16du:dateUtc="2025-03-05T07:16:00Z">
                  <w:rPr>
                    <w:rFonts w:ascii="Times New Roman" w:eastAsia="SimSun" w:hAnsi="Times New Roman" w:cs="Times New Roman"/>
                    <w:color w:val="FF0000"/>
                    <w:kern w:val="2"/>
                    <w:sz w:val="21"/>
                    <w:szCs w:val="24"/>
                    <w:highlight w:val="yellow"/>
                    <w:lang w:eastAsia="zh-CN"/>
                  </w:rPr>
                </w:rPrChange>
              </w:rPr>
              <w:t>linha singular</w:t>
            </w:r>
          </w:p>
        </w:tc>
      </w:tr>
      <w:tr w:rsidR="003F3EDE" w:rsidRPr="007B5483" w14:paraId="630E5C49" w14:textId="77777777" w:rsidTr="009D7B2D">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135" w:type="dxa"/>
            <w:tcBorders>
              <w:bottom w:val="single" w:sz="4" w:space="0" w:color="auto"/>
            </w:tcBorders>
          </w:tcPr>
          <w:p w14:paraId="069DDA49" w14:textId="77777777" w:rsidR="003F3EDE" w:rsidRPr="0004090F" w:rsidRDefault="003F3EDE" w:rsidP="0025185C">
            <w:pPr>
              <w:widowControl w:val="0"/>
              <w:jc w:val="both"/>
              <w:rPr>
                <w:rFonts w:ascii="Arial" w:eastAsia="SimSun" w:hAnsi="Arial" w:cs="Arial"/>
                <w:kern w:val="2"/>
                <w:sz w:val="18"/>
                <w:szCs w:val="20"/>
                <w:lang w:eastAsia="zh-CN"/>
                <w:rPrChange w:id="965"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pPr>
            <w:r w:rsidRPr="0004090F">
              <w:rPr>
                <w:rFonts w:ascii="Arial" w:eastAsia="SimSun" w:hAnsi="Arial" w:cs="Arial"/>
                <w:kern w:val="2"/>
                <w:sz w:val="18"/>
                <w:szCs w:val="20"/>
                <w:lang w:eastAsia="zh-CN"/>
                <w:rPrChange w:id="966"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t>2.5.12.3</w:t>
            </w:r>
          </w:p>
        </w:tc>
        <w:tc>
          <w:tcPr>
            <w:tcW w:w="2126" w:type="dxa"/>
            <w:tcBorders>
              <w:bottom w:val="single" w:sz="4" w:space="0" w:color="auto"/>
            </w:tcBorders>
          </w:tcPr>
          <w:p w14:paraId="70CBE8CD"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96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96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Descrição</w:t>
            </w:r>
          </w:p>
        </w:tc>
        <w:tc>
          <w:tcPr>
            <w:tcW w:w="850" w:type="dxa"/>
            <w:tcBorders>
              <w:bottom w:val="single" w:sz="4" w:space="0" w:color="auto"/>
            </w:tcBorders>
          </w:tcPr>
          <w:p w14:paraId="59AEE8D9"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96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97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Sim</w:t>
            </w:r>
          </w:p>
        </w:tc>
        <w:tc>
          <w:tcPr>
            <w:tcW w:w="2836" w:type="dxa"/>
            <w:tcBorders>
              <w:bottom w:val="single" w:sz="4" w:space="0" w:color="auto"/>
            </w:tcBorders>
          </w:tcPr>
          <w:p w14:paraId="2627A7B9"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97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97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 xml:space="preserve">Nome de Produtos ou Serviços </w:t>
            </w:r>
          </w:p>
        </w:tc>
        <w:tc>
          <w:tcPr>
            <w:tcW w:w="1134" w:type="dxa"/>
            <w:tcBorders>
              <w:bottom w:val="single" w:sz="4" w:space="0" w:color="auto"/>
            </w:tcBorders>
          </w:tcPr>
          <w:p w14:paraId="5A5A2458"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97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97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String</w:t>
            </w:r>
          </w:p>
        </w:tc>
        <w:tc>
          <w:tcPr>
            <w:tcW w:w="850" w:type="dxa"/>
            <w:tcBorders>
              <w:bottom w:val="single" w:sz="4" w:space="0" w:color="auto"/>
            </w:tcBorders>
          </w:tcPr>
          <w:p w14:paraId="4F313064"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97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97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400</w:t>
            </w:r>
          </w:p>
        </w:tc>
        <w:tc>
          <w:tcPr>
            <w:tcW w:w="1559" w:type="dxa"/>
            <w:tcBorders>
              <w:bottom w:val="single" w:sz="4" w:space="0" w:color="auto"/>
            </w:tcBorders>
          </w:tcPr>
          <w:p w14:paraId="2D1A3FCD"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97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97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linha singular</w:t>
            </w:r>
          </w:p>
        </w:tc>
      </w:tr>
      <w:tr w:rsidR="003F3EDE" w:rsidRPr="007B5483" w14:paraId="0688BDC9" w14:textId="77777777" w:rsidTr="009D7B2D">
        <w:trPr>
          <w:trHeight w:val="567"/>
        </w:trPr>
        <w:tc>
          <w:tcPr>
            <w:cnfStyle w:val="001000000000" w:firstRow="0" w:lastRow="0" w:firstColumn="1" w:lastColumn="0" w:oddVBand="0" w:evenVBand="0" w:oddHBand="0" w:evenHBand="0" w:firstRowFirstColumn="0" w:firstRowLastColumn="0" w:lastRowFirstColumn="0" w:lastRowLastColumn="0"/>
            <w:tcW w:w="1135" w:type="dxa"/>
            <w:tcBorders>
              <w:top w:val="single" w:sz="4" w:space="0" w:color="auto"/>
            </w:tcBorders>
          </w:tcPr>
          <w:p w14:paraId="38F73AEE" w14:textId="77777777" w:rsidR="003F3EDE" w:rsidRPr="0004090F" w:rsidRDefault="003F3EDE" w:rsidP="0025185C">
            <w:pPr>
              <w:widowControl w:val="0"/>
              <w:jc w:val="both"/>
              <w:rPr>
                <w:rFonts w:ascii="Arial" w:eastAsia="SimSun" w:hAnsi="Arial" w:cs="Arial"/>
                <w:kern w:val="2"/>
                <w:sz w:val="18"/>
                <w:szCs w:val="20"/>
                <w:lang w:eastAsia="zh-CN"/>
                <w:rPrChange w:id="979"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pPr>
            <w:r w:rsidRPr="0004090F">
              <w:rPr>
                <w:rFonts w:ascii="Arial" w:eastAsia="SimSun" w:hAnsi="Arial" w:cs="Arial"/>
                <w:kern w:val="2"/>
                <w:sz w:val="18"/>
                <w:szCs w:val="20"/>
                <w:lang w:eastAsia="zh-CN"/>
                <w:rPrChange w:id="980"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t>2.5.12.4</w:t>
            </w:r>
          </w:p>
        </w:tc>
        <w:tc>
          <w:tcPr>
            <w:tcW w:w="2126" w:type="dxa"/>
            <w:tcBorders>
              <w:top w:val="single" w:sz="4" w:space="0" w:color="auto"/>
            </w:tcBorders>
          </w:tcPr>
          <w:p w14:paraId="7F9C9134"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98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98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Quantity</w:t>
            </w:r>
          </w:p>
        </w:tc>
        <w:tc>
          <w:tcPr>
            <w:tcW w:w="850" w:type="dxa"/>
            <w:tcBorders>
              <w:top w:val="single" w:sz="4" w:space="0" w:color="auto"/>
            </w:tcBorders>
          </w:tcPr>
          <w:p w14:paraId="347B6271"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98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98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Sim</w:t>
            </w:r>
          </w:p>
        </w:tc>
        <w:tc>
          <w:tcPr>
            <w:tcW w:w="2836" w:type="dxa"/>
            <w:tcBorders>
              <w:top w:val="single" w:sz="4" w:space="0" w:color="auto"/>
            </w:tcBorders>
          </w:tcPr>
          <w:p w14:paraId="7C7C47EA"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98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98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Quantidade</w:t>
            </w:r>
          </w:p>
        </w:tc>
        <w:tc>
          <w:tcPr>
            <w:tcW w:w="1134" w:type="dxa"/>
            <w:tcBorders>
              <w:top w:val="single" w:sz="4" w:space="0" w:color="auto"/>
            </w:tcBorders>
          </w:tcPr>
          <w:p w14:paraId="46DFC50F"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98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98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Number</w:t>
            </w:r>
          </w:p>
        </w:tc>
        <w:tc>
          <w:tcPr>
            <w:tcW w:w="850" w:type="dxa"/>
            <w:tcBorders>
              <w:top w:val="single" w:sz="4" w:space="0" w:color="auto"/>
            </w:tcBorders>
          </w:tcPr>
          <w:p w14:paraId="11979D67"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98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
        </w:tc>
        <w:tc>
          <w:tcPr>
            <w:tcW w:w="1559" w:type="dxa"/>
            <w:tcBorders>
              <w:top w:val="single" w:sz="4" w:space="0" w:color="auto"/>
            </w:tcBorders>
          </w:tcPr>
          <w:p w14:paraId="007E40CE"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99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99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linha singular</w:t>
            </w:r>
          </w:p>
        </w:tc>
      </w:tr>
      <w:tr w:rsidR="003F3EDE" w:rsidRPr="007B5483" w14:paraId="735F2ED5" w14:textId="77777777" w:rsidTr="0025185C">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135" w:type="dxa"/>
          </w:tcPr>
          <w:p w14:paraId="46E57C2C" w14:textId="77777777" w:rsidR="003F3EDE" w:rsidRPr="0004090F" w:rsidRDefault="003F3EDE" w:rsidP="0025185C">
            <w:pPr>
              <w:widowControl w:val="0"/>
              <w:jc w:val="both"/>
              <w:rPr>
                <w:rFonts w:ascii="Arial" w:eastAsia="SimSun" w:hAnsi="Arial" w:cs="Arial"/>
                <w:kern w:val="2"/>
                <w:sz w:val="18"/>
                <w:szCs w:val="20"/>
                <w:lang w:eastAsia="zh-CN"/>
                <w:rPrChange w:id="992"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pPr>
            <w:r w:rsidRPr="0004090F">
              <w:rPr>
                <w:rFonts w:ascii="Arial" w:eastAsia="SimSun" w:hAnsi="Arial" w:cs="Arial"/>
                <w:kern w:val="2"/>
                <w:sz w:val="18"/>
                <w:szCs w:val="20"/>
                <w:lang w:eastAsia="zh-CN"/>
                <w:rPrChange w:id="993"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t>2.5.12.5</w:t>
            </w:r>
          </w:p>
        </w:tc>
        <w:tc>
          <w:tcPr>
            <w:tcW w:w="2126" w:type="dxa"/>
          </w:tcPr>
          <w:p w14:paraId="6CD97324"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99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99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UnitOfMeasure</w:t>
            </w:r>
          </w:p>
        </w:tc>
        <w:tc>
          <w:tcPr>
            <w:tcW w:w="850" w:type="dxa"/>
          </w:tcPr>
          <w:p w14:paraId="6D230DC8"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99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99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Sim</w:t>
            </w:r>
          </w:p>
        </w:tc>
        <w:tc>
          <w:tcPr>
            <w:tcW w:w="2836" w:type="dxa"/>
          </w:tcPr>
          <w:p w14:paraId="74D4AC76"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99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99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Unidade de medida</w:t>
            </w:r>
          </w:p>
        </w:tc>
        <w:tc>
          <w:tcPr>
            <w:tcW w:w="1134" w:type="dxa"/>
          </w:tcPr>
          <w:p w14:paraId="1DE91FFC"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00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00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String</w:t>
            </w:r>
          </w:p>
        </w:tc>
        <w:tc>
          <w:tcPr>
            <w:tcW w:w="850" w:type="dxa"/>
          </w:tcPr>
          <w:p w14:paraId="137CB66E"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00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00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20</w:t>
            </w:r>
          </w:p>
        </w:tc>
        <w:tc>
          <w:tcPr>
            <w:tcW w:w="1559" w:type="dxa"/>
          </w:tcPr>
          <w:p w14:paraId="326F500F"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00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00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linha singular</w:t>
            </w:r>
          </w:p>
        </w:tc>
      </w:tr>
      <w:tr w:rsidR="003F3EDE" w:rsidRPr="007B5483" w14:paraId="234E9901" w14:textId="77777777" w:rsidTr="0025185C">
        <w:trPr>
          <w:trHeight w:val="567"/>
        </w:trPr>
        <w:tc>
          <w:tcPr>
            <w:cnfStyle w:val="001000000000" w:firstRow="0" w:lastRow="0" w:firstColumn="1" w:lastColumn="0" w:oddVBand="0" w:evenVBand="0" w:oddHBand="0" w:evenHBand="0" w:firstRowFirstColumn="0" w:firstRowLastColumn="0" w:lastRowFirstColumn="0" w:lastRowLastColumn="0"/>
            <w:tcW w:w="1135" w:type="dxa"/>
          </w:tcPr>
          <w:p w14:paraId="259483FD" w14:textId="77777777" w:rsidR="003F3EDE" w:rsidRPr="0004090F" w:rsidRDefault="003F3EDE" w:rsidP="0025185C">
            <w:pPr>
              <w:widowControl w:val="0"/>
              <w:jc w:val="both"/>
              <w:rPr>
                <w:rFonts w:ascii="Arial" w:eastAsia="SimSun" w:hAnsi="Arial" w:cs="Arial"/>
                <w:kern w:val="2"/>
                <w:sz w:val="18"/>
                <w:szCs w:val="20"/>
                <w:lang w:eastAsia="zh-CN"/>
                <w:rPrChange w:id="1006"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pPr>
            <w:r w:rsidRPr="0004090F">
              <w:rPr>
                <w:rFonts w:ascii="Arial" w:eastAsia="SimSun" w:hAnsi="Arial" w:cs="Arial"/>
                <w:kern w:val="2"/>
                <w:sz w:val="18"/>
                <w:szCs w:val="20"/>
                <w:lang w:eastAsia="zh-CN"/>
                <w:rPrChange w:id="1007"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t>2.5.12.6</w:t>
            </w:r>
          </w:p>
        </w:tc>
        <w:tc>
          <w:tcPr>
            <w:tcW w:w="2126" w:type="dxa"/>
          </w:tcPr>
          <w:p w14:paraId="4D9835E2"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00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00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UnitPrice</w:t>
            </w:r>
          </w:p>
        </w:tc>
        <w:tc>
          <w:tcPr>
            <w:tcW w:w="850" w:type="dxa"/>
          </w:tcPr>
          <w:p w14:paraId="6358090C"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01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01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Sim</w:t>
            </w:r>
          </w:p>
        </w:tc>
        <w:tc>
          <w:tcPr>
            <w:tcW w:w="2836" w:type="dxa"/>
          </w:tcPr>
          <w:p w14:paraId="43600B6B"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01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01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Preço unitário</w:t>
            </w:r>
          </w:p>
        </w:tc>
        <w:tc>
          <w:tcPr>
            <w:tcW w:w="1134" w:type="dxa"/>
          </w:tcPr>
          <w:p w14:paraId="56A2DD97"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01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01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Number</w:t>
            </w:r>
          </w:p>
        </w:tc>
        <w:tc>
          <w:tcPr>
            <w:tcW w:w="850" w:type="dxa"/>
          </w:tcPr>
          <w:p w14:paraId="411BBBE7"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01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
        </w:tc>
        <w:tc>
          <w:tcPr>
            <w:tcW w:w="1559" w:type="dxa"/>
          </w:tcPr>
          <w:p w14:paraId="600462C9"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01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01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linha singular</w:t>
            </w:r>
          </w:p>
        </w:tc>
      </w:tr>
      <w:tr w:rsidR="003F3EDE" w:rsidRPr="007B5483" w14:paraId="6E9C5C5A" w14:textId="77777777" w:rsidTr="0025185C">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135" w:type="dxa"/>
          </w:tcPr>
          <w:p w14:paraId="195088FE" w14:textId="77777777" w:rsidR="003F3EDE" w:rsidRPr="0004090F" w:rsidRDefault="003F3EDE" w:rsidP="0025185C">
            <w:pPr>
              <w:widowControl w:val="0"/>
              <w:jc w:val="both"/>
              <w:rPr>
                <w:rFonts w:ascii="Arial" w:eastAsia="SimSun" w:hAnsi="Arial" w:cs="Arial"/>
                <w:kern w:val="2"/>
                <w:sz w:val="18"/>
                <w:szCs w:val="20"/>
                <w:lang w:eastAsia="zh-CN"/>
                <w:rPrChange w:id="1019"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pPr>
            <w:r w:rsidRPr="0004090F">
              <w:rPr>
                <w:rFonts w:ascii="Arial" w:eastAsia="SimSun" w:hAnsi="Arial" w:cs="Arial"/>
                <w:kern w:val="2"/>
                <w:sz w:val="18"/>
                <w:szCs w:val="20"/>
                <w:lang w:eastAsia="zh-CN"/>
                <w:rPrChange w:id="1020"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t>2.5.12.6.1</w:t>
            </w:r>
          </w:p>
        </w:tc>
        <w:tc>
          <w:tcPr>
            <w:tcW w:w="2126" w:type="dxa"/>
          </w:tcPr>
          <w:p w14:paraId="41A432A5"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02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02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UnitPriceSA</w:t>
            </w:r>
          </w:p>
        </w:tc>
        <w:tc>
          <w:tcPr>
            <w:tcW w:w="850" w:type="dxa"/>
          </w:tcPr>
          <w:p w14:paraId="5337AA86"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02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02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Sim</w:t>
            </w:r>
          </w:p>
        </w:tc>
        <w:tc>
          <w:tcPr>
            <w:tcW w:w="2836" w:type="dxa"/>
          </w:tcPr>
          <w:p w14:paraId="1995B491"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02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02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Preço unitário deduzido dos descontos de linha e cabeçalho, sem incluir impostos.</w:t>
            </w:r>
          </w:p>
        </w:tc>
        <w:tc>
          <w:tcPr>
            <w:tcW w:w="1134" w:type="dxa"/>
          </w:tcPr>
          <w:p w14:paraId="1F3CE902"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02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02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Number</w:t>
            </w:r>
          </w:p>
        </w:tc>
        <w:tc>
          <w:tcPr>
            <w:tcW w:w="850" w:type="dxa"/>
          </w:tcPr>
          <w:p w14:paraId="7EC3AC64"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02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
        </w:tc>
        <w:tc>
          <w:tcPr>
            <w:tcW w:w="1559" w:type="dxa"/>
          </w:tcPr>
          <w:p w14:paraId="33B98126"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03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03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linha singular</w:t>
            </w:r>
          </w:p>
        </w:tc>
      </w:tr>
      <w:tr w:rsidR="003F3EDE" w:rsidRPr="007B5483" w14:paraId="761D5890" w14:textId="77777777" w:rsidTr="0025185C">
        <w:trPr>
          <w:trHeight w:val="567"/>
        </w:trPr>
        <w:tc>
          <w:tcPr>
            <w:cnfStyle w:val="001000000000" w:firstRow="0" w:lastRow="0" w:firstColumn="1" w:lastColumn="0" w:oddVBand="0" w:evenVBand="0" w:oddHBand="0" w:evenHBand="0" w:firstRowFirstColumn="0" w:firstRowLastColumn="0" w:lastRowFirstColumn="0" w:lastRowLastColumn="0"/>
            <w:tcW w:w="1135" w:type="dxa"/>
          </w:tcPr>
          <w:p w14:paraId="7F8FE8D2" w14:textId="77777777" w:rsidR="003F3EDE" w:rsidRPr="0004090F" w:rsidRDefault="003F3EDE" w:rsidP="0025185C">
            <w:pPr>
              <w:widowControl w:val="0"/>
              <w:jc w:val="both"/>
              <w:rPr>
                <w:rFonts w:ascii="Arial" w:eastAsia="SimSun" w:hAnsi="Arial" w:cs="Arial"/>
                <w:kern w:val="2"/>
                <w:sz w:val="18"/>
                <w:szCs w:val="20"/>
                <w:lang w:eastAsia="zh-CN"/>
                <w:rPrChange w:id="1032"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pPr>
            <w:r w:rsidRPr="0004090F">
              <w:rPr>
                <w:rFonts w:ascii="Arial" w:eastAsia="SimSun" w:hAnsi="Arial" w:cs="Arial"/>
                <w:kern w:val="2"/>
                <w:sz w:val="18"/>
                <w:szCs w:val="20"/>
                <w:lang w:eastAsia="zh-CN"/>
                <w:rPrChange w:id="1033"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t>2.5.12.6.2</w:t>
            </w:r>
          </w:p>
        </w:tc>
        <w:tc>
          <w:tcPr>
            <w:tcW w:w="2126" w:type="dxa"/>
          </w:tcPr>
          <w:p w14:paraId="4EE3B181"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03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03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 xml:space="preserve"> (TaxBase)</w:t>
            </w:r>
          </w:p>
        </w:tc>
        <w:tc>
          <w:tcPr>
            <w:tcW w:w="850" w:type="dxa"/>
          </w:tcPr>
          <w:p w14:paraId="101D8D63"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03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
        </w:tc>
        <w:tc>
          <w:tcPr>
            <w:tcW w:w="2836" w:type="dxa"/>
          </w:tcPr>
          <w:p w14:paraId="58C5DB8A" w14:textId="1A5CDC1C"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03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03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Valor tributável unitário que não concorre para o Total do documento sem impostos (NetTotal). Este valor é o que serve de base de cálculo dos impostos da linha. O sinal (d</w:t>
            </w:r>
            <w:ins w:id="1039" w:author="Adelino Naquarta Sepalanga Domingos" w:date="2025-03-05T08:18:00Z" w16du:dateUtc="2025-03-05T07:18:00Z">
              <w:r w:rsidR="000D3520">
                <w:rPr>
                  <w:rFonts w:ascii="Arial" w:eastAsia="SimSun" w:hAnsi="Arial" w:cs="Arial"/>
                  <w:kern w:val="2"/>
                  <w:sz w:val="21"/>
                  <w:szCs w:val="24"/>
                  <w:lang w:eastAsia="zh-CN"/>
                </w:rPr>
                <w:t>é</w:t>
              </w:r>
            </w:ins>
            <w:del w:id="1040" w:author="Adelino Naquarta Sepalanga Domingos" w:date="2025-03-05T08:18:00Z" w16du:dateUtc="2025-03-05T07:18:00Z">
              <w:r w:rsidRPr="0004090F" w:rsidDel="000D3520">
                <w:rPr>
                  <w:rFonts w:ascii="Arial" w:eastAsia="SimSun" w:hAnsi="Arial" w:cs="Arial"/>
                  <w:kern w:val="2"/>
                  <w:sz w:val="21"/>
                  <w:szCs w:val="24"/>
                  <w:lang w:eastAsia="zh-CN"/>
                  <w:rPrChange w:id="104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delText>e</w:delText>
              </w:r>
            </w:del>
            <w:r w:rsidRPr="0004090F">
              <w:rPr>
                <w:rFonts w:ascii="Arial" w:eastAsia="SimSun" w:hAnsi="Arial" w:cs="Arial"/>
                <w:kern w:val="2"/>
                <w:sz w:val="21"/>
                <w:szCs w:val="24"/>
                <w:lang w:eastAsia="zh-CN"/>
                <w:rPrChange w:id="104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 xml:space="preserve">bito ou crédito) com que o imposto assim calculado concorre para o TaxPayable, resulta da existência na linha do DebitAmount ou do CreditAmount. </w:t>
            </w:r>
          </w:p>
        </w:tc>
        <w:tc>
          <w:tcPr>
            <w:tcW w:w="1134" w:type="dxa"/>
          </w:tcPr>
          <w:p w14:paraId="39842F66"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04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04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Number</w:t>
            </w:r>
          </w:p>
        </w:tc>
        <w:tc>
          <w:tcPr>
            <w:tcW w:w="850" w:type="dxa"/>
          </w:tcPr>
          <w:p w14:paraId="1F1B35F9"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04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
        </w:tc>
        <w:tc>
          <w:tcPr>
            <w:tcW w:w="1559" w:type="dxa"/>
          </w:tcPr>
          <w:p w14:paraId="71F243BB"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04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04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linha singular</w:t>
            </w:r>
          </w:p>
        </w:tc>
      </w:tr>
      <w:tr w:rsidR="003F3EDE" w:rsidRPr="007B5483" w14:paraId="5E5437C5" w14:textId="77777777" w:rsidTr="0025185C">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135" w:type="dxa"/>
          </w:tcPr>
          <w:p w14:paraId="5EDB816D" w14:textId="77777777" w:rsidR="003F3EDE" w:rsidRPr="0004090F" w:rsidRDefault="003F3EDE" w:rsidP="0025185C">
            <w:pPr>
              <w:widowControl w:val="0"/>
              <w:jc w:val="both"/>
              <w:rPr>
                <w:rFonts w:ascii="Arial" w:eastAsia="SimSun" w:hAnsi="Arial" w:cs="Arial"/>
                <w:kern w:val="2"/>
                <w:sz w:val="18"/>
                <w:szCs w:val="20"/>
                <w:lang w:eastAsia="zh-CN"/>
                <w:rPrChange w:id="1048"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pPr>
            <w:r w:rsidRPr="0004090F">
              <w:rPr>
                <w:rFonts w:ascii="Arial" w:eastAsia="SimSun" w:hAnsi="Arial" w:cs="Arial"/>
                <w:kern w:val="2"/>
                <w:sz w:val="18"/>
                <w:szCs w:val="20"/>
                <w:lang w:eastAsia="zh-CN"/>
                <w:rPrChange w:id="1049"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t>2.2.12.7</w:t>
            </w:r>
          </w:p>
        </w:tc>
        <w:tc>
          <w:tcPr>
            <w:tcW w:w="2126" w:type="dxa"/>
          </w:tcPr>
          <w:p w14:paraId="260108D8"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05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05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References</w:t>
            </w:r>
          </w:p>
        </w:tc>
        <w:tc>
          <w:tcPr>
            <w:tcW w:w="850" w:type="dxa"/>
          </w:tcPr>
          <w:p w14:paraId="10BCFC92"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05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
        </w:tc>
        <w:tc>
          <w:tcPr>
            <w:tcW w:w="2836" w:type="dxa"/>
          </w:tcPr>
          <w:p w14:paraId="3D32260F"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05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05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As facturas são referidas nos seus documentos de rectificação. Esta estrutura pode ser gerada tantas vezes quantas forem necessárias se for necessário fazer mais do que uma referência. Este preenchimento é obrigatório quando o campo 2.2.6. é preenchido com a "NC" - nota de crédito</w:t>
            </w:r>
          </w:p>
        </w:tc>
        <w:tc>
          <w:tcPr>
            <w:tcW w:w="1134" w:type="dxa"/>
          </w:tcPr>
          <w:p w14:paraId="47EAF00E"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05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
        </w:tc>
        <w:tc>
          <w:tcPr>
            <w:tcW w:w="850" w:type="dxa"/>
          </w:tcPr>
          <w:p w14:paraId="1B08246D"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05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
        </w:tc>
        <w:tc>
          <w:tcPr>
            <w:tcW w:w="1559" w:type="dxa"/>
          </w:tcPr>
          <w:p w14:paraId="226A2D2F"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05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05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Linhas Plural</w:t>
            </w:r>
          </w:p>
        </w:tc>
      </w:tr>
      <w:tr w:rsidR="003F3EDE" w:rsidRPr="007B5483" w14:paraId="6727D95E" w14:textId="77777777" w:rsidTr="0025185C">
        <w:trPr>
          <w:trHeight w:val="567"/>
        </w:trPr>
        <w:tc>
          <w:tcPr>
            <w:cnfStyle w:val="001000000000" w:firstRow="0" w:lastRow="0" w:firstColumn="1" w:lastColumn="0" w:oddVBand="0" w:evenVBand="0" w:oddHBand="0" w:evenHBand="0" w:firstRowFirstColumn="0" w:firstRowLastColumn="0" w:lastRowFirstColumn="0" w:lastRowLastColumn="0"/>
            <w:tcW w:w="1135" w:type="dxa"/>
          </w:tcPr>
          <w:p w14:paraId="5FEC5648" w14:textId="77777777" w:rsidR="003F3EDE" w:rsidRPr="0004090F" w:rsidRDefault="003F3EDE" w:rsidP="0025185C">
            <w:pPr>
              <w:widowControl w:val="0"/>
              <w:jc w:val="both"/>
              <w:rPr>
                <w:rFonts w:ascii="Arial" w:eastAsia="SimSun" w:hAnsi="Arial" w:cs="Arial"/>
                <w:kern w:val="2"/>
                <w:sz w:val="18"/>
                <w:szCs w:val="20"/>
                <w:lang w:eastAsia="zh-CN"/>
                <w:rPrChange w:id="1059"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pPr>
            <w:r w:rsidRPr="0004090F">
              <w:rPr>
                <w:rFonts w:ascii="Arial" w:eastAsia="SimSun" w:hAnsi="Arial" w:cs="Arial"/>
                <w:kern w:val="2"/>
                <w:sz w:val="18"/>
                <w:szCs w:val="20"/>
                <w:lang w:eastAsia="zh-CN"/>
                <w:rPrChange w:id="1060"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t>2.2.12.7.1</w:t>
            </w:r>
          </w:p>
        </w:tc>
        <w:tc>
          <w:tcPr>
            <w:tcW w:w="2126" w:type="dxa"/>
          </w:tcPr>
          <w:p w14:paraId="08B70092"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06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06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Reference</w:t>
            </w:r>
          </w:p>
        </w:tc>
        <w:tc>
          <w:tcPr>
            <w:tcW w:w="850" w:type="dxa"/>
          </w:tcPr>
          <w:p w14:paraId="6F9D908B"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06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06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Sim</w:t>
            </w:r>
          </w:p>
        </w:tc>
        <w:tc>
          <w:tcPr>
            <w:tcW w:w="2836" w:type="dxa"/>
          </w:tcPr>
          <w:p w14:paraId="0ABF047C"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06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06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Nos sistemas em que existem facturas, estas são referenciadas por uma identificação única da factura. A estrutura de numeração do campo de origem deve ser utilizada.</w:t>
            </w:r>
          </w:p>
        </w:tc>
        <w:tc>
          <w:tcPr>
            <w:tcW w:w="1134" w:type="dxa"/>
          </w:tcPr>
          <w:p w14:paraId="5D1BB062"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06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06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String</w:t>
            </w:r>
          </w:p>
        </w:tc>
        <w:tc>
          <w:tcPr>
            <w:tcW w:w="850" w:type="dxa"/>
          </w:tcPr>
          <w:p w14:paraId="0A4A874E"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06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07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120</w:t>
            </w:r>
          </w:p>
        </w:tc>
        <w:tc>
          <w:tcPr>
            <w:tcW w:w="1559" w:type="dxa"/>
          </w:tcPr>
          <w:p w14:paraId="68357DCC"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07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07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linha singular</w:t>
            </w:r>
          </w:p>
        </w:tc>
      </w:tr>
      <w:tr w:rsidR="003F3EDE" w:rsidRPr="007B5483" w14:paraId="7CA8AF51" w14:textId="77777777" w:rsidTr="0025185C">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135" w:type="dxa"/>
          </w:tcPr>
          <w:p w14:paraId="7ECAD851" w14:textId="77777777" w:rsidR="003F3EDE" w:rsidRPr="0004090F" w:rsidRDefault="003F3EDE" w:rsidP="0025185C">
            <w:pPr>
              <w:widowControl w:val="0"/>
              <w:jc w:val="both"/>
              <w:rPr>
                <w:rFonts w:ascii="Arial" w:eastAsia="SimSun" w:hAnsi="Arial" w:cs="Arial"/>
                <w:kern w:val="2"/>
                <w:sz w:val="18"/>
                <w:szCs w:val="20"/>
                <w:lang w:eastAsia="zh-CN"/>
                <w:rPrChange w:id="1073"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pPr>
            <w:r w:rsidRPr="0004090F">
              <w:rPr>
                <w:rFonts w:ascii="Arial" w:eastAsia="SimSun" w:hAnsi="Arial" w:cs="Arial"/>
                <w:kern w:val="2"/>
                <w:sz w:val="18"/>
                <w:szCs w:val="20"/>
                <w:lang w:eastAsia="zh-CN"/>
                <w:rPrChange w:id="1074"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t>2.2.12.7.2</w:t>
            </w:r>
          </w:p>
        </w:tc>
        <w:tc>
          <w:tcPr>
            <w:tcW w:w="2126" w:type="dxa"/>
          </w:tcPr>
          <w:p w14:paraId="46D98E37"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07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07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Razão</w:t>
            </w:r>
          </w:p>
        </w:tc>
        <w:tc>
          <w:tcPr>
            <w:tcW w:w="850" w:type="dxa"/>
          </w:tcPr>
          <w:p w14:paraId="2331B850"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07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
        </w:tc>
        <w:tc>
          <w:tcPr>
            <w:tcW w:w="2836" w:type="dxa"/>
          </w:tcPr>
          <w:p w14:paraId="457890DB"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07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07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O motivo da emissão deve ser preenchido</w:t>
            </w:r>
          </w:p>
        </w:tc>
        <w:tc>
          <w:tcPr>
            <w:tcW w:w="1134" w:type="dxa"/>
          </w:tcPr>
          <w:p w14:paraId="3D59F973"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08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08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String</w:t>
            </w:r>
          </w:p>
        </w:tc>
        <w:tc>
          <w:tcPr>
            <w:tcW w:w="850" w:type="dxa"/>
          </w:tcPr>
          <w:p w14:paraId="3FC38D17"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08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08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100</w:t>
            </w:r>
          </w:p>
        </w:tc>
        <w:tc>
          <w:tcPr>
            <w:tcW w:w="1559" w:type="dxa"/>
          </w:tcPr>
          <w:p w14:paraId="4C087CCD"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08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08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linha singular</w:t>
            </w:r>
          </w:p>
        </w:tc>
      </w:tr>
      <w:tr w:rsidR="003F3EDE" w:rsidRPr="007B5483" w14:paraId="193A2F04" w14:textId="77777777" w:rsidTr="0025185C">
        <w:trPr>
          <w:trHeight w:val="567"/>
        </w:trPr>
        <w:tc>
          <w:tcPr>
            <w:cnfStyle w:val="001000000000" w:firstRow="0" w:lastRow="0" w:firstColumn="1" w:lastColumn="0" w:oddVBand="0" w:evenVBand="0" w:oddHBand="0" w:evenHBand="0" w:firstRowFirstColumn="0" w:firstRowLastColumn="0" w:lastRowFirstColumn="0" w:lastRowLastColumn="0"/>
            <w:tcW w:w="1135" w:type="dxa"/>
          </w:tcPr>
          <w:p w14:paraId="6E5AB760" w14:textId="77777777" w:rsidR="003F3EDE" w:rsidRPr="0004090F" w:rsidRDefault="003F3EDE" w:rsidP="0025185C">
            <w:pPr>
              <w:widowControl w:val="0"/>
              <w:jc w:val="both"/>
              <w:rPr>
                <w:rFonts w:ascii="Arial" w:eastAsia="SimSun" w:hAnsi="Arial" w:cs="Arial"/>
                <w:kern w:val="2"/>
                <w:sz w:val="18"/>
                <w:szCs w:val="20"/>
                <w:lang w:eastAsia="zh-CN"/>
                <w:rPrChange w:id="1086"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pPr>
            <w:r w:rsidRPr="0004090F">
              <w:rPr>
                <w:rFonts w:ascii="Arial" w:eastAsia="SimSun" w:hAnsi="Arial" w:cs="Arial"/>
                <w:kern w:val="2"/>
                <w:sz w:val="18"/>
                <w:szCs w:val="20"/>
                <w:lang w:eastAsia="zh-CN"/>
                <w:rPrChange w:id="1087"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t>2.5.12.8</w:t>
            </w:r>
          </w:p>
        </w:tc>
        <w:tc>
          <w:tcPr>
            <w:tcW w:w="2126" w:type="dxa"/>
          </w:tcPr>
          <w:p w14:paraId="2939CEF2"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08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08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DebitAmount</w:t>
            </w:r>
          </w:p>
        </w:tc>
        <w:tc>
          <w:tcPr>
            <w:tcW w:w="850" w:type="dxa"/>
          </w:tcPr>
          <w:p w14:paraId="29C4D123"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val="en-US" w:eastAsia="zh-CN"/>
                <w:rPrChange w:id="1090" w:author="Adelino Naquarta Sepalanga Domingos" w:date="2025-03-05T08:09:00Z" w16du:dateUtc="2025-03-05T07:09:00Z">
                  <w:rPr>
                    <w:rFonts w:ascii="Times New Roman" w:eastAsia="SimSun" w:hAnsi="Times New Roman" w:cs="Times New Roman"/>
                    <w:kern w:val="2"/>
                    <w:sz w:val="21"/>
                    <w:szCs w:val="24"/>
                    <w:highlight w:val="yellow"/>
                    <w:lang w:val="en-US" w:eastAsia="zh-CN"/>
                  </w:rPr>
                </w:rPrChange>
              </w:rPr>
            </w:pPr>
          </w:p>
        </w:tc>
        <w:tc>
          <w:tcPr>
            <w:tcW w:w="2836" w:type="dxa"/>
          </w:tcPr>
          <w:p w14:paraId="7E980088"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09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09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 xml:space="preserve">Montante total para cada linha, excluindo impostos, menos o montante do desconto na linha única ou secção de cabeçalho onde a taxa de imposto em </w:t>
            </w:r>
            <w:r w:rsidRPr="0004090F">
              <w:rPr>
                <w:rFonts w:ascii="Arial" w:eastAsia="SimSun" w:hAnsi="Arial" w:cs="Arial" w:hint="eastAsia"/>
                <w:kern w:val="2"/>
                <w:sz w:val="21"/>
                <w:szCs w:val="24"/>
                <w:lang w:eastAsia="zh-CN"/>
                <w:rPrChange w:id="1093" w:author="Adelino Naquarta Sepalanga Domingos" w:date="2025-03-05T08:09:00Z" w16du:dateUtc="2025-03-05T07:09:00Z">
                  <w:rPr>
                    <w:rFonts w:ascii="Times New Roman" w:eastAsia="SimSun" w:hAnsi="Times New Roman" w:cs="Times New Roman" w:hint="eastAsia"/>
                    <w:kern w:val="2"/>
                    <w:sz w:val="21"/>
                    <w:szCs w:val="24"/>
                    <w:highlight w:val="yellow"/>
                    <w:lang w:eastAsia="zh-CN"/>
                  </w:rPr>
                </w:rPrChange>
              </w:rPr>
              <w:t>《</w:t>
            </w:r>
            <w:r w:rsidRPr="0004090F">
              <w:rPr>
                <w:rFonts w:ascii="Arial" w:eastAsia="SimSun" w:hAnsi="Arial" w:cs="Arial"/>
                <w:kern w:val="2"/>
                <w:sz w:val="21"/>
                <w:szCs w:val="24"/>
                <w:lang w:eastAsia="zh-CN"/>
                <w:rPrChange w:id="109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7.3 - Taxa</w:t>
            </w:r>
            <w:del w:id="1095" w:author="Adelino Naquarta Sepalanga Domingos" w:date="2025-03-05T08:22:00Z" w16du:dateUtc="2025-03-05T07:22:00Z">
              <w:r w:rsidRPr="0004090F" w:rsidDel="000D3520">
                <w:rPr>
                  <w:rFonts w:ascii="Arial" w:eastAsia="SimSun" w:hAnsi="Arial" w:cs="Arial"/>
                  <w:kern w:val="2"/>
                  <w:sz w:val="21"/>
                  <w:szCs w:val="24"/>
                  <w:lang w:eastAsia="zh-CN"/>
                  <w:rPrChange w:id="109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delText xml:space="preserve"> </w:delText>
              </w:r>
            </w:del>
            <w:r w:rsidRPr="0004090F">
              <w:rPr>
                <w:rFonts w:ascii="Arial" w:eastAsia="SimSun" w:hAnsi="Arial" w:cs="Arial" w:hint="eastAsia"/>
                <w:kern w:val="2"/>
                <w:sz w:val="21"/>
                <w:szCs w:val="24"/>
                <w:lang w:eastAsia="zh-CN"/>
                <w:rPrChange w:id="1097" w:author="Adelino Naquarta Sepalanga Domingos" w:date="2025-03-05T08:09:00Z" w16du:dateUtc="2025-03-05T07:09:00Z">
                  <w:rPr>
                    <w:rFonts w:ascii="Times New Roman" w:eastAsia="SimSun" w:hAnsi="Times New Roman" w:cs="Times New Roman" w:hint="eastAsia"/>
                    <w:kern w:val="2"/>
                    <w:sz w:val="21"/>
                    <w:szCs w:val="24"/>
                    <w:highlight w:val="yellow"/>
                    <w:lang w:eastAsia="zh-CN"/>
                  </w:rPr>
                </w:rPrChange>
              </w:rPr>
              <w:t>》</w:t>
            </w:r>
            <w:r w:rsidRPr="0004090F">
              <w:rPr>
                <w:rFonts w:ascii="Arial" w:eastAsia="SimSun" w:hAnsi="Arial" w:cs="Arial"/>
                <w:kern w:val="2"/>
                <w:sz w:val="21"/>
                <w:szCs w:val="24"/>
                <w:lang w:eastAsia="zh-CN"/>
                <w:rPrChange w:id="109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e/ou o motivo da isenção foi aplicada.</w:t>
            </w:r>
          </w:p>
          <w:p w14:paraId="285952ED"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09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10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Nota de Crédito é exigida, outros tipos de documentos só devem ser preenchidos com "7.2 - Montante do crédito (CreditAmount)".</w:t>
            </w:r>
          </w:p>
        </w:tc>
        <w:tc>
          <w:tcPr>
            <w:tcW w:w="1134" w:type="dxa"/>
          </w:tcPr>
          <w:p w14:paraId="05CF08C5"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10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10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Number</w:t>
            </w:r>
          </w:p>
        </w:tc>
        <w:tc>
          <w:tcPr>
            <w:tcW w:w="850" w:type="dxa"/>
          </w:tcPr>
          <w:p w14:paraId="729029A8"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val="pt-BR" w:eastAsia="zh-CN"/>
                <w:rPrChange w:id="1103" w:author="Adelino Naquarta Sepalanga Domingos" w:date="2025-03-05T08:09:00Z" w16du:dateUtc="2025-03-05T07:09:00Z">
                  <w:rPr>
                    <w:rFonts w:ascii="Times New Roman" w:eastAsia="SimSun" w:hAnsi="Times New Roman" w:cs="Times New Roman"/>
                    <w:kern w:val="2"/>
                    <w:sz w:val="21"/>
                    <w:szCs w:val="24"/>
                    <w:highlight w:val="yellow"/>
                    <w:lang w:val="pt-BR" w:eastAsia="zh-CN"/>
                  </w:rPr>
                </w:rPrChange>
              </w:rPr>
            </w:pPr>
          </w:p>
        </w:tc>
        <w:tc>
          <w:tcPr>
            <w:tcW w:w="1559" w:type="dxa"/>
          </w:tcPr>
          <w:p w14:paraId="1F9B05CC"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10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10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linha singular</w:t>
            </w:r>
          </w:p>
        </w:tc>
      </w:tr>
      <w:tr w:rsidR="003F3EDE" w:rsidRPr="007B5483" w14:paraId="792F4732" w14:textId="77777777" w:rsidTr="0025185C">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135" w:type="dxa"/>
          </w:tcPr>
          <w:p w14:paraId="682A6000" w14:textId="77777777" w:rsidR="003F3EDE" w:rsidRPr="0004090F" w:rsidRDefault="003F3EDE" w:rsidP="0025185C">
            <w:pPr>
              <w:widowControl w:val="0"/>
              <w:jc w:val="both"/>
              <w:rPr>
                <w:rFonts w:ascii="Arial" w:eastAsia="SimSun" w:hAnsi="Arial" w:cs="Arial"/>
                <w:kern w:val="2"/>
                <w:sz w:val="18"/>
                <w:szCs w:val="20"/>
                <w:lang w:eastAsia="zh-CN"/>
                <w:rPrChange w:id="1106"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pPr>
            <w:r w:rsidRPr="0004090F">
              <w:rPr>
                <w:rFonts w:ascii="Arial" w:eastAsia="SimSun" w:hAnsi="Arial" w:cs="Arial"/>
                <w:kern w:val="2"/>
                <w:sz w:val="18"/>
                <w:szCs w:val="20"/>
                <w:lang w:eastAsia="zh-CN"/>
                <w:rPrChange w:id="1107"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t>2.5.12.9</w:t>
            </w:r>
          </w:p>
        </w:tc>
        <w:tc>
          <w:tcPr>
            <w:tcW w:w="2126" w:type="dxa"/>
          </w:tcPr>
          <w:p w14:paraId="3CB1DF01"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10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10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CreditAmount</w:t>
            </w:r>
          </w:p>
        </w:tc>
        <w:tc>
          <w:tcPr>
            <w:tcW w:w="850" w:type="dxa"/>
          </w:tcPr>
          <w:p w14:paraId="0EC4FEA3"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11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
        </w:tc>
        <w:tc>
          <w:tcPr>
            <w:tcW w:w="2836" w:type="dxa"/>
          </w:tcPr>
          <w:p w14:paraId="36695B74"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11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11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 xml:space="preserve">Montante total para cada linha, excluindo impostos, menos o montante do desconto na linha única ou secção de cabeçalho onde a taxa de imposto em </w:t>
            </w:r>
            <w:r w:rsidRPr="0004090F">
              <w:rPr>
                <w:rFonts w:ascii="Arial" w:eastAsia="SimSun" w:hAnsi="Arial" w:cs="Arial" w:hint="eastAsia"/>
                <w:kern w:val="2"/>
                <w:sz w:val="21"/>
                <w:szCs w:val="24"/>
                <w:lang w:eastAsia="zh-CN"/>
                <w:rPrChange w:id="1113" w:author="Adelino Naquarta Sepalanga Domingos" w:date="2025-03-05T08:09:00Z" w16du:dateUtc="2025-03-05T07:09:00Z">
                  <w:rPr>
                    <w:rFonts w:ascii="Times New Roman" w:eastAsia="SimSun" w:hAnsi="Times New Roman" w:cs="Times New Roman" w:hint="eastAsia"/>
                    <w:kern w:val="2"/>
                    <w:sz w:val="21"/>
                    <w:szCs w:val="24"/>
                    <w:highlight w:val="yellow"/>
                    <w:lang w:eastAsia="zh-CN"/>
                  </w:rPr>
                </w:rPrChange>
              </w:rPr>
              <w:t>《</w:t>
            </w:r>
            <w:r w:rsidRPr="0004090F">
              <w:rPr>
                <w:rFonts w:ascii="Arial" w:eastAsia="SimSun" w:hAnsi="Arial" w:cs="Arial"/>
                <w:kern w:val="2"/>
                <w:sz w:val="21"/>
                <w:szCs w:val="24"/>
                <w:lang w:eastAsia="zh-CN"/>
                <w:rPrChange w:id="111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7.3 - Taxa</w:t>
            </w:r>
            <w:del w:id="1115" w:author="Adelino Naquarta Sepalanga Domingos" w:date="2025-03-05T08:22:00Z" w16du:dateUtc="2025-03-05T07:22:00Z">
              <w:r w:rsidRPr="0004090F" w:rsidDel="000D3520">
                <w:rPr>
                  <w:rFonts w:ascii="Arial" w:eastAsia="SimSun" w:hAnsi="Arial" w:cs="Arial"/>
                  <w:kern w:val="2"/>
                  <w:sz w:val="21"/>
                  <w:szCs w:val="24"/>
                  <w:lang w:eastAsia="zh-CN"/>
                  <w:rPrChange w:id="111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delText xml:space="preserve"> </w:delText>
              </w:r>
            </w:del>
            <w:r w:rsidRPr="0004090F">
              <w:rPr>
                <w:rFonts w:ascii="Arial" w:eastAsia="SimSun" w:hAnsi="Arial" w:cs="Arial" w:hint="eastAsia"/>
                <w:kern w:val="2"/>
                <w:sz w:val="21"/>
                <w:szCs w:val="24"/>
                <w:lang w:eastAsia="zh-CN"/>
                <w:rPrChange w:id="1117" w:author="Adelino Naquarta Sepalanga Domingos" w:date="2025-03-05T08:09:00Z" w16du:dateUtc="2025-03-05T07:09:00Z">
                  <w:rPr>
                    <w:rFonts w:ascii="Times New Roman" w:eastAsia="SimSun" w:hAnsi="Times New Roman" w:cs="Times New Roman" w:hint="eastAsia"/>
                    <w:kern w:val="2"/>
                    <w:sz w:val="21"/>
                    <w:szCs w:val="24"/>
                    <w:highlight w:val="yellow"/>
                    <w:lang w:eastAsia="zh-CN"/>
                  </w:rPr>
                </w:rPrChange>
              </w:rPr>
              <w:t>》</w:t>
            </w:r>
            <w:r w:rsidRPr="0004090F">
              <w:rPr>
                <w:rFonts w:ascii="Arial" w:eastAsia="SimSun" w:hAnsi="Arial" w:cs="Arial"/>
                <w:kern w:val="2"/>
                <w:sz w:val="21"/>
                <w:szCs w:val="24"/>
                <w:lang w:eastAsia="zh-CN"/>
                <w:rPrChange w:id="111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e/ou o motivo da isenção foi aplicada.</w:t>
            </w:r>
          </w:p>
          <w:p w14:paraId="02E63960"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11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12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Factura ou Nota de Débito é exigida, Nota de Crédito às Factura, Factura só devem ser preenchidos com "7.1 - Montante do Debito (DebitAmount)"..</w:t>
            </w:r>
          </w:p>
        </w:tc>
        <w:tc>
          <w:tcPr>
            <w:tcW w:w="1134" w:type="dxa"/>
          </w:tcPr>
          <w:p w14:paraId="5533CF3F"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12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12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Number</w:t>
            </w:r>
          </w:p>
        </w:tc>
        <w:tc>
          <w:tcPr>
            <w:tcW w:w="850" w:type="dxa"/>
          </w:tcPr>
          <w:p w14:paraId="3FA286A5"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val="pt-BR" w:eastAsia="zh-CN"/>
                <w:rPrChange w:id="1123" w:author="Adelino Naquarta Sepalanga Domingos" w:date="2025-03-05T08:09:00Z" w16du:dateUtc="2025-03-05T07:09:00Z">
                  <w:rPr>
                    <w:rFonts w:ascii="Times New Roman" w:eastAsia="SimSun" w:hAnsi="Times New Roman" w:cs="Times New Roman"/>
                    <w:kern w:val="2"/>
                    <w:sz w:val="21"/>
                    <w:szCs w:val="24"/>
                    <w:highlight w:val="yellow"/>
                    <w:lang w:val="pt-BR" w:eastAsia="zh-CN"/>
                  </w:rPr>
                </w:rPrChange>
              </w:rPr>
            </w:pPr>
          </w:p>
        </w:tc>
        <w:tc>
          <w:tcPr>
            <w:tcW w:w="1559" w:type="dxa"/>
          </w:tcPr>
          <w:p w14:paraId="591441DB"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12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12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linha singular</w:t>
            </w:r>
          </w:p>
        </w:tc>
      </w:tr>
      <w:tr w:rsidR="003F3EDE" w:rsidRPr="007B5483" w14:paraId="7432AE5D" w14:textId="77777777" w:rsidTr="0025185C">
        <w:trPr>
          <w:trHeight w:val="567"/>
        </w:trPr>
        <w:tc>
          <w:tcPr>
            <w:cnfStyle w:val="001000000000" w:firstRow="0" w:lastRow="0" w:firstColumn="1" w:lastColumn="0" w:oddVBand="0" w:evenVBand="0" w:oddHBand="0" w:evenHBand="0" w:firstRowFirstColumn="0" w:firstRowLastColumn="0" w:lastRowFirstColumn="0" w:lastRowLastColumn="0"/>
            <w:tcW w:w="1135" w:type="dxa"/>
          </w:tcPr>
          <w:p w14:paraId="25CB44CC" w14:textId="77777777" w:rsidR="003F3EDE" w:rsidRPr="0004090F" w:rsidRDefault="003F3EDE" w:rsidP="0025185C">
            <w:pPr>
              <w:widowControl w:val="0"/>
              <w:jc w:val="both"/>
              <w:rPr>
                <w:rFonts w:ascii="Arial" w:eastAsia="SimSun" w:hAnsi="Arial" w:cs="Arial"/>
                <w:kern w:val="2"/>
                <w:sz w:val="18"/>
                <w:szCs w:val="20"/>
                <w:lang w:eastAsia="zh-CN"/>
                <w:rPrChange w:id="1126"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pPr>
            <w:r w:rsidRPr="0004090F">
              <w:rPr>
                <w:rFonts w:ascii="Arial" w:eastAsia="SimSun" w:hAnsi="Arial" w:cs="Arial"/>
                <w:kern w:val="2"/>
                <w:sz w:val="18"/>
                <w:szCs w:val="20"/>
                <w:lang w:eastAsia="zh-CN"/>
                <w:rPrChange w:id="1127"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t>2.5.12.10</w:t>
            </w:r>
          </w:p>
        </w:tc>
        <w:tc>
          <w:tcPr>
            <w:tcW w:w="2126" w:type="dxa"/>
          </w:tcPr>
          <w:p w14:paraId="021B14DD"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12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12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Tax</w:t>
            </w:r>
          </w:p>
        </w:tc>
        <w:tc>
          <w:tcPr>
            <w:tcW w:w="850" w:type="dxa"/>
          </w:tcPr>
          <w:p w14:paraId="63FC1216"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13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13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Sim</w:t>
            </w:r>
          </w:p>
        </w:tc>
        <w:tc>
          <w:tcPr>
            <w:tcW w:w="2836" w:type="dxa"/>
          </w:tcPr>
          <w:p w14:paraId="584ED1DA"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13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13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 xml:space="preserve">Taxa </w:t>
            </w:r>
          </w:p>
        </w:tc>
        <w:tc>
          <w:tcPr>
            <w:tcW w:w="1134" w:type="dxa"/>
          </w:tcPr>
          <w:p w14:paraId="62D56C57"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val="pt-BR" w:eastAsia="zh-CN"/>
                <w:rPrChange w:id="1134" w:author="Adelino Naquarta Sepalanga Domingos" w:date="2025-03-05T08:09:00Z" w16du:dateUtc="2025-03-05T07:09:00Z">
                  <w:rPr>
                    <w:rFonts w:ascii="Times New Roman" w:eastAsia="SimSun" w:hAnsi="Times New Roman" w:cs="Times New Roman"/>
                    <w:kern w:val="2"/>
                    <w:sz w:val="21"/>
                    <w:szCs w:val="24"/>
                    <w:highlight w:val="yellow"/>
                    <w:lang w:val="pt-BR" w:eastAsia="zh-CN"/>
                  </w:rPr>
                </w:rPrChange>
              </w:rPr>
            </w:pPr>
          </w:p>
        </w:tc>
        <w:tc>
          <w:tcPr>
            <w:tcW w:w="850" w:type="dxa"/>
          </w:tcPr>
          <w:p w14:paraId="30AA1EC5"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13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
        </w:tc>
        <w:tc>
          <w:tcPr>
            <w:tcW w:w="1559" w:type="dxa"/>
          </w:tcPr>
          <w:p w14:paraId="096B4B41"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13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13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linha singular</w:t>
            </w:r>
          </w:p>
        </w:tc>
      </w:tr>
      <w:tr w:rsidR="003F3EDE" w:rsidRPr="007B5483" w14:paraId="123A05D9" w14:textId="77777777" w:rsidTr="0025185C">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135" w:type="dxa"/>
          </w:tcPr>
          <w:p w14:paraId="57581700" w14:textId="77777777" w:rsidR="003F3EDE" w:rsidRPr="0004090F" w:rsidRDefault="003F3EDE" w:rsidP="0025185C">
            <w:pPr>
              <w:widowControl w:val="0"/>
              <w:jc w:val="both"/>
              <w:rPr>
                <w:rFonts w:ascii="Arial" w:eastAsia="SimSun" w:hAnsi="Arial" w:cs="Arial"/>
                <w:kern w:val="2"/>
                <w:sz w:val="18"/>
                <w:szCs w:val="20"/>
                <w:lang w:eastAsia="zh-CN"/>
                <w:rPrChange w:id="1138"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pPr>
            <w:r w:rsidRPr="0004090F">
              <w:rPr>
                <w:rFonts w:ascii="Arial" w:eastAsia="SimSun" w:hAnsi="Arial" w:cs="Arial"/>
                <w:kern w:val="2"/>
                <w:sz w:val="18"/>
                <w:szCs w:val="20"/>
                <w:lang w:eastAsia="zh-CN"/>
                <w:rPrChange w:id="1139"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t>2.5.12.10.1</w:t>
            </w:r>
          </w:p>
        </w:tc>
        <w:tc>
          <w:tcPr>
            <w:tcW w:w="2126" w:type="dxa"/>
          </w:tcPr>
          <w:p w14:paraId="69774685"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14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14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TaxType</w:t>
            </w:r>
          </w:p>
        </w:tc>
        <w:tc>
          <w:tcPr>
            <w:tcW w:w="850" w:type="dxa"/>
          </w:tcPr>
          <w:p w14:paraId="1FD94F42"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14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14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Sim</w:t>
            </w:r>
          </w:p>
        </w:tc>
        <w:tc>
          <w:tcPr>
            <w:tcW w:w="2836" w:type="dxa"/>
          </w:tcPr>
          <w:p w14:paraId="6EC262E0"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14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14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Sistema fiscal</w:t>
            </w:r>
          </w:p>
        </w:tc>
        <w:tc>
          <w:tcPr>
            <w:tcW w:w="1134" w:type="dxa"/>
          </w:tcPr>
          <w:p w14:paraId="32582BA7"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14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14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String</w:t>
            </w:r>
          </w:p>
        </w:tc>
        <w:tc>
          <w:tcPr>
            <w:tcW w:w="850" w:type="dxa"/>
          </w:tcPr>
          <w:p w14:paraId="7B8F7E4E"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14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14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3</w:t>
            </w:r>
          </w:p>
        </w:tc>
        <w:tc>
          <w:tcPr>
            <w:tcW w:w="1559" w:type="dxa"/>
          </w:tcPr>
          <w:p w14:paraId="4AED71F8"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15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15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linha singular</w:t>
            </w:r>
          </w:p>
        </w:tc>
      </w:tr>
      <w:tr w:rsidR="003F3EDE" w:rsidRPr="007B5483" w14:paraId="213B38A8" w14:textId="77777777" w:rsidTr="0025185C">
        <w:trPr>
          <w:trHeight w:val="567"/>
        </w:trPr>
        <w:tc>
          <w:tcPr>
            <w:cnfStyle w:val="001000000000" w:firstRow="0" w:lastRow="0" w:firstColumn="1" w:lastColumn="0" w:oddVBand="0" w:evenVBand="0" w:oddHBand="0" w:evenHBand="0" w:firstRowFirstColumn="0" w:firstRowLastColumn="0" w:lastRowFirstColumn="0" w:lastRowLastColumn="0"/>
            <w:tcW w:w="1135" w:type="dxa"/>
          </w:tcPr>
          <w:p w14:paraId="56FF05A3" w14:textId="77777777" w:rsidR="003F3EDE" w:rsidRPr="0004090F" w:rsidRDefault="003F3EDE" w:rsidP="0025185C">
            <w:pPr>
              <w:widowControl w:val="0"/>
              <w:jc w:val="both"/>
              <w:rPr>
                <w:rFonts w:ascii="Arial" w:eastAsia="SimSun" w:hAnsi="Arial" w:cs="Arial"/>
                <w:kern w:val="2"/>
                <w:sz w:val="18"/>
                <w:szCs w:val="20"/>
                <w:lang w:eastAsia="zh-CN"/>
                <w:rPrChange w:id="1152"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pPr>
            <w:r w:rsidRPr="0004090F">
              <w:rPr>
                <w:rFonts w:ascii="Arial" w:eastAsia="SimSun" w:hAnsi="Arial" w:cs="Arial"/>
                <w:kern w:val="2"/>
                <w:sz w:val="18"/>
                <w:szCs w:val="20"/>
                <w:lang w:eastAsia="zh-CN"/>
                <w:rPrChange w:id="1153"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t>2.5.12.10.2</w:t>
            </w:r>
          </w:p>
        </w:tc>
        <w:tc>
          <w:tcPr>
            <w:tcW w:w="2126" w:type="dxa"/>
          </w:tcPr>
          <w:p w14:paraId="108813B6"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15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15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TaxCountryRegion</w:t>
            </w:r>
          </w:p>
        </w:tc>
        <w:tc>
          <w:tcPr>
            <w:tcW w:w="850" w:type="dxa"/>
          </w:tcPr>
          <w:p w14:paraId="4F68EA42"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15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15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Sim</w:t>
            </w:r>
          </w:p>
        </w:tc>
        <w:tc>
          <w:tcPr>
            <w:tcW w:w="2836" w:type="dxa"/>
          </w:tcPr>
          <w:p w14:paraId="06EFC836"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15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15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País de impostos</w:t>
            </w:r>
          </w:p>
        </w:tc>
        <w:tc>
          <w:tcPr>
            <w:tcW w:w="1134" w:type="dxa"/>
          </w:tcPr>
          <w:p w14:paraId="37E0781D"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16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16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String</w:t>
            </w:r>
          </w:p>
        </w:tc>
        <w:tc>
          <w:tcPr>
            <w:tcW w:w="850" w:type="dxa"/>
          </w:tcPr>
          <w:p w14:paraId="396CC8BA"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16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16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6</w:t>
            </w:r>
          </w:p>
        </w:tc>
        <w:tc>
          <w:tcPr>
            <w:tcW w:w="1559" w:type="dxa"/>
          </w:tcPr>
          <w:p w14:paraId="1D5D5965"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16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16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linha singular</w:t>
            </w:r>
          </w:p>
        </w:tc>
      </w:tr>
      <w:tr w:rsidR="003F3EDE" w:rsidRPr="007B5483" w14:paraId="615808FB" w14:textId="77777777" w:rsidTr="0025185C">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135" w:type="dxa"/>
          </w:tcPr>
          <w:p w14:paraId="77F94B03" w14:textId="77777777" w:rsidR="003F3EDE" w:rsidRPr="0004090F" w:rsidRDefault="003F3EDE" w:rsidP="0025185C">
            <w:pPr>
              <w:widowControl w:val="0"/>
              <w:jc w:val="both"/>
              <w:rPr>
                <w:rFonts w:ascii="Arial" w:eastAsia="SimSun" w:hAnsi="Arial" w:cs="Arial"/>
                <w:kern w:val="2"/>
                <w:sz w:val="18"/>
                <w:szCs w:val="20"/>
                <w:lang w:eastAsia="zh-CN"/>
                <w:rPrChange w:id="1166"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pPr>
            <w:r w:rsidRPr="0004090F">
              <w:rPr>
                <w:rFonts w:ascii="Arial" w:eastAsia="SimSun" w:hAnsi="Arial" w:cs="Arial"/>
                <w:kern w:val="2"/>
                <w:sz w:val="18"/>
                <w:szCs w:val="20"/>
                <w:lang w:eastAsia="zh-CN"/>
                <w:rPrChange w:id="1167"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t>2.5.12.10.3</w:t>
            </w:r>
          </w:p>
        </w:tc>
        <w:tc>
          <w:tcPr>
            <w:tcW w:w="2126" w:type="dxa"/>
          </w:tcPr>
          <w:p w14:paraId="31BFA4F5"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16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16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TaxCode</w:t>
            </w:r>
          </w:p>
        </w:tc>
        <w:tc>
          <w:tcPr>
            <w:tcW w:w="850" w:type="dxa"/>
          </w:tcPr>
          <w:p w14:paraId="20281004"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17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17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Sim</w:t>
            </w:r>
          </w:p>
        </w:tc>
        <w:tc>
          <w:tcPr>
            <w:tcW w:w="2836" w:type="dxa"/>
          </w:tcPr>
          <w:p w14:paraId="3BFB2818"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17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17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Código</w:t>
            </w:r>
          </w:p>
        </w:tc>
        <w:tc>
          <w:tcPr>
            <w:tcW w:w="1134" w:type="dxa"/>
          </w:tcPr>
          <w:p w14:paraId="2D3DF4DD"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17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17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Number</w:t>
            </w:r>
          </w:p>
        </w:tc>
        <w:tc>
          <w:tcPr>
            <w:tcW w:w="850" w:type="dxa"/>
          </w:tcPr>
          <w:p w14:paraId="3CE79B73"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17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
        </w:tc>
        <w:tc>
          <w:tcPr>
            <w:tcW w:w="1559" w:type="dxa"/>
          </w:tcPr>
          <w:p w14:paraId="1C436A77"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17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17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linha singular</w:t>
            </w:r>
          </w:p>
        </w:tc>
      </w:tr>
      <w:tr w:rsidR="003F3EDE" w:rsidRPr="007B5483" w14:paraId="630692FB" w14:textId="77777777" w:rsidTr="0025185C">
        <w:trPr>
          <w:trHeight w:val="567"/>
        </w:trPr>
        <w:tc>
          <w:tcPr>
            <w:cnfStyle w:val="001000000000" w:firstRow="0" w:lastRow="0" w:firstColumn="1" w:lastColumn="0" w:oddVBand="0" w:evenVBand="0" w:oddHBand="0" w:evenHBand="0" w:firstRowFirstColumn="0" w:firstRowLastColumn="0" w:lastRowFirstColumn="0" w:lastRowLastColumn="0"/>
            <w:tcW w:w="1135" w:type="dxa"/>
          </w:tcPr>
          <w:p w14:paraId="095D7667" w14:textId="77777777" w:rsidR="003F3EDE" w:rsidRPr="0004090F" w:rsidRDefault="003F3EDE" w:rsidP="0025185C">
            <w:pPr>
              <w:widowControl w:val="0"/>
              <w:jc w:val="both"/>
              <w:rPr>
                <w:rFonts w:ascii="Arial" w:eastAsia="SimSun" w:hAnsi="Arial" w:cs="Arial"/>
                <w:kern w:val="2"/>
                <w:sz w:val="18"/>
                <w:szCs w:val="20"/>
                <w:lang w:eastAsia="zh-CN"/>
                <w:rPrChange w:id="1179"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pPr>
            <w:r w:rsidRPr="0004090F">
              <w:rPr>
                <w:rFonts w:ascii="Arial" w:eastAsia="SimSun" w:hAnsi="Arial" w:cs="Arial"/>
                <w:kern w:val="2"/>
                <w:sz w:val="18"/>
                <w:szCs w:val="20"/>
                <w:lang w:eastAsia="zh-CN"/>
                <w:rPrChange w:id="1180"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t>2.5.12.10.4</w:t>
            </w:r>
          </w:p>
        </w:tc>
        <w:tc>
          <w:tcPr>
            <w:tcW w:w="2126" w:type="dxa"/>
          </w:tcPr>
          <w:p w14:paraId="61941280"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18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18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TaxPercentage</w:t>
            </w:r>
          </w:p>
        </w:tc>
        <w:tc>
          <w:tcPr>
            <w:tcW w:w="850" w:type="dxa"/>
          </w:tcPr>
          <w:p w14:paraId="0896A47A"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18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
        </w:tc>
        <w:tc>
          <w:tcPr>
            <w:tcW w:w="2836" w:type="dxa"/>
          </w:tcPr>
          <w:p w14:paraId="163085FC"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18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18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 xml:space="preserve">Percentagem da taxa de imposto </w:t>
            </w:r>
          </w:p>
        </w:tc>
        <w:tc>
          <w:tcPr>
            <w:tcW w:w="1134" w:type="dxa"/>
          </w:tcPr>
          <w:p w14:paraId="5E90C7B9"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18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18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Number</w:t>
            </w:r>
          </w:p>
        </w:tc>
        <w:tc>
          <w:tcPr>
            <w:tcW w:w="850" w:type="dxa"/>
          </w:tcPr>
          <w:p w14:paraId="734AE05E"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18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
        </w:tc>
        <w:tc>
          <w:tcPr>
            <w:tcW w:w="1559" w:type="dxa"/>
          </w:tcPr>
          <w:p w14:paraId="1A8E6006"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18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19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linha singular</w:t>
            </w:r>
          </w:p>
        </w:tc>
      </w:tr>
      <w:tr w:rsidR="003F3EDE" w:rsidRPr="007B5483" w14:paraId="6E569CFE" w14:textId="77777777" w:rsidTr="0025185C">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135" w:type="dxa"/>
          </w:tcPr>
          <w:p w14:paraId="0E4187FF" w14:textId="77777777" w:rsidR="003F3EDE" w:rsidRPr="0004090F" w:rsidRDefault="003F3EDE" w:rsidP="0025185C">
            <w:pPr>
              <w:widowControl w:val="0"/>
              <w:jc w:val="both"/>
              <w:rPr>
                <w:rFonts w:ascii="Arial" w:eastAsia="SimSun" w:hAnsi="Arial" w:cs="Arial"/>
                <w:kern w:val="2"/>
                <w:sz w:val="18"/>
                <w:szCs w:val="20"/>
                <w:lang w:eastAsia="zh-CN"/>
                <w:rPrChange w:id="1191"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pPr>
            <w:r w:rsidRPr="0004090F">
              <w:rPr>
                <w:rFonts w:ascii="Arial" w:eastAsia="SimSun" w:hAnsi="Arial" w:cs="Arial"/>
                <w:kern w:val="2"/>
                <w:sz w:val="18"/>
                <w:szCs w:val="20"/>
                <w:lang w:eastAsia="zh-CN"/>
                <w:rPrChange w:id="1192"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t>2.5.12.10.5</w:t>
            </w:r>
          </w:p>
        </w:tc>
        <w:tc>
          <w:tcPr>
            <w:tcW w:w="2126" w:type="dxa"/>
          </w:tcPr>
          <w:p w14:paraId="030AE8D4"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19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19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TaxAmount</w:t>
            </w:r>
          </w:p>
        </w:tc>
        <w:tc>
          <w:tcPr>
            <w:tcW w:w="850" w:type="dxa"/>
          </w:tcPr>
          <w:p w14:paraId="5492C06A"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19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
        </w:tc>
        <w:tc>
          <w:tcPr>
            <w:tcW w:w="2836" w:type="dxa"/>
          </w:tcPr>
          <w:p w14:paraId="1CEC9394"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19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19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Montante fixo</w:t>
            </w:r>
          </w:p>
        </w:tc>
        <w:tc>
          <w:tcPr>
            <w:tcW w:w="1134" w:type="dxa"/>
          </w:tcPr>
          <w:p w14:paraId="3AE662EB"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19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19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Number</w:t>
            </w:r>
          </w:p>
        </w:tc>
        <w:tc>
          <w:tcPr>
            <w:tcW w:w="850" w:type="dxa"/>
          </w:tcPr>
          <w:p w14:paraId="336D9628"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20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
        </w:tc>
        <w:tc>
          <w:tcPr>
            <w:tcW w:w="1559" w:type="dxa"/>
          </w:tcPr>
          <w:p w14:paraId="0E264CA2"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20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20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linha singular</w:t>
            </w:r>
          </w:p>
        </w:tc>
      </w:tr>
      <w:tr w:rsidR="003F3EDE" w:rsidRPr="007B5483" w14:paraId="43EAD36A" w14:textId="77777777" w:rsidTr="0025185C">
        <w:trPr>
          <w:trHeight w:val="567"/>
        </w:trPr>
        <w:tc>
          <w:tcPr>
            <w:cnfStyle w:val="001000000000" w:firstRow="0" w:lastRow="0" w:firstColumn="1" w:lastColumn="0" w:oddVBand="0" w:evenVBand="0" w:oddHBand="0" w:evenHBand="0" w:firstRowFirstColumn="0" w:firstRowLastColumn="0" w:lastRowFirstColumn="0" w:lastRowLastColumn="0"/>
            <w:tcW w:w="1135" w:type="dxa"/>
          </w:tcPr>
          <w:p w14:paraId="0BD1BAAE" w14:textId="77777777" w:rsidR="003F3EDE" w:rsidRPr="0004090F" w:rsidRDefault="003F3EDE" w:rsidP="0025185C">
            <w:pPr>
              <w:widowControl w:val="0"/>
              <w:jc w:val="both"/>
              <w:rPr>
                <w:rFonts w:ascii="Arial" w:eastAsia="SimSun" w:hAnsi="Arial" w:cs="Arial"/>
                <w:kern w:val="2"/>
                <w:sz w:val="18"/>
                <w:szCs w:val="20"/>
                <w:lang w:eastAsia="zh-CN"/>
                <w:rPrChange w:id="1203"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pPr>
            <w:r w:rsidRPr="0004090F">
              <w:rPr>
                <w:rFonts w:ascii="Arial" w:eastAsia="SimSun" w:hAnsi="Arial" w:cs="Arial"/>
                <w:kern w:val="2"/>
                <w:sz w:val="18"/>
                <w:szCs w:val="20"/>
                <w:lang w:eastAsia="zh-CN"/>
                <w:rPrChange w:id="1204"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t>2.5.12.10.6</w:t>
            </w:r>
          </w:p>
        </w:tc>
        <w:tc>
          <w:tcPr>
            <w:tcW w:w="2126" w:type="dxa"/>
          </w:tcPr>
          <w:p w14:paraId="07F3692D"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20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20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IECAmount</w:t>
            </w:r>
          </w:p>
        </w:tc>
        <w:tc>
          <w:tcPr>
            <w:tcW w:w="850" w:type="dxa"/>
          </w:tcPr>
          <w:p w14:paraId="20168D29"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20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
        </w:tc>
        <w:tc>
          <w:tcPr>
            <w:tcW w:w="2836" w:type="dxa"/>
          </w:tcPr>
          <w:p w14:paraId="1C321F02"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20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20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Montante do imposto especial de consumo da linha</w:t>
            </w:r>
          </w:p>
        </w:tc>
        <w:tc>
          <w:tcPr>
            <w:tcW w:w="1134" w:type="dxa"/>
          </w:tcPr>
          <w:p w14:paraId="49DC63A5"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21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21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Number</w:t>
            </w:r>
          </w:p>
        </w:tc>
        <w:tc>
          <w:tcPr>
            <w:tcW w:w="850" w:type="dxa"/>
          </w:tcPr>
          <w:p w14:paraId="26E79B91"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21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
        </w:tc>
        <w:tc>
          <w:tcPr>
            <w:tcW w:w="1559" w:type="dxa"/>
          </w:tcPr>
          <w:p w14:paraId="1E47CF5D"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21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21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linha singular</w:t>
            </w:r>
          </w:p>
        </w:tc>
      </w:tr>
      <w:tr w:rsidR="003F3EDE" w:rsidRPr="007B5483" w14:paraId="46816153" w14:textId="77777777" w:rsidTr="0025185C">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135" w:type="dxa"/>
          </w:tcPr>
          <w:p w14:paraId="22BD5EEE" w14:textId="77777777" w:rsidR="003F3EDE" w:rsidRPr="0004090F" w:rsidRDefault="003F3EDE" w:rsidP="0025185C">
            <w:pPr>
              <w:widowControl w:val="0"/>
              <w:jc w:val="both"/>
              <w:rPr>
                <w:rFonts w:ascii="Arial" w:eastAsia="SimSun" w:hAnsi="Arial" w:cs="Arial"/>
                <w:kern w:val="2"/>
                <w:sz w:val="18"/>
                <w:szCs w:val="20"/>
                <w:lang w:eastAsia="zh-CN"/>
                <w:rPrChange w:id="1215"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pPr>
            <w:r w:rsidRPr="0004090F">
              <w:rPr>
                <w:rFonts w:ascii="Arial" w:eastAsia="SimSun" w:hAnsi="Arial" w:cs="Arial"/>
                <w:kern w:val="2"/>
                <w:sz w:val="18"/>
                <w:szCs w:val="20"/>
                <w:lang w:eastAsia="zh-CN"/>
                <w:rPrChange w:id="1216"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t>2.5.9.12.11</w:t>
            </w:r>
          </w:p>
        </w:tc>
        <w:tc>
          <w:tcPr>
            <w:tcW w:w="2126" w:type="dxa"/>
          </w:tcPr>
          <w:p w14:paraId="55EF86A2"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21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21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TaxExemptionCode</w:t>
            </w:r>
          </w:p>
        </w:tc>
        <w:tc>
          <w:tcPr>
            <w:tcW w:w="850" w:type="dxa"/>
          </w:tcPr>
          <w:p w14:paraId="610CDB34"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21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
        </w:tc>
        <w:tc>
          <w:tcPr>
            <w:tcW w:w="2836" w:type="dxa"/>
          </w:tcPr>
          <w:p w14:paraId="45423860"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22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22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Razão de isenção de IVA</w:t>
            </w:r>
          </w:p>
          <w:p w14:paraId="18799697"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22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22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Se for verificado que é transmissão de produto ou serviço sem ser contado o IVA, e este campo é obrigatório.</w:t>
            </w:r>
            <w:r w:rsidRPr="0004090F">
              <w:rPr>
                <w:rFonts w:ascii="Arial" w:eastAsia="SimSun" w:hAnsi="Arial" w:cs="Arial"/>
                <w:kern w:val="2"/>
                <w:sz w:val="21"/>
                <w:szCs w:val="24"/>
                <w:lang w:eastAsia="zh-CN"/>
                <w:rPrChange w:id="122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br/>
              <w:t xml:space="preserve"> A preencher de acordo com o código do formulário do motivo de isenção de IVA não contabilizado.</w:t>
            </w:r>
          </w:p>
        </w:tc>
        <w:tc>
          <w:tcPr>
            <w:tcW w:w="1134" w:type="dxa"/>
          </w:tcPr>
          <w:p w14:paraId="0B92DEEC"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22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22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String</w:t>
            </w:r>
          </w:p>
        </w:tc>
        <w:tc>
          <w:tcPr>
            <w:tcW w:w="850" w:type="dxa"/>
          </w:tcPr>
          <w:p w14:paraId="1C7EC2D4"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22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22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3</w:t>
            </w:r>
          </w:p>
        </w:tc>
        <w:tc>
          <w:tcPr>
            <w:tcW w:w="1559" w:type="dxa"/>
          </w:tcPr>
          <w:p w14:paraId="4604F03E"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22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23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linha singular</w:t>
            </w:r>
          </w:p>
        </w:tc>
      </w:tr>
      <w:tr w:rsidR="003F3EDE" w:rsidRPr="007B5483" w14:paraId="0A18F31F" w14:textId="77777777" w:rsidTr="0025185C">
        <w:trPr>
          <w:trHeight w:val="567"/>
        </w:trPr>
        <w:tc>
          <w:tcPr>
            <w:cnfStyle w:val="001000000000" w:firstRow="0" w:lastRow="0" w:firstColumn="1" w:lastColumn="0" w:oddVBand="0" w:evenVBand="0" w:oddHBand="0" w:evenHBand="0" w:firstRowFirstColumn="0" w:firstRowLastColumn="0" w:lastRowFirstColumn="0" w:lastRowLastColumn="0"/>
            <w:tcW w:w="1135" w:type="dxa"/>
          </w:tcPr>
          <w:p w14:paraId="6C7F8F15" w14:textId="77777777" w:rsidR="003F3EDE" w:rsidRPr="0004090F" w:rsidRDefault="003F3EDE" w:rsidP="0025185C">
            <w:pPr>
              <w:widowControl w:val="0"/>
              <w:jc w:val="both"/>
              <w:rPr>
                <w:rFonts w:ascii="Arial" w:eastAsia="SimSun" w:hAnsi="Arial" w:cs="Arial"/>
                <w:kern w:val="2"/>
                <w:sz w:val="18"/>
                <w:szCs w:val="20"/>
                <w:lang w:eastAsia="zh-CN"/>
                <w:rPrChange w:id="1231"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pPr>
            <w:r w:rsidRPr="0004090F">
              <w:rPr>
                <w:rFonts w:ascii="Arial" w:eastAsia="SimSun" w:hAnsi="Arial" w:cs="Arial"/>
                <w:kern w:val="2"/>
                <w:sz w:val="18"/>
                <w:szCs w:val="20"/>
                <w:lang w:eastAsia="zh-CN"/>
                <w:rPrChange w:id="1232"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t>2.2.12.12</w:t>
            </w:r>
          </w:p>
        </w:tc>
        <w:tc>
          <w:tcPr>
            <w:tcW w:w="2126" w:type="dxa"/>
          </w:tcPr>
          <w:p w14:paraId="74A101FA"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23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23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SettlementAmount</w:t>
            </w:r>
          </w:p>
        </w:tc>
        <w:tc>
          <w:tcPr>
            <w:tcW w:w="850" w:type="dxa"/>
          </w:tcPr>
          <w:p w14:paraId="5FD5BCA5"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23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
        </w:tc>
        <w:tc>
          <w:tcPr>
            <w:tcW w:w="2836" w:type="dxa"/>
          </w:tcPr>
          <w:p w14:paraId="25B2E447"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23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23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Valor de descontos de linha. Deve reflectir todos os descontos concedidos (a proporção do desconto global para essa linha e o desconto específico para a mesma linha), afectando o valor do campo 2.2.13.3 - Total bruto (GrossTotal).</w:t>
            </w:r>
          </w:p>
        </w:tc>
        <w:tc>
          <w:tcPr>
            <w:tcW w:w="1134" w:type="dxa"/>
          </w:tcPr>
          <w:p w14:paraId="5AEC4591"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23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23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Number</w:t>
            </w:r>
          </w:p>
        </w:tc>
        <w:tc>
          <w:tcPr>
            <w:tcW w:w="850" w:type="dxa"/>
          </w:tcPr>
          <w:p w14:paraId="3535BA59"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24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
        </w:tc>
        <w:tc>
          <w:tcPr>
            <w:tcW w:w="1559" w:type="dxa"/>
          </w:tcPr>
          <w:p w14:paraId="693AA6AC"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24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24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linha singular</w:t>
            </w:r>
          </w:p>
        </w:tc>
      </w:tr>
      <w:tr w:rsidR="003F3EDE" w:rsidRPr="007B5483" w14:paraId="18496498" w14:textId="77777777" w:rsidTr="0025185C">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135" w:type="dxa"/>
          </w:tcPr>
          <w:p w14:paraId="7A33AF8B" w14:textId="77777777" w:rsidR="003F3EDE" w:rsidRPr="0004090F" w:rsidRDefault="003F3EDE" w:rsidP="0025185C">
            <w:pPr>
              <w:widowControl w:val="0"/>
              <w:jc w:val="both"/>
              <w:rPr>
                <w:rFonts w:ascii="Arial" w:eastAsia="SimSun" w:hAnsi="Arial" w:cs="Arial"/>
                <w:kern w:val="2"/>
                <w:sz w:val="18"/>
                <w:szCs w:val="20"/>
                <w:lang w:eastAsia="zh-CN"/>
                <w:rPrChange w:id="1243"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pPr>
            <w:r w:rsidRPr="0004090F">
              <w:rPr>
                <w:rFonts w:ascii="Arial" w:eastAsia="SimSun" w:hAnsi="Arial" w:cs="Arial"/>
                <w:kern w:val="2"/>
                <w:sz w:val="18"/>
                <w:szCs w:val="20"/>
                <w:lang w:eastAsia="zh-CN"/>
                <w:rPrChange w:id="1244"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t>2.2.13.</w:t>
            </w:r>
          </w:p>
        </w:tc>
        <w:tc>
          <w:tcPr>
            <w:tcW w:w="2126" w:type="dxa"/>
          </w:tcPr>
          <w:p w14:paraId="2BE26C0C"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24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24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DocumentTotals</w:t>
            </w:r>
          </w:p>
        </w:tc>
        <w:tc>
          <w:tcPr>
            <w:tcW w:w="850" w:type="dxa"/>
          </w:tcPr>
          <w:p w14:paraId="2857C846"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24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
        </w:tc>
        <w:tc>
          <w:tcPr>
            <w:tcW w:w="2836" w:type="dxa"/>
          </w:tcPr>
          <w:p w14:paraId="4AAAFCF2"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24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24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Total do documento</w:t>
            </w:r>
          </w:p>
        </w:tc>
        <w:tc>
          <w:tcPr>
            <w:tcW w:w="1134" w:type="dxa"/>
          </w:tcPr>
          <w:p w14:paraId="1CB6AFC0"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25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
        </w:tc>
        <w:tc>
          <w:tcPr>
            <w:tcW w:w="850" w:type="dxa"/>
          </w:tcPr>
          <w:p w14:paraId="27811871"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val="pt-BR" w:eastAsia="zh-CN"/>
                <w:rPrChange w:id="1251" w:author="Adelino Naquarta Sepalanga Domingos" w:date="2025-03-05T08:09:00Z" w16du:dateUtc="2025-03-05T07:09:00Z">
                  <w:rPr>
                    <w:rFonts w:ascii="Times New Roman" w:eastAsia="SimSun" w:hAnsi="Times New Roman" w:cs="Times New Roman"/>
                    <w:kern w:val="2"/>
                    <w:sz w:val="21"/>
                    <w:szCs w:val="24"/>
                    <w:highlight w:val="yellow"/>
                    <w:lang w:val="pt-BR" w:eastAsia="zh-CN"/>
                  </w:rPr>
                </w:rPrChange>
              </w:rPr>
            </w:pPr>
          </w:p>
        </w:tc>
        <w:tc>
          <w:tcPr>
            <w:tcW w:w="1559" w:type="dxa"/>
          </w:tcPr>
          <w:p w14:paraId="1E9369AA"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25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25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linha singular</w:t>
            </w:r>
          </w:p>
        </w:tc>
      </w:tr>
      <w:tr w:rsidR="003F3EDE" w:rsidRPr="007B5483" w14:paraId="3D4E08B4" w14:textId="77777777" w:rsidTr="0025185C">
        <w:trPr>
          <w:trHeight w:val="567"/>
        </w:trPr>
        <w:tc>
          <w:tcPr>
            <w:cnfStyle w:val="001000000000" w:firstRow="0" w:lastRow="0" w:firstColumn="1" w:lastColumn="0" w:oddVBand="0" w:evenVBand="0" w:oddHBand="0" w:evenHBand="0" w:firstRowFirstColumn="0" w:firstRowLastColumn="0" w:lastRowFirstColumn="0" w:lastRowLastColumn="0"/>
            <w:tcW w:w="1135" w:type="dxa"/>
          </w:tcPr>
          <w:p w14:paraId="52A4D9C8" w14:textId="77777777" w:rsidR="003F3EDE" w:rsidRPr="0004090F" w:rsidRDefault="003F3EDE" w:rsidP="0025185C">
            <w:pPr>
              <w:widowControl w:val="0"/>
              <w:jc w:val="both"/>
              <w:rPr>
                <w:rFonts w:ascii="Arial" w:eastAsia="SimSun" w:hAnsi="Arial" w:cs="Arial"/>
                <w:kern w:val="2"/>
                <w:sz w:val="18"/>
                <w:szCs w:val="20"/>
                <w:lang w:eastAsia="zh-CN"/>
                <w:rPrChange w:id="1254"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pPr>
            <w:r w:rsidRPr="0004090F">
              <w:rPr>
                <w:rFonts w:ascii="Arial" w:eastAsia="SimSun" w:hAnsi="Arial" w:cs="Arial"/>
                <w:kern w:val="2"/>
                <w:sz w:val="18"/>
                <w:szCs w:val="20"/>
                <w:lang w:eastAsia="zh-CN"/>
                <w:rPrChange w:id="1255"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t>2.2.13.1</w:t>
            </w:r>
          </w:p>
        </w:tc>
        <w:tc>
          <w:tcPr>
            <w:tcW w:w="2126" w:type="dxa"/>
          </w:tcPr>
          <w:p w14:paraId="1943C133"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25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25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TaxPayable</w:t>
            </w:r>
          </w:p>
        </w:tc>
        <w:tc>
          <w:tcPr>
            <w:tcW w:w="850" w:type="dxa"/>
          </w:tcPr>
          <w:p w14:paraId="57577873"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25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25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Sim</w:t>
            </w:r>
          </w:p>
        </w:tc>
        <w:tc>
          <w:tcPr>
            <w:tcW w:w="2836" w:type="dxa"/>
          </w:tcPr>
          <w:p w14:paraId="51B4B316"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26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26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 xml:space="preserve">Valor do imposto devido: apenas o imposto na soma por linha de imposto do </w:t>
            </w:r>
            <w:r w:rsidRPr="0004090F">
              <w:rPr>
                <w:rFonts w:ascii="Arial" w:eastAsia="SimSun" w:hAnsi="Arial" w:cs="Arial" w:hint="eastAsia"/>
                <w:kern w:val="2"/>
                <w:sz w:val="21"/>
                <w:szCs w:val="24"/>
                <w:lang w:eastAsia="zh-CN"/>
                <w:rPrChange w:id="1262" w:author="Adelino Naquarta Sepalanga Domingos" w:date="2025-03-05T08:09:00Z" w16du:dateUtc="2025-03-05T07:09:00Z">
                  <w:rPr>
                    <w:rFonts w:ascii="Times New Roman" w:eastAsia="SimSun" w:hAnsi="Times New Roman" w:cs="Times New Roman" w:hint="eastAsia"/>
                    <w:kern w:val="2"/>
                    <w:sz w:val="21"/>
                    <w:szCs w:val="24"/>
                    <w:highlight w:val="yellow"/>
                    <w:lang w:eastAsia="zh-CN"/>
                  </w:rPr>
                </w:rPrChange>
              </w:rPr>
              <w:t>《</w:t>
            </w:r>
            <w:r w:rsidRPr="0004090F">
              <w:rPr>
                <w:rFonts w:ascii="Arial" w:eastAsia="SimSun" w:hAnsi="Arial" w:cs="Arial"/>
                <w:kern w:val="2"/>
                <w:sz w:val="21"/>
                <w:szCs w:val="24"/>
                <w:lang w:eastAsia="zh-CN"/>
                <w:rPrChange w:id="126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7 - Número de linhas de documentos por taxa de imposto (Line)</w:t>
            </w:r>
            <w:r w:rsidRPr="0004090F">
              <w:rPr>
                <w:rFonts w:ascii="Arial" w:eastAsia="SimSun" w:hAnsi="Arial" w:cs="Arial" w:hint="eastAsia"/>
                <w:kern w:val="2"/>
                <w:sz w:val="21"/>
                <w:szCs w:val="24"/>
                <w:lang w:eastAsia="zh-CN"/>
                <w:rPrChange w:id="1264" w:author="Adelino Naquarta Sepalanga Domingos" w:date="2025-03-05T08:09:00Z" w16du:dateUtc="2025-03-05T07:09:00Z">
                  <w:rPr>
                    <w:rFonts w:ascii="Times New Roman" w:eastAsia="SimSun" w:hAnsi="Times New Roman" w:cs="Times New Roman" w:hint="eastAsia"/>
                    <w:kern w:val="2"/>
                    <w:sz w:val="21"/>
                    <w:szCs w:val="24"/>
                    <w:highlight w:val="yellow"/>
                    <w:lang w:eastAsia="zh-CN"/>
                  </w:rPr>
                </w:rPrChange>
              </w:rPr>
              <w:t>》</w:t>
            </w:r>
            <w:r w:rsidRPr="0004090F">
              <w:rPr>
                <w:rFonts w:ascii="Arial" w:eastAsia="SimSun" w:hAnsi="Arial" w:cs="Arial"/>
                <w:kern w:val="2"/>
                <w:sz w:val="21"/>
                <w:szCs w:val="24"/>
                <w:lang w:eastAsia="zh-CN"/>
                <w:rPrChange w:id="126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 xml:space="preserve"> precisa de ser incluído</w:t>
            </w:r>
          </w:p>
        </w:tc>
        <w:tc>
          <w:tcPr>
            <w:tcW w:w="1134" w:type="dxa"/>
          </w:tcPr>
          <w:p w14:paraId="1C472EA2"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26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26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Number</w:t>
            </w:r>
          </w:p>
        </w:tc>
        <w:tc>
          <w:tcPr>
            <w:tcW w:w="850" w:type="dxa"/>
          </w:tcPr>
          <w:p w14:paraId="71D4B5F2"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val="pt-BR" w:eastAsia="zh-CN"/>
                <w:rPrChange w:id="1268" w:author="Adelino Naquarta Sepalanga Domingos" w:date="2025-03-05T08:09:00Z" w16du:dateUtc="2025-03-05T07:09:00Z">
                  <w:rPr>
                    <w:rFonts w:ascii="Times New Roman" w:eastAsia="SimSun" w:hAnsi="Times New Roman" w:cs="Times New Roman"/>
                    <w:kern w:val="2"/>
                    <w:sz w:val="21"/>
                    <w:szCs w:val="24"/>
                    <w:highlight w:val="yellow"/>
                    <w:lang w:val="pt-BR" w:eastAsia="zh-CN"/>
                  </w:rPr>
                </w:rPrChange>
              </w:rPr>
            </w:pPr>
          </w:p>
        </w:tc>
        <w:tc>
          <w:tcPr>
            <w:tcW w:w="1559" w:type="dxa"/>
          </w:tcPr>
          <w:p w14:paraId="0854EE7E"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26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27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linha singular</w:t>
            </w:r>
          </w:p>
        </w:tc>
      </w:tr>
      <w:tr w:rsidR="003F3EDE" w:rsidRPr="007B5483" w14:paraId="0AED9575" w14:textId="77777777" w:rsidTr="0025185C">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135" w:type="dxa"/>
          </w:tcPr>
          <w:p w14:paraId="75B0AC51" w14:textId="77777777" w:rsidR="003F3EDE" w:rsidRPr="0004090F" w:rsidRDefault="003F3EDE" w:rsidP="0025185C">
            <w:pPr>
              <w:widowControl w:val="0"/>
              <w:jc w:val="both"/>
              <w:rPr>
                <w:rFonts w:ascii="Arial" w:eastAsia="SimSun" w:hAnsi="Arial" w:cs="Arial"/>
                <w:kern w:val="2"/>
                <w:sz w:val="18"/>
                <w:szCs w:val="20"/>
                <w:lang w:eastAsia="zh-CN"/>
                <w:rPrChange w:id="1271"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pPr>
            <w:r w:rsidRPr="0004090F">
              <w:rPr>
                <w:rFonts w:ascii="Arial" w:eastAsia="SimSun" w:hAnsi="Arial" w:cs="Arial"/>
                <w:kern w:val="2"/>
                <w:sz w:val="18"/>
                <w:szCs w:val="20"/>
                <w:lang w:eastAsia="zh-CN"/>
                <w:rPrChange w:id="1272"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t>2.2.13.2</w:t>
            </w:r>
          </w:p>
        </w:tc>
        <w:tc>
          <w:tcPr>
            <w:tcW w:w="2126" w:type="dxa"/>
          </w:tcPr>
          <w:p w14:paraId="15CF91D8"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27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27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NetTotal</w:t>
            </w:r>
          </w:p>
        </w:tc>
        <w:tc>
          <w:tcPr>
            <w:tcW w:w="850" w:type="dxa"/>
          </w:tcPr>
          <w:p w14:paraId="571ACD08"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27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27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Sim</w:t>
            </w:r>
          </w:p>
        </w:tc>
        <w:tc>
          <w:tcPr>
            <w:tcW w:w="2836" w:type="dxa"/>
          </w:tcPr>
          <w:p w14:paraId="3A388346"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27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27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Valor total do documento sem imposto</w:t>
            </w:r>
          </w:p>
        </w:tc>
        <w:tc>
          <w:tcPr>
            <w:tcW w:w="1134" w:type="dxa"/>
          </w:tcPr>
          <w:p w14:paraId="2510E654"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27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28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Number</w:t>
            </w:r>
          </w:p>
        </w:tc>
        <w:tc>
          <w:tcPr>
            <w:tcW w:w="850" w:type="dxa"/>
          </w:tcPr>
          <w:p w14:paraId="1460EC73"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val="pt-BR" w:eastAsia="zh-CN"/>
                <w:rPrChange w:id="1281" w:author="Adelino Naquarta Sepalanga Domingos" w:date="2025-03-05T08:09:00Z" w16du:dateUtc="2025-03-05T07:09:00Z">
                  <w:rPr>
                    <w:rFonts w:ascii="Times New Roman" w:eastAsia="SimSun" w:hAnsi="Times New Roman" w:cs="Times New Roman"/>
                    <w:kern w:val="2"/>
                    <w:sz w:val="21"/>
                    <w:szCs w:val="24"/>
                    <w:highlight w:val="yellow"/>
                    <w:lang w:val="pt-BR" w:eastAsia="zh-CN"/>
                  </w:rPr>
                </w:rPrChange>
              </w:rPr>
            </w:pPr>
          </w:p>
        </w:tc>
        <w:tc>
          <w:tcPr>
            <w:tcW w:w="1559" w:type="dxa"/>
          </w:tcPr>
          <w:p w14:paraId="655BB9A3"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28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28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linha singular</w:t>
            </w:r>
          </w:p>
        </w:tc>
      </w:tr>
      <w:tr w:rsidR="003F3EDE" w:rsidRPr="007B5483" w14:paraId="43F3E6B1" w14:textId="77777777" w:rsidTr="0025185C">
        <w:trPr>
          <w:trHeight w:val="567"/>
        </w:trPr>
        <w:tc>
          <w:tcPr>
            <w:cnfStyle w:val="001000000000" w:firstRow="0" w:lastRow="0" w:firstColumn="1" w:lastColumn="0" w:oddVBand="0" w:evenVBand="0" w:oddHBand="0" w:evenHBand="0" w:firstRowFirstColumn="0" w:firstRowLastColumn="0" w:lastRowFirstColumn="0" w:lastRowLastColumn="0"/>
            <w:tcW w:w="1135" w:type="dxa"/>
          </w:tcPr>
          <w:p w14:paraId="578B6AEA" w14:textId="77777777" w:rsidR="003F3EDE" w:rsidRPr="0004090F" w:rsidRDefault="003F3EDE" w:rsidP="0025185C">
            <w:pPr>
              <w:widowControl w:val="0"/>
              <w:jc w:val="both"/>
              <w:rPr>
                <w:rFonts w:ascii="Arial" w:eastAsia="SimSun" w:hAnsi="Arial" w:cs="Arial"/>
                <w:kern w:val="2"/>
                <w:sz w:val="18"/>
                <w:szCs w:val="20"/>
                <w:lang w:eastAsia="zh-CN"/>
                <w:rPrChange w:id="1284"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pPr>
            <w:r w:rsidRPr="0004090F">
              <w:rPr>
                <w:rFonts w:ascii="Arial" w:eastAsia="SimSun" w:hAnsi="Arial" w:cs="Arial"/>
                <w:kern w:val="2"/>
                <w:sz w:val="18"/>
                <w:szCs w:val="20"/>
                <w:lang w:eastAsia="zh-CN"/>
                <w:rPrChange w:id="1285"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t>2.2.13.3</w:t>
            </w:r>
          </w:p>
        </w:tc>
        <w:tc>
          <w:tcPr>
            <w:tcW w:w="2126" w:type="dxa"/>
          </w:tcPr>
          <w:p w14:paraId="1A9182CE"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28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28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GrossTotal</w:t>
            </w:r>
          </w:p>
        </w:tc>
        <w:tc>
          <w:tcPr>
            <w:tcW w:w="850" w:type="dxa"/>
          </w:tcPr>
          <w:p w14:paraId="5B53CC9C"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28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28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Sim</w:t>
            </w:r>
          </w:p>
        </w:tc>
        <w:tc>
          <w:tcPr>
            <w:tcW w:w="2836" w:type="dxa"/>
          </w:tcPr>
          <w:p w14:paraId="38DD6A38" w14:textId="29252720"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29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29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Valor total do documento com imposto:</w:t>
            </w:r>
            <w:ins w:id="1292" w:author="Adelino Naquarta Sepalanga Domingos" w:date="2025-02-28T12:12:00Z" w16du:dateUtc="2025-02-28T11:12:00Z">
              <w:r w:rsidR="00A70FF2" w:rsidRPr="0004090F">
                <w:rPr>
                  <w:rFonts w:ascii="Arial" w:eastAsia="SimSun" w:hAnsi="Arial" w:cs="Arial"/>
                  <w:kern w:val="2"/>
                  <w:sz w:val="21"/>
                  <w:szCs w:val="24"/>
                  <w:lang w:eastAsia="zh-CN"/>
                  <w:rPrChange w:id="129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 xml:space="preserve"> </w:t>
              </w:r>
            </w:ins>
            <w:r w:rsidRPr="0004090F">
              <w:rPr>
                <w:rFonts w:ascii="Arial" w:eastAsia="SimSun" w:hAnsi="Arial" w:cs="Arial"/>
                <w:kern w:val="2"/>
                <w:sz w:val="21"/>
                <w:szCs w:val="24"/>
                <w:lang w:eastAsia="zh-CN"/>
                <w:rPrChange w:id="129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 xml:space="preserve">deve conter o valor tributável e todos os impostos envolvidos no documento a tempo de não serem incluídos na soma das linhas do </w:t>
            </w:r>
            <w:del w:id="1295" w:author="Adelino Naquarta Sepalanga Domingos" w:date="2025-03-05T08:25:00Z" w16du:dateUtc="2025-03-05T07:25:00Z">
              <w:r w:rsidRPr="0004090F" w:rsidDel="000D3520">
                <w:rPr>
                  <w:rFonts w:ascii="Arial" w:eastAsia="SimSun" w:hAnsi="Arial" w:cs="Arial" w:hint="eastAsia"/>
                  <w:kern w:val="2"/>
                  <w:sz w:val="21"/>
                  <w:szCs w:val="24"/>
                  <w:lang w:eastAsia="zh-CN"/>
                  <w:rPrChange w:id="1296" w:author="Adelino Naquarta Sepalanga Domingos" w:date="2025-03-05T08:09:00Z" w16du:dateUtc="2025-03-05T07:09:00Z">
                    <w:rPr>
                      <w:rFonts w:ascii="Times New Roman" w:eastAsia="SimSun" w:hAnsi="Times New Roman" w:cs="Times New Roman" w:hint="eastAsia"/>
                      <w:kern w:val="2"/>
                      <w:sz w:val="21"/>
                      <w:szCs w:val="24"/>
                      <w:highlight w:val="yellow"/>
                      <w:lang w:eastAsia="zh-CN"/>
                    </w:rPr>
                  </w:rPrChange>
                </w:rPr>
                <w:delText>《</w:delText>
              </w:r>
            </w:del>
            <w:r w:rsidRPr="0004090F">
              <w:rPr>
                <w:rFonts w:ascii="Arial" w:eastAsia="SimSun" w:hAnsi="Arial" w:cs="Arial"/>
                <w:kern w:val="2"/>
                <w:sz w:val="21"/>
                <w:szCs w:val="24"/>
                <w:lang w:eastAsia="zh-CN"/>
                <w:rPrChange w:id="129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7 - Número de linhas de documentos por taxa de imposto (Line)</w:t>
            </w:r>
            <w:r w:rsidRPr="0004090F">
              <w:rPr>
                <w:rFonts w:ascii="Arial" w:eastAsia="SimSun" w:hAnsi="Arial" w:cs="Arial" w:hint="eastAsia"/>
                <w:kern w:val="2"/>
                <w:sz w:val="21"/>
                <w:szCs w:val="24"/>
                <w:lang w:eastAsia="zh-CN"/>
                <w:rPrChange w:id="1298" w:author="Adelino Naquarta Sepalanga Domingos" w:date="2025-03-05T08:09:00Z" w16du:dateUtc="2025-03-05T07:09:00Z">
                  <w:rPr>
                    <w:rFonts w:ascii="Times New Roman" w:eastAsia="SimSun" w:hAnsi="Times New Roman" w:cs="Times New Roman" w:hint="eastAsia"/>
                    <w:kern w:val="2"/>
                    <w:sz w:val="21"/>
                    <w:szCs w:val="24"/>
                    <w:highlight w:val="yellow"/>
                    <w:lang w:eastAsia="zh-CN"/>
                  </w:rPr>
                </w:rPrChange>
              </w:rPr>
              <w:t>》</w:t>
            </w:r>
            <w:r w:rsidRPr="0004090F">
              <w:rPr>
                <w:rFonts w:ascii="Arial" w:eastAsia="SimSun" w:hAnsi="Arial" w:cs="Arial"/>
                <w:kern w:val="2"/>
                <w:sz w:val="21"/>
                <w:szCs w:val="24"/>
                <w:lang w:eastAsia="zh-CN"/>
                <w:rPrChange w:id="129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 xml:space="preserve"> </w:t>
            </w:r>
          </w:p>
        </w:tc>
        <w:tc>
          <w:tcPr>
            <w:tcW w:w="1134" w:type="dxa"/>
          </w:tcPr>
          <w:p w14:paraId="2140AF40"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30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30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Number</w:t>
            </w:r>
          </w:p>
        </w:tc>
        <w:tc>
          <w:tcPr>
            <w:tcW w:w="850" w:type="dxa"/>
          </w:tcPr>
          <w:p w14:paraId="498FF9F9"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val="pt-BR" w:eastAsia="zh-CN"/>
                <w:rPrChange w:id="1302" w:author="Adelino Naquarta Sepalanga Domingos" w:date="2025-03-05T08:09:00Z" w16du:dateUtc="2025-03-05T07:09:00Z">
                  <w:rPr>
                    <w:rFonts w:ascii="Times New Roman" w:eastAsia="SimSun" w:hAnsi="Times New Roman" w:cs="Times New Roman"/>
                    <w:kern w:val="2"/>
                    <w:sz w:val="21"/>
                    <w:szCs w:val="24"/>
                    <w:highlight w:val="yellow"/>
                    <w:lang w:val="pt-BR" w:eastAsia="zh-CN"/>
                  </w:rPr>
                </w:rPrChange>
              </w:rPr>
            </w:pPr>
          </w:p>
        </w:tc>
        <w:tc>
          <w:tcPr>
            <w:tcW w:w="1559" w:type="dxa"/>
          </w:tcPr>
          <w:p w14:paraId="3375A97D"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30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30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linha singular</w:t>
            </w:r>
          </w:p>
        </w:tc>
      </w:tr>
      <w:tr w:rsidR="003F3EDE" w:rsidRPr="007B5483" w14:paraId="6F2ADD70" w14:textId="77777777" w:rsidTr="0025185C">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135" w:type="dxa"/>
          </w:tcPr>
          <w:p w14:paraId="7EE5FCAC" w14:textId="77777777" w:rsidR="003F3EDE" w:rsidRPr="0004090F" w:rsidRDefault="003F3EDE" w:rsidP="0025185C">
            <w:pPr>
              <w:widowControl w:val="0"/>
              <w:jc w:val="both"/>
              <w:rPr>
                <w:rFonts w:ascii="Arial" w:eastAsia="SimSun" w:hAnsi="Arial" w:cs="Arial"/>
                <w:kern w:val="2"/>
                <w:sz w:val="18"/>
                <w:szCs w:val="20"/>
                <w:lang w:eastAsia="zh-CN"/>
                <w:rPrChange w:id="1305"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pPr>
            <w:r w:rsidRPr="0004090F">
              <w:rPr>
                <w:rFonts w:ascii="Arial" w:eastAsia="SimSun" w:hAnsi="Arial" w:cs="Arial"/>
                <w:kern w:val="2"/>
                <w:sz w:val="18"/>
                <w:szCs w:val="20"/>
                <w:lang w:eastAsia="zh-CN"/>
                <w:rPrChange w:id="1306"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t>2.2.14.</w:t>
            </w:r>
          </w:p>
        </w:tc>
        <w:tc>
          <w:tcPr>
            <w:tcW w:w="2126" w:type="dxa"/>
          </w:tcPr>
          <w:p w14:paraId="581B53A9"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30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30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Currency</w:t>
            </w:r>
          </w:p>
        </w:tc>
        <w:tc>
          <w:tcPr>
            <w:tcW w:w="850" w:type="dxa"/>
          </w:tcPr>
          <w:p w14:paraId="2B6559EE"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30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
        </w:tc>
        <w:tc>
          <w:tcPr>
            <w:tcW w:w="2836" w:type="dxa"/>
          </w:tcPr>
          <w:p w14:paraId="6A37C9A3"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31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
        </w:tc>
        <w:tc>
          <w:tcPr>
            <w:tcW w:w="1134" w:type="dxa"/>
          </w:tcPr>
          <w:p w14:paraId="793F6BAC"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31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
        </w:tc>
        <w:tc>
          <w:tcPr>
            <w:tcW w:w="850" w:type="dxa"/>
          </w:tcPr>
          <w:p w14:paraId="1112902F"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val="pt-BR" w:eastAsia="zh-CN"/>
                <w:rPrChange w:id="1312" w:author="Adelino Naquarta Sepalanga Domingos" w:date="2025-03-05T08:09:00Z" w16du:dateUtc="2025-03-05T07:09:00Z">
                  <w:rPr>
                    <w:rFonts w:ascii="Times New Roman" w:eastAsia="SimSun" w:hAnsi="Times New Roman" w:cs="Times New Roman"/>
                    <w:kern w:val="2"/>
                    <w:sz w:val="21"/>
                    <w:szCs w:val="24"/>
                    <w:highlight w:val="yellow"/>
                    <w:lang w:val="pt-BR" w:eastAsia="zh-CN"/>
                  </w:rPr>
                </w:rPrChange>
              </w:rPr>
            </w:pPr>
          </w:p>
        </w:tc>
        <w:tc>
          <w:tcPr>
            <w:tcW w:w="1559" w:type="dxa"/>
          </w:tcPr>
          <w:p w14:paraId="103227BB"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31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31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linha singular</w:t>
            </w:r>
          </w:p>
        </w:tc>
      </w:tr>
      <w:tr w:rsidR="003F3EDE" w:rsidRPr="007B5483" w14:paraId="7E62B26B" w14:textId="77777777" w:rsidTr="0025185C">
        <w:trPr>
          <w:trHeight w:val="567"/>
        </w:trPr>
        <w:tc>
          <w:tcPr>
            <w:cnfStyle w:val="001000000000" w:firstRow="0" w:lastRow="0" w:firstColumn="1" w:lastColumn="0" w:oddVBand="0" w:evenVBand="0" w:oddHBand="0" w:evenHBand="0" w:firstRowFirstColumn="0" w:firstRowLastColumn="0" w:lastRowFirstColumn="0" w:lastRowLastColumn="0"/>
            <w:tcW w:w="1135" w:type="dxa"/>
          </w:tcPr>
          <w:p w14:paraId="5A7E0DD8" w14:textId="77777777" w:rsidR="003F3EDE" w:rsidRPr="0004090F" w:rsidRDefault="003F3EDE" w:rsidP="0025185C">
            <w:pPr>
              <w:widowControl w:val="0"/>
              <w:jc w:val="both"/>
              <w:rPr>
                <w:rFonts w:ascii="Arial" w:eastAsia="SimSun" w:hAnsi="Arial" w:cs="Arial"/>
                <w:kern w:val="2"/>
                <w:sz w:val="18"/>
                <w:szCs w:val="20"/>
                <w:lang w:eastAsia="zh-CN"/>
                <w:rPrChange w:id="1315"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pPr>
            <w:r w:rsidRPr="0004090F">
              <w:rPr>
                <w:rFonts w:ascii="Arial" w:eastAsia="SimSun" w:hAnsi="Arial" w:cs="Arial"/>
                <w:kern w:val="2"/>
                <w:sz w:val="18"/>
                <w:szCs w:val="20"/>
                <w:lang w:eastAsia="zh-CN"/>
                <w:rPrChange w:id="1316"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t>2.2.14.1</w:t>
            </w:r>
          </w:p>
        </w:tc>
        <w:tc>
          <w:tcPr>
            <w:tcW w:w="2126" w:type="dxa"/>
          </w:tcPr>
          <w:p w14:paraId="30E5F08F"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31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31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CurrencyCode</w:t>
            </w:r>
          </w:p>
        </w:tc>
        <w:tc>
          <w:tcPr>
            <w:tcW w:w="850" w:type="dxa"/>
          </w:tcPr>
          <w:p w14:paraId="004A76AB"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31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32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Sim</w:t>
            </w:r>
          </w:p>
        </w:tc>
        <w:tc>
          <w:tcPr>
            <w:tcW w:w="2836" w:type="dxa"/>
          </w:tcPr>
          <w:p w14:paraId="43B733FF"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32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32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No caso de moeda estrangeira deve ser preenchido de acordo com a norma ISO 4217.</w:t>
            </w:r>
          </w:p>
        </w:tc>
        <w:tc>
          <w:tcPr>
            <w:tcW w:w="1134" w:type="dxa"/>
          </w:tcPr>
          <w:p w14:paraId="6652881D"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32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32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String</w:t>
            </w:r>
          </w:p>
        </w:tc>
        <w:tc>
          <w:tcPr>
            <w:tcW w:w="850" w:type="dxa"/>
          </w:tcPr>
          <w:p w14:paraId="073CBDE5"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32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32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3</w:t>
            </w:r>
          </w:p>
        </w:tc>
        <w:tc>
          <w:tcPr>
            <w:tcW w:w="1559" w:type="dxa"/>
          </w:tcPr>
          <w:p w14:paraId="404DA93F"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32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32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linha singular</w:t>
            </w:r>
          </w:p>
        </w:tc>
      </w:tr>
      <w:tr w:rsidR="003F3EDE" w:rsidRPr="007B5483" w14:paraId="329059A3" w14:textId="77777777" w:rsidTr="0025185C">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135" w:type="dxa"/>
          </w:tcPr>
          <w:p w14:paraId="2B63BF97" w14:textId="77777777" w:rsidR="003F3EDE" w:rsidRPr="0004090F" w:rsidRDefault="003F3EDE" w:rsidP="0025185C">
            <w:pPr>
              <w:widowControl w:val="0"/>
              <w:jc w:val="both"/>
              <w:rPr>
                <w:rFonts w:ascii="Arial" w:eastAsia="SimSun" w:hAnsi="Arial" w:cs="Arial"/>
                <w:kern w:val="2"/>
                <w:sz w:val="18"/>
                <w:szCs w:val="20"/>
                <w:lang w:eastAsia="zh-CN"/>
                <w:rPrChange w:id="1329"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pPr>
            <w:r w:rsidRPr="0004090F">
              <w:rPr>
                <w:rFonts w:ascii="Arial" w:eastAsia="SimSun" w:hAnsi="Arial" w:cs="Arial"/>
                <w:kern w:val="2"/>
                <w:sz w:val="18"/>
                <w:szCs w:val="20"/>
                <w:lang w:eastAsia="zh-CN"/>
                <w:rPrChange w:id="1330"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t>2.2.14.2</w:t>
            </w:r>
          </w:p>
        </w:tc>
        <w:tc>
          <w:tcPr>
            <w:tcW w:w="2126" w:type="dxa"/>
          </w:tcPr>
          <w:p w14:paraId="2CB9BC21"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33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33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CurrencyAmount</w:t>
            </w:r>
          </w:p>
        </w:tc>
        <w:tc>
          <w:tcPr>
            <w:tcW w:w="850" w:type="dxa"/>
          </w:tcPr>
          <w:p w14:paraId="6C730146"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33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33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Sim</w:t>
            </w:r>
          </w:p>
        </w:tc>
        <w:tc>
          <w:tcPr>
            <w:tcW w:w="2836" w:type="dxa"/>
          </w:tcPr>
          <w:p w14:paraId="1304B89E"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33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33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O valor total em moeda estrangeira. Valor total com imposto de documentos (GrossTotal) na moeda original do documento</w:t>
            </w:r>
          </w:p>
        </w:tc>
        <w:tc>
          <w:tcPr>
            <w:tcW w:w="1134" w:type="dxa"/>
          </w:tcPr>
          <w:p w14:paraId="372B4550"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33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33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Number</w:t>
            </w:r>
          </w:p>
        </w:tc>
        <w:tc>
          <w:tcPr>
            <w:tcW w:w="850" w:type="dxa"/>
          </w:tcPr>
          <w:p w14:paraId="120EE595"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33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
        </w:tc>
        <w:tc>
          <w:tcPr>
            <w:tcW w:w="1559" w:type="dxa"/>
          </w:tcPr>
          <w:p w14:paraId="608A3E99"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34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34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linha singular</w:t>
            </w:r>
          </w:p>
        </w:tc>
      </w:tr>
      <w:tr w:rsidR="003F3EDE" w:rsidRPr="007B5483" w14:paraId="7DD0E664" w14:textId="77777777" w:rsidTr="0025185C">
        <w:trPr>
          <w:trHeight w:val="567"/>
        </w:trPr>
        <w:tc>
          <w:tcPr>
            <w:cnfStyle w:val="001000000000" w:firstRow="0" w:lastRow="0" w:firstColumn="1" w:lastColumn="0" w:oddVBand="0" w:evenVBand="0" w:oddHBand="0" w:evenHBand="0" w:firstRowFirstColumn="0" w:firstRowLastColumn="0" w:lastRowFirstColumn="0" w:lastRowLastColumn="0"/>
            <w:tcW w:w="1135" w:type="dxa"/>
          </w:tcPr>
          <w:p w14:paraId="66CB84D3" w14:textId="77777777" w:rsidR="003F3EDE" w:rsidRPr="0004090F" w:rsidRDefault="003F3EDE" w:rsidP="0025185C">
            <w:pPr>
              <w:widowControl w:val="0"/>
              <w:jc w:val="both"/>
              <w:rPr>
                <w:rFonts w:ascii="Arial" w:eastAsia="SimSun" w:hAnsi="Arial" w:cs="Arial"/>
                <w:kern w:val="2"/>
                <w:sz w:val="18"/>
                <w:szCs w:val="20"/>
                <w:lang w:eastAsia="zh-CN"/>
                <w:rPrChange w:id="1342"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pPr>
            <w:r w:rsidRPr="0004090F">
              <w:rPr>
                <w:rFonts w:ascii="Arial" w:eastAsia="SimSun" w:hAnsi="Arial" w:cs="Arial"/>
                <w:kern w:val="2"/>
                <w:sz w:val="18"/>
                <w:szCs w:val="20"/>
                <w:lang w:eastAsia="zh-CN"/>
                <w:rPrChange w:id="1343"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t>2.2.14.3</w:t>
            </w:r>
          </w:p>
        </w:tc>
        <w:tc>
          <w:tcPr>
            <w:tcW w:w="2126" w:type="dxa"/>
          </w:tcPr>
          <w:p w14:paraId="28B37EDA"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34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34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ExchangeRate</w:t>
            </w:r>
          </w:p>
        </w:tc>
        <w:tc>
          <w:tcPr>
            <w:tcW w:w="850" w:type="dxa"/>
          </w:tcPr>
          <w:p w14:paraId="09162FC4"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34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34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Sim</w:t>
            </w:r>
          </w:p>
        </w:tc>
        <w:tc>
          <w:tcPr>
            <w:tcW w:w="2836" w:type="dxa"/>
          </w:tcPr>
          <w:p w14:paraId="33331904"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34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34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Taxa de câmbio. A taxa de câmbio para AOA deve ser especificada</w:t>
            </w:r>
          </w:p>
        </w:tc>
        <w:tc>
          <w:tcPr>
            <w:tcW w:w="1134" w:type="dxa"/>
          </w:tcPr>
          <w:p w14:paraId="4A538BBD"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35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35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Number</w:t>
            </w:r>
          </w:p>
        </w:tc>
        <w:tc>
          <w:tcPr>
            <w:tcW w:w="850" w:type="dxa"/>
          </w:tcPr>
          <w:p w14:paraId="0224B0F9"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35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
        </w:tc>
        <w:tc>
          <w:tcPr>
            <w:tcW w:w="1559" w:type="dxa"/>
          </w:tcPr>
          <w:p w14:paraId="54A5F5BB"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35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35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linha singular</w:t>
            </w:r>
          </w:p>
        </w:tc>
      </w:tr>
      <w:tr w:rsidR="003F3EDE" w:rsidRPr="007B5483" w14:paraId="11EBC30D" w14:textId="77777777" w:rsidTr="0025185C">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135" w:type="dxa"/>
          </w:tcPr>
          <w:p w14:paraId="52238AE7" w14:textId="77777777" w:rsidR="003F3EDE" w:rsidRPr="0004090F" w:rsidRDefault="003F3EDE" w:rsidP="0025185C">
            <w:pPr>
              <w:widowControl w:val="0"/>
              <w:jc w:val="both"/>
              <w:rPr>
                <w:rFonts w:ascii="Arial" w:eastAsia="SimSun" w:hAnsi="Arial" w:cs="Arial"/>
                <w:kern w:val="2"/>
                <w:sz w:val="18"/>
                <w:szCs w:val="20"/>
                <w:lang w:eastAsia="zh-CN"/>
                <w:rPrChange w:id="1355"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pPr>
            <w:r w:rsidRPr="0004090F">
              <w:rPr>
                <w:rFonts w:ascii="Arial" w:eastAsia="SimSun" w:hAnsi="Arial" w:cs="Arial"/>
                <w:kern w:val="2"/>
                <w:sz w:val="18"/>
                <w:szCs w:val="20"/>
                <w:lang w:eastAsia="zh-CN"/>
                <w:rPrChange w:id="1356"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t>2.5.15.</w:t>
            </w:r>
          </w:p>
        </w:tc>
        <w:tc>
          <w:tcPr>
            <w:tcW w:w="2126" w:type="dxa"/>
          </w:tcPr>
          <w:p w14:paraId="3894B46F"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35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35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WithholdingTax</w:t>
            </w:r>
          </w:p>
        </w:tc>
        <w:tc>
          <w:tcPr>
            <w:tcW w:w="850" w:type="dxa"/>
          </w:tcPr>
          <w:p w14:paraId="3BDACB1C"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35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
        </w:tc>
        <w:tc>
          <w:tcPr>
            <w:tcW w:w="2836" w:type="dxa"/>
          </w:tcPr>
          <w:p w14:paraId="53AEC145"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36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36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Retenção na Fonte</w:t>
            </w:r>
          </w:p>
        </w:tc>
        <w:tc>
          <w:tcPr>
            <w:tcW w:w="1134" w:type="dxa"/>
          </w:tcPr>
          <w:p w14:paraId="72395492"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36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
        </w:tc>
        <w:tc>
          <w:tcPr>
            <w:tcW w:w="850" w:type="dxa"/>
          </w:tcPr>
          <w:p w14:paraId="1C6E6372"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36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
        </w:tc>
        <w:tc>
          <w:tcPr>
            <w:tcW w:w="1559" w:type="dxa"/>
          </w:tcPr>
          <w:p w14:paraId="51E9D060"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36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36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Linhas Plural</w:t>
            </w:r>
          </w:p>
        </w:tc>
      </w:tr>
      <w:tr w:rsidR="003F3EDE" w:rsidRPr="007B5483" w14:paraId="4D5A4D56" w14:textId="77777777" w:rsidTr="0025185C">
        <w:trPr>
          <w:trHeight w:val="567"/>
        </w:trPr>
        <w:tc>
          <w:tcPr>
            <w:cnfStyle w:val="001000000000" w:firstRow="0" w:lastRow="0" w:firstColumn="1" w:lastColumn="0" w:oddVBand="0" w:evenVBand="0" w:oddHBand="0" w:evenHBand="0" w:firstRowFirstColumn="0" w:firstRowLastColumn="0" w:lastRowFirstColumn="0" w:lastRowLastColumn="0"/>
            <w:tcW w:w="1135" w:type="dxa"/>
          </w:tcPr>
          <w:p w14:paraId="1CA68AD6" w14:textId="77777777" w:rsidR="003F3EDE" w:rsidRPr="0004090F" w:rsidRDefault="003F3EDE" w:rsidP="0025185C">
            <w:pPr>
              <w:widowControl w:val="0"/>
              <w:jc w:val="both"/>
              <w:rPr>
                <w:rFonts w:ascii="Arial" w:eastAsia="SimSun" w:hAnsi="Arial" w:cs="Arial"/>
                <w:kern w:val="2"/>
                <w:sz w:val="18"/>
                <w:szCs w:val="20"/>
                <w:lang w:eastAsia="zh-CN"/>
                <w:rPrChange w:id="1366"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pPr>
            <w:r w:rsidRPr="0004090F">
              <w:rPr>
                <w:rFonts w:ascii="Arial" w:eastAsia="SimSun" w:hAnsi="Arial" w:cs="Arial"/>
                <w:kern w:val="2"/>
                <w:sz w:val="18"/>
                <w:szCs w:val="20"/>
                <w:lang w:eastAsia="zh-CN"/>
                <w:rPrChange w:id="1367"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t>2.2.15.1</w:t>
            </w:r>
          </w:p>
        </w:tc>
        <w:tc>
          <w:tcPr>
            <w:tcW w:w="2126" w:type="dxa"/>
          </w:tcPr>
          <w:p w14:paraId="3C2907AA"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36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36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WithholdingTaxType</w:t>
            </w:r>
          </w:p>
        </w:tc>
        <w:tc>
          <w:tcPr>
            <w:tcW w:w="850" w:type="dxa"/>
          </w:tcPr>
          <w:p w14:paraId="0D17C905"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37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37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Sim</w:t>
            </w:r>
          </w:p>
        </w:tc>
        <w:tc>
          <w:tcPr>
            <w:tcW w:w="2836" w:type="dxa"/>
          </w:tcPr>
          <w:p w14:paraId="64878A7F"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37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37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Código de tipo de retenção na fonte</w:t>
            </w:r>
          </w:p>
          <w:p w14:paraId="1280B9B0" w14:textId="6184C9E8" w:rsidR="00DA214F" w:rsidRPr="0004090F" w:rsidRDefault="00DA214F" w:rsidP="0025185C">
            <w:pPr>
              <w:widowControl w:val="0"/>
              <w:cnfStyle w:val="000000000000" w:firstRow="0" w:lastRow="0" w:firstColumn="0" w:lastColumn="0" w:oddVBand="0" w:evenVBand="0" w:oddHBand="0" w:evenHBand="0" w:firstRowFirstColumn="0" w:firstRowLastColumn="0" w:lastRowFirstColumn="0" w:lastRowLastColumn="0"/>
              <w:rPr>
                <w:ins w:id="1374" w:author="Adelino Naquarta Sepalanga Domingos" w:date="2025-02-28T15:12:00Z" w16du:dateUtc="2025-02-28T14:12:00Z"/>
                <w:rFonts w:ascii="Arial" w:eastAsia="SimSun" w:hAnsi="Arial" w:cs="Arial"/>
                <w:kern w:val="2"/>
                <w:sz w:val="21"/>
                <w:szCs w:val="24"/>
                <w:lang w:eastAsia="zh-CN"/>
                <w:rPrChange w:id="1375" w:author="Adelino Naquarta Sepalanga Domingos" w:date="2025-03-05T08:09:00Z" w16du:dateUtc="2025-03-05T07:09:00Z">
                  <w:rPr>
                    <w:ins w:id="1376" w:author="Adelino Naquarta Sepalanga Domingos" w:date="2025-02-28T15:12:00Z" w16du:dateUtc="2025-02-28T14:12:00Z"/>
                    <w:rFonts w:ascii="Times New Roman" w:eastAsia="SimSun" w:hAnsi="Times New Roman" w:cs="Times New Roman"/>
                    <w:kern w:val="2"/>
                    <w:sz w:val="21"/>
                    <w:szCs w:val="24"/>
                    <w:highlight w:val="yellow"/>
                    <w:lang w:eastAsia="zh-CN"/>
                  </w:rPr>
                </w:rPrChange>
              </w:rPr>
            </w:pPr>
            <w:ins w:id="1377" w:author="Adelino Naquarta Sepalanga Domingos" w:date="2025-02-28T15:12:00Z" w16du:dateUtc="2025-02-28T14:12:00Z">
              <w:r w:rsidRPr="0004090F">
                <w:rPr>
                  <w:rFonts w:ascii="Arial" w:eastAsia="SimSun" w:hAnsi="Arial" w:cs="Arial"/>
                  <w:kern w:val="2"/>
                  <w:sz w:val="21"/>
                  <w:szCs w:val="24"/>
                  <w:lang w:eastAsia="zh-CN"/>
                  <w:rPrChange w:id="137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IRPS</w:t>
              </w:r>
            </w:ins>
            <w:ins w:id="1379" w:author="Adelino Naquarta Sepalanga Domingos" w:date="2025-02-28T15:13:00Z" w16du:dateUtc="2025-02-28T14:13:00Z">
              <w:r w:rsidRPr="0004090F">
                <w:rPr>
                  <w:rFonts w:ascii="Arial" w:eastAsia="SimSun" w:hAnsi="Arial" w:cs="Arial"/>
                  <w:kern w:val="2"/>
                  <w:sz w:val="21"/>
                  <w:szCs w:val="24"/>
                  <w:lang w:eastAsia="zh-CN"/>
                  <w:rPrChange w:id="138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 xml:space="preserve"> (quando aplicável)</w:t>
              </w:r>
            </w:ins>
          </w:p>
          <w:p w14:paraId="23A7F750" w14:textId="64EA067D" w:rsidR="00DA214F" w:rsidRPr="0004090F" w:rsidRDefault="00DA214F" w:rsidP="0025185C">
            <w:pPr>
              <w:widowControl w:val="0"/>
              <w:cnfStyle w:val="000000000000" w:firstRow="0" w:lastRow="0" w:firstColumn="0" w:lastColumn="0" w:oddVBand="0" w:evenVBand="0" w:oddHBand="0" w:evenHBand="0" w:firstRowFirstColumn="0" w:firstRowLastColumn="0" w:lastRowFirstColumn="0" w:lastRowLastColumn="0"/>
              <w:rPr>
                <w:ins w:id="1381" w:author="Adelino Naquarta Sepalanga Domingos" w:date="2025-02-28T15:12:00Z" w16du:dateUtc="2025-02-28T14:12:00Z"/>
                <w:rFonts w:ascii="Arial" w:eastAsia="SimSun" w:hAnsi="Arial" w:cs="Arial"/>
                <w:kern w:val="2"/>
                <w:sz w:val="21"/>
                <w:szCs w:val="24"/>
                <w:lang w:eastAsia="zh-CN"/>
                <w:rPrChange w:id="1382" w:author="Adelino Naquarta Sepalanga Domingos" w:date="2025-03-05T08:09:00Z" w16du:dateUtc="2025-03-05T07:09:00Z">
                  <w:rPr>
                    <w:ins w:id="1383" w:author="Adelino Naquarta Sepalanga Domingos" w:date="2025-02-28T15:12:00Z" w16du:dateUtc="2025-02-28T14:12:00Z"/>
                    <w:rFonts w:ascii="Times New Roman" w:eastAsia="SimSun" w:hAnsi="Times New Roman" w:cs="Times New Roman"/>
                    <w:kern w:val="2"/>
                    <w:sz w:val="21"/>
                    <w:szCs w:val="24"/>
                    <w:highlight w:val="yellow"/>
                    <w:lang w:eastAsia="zh-CN"/>
                  </w:rPr>
                </w:rPrChange>
              </w:rPr>
            </w:pPr>
            <w:ins w:id="1384" w:author="Adelino Naquarta Sepalanga Domingos" w:date="2025-02-28T15:12:00Z" w16du:dateUtc="2025-02-28T14:12:00Z">
              <w:r w:rsidRPr="0004090F">
                <w:rPr>
                  <w:rFonts w:ascii="Arial" w:eastAsia="SimSun" w:hAnsi="Arial" w:cs="Arial"/>
                  <w:kern w:val="2"/>
                  <w:sz w:val="21"/>
                  <w:szCs w:val="24"/>
                  <w:lang w:eastAsia="zh-CN"/>
                  <w:rPrChange w:id="138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IRPC</w:t>
              </w:r>
            </w:ins>
            <w:ins w:id="1386" w:author="Adelino Naquarta Sepalanga Domingos" w:date="2025-02-28T15:13:00Z" w16du:dateUtc="2025-02-28T14:13:00Z">
              <w:r w:rsidRPr="0004090F">
                <w:rPr>
                  <w:rFonts w:ascii="Arial" w:eastAsia="SimSun" w:hAnsi="Arial" w:cs="Arial"/>
                  <w:kern w:val="2"/>
                  <w:sz w:val="21"/>
                  <w:szCs w:val="24"/>
                  <w:lang w:eastAsia="zh-CN"/>
                  <w:rPrChange w:id="138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 xml:space="preserve"> (quando aplicável)</w:t>
              </w:r>
            </w:ins>
          </w:p>
          <w:p w14:paraId="3ED9277E" w14:textId="5CAAE88B"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38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38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IRT - Imposto Sobre os Rendimentos</w:t>
            </w:r>
          </w:p>
          <w:p w14:paraId="2BCCE231"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39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39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II- Imposto Industrial</w:t>
            </w:r>
          </w:p>
          <w:p w14:paraId="6E0E4E56" w14:textId="18D948A5"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39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39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IS - Imposto de Selo</w:t>
            </w:r>
            <w:del w:id="1394" w:author="Adelino Naquarta Sepalanga Domingos" w:date="2025-02-28T15:14:00Z" w16du:dateUtc="2025-02-28T14:14:00Z">
              <w:r w:rsidRPr="0004090F" w:rsidDel="00037DFD">
                <w:rPr>
                  <w:rFonts w:ascii="Arial" w:eastAsia="SimSun" w:hAnsi="Arial" w:cs="Arial"/>
                  <w:kern w:val="2"/>
                  <w:sz w:val="21"/>
                  <w:szCs w:val="24"/>
                  <w:lang w:eastAsia="zh-CN"/>
                  <w:rPrChange w:id="139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delText>.</w:delText>
              </w:r>
            </w:del>
          </w:p>
          <w:p w14:paraId="35E01F98"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39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39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IVA- Imposto Sobre o Valor Acrescentado</w:t>
            </w:r>
          </w:p>
          <w:p w14:paraId="7228E8DA"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39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39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IP - Imposto Predial</w:t>
            </w:r>
          </w:p>
          <w:p w14:paraId="140EAC48" w14:textId="0F67F845" w:rsidR="00DA214F"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40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40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IAC - Imposto sobre Aplicação de Capitais</w:t>
            </w:r>
          </w:p>
          <w:p w14:paraId="2C1A28CE"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40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40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OU - outros</w:t>
            </w:r>
          </w:p>
        </w:tc>
        <w:tc>
          <w:tcPr>
            <w:tcW w:w="1134" w:type="dxa"/>
          </w:tcPr>
          <w:p w14:paraId="029C349E"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40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40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String</w:t>
            </w:r>
          </w:p>
        </w:tc>
        <w:tc>
          <w:tcPr>
            <w:tcW w:w="850" w:type="dxa"/>
          </w:tcPr>
          <w:p w14:paraId="3D9B3357" w14:textId="7F420D46"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40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del w:id="1407" w:author="Adelino Naquarta Sepalanga Domingos" w:date="2025-02-28T15:14:00Z" w16du:dateUtc="2025-02-28T14:14:00Z">
              <w:r w:rsidRPr="0004090F" w:rsidDel="00DA214F">
                <w:rPr>
                  <w:rFonts w:ascii="Arial" w:eastAsia="SimSun" w:hAnsi="Arial" w:cs="Arial"/>
                  <w:kern w:val="2"/>
                  <w:sz w:val="21"/>
                  <w:szCs w:val="24"/>
                  <w:lang w:eastAsia="zh-CN"/>
                  <w:rPrChange w:id="140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delText>3</w:delText>
              </w:r>
            </w:del>
            <w:ins w:id="1409" w:author="Adelino Naquarta Sepalanga Domingos" w:date="2025-02-28T15:14:00Z" w16du:dateUtc="2025-02-28T14:14:00Z">
              <w:r w:rsidR="00DA214F" w:rsidRPr="0004090F">
                <w:rPr>
                  <w:rFonts w:ascii="Arial" w:eastAsia="SimSun" w:hAnsi="Arial" w:cs="Arial"/>
                  <w:kern w:val="2"/>
                  <w:sz w:val="21"/>
                  <w:szCs w:val="24"/>
                  <w:lang w:eastAsia="zh-CN"/>
                  <w:rPrChange w:id="141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4</w:t>
              </w:r>
            </w:ins>
          </w:p>
        </w:tc>
        <w:tc>
          <w:tcPr>
            <w:tcW w:w="1559" w:type="dxa"/>
          </w:tcPr>
          <w:p w14:paraId="060D7551"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41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41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linha singular</w:t>
            </w:r>
          </w:p>
        </w:tc>
      </w:tr>
      <w:tr w:rsidR="003F3EDE" w:rsidRPr="007B5483" w14:paraId="6B2B6335" w14:textId="77777777" w:rsidTr="0025185C">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135" w:type="dxa"/>
          </w:tcPr>
          <w:p w14:paraId="1C55BCD4" w14:textId="77777777" w:rsidR="003F3EDE" w:rsidRPr="0004090F" w:rsidRDefault="003F3EDE" w:rsidP="0025185C">
            <w:pPr>
              <w:widowControl w:val="0"/>
              <w:jc w:val="both"/>
              <w:rPr>
                <w:rFonts w:ascii="Arial" w:eastAsia="SimSun" w:hAnsi="Arial" w:cs="Arial"/>
                <w:kern w:val="2"/>
                <w:sz w:val="18"/>
                <w:szCs w:val="20"/>
                <w:lang w:eastAsia="zh-CN"/>
                <w:rPrChange w:id="1413"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pPr>
            <w:r w:rsidRPr="0004090F">
              <w:rPr>
                <w:rFonts w:ascii="Arial" w:eastAsia="SimSun" w:hAnsi="Arial" w:cs="Arial"/>
                <w:kern w:val="2"/>
                <w:sz w:val="18"/>
                <w:szCs w:val="20"/>
                <w:lang w:eastAsia="zh-CN"/>
                <w:rPrChange w:id="1414"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t>2.2.15.2</w:t>
            </w:r>
          </w:p>
        </w:tc>
        <w:tc>
          <w:tcPr>
            <w:tcW w:w="2126" w:type="dxa"/>
          </w:tcPr>
          <w:p w14:paraId="2039C9AA"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41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41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WithholdingTaxDescription</w:t>
            </w:r>
          </w:p>
        </w:tc>
        <w:tc>
          <w:tcPr>
            <w:tcW w:w="850" w:type="dxa"/>
          </w:tcPr>
          <w:p w14:paraId="63FA3E85" w14:textId="77777777" w:rsidR="003F3EDE" w:rsidRPr="0004090F" w:rsidRDefault="003F3EDE"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41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
        </w:tc>
        <w:tc>
          <w:tcPr>
            <w:tcW w:w="2836" w:type="dxa"/>
          </w:tcPr>
          <w:p w14:paraId="123D6443" w14:textId="4531CAB7" w:rsidR="003F3EDE" w:rsidRPr="0004090F" w:rsidRDefault="00A70FF2" w:rsidP="0025185C">
            <w:pPr>
              <w:widowControl w:val="0"/>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41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ins w:id="1419" w:author="Adelino Naquarta Sepalanga Domingos" w:date="2025-02-28T12:12:00Z" w16du:dateUtc="2025-02-28T11:12:00Z">
              <w:r w:rsidRPr="0004090F">
                <w:rPr>
                  <w:rFonts w:ascii="Arial" w:eastAsia="SimSun" w:hAnsi="Arial" w:cs="Arial"/>
                  <w:kern w:val="2"/>
                  <w:sz w:val="21"/>
                  <w:szCs w:val="24"/>
                  <w:lang w:eastAsia="zh-CN"/>
                  <w:rPrChange w:id="142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O</w:t>
              </w:r>
            </w:ins>
            <w:del w:id="1421" w:author="Adelino Naquarta Sepalanga Domingos" w:date="2025-02-28T12:12:00Z" w16du:dateUtc="2025-02-28T11:12:00Z">
              <w:r w:rsidR="003F3EDE" w:rsidRPr="0004090F" w:rsidDel="00A70FF2">
                <w:rPr>
                  <w:rFonts w:ascii="Arial" w:eastAsia="SimSun" w:hAnsi="Arial" w:cs="Arial"/>
                  <w:kern w:val="2"/>
                  <w:sz w:val="21"/>
                  <w:szCs w:val="24"/>
                  <w:lang w:eastAsia="zh-CN"/>
                  <w:rPrChange w:id="142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delText>o</w:delText>
              </w:r>
            </w:del>
            <w:r w:rsidR="003F3EDE" w:rsidRPr="0004090F">
              <w:rPr>
                <w:rFonts w:ascii="Arial" w:eastAsia="SimSun" w:hAnsi="Arial" w:cs="Arial"/>
                <w:kern w:val="2"/>
                <w:sz w:val="21"/>
                <w:szCs w:val="24"/>
                <w:lang w:eastAsia="zh-CN"/>
                <w:rPrChange w:id="142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 xml:space="preserve"> motivo de retenção na fonte. Devem ser indicadas as disposições legais aplicáveis ou a percentagem de imposto aplicável.</w:t>
            </w:r>
          </w:p>
        </w:tc>
        <w:tc>
          <w:tcPr>
            <w:tcW w:w="1134" w:type="dxa"/>
          </w:tcPr>
          <w:p w14:paraId="583C200D"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42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42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String</w:t>
            </w:r>
          </w:p>
        </w:tc>
        <w:tc>
          <w:tcPr>
            <w:tcW w:w="850" w:type="dxa"/>
          </w:tcPr>
          <w:p w14:paraId="15A67807"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42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42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120</w:t>
            </w:r>
          </w:p>
        </w:tc>
        <w:tc>
          <w:tcPr>
            <w:tcW w:w="1559" w:type="dxa"/>
          </w:tcPr>
          <w:p w14:paraId="2E576E33" w14:textId="77777777" w:rsidR="003F3EDE" w:rsidRPr="0004090F" w:rsidRDefault="003F3EDE" w:rsidP="0025185C">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SimSun" w:hAnsi="Arial" w:cs="Arial"/>
                <w:kern w:val="2"/>
                <w:sz w:val="21"/>
                <w:szCs w:val="24"/>
                <w:lang w:eastAsia="zh-CN"/>
                <w:rPrChange w:id="142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42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linha singular</w:t>
            </w:r>
          </w:p>
        </w:tc>
      </w:tr>
      <w:tr w:rsidR="003F3EDE" w:rsidRPr="007B5483" w14:paraId="367E7AC9" w14:textId="77777777" w:rsidTr="0025185C">
        <w:trPr>
          <w:trHeight w:val="567"/>
        </w:trPr>
        <w:tc>
          <w:tcPr>
            <w:cnfStyle w:val="001000000000" w:firstRow="0" w:lastRow="0" w:firstColumn="1" w:lastColumn="0" w:oddVBand="0" w:evenVBand="0" w:oddHBand="0" w:evenHBand="0" w:firstRowFirstColumn="0" w:firstRowLastColumn="0" w:lastRowFirstColumn="0" w:lastRowLastColumn="0"/>
            <w:tcW w:w="1135" w:type="dxa"/>
          </w:tcPr>
          <w:p w14:paraId="7A89C96F" w14:textId="77777777" w:rsidR="003F3EDE" w:rsidRPr="0004090F" w:rsidRDefault="003F3EDE" w:rsidP="0025185C">
            <w:pPr>
              <w:widowControl w:val="0"/>
              <w:jc w:val="both"/>
              <w:rPr>
                <w:rFonts w:ascii="Arial" w:eastAsia="SimSun" w:hAnsi="Arial" w:cs="Arial"/>
                <w:kern w:val="2"/>
                <w:sz w:val="18"/>
                <w:szCs w:val="20"/>
                <w:lang w:eastAsia="zh-CN"/>
                <w:rPrChange w:id="1430"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pPr>
            <w:r w:rsidRPr="0004090F">
              <w:rPr>
                <w:rFonts w:ascii="Arial" w:eastAsia="SimSun" w:hAnsi="Arial" w:cs="Arial"/>
                <w:kern w:val="2"/>
                <w:sz w:val="18"/>
                <w:szCs w:val="20"/>
                <w:lang w:eastAsia="zh-CN"/>
                <w:rPrChange w:id="1431" w:author="Adelino Naquarta Sepalanga Domingos" w:date="2025-03-05T08:09:00Z" w16du:dateUtc="2025-03-05T07:09:00Z">
                  <w:rPr>
                    <w:rFonts w:ascii="Times New Roman" w:eastAsia="SimSun" w:hAnsi="Times New Roman" w:cs="Times New Roman"/>
                    <w:kern w:val="2"/>
                    <w:sz w:val="18"/>
                    <w:szCs w:val="20"/>
                    <w:highlight w:val="yellow"/>
                    <w:lang w:eastAsia="zh-CN"/>
                  </w:rPr>
                </w:rPrChange>
              </w:rPr>
              <w:t>2.5.14.2</w:t>
            </w:r>
          </w:p>
        </w:tc>
        <w:tc>
          <w:tcPr>
            <w:tcW w:w="2126" w:type="dxa"/>
          </w:tcPr>
          <w:p w14:paraId="130197CB"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432"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43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WithholdingTaxAmount</w:t>
            </w:r>
          </w:p>
        </w:tc>
        <w:tc>
          <w:tcPr>
            <w:tcW w:w="850" w:type="dxa"/>
          </w:tcPr>
          <w:p w14:paraId="3F2912F3"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434"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435"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Sim</w:t>
            </w:r>
          </w:p>
        </w:tc>
        <w:tc>
          <w:tcPr>
            <w:tcW w:w="2836" w:type="dxa"/>
          </w:tcPr>
          <w:p w14:paraId="25C8C3B4"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436"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437"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Valor de retenção na fonte</w:t>
            </w:r>
          </w:p>
          <w:p w14:paraId="2208988C" w14:textId="77777777" w:rsidR="003F3EDE" w:rsidRPr="0004090F" w:rsidRDefault="003F3EDE" w:rsidP="0025185C">
            <w:pPr>
              <w:widowControl w:val="0"/>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438"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
        </w:tc>
        <w:tc>
          <w:tcPr>
            <w:tcW w:w="1134" w:type="dxa"/>
          </w:tcPr>
          <w:p w14:paraId="3ED109A0"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439"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r w:rsidRPr="0004090F">
              <w:rPr>
                <w:rFonts w:ascii="Arial" w:eastAsia="SimSun" w:hAnsi="Arial" w:cs="Arial"/>
                <w:kern w:val="2"/>
                <w:sz w:val="21"/>
                <w:szCs w:val="24"/>
                <w:lang w:eastAsia="zh-CN"/>
                <w:rPrChange w:id="1440"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Number</w:t>
            </w:r>
          </w:p>
        </w:tc>
        <w:tc>
          <w:tcPr>
            <w:tcW w:w="850" w:type="dxa"/>
          </w:tcPr>
          <w:p w14:paraId="746B2600"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441"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pPr>
          </w:p>
        </w:tc>
        <w:tc>
          <w:tcPr>
            <w:tcW w:w="1559" w:type="dxa"/>
          </w:tcPr>
          <w:p w14:paraId="4D9DB6E6" w14:textId="77777777" w:rsidR="003F3EDE" w:rsidRPr="0004090F" w:rsidRDefault="003F3EDE" w:rsidP="0025185C">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SimSun" w:hAnsi="Arial" w:cs="Arial"/>
                <w:kern w:val="2"/>
                <w:sz w:val="21"/>
                <w:szCs w:val="24"/>
                <w:lang w:eastAsia="zh-CN"/>
                <w:rPrChange w:id="1442" w:author="Adelino Naquarta Sepalanga Domingos" w:date="2025-03-05T08:09:00Z" w16du:dateUtc="2025-03-05T07:09:00Z">
                  <w:rPr>
                    <w:rFonts w:ascii="Times New Roman" w:eastAsia="SimSun" w:hAnsi="Times New Roman" w:cs="Times New Roman"/>
                    <w:kern w:val="2"/>
                    <w:sz w:val="21"/>
                    <w:szCs w:val="24"/>
                    <w:lang w:eastAsia="zh-CN"/>
                  </w:rPr>
                </w:rPrChange>
              </w:rPr>
            </w:pPr>
            <w:r w:rsidRPr="0004090F">
              <w:rPr>
                <w:rFonts w:ascii="Arial" w:eastAsia="SimSun" w:hAnsi="Arial" w:cs="Arial"/>
                <w:kern w:val="2"/>
                <w:sz w:val="21"/>
                <w:szCs w:val="24"/>
                <w:lang w:eastAsia="zh-CN"/>
                <w:rPrChange w:id="1443" w:author="Adelino Naquarta Sepalanga Domingos" w:date="2025-03-05T08:09:00Z" w16du:dateUtc="2025-03-05T07:09:00Z">
                  <w:rPr>
                    <w:rFonts w:ascii="Times New Roman" w:eastAsia="SimSun" w:hAnsi="Times New Roman" w:cs="Times New Roman"/>
                    <w:kern w:val="2"/>
                    <w:sz w:val="21"/>
                    <w:szCs w:val="24"/>
                    <w:highlight w:val="yellow"/>
                    <w:lang w:eastAsia="zh-CN"/>
                  </w:rPr>
                </w:rPrChange>
              </w:rPr>
              <w:t>linha singular</w:t>
            </w:r>
          </w:p>
        </w:tc>
      </w:tr>
    </w:tbl>
    <w:p w14:paraId="2D3933B5" w14:textId="77777777" w:rsidR="003F3EDE" w:rsidRPr="007B5483" w:rsidRDefault="003F3EDE" w:rsidP="003F3EDE">
      <w:pPr>
        <w:widowControl w:val="0"/>
        <w:spacing w:after="0" w:line="240" w:lineRule="auto"/>
        <w:jc w:val="both"/>
        <w:rPr>
          <w:rFonts w:ascii="Arial" w:eastAsia="SimSun" w:hAnsi="Arial" w:cs="Arial"/>
          <w:kern w:val="2"/>
          <w:sz w:val="21"/>
          <w:szCs w:val="24"/>
          <w:lang w:eastAsia="zh-CN"/>
          <w:rPrChange w:id="1444" w:author="Adelino Naquarta Sepalanga Domingos" w:date="2025-03-05T08:02:00Z" w16du:dateUtc="2025-03-05T07:02:00Z">
            <w:rPr>
              <w:rFonts w:ascii="Times New Roman" w:eastAsia="SimSun" w:hAnsi="Times New Roman" w:cs="Times New Roman"/>
              <w:kern w:val="2"/>
              <w:sz w:val="21"/>
              <w:szCs w:val="24"/>
              <w:lang w:eastAsia="zh-CN"/>
            </w:rPr>
          </w:rPrChange>
        </w:rPr>
      </w:pPr>
    </w:p>
    <w:p w14:paraId="0681738F" w14:textId="77777777" w:rsidR="003F3EDE" w:rsidRPr="00A96890" w:rsidRDefault="003F3EDE" w:rsidP="003F3EDE">
      <w:pPr>
        <w:rPr>
          <w:rFonts w:ascii="Arial" w:eastAsia="Times New Roman" w:hAnsi="Arial" w:cs="Arial"/>
          <w:b/>
          <w:bCs/>
          <w:lang w:eastAsia="pt-PT"/>
          <w:rPrChange w:id="1445" w:author="Adelino Naquarta Sepalanga Domingos" w:date="2025-03-05T08:28:00Z" w16du:dateUtc="2025-03-05T07:28:00Z">
            <w:rPr>
              <w:rFonts w:ascii="Times New Roman" w:eastAsia="Times New Roman" w:hAnsi="Times New Roman" w:cs="Times New Roman"/>
              <w:b/>
              <w:bCs/>
              <w:sz w:val="24"/>
              <w:szCs w:val="24"/>
              <w:lang w:eastAsia="pt-PT"/>
            </w:rPr>
          </w:rPrChange>
        </w:rPr>
      </w:pPr>
      <w:r w:rsidRPr="00A96890">
        <w:rPr>
          <w:rFonts w:ascii="Arial" w:eastAsia="Times New Roman" w:hAnsi="Arial" w:cs="Arial"/>
          <w:b/>
          <w:bCs/>
          <w:lang w:eastAsia="pt-PT"/>
          <w:rPrChange w:id="1446" w:author="Adelino Naquarta Sepalanga Domingos" w:date="2025-03-05T08:28:00Z" w16du:dateUtc="2025-03-05T07:28:00Z">
            <w:rPr>
              <w:rFonts w:ascii="Times New Roman" w:eastAsia="Times New Roman" w:hAnsi="Times New Roman" w:cs="Times New Roman"/>
              <w:b/>
              <w:bCs/>
              <w:sz w:val="24"/>
              <w:szCs w:val="24"/>
              <w:lang w:eastAsia="pt-PT"/>
            </w:rPr>
          </w:rPrChange>
        </w:rPr>
        <w:t>Tipo de documento:</w:t>
      </w:r>
    </w:p>
    <w:p w14:paraId="2F3AEF65" w14:textId="50D772D4" w:rsidR="003F3EDE" w:rsidRPr="00A96890" w:rsidRDefault="003F3EDE" w:rsidP="003F3EDE">
      <w:pPr>
        <w:rPr>
          <w:rFonts w:ascii="Arial" w:eastAsia="Times New Roman" w:hAnsi="Arial" w:cs="Arial"/>
          <w:lang w:eastAsia="pt-PT"/>
          <w:rPrChange w:id="1447" w:author="Adelino Naquarta Sepalanga Domingos" w:date="2025-03-05T08:28:00Z" w16du:dateUtc="2025-03-05T07:28:00Z">
            <w:rPr>
              <w:rFonts w:ascii="Times New Roman" w:eastAsia="Times New Roman" w:hAnsi="Times New Roman" w:cs="Times New Roman"/>
              <w:sz w:val="24"/>
              <w:szCs w:val="24"/>
              <w:lang w:eastAsia="pt-PT"/>
            </w:rPr>
          </w:rPrChange>
        </w:rPr>
      </w:pPr>
      <w:r w:rsidRPr="00A96890">
        <w:rPr>
          <w:rFonts w:ascii="Arial" w:eastAsia="Times New Roman" w:hAnsi="Arial" w:cs="Arial"/>
          <w:b/>
          <w:bCs/>
          <w:lang w:eastAsia="pt-PT"/>
          <w:rPrChange w:id="1448" w:author="Adelino Naquarta Sepalanga Domingos" w:date="2025-03-05T08:28:00Z" w16du:dateUtc="2025-03-05T07:28:00Z">
            <w:rPr>
              <w:rFonts w:ascii="Times New Roman" w:eastAsia="Times New Roman" w:hAnsi="Times New Roman" w:cs="Times New Roman"/>
              <w:b/>
              <w:bCs/>
              <w:sz w:val="24"/>
              <w:szCs w:val="24"/>
              <w:lang w:eastAsia="pt-PT"/>
            </w:rPr>
          </w:rPrChange>
        </w:rPr>
        <w:t>“FT”</w:t>
      </w:r>
      <w:r w:rsidRPr="00A96890">
        <w:rPr>
          <w:rFonts w:ascii="Arial" w:eastAsia="Times New Roman" w:hAnsi="Arial" w:cs="Arial"/>
          <w:lang w:eastAsia="pt-PT"/>
          <w:rPrChange w:id="1449" w:author="Adelino Naquarta Sepalanga Domingos" w:date="2025-03-05T08:28:00Z" w16du:dateUtc="2025-03-05T07:28:00Z">
            <w:rPr>
              <w:rFonts w:ascii="Times New Roman" w:eastAsia="Times New Roman" w:hAnsi="Times New Roman" w:cs="Times New Roman"/>
              <w:sz w:val="24"/>
              <w:szCs w:val="24"/>
              <w:lang w:eastAsia="pt-PT"/>
            </w:rPr>
          </w:rPrChange>
        </w:rPr>
        <w:t xml:space="preserve"> – Factura</w:t>
      </w:r>
      <w:ins w:id="1450" w:author="Adelino Naquarta Sepalanga Domingos" w:date="2025-03-05T08:31:00Z" w16du:dateUtc="2025-03-05T07:31:00Z">
        <w:r w:rsidR="00A96890">
          <w:rPr>
            <w:rFonts w:ascii="Arial" w:eastAsia="Times New Roman" w:hAnsi="Arial" w:cs="Arial"/>
            <w:lang w:eastAsia="pt-PT"/>
          </w:rPr>
          <w:t>:</w:t>
        </w:r>
      </w:ins>
      <w:r w:rsidRPr="00A96890">
        <w:rPr>
          <w:rFonts w:ascii="Arial" w:eastAsia="Times New Roman" w:hAnsi="Arial" w:cs="Arial"/>
          <w:lang w:eastAsia="pt-PT"/>
          <w:rPrChange w:id="1451" w:author="Adelino Naquarta Sepalanga Domingos" w:date="2025-03-05T08:28:00Z" w16du:dateUtc="2025-03-05T07:28:00Z">
            <w:rPr>
              <w:rFonts w:ascii="Times New Roman" w:eastAsia="Times New Roman" w:hAnsi="Times New Roman" w:cs="Times New Roman"/>
              <w:sz w:val="24"/>
              <w:szCs w:val="24"/>
              <w:lang w:eastAsia="pt-PT"/>
            </w:rPr>
          </w:rPrChange>
        </w:rPr>
        <w:t xml:space="preserve"> Uma</w:t>
      </w:r>
      <w:ins w:id="1452" w:author="Adelino Naquarta Sepalanga Domingos" w:date="2025-03-05T08:31:00Z" w16du:dateUtc="2025-03-05T07:31:00Z">
        <w:r w:rsidR="00A96890">
          <w:rPr>
            <w:rFonts w:ascii="Arial" w:eastAsia="Times New Roman" w:hAnsi="Arial" w:cs="Arial"/>
            <w:lang w:eastAsia="pt-PT"/>
          </w:rPr>
          <w:t xml:space="preserve"> factura</w:t>
        </w:r>
      </w:ins>
      <w:r w:rsidRPr="00A96890">
        <w:rPr>
          <w:rFonts w:ascii="Arial" w:eastAsia="Times New Roman" w:hAnsi="Arial" w:cs="Arial"/>
          <w:lang w:eastAsia="pt-PT"/>
          <w:rPrChange w:id="1453" w:author="Adelino Naquarta Sepalanga Domingos" w:date="2025-03-05T08:28:00Z" w16du:dateUtc="2025-03-05T07:28:00Z">
            <w:rPr>
              <w:rFonts w:ascii="Times New Roman" w:eastAsia="Times New Roman" w:hAnsi="Times New Roman" w:cs="Times New Roman"/>
              <w:sz w:val="24"/>
              <w:szCs w:val="24"/>
              <w:lang w:eastAsia="pt-PT"/>
            </w:rPr>
          </w:rPrChange>
        </w:rPr>
        <w:t xml:space="preserve"> é um documento que deve ser emitido sempre que se adquire um bem ou serviço, mesmo que este não seja solicitada pelo cliente. Esse documento deve sempre conter o NIF. </w:t>
      </w:r>
    </w:p>
    <w:p w14:paraId="02FEC33F" w14:textId="6BFD0C7C" w:rsidR="003F3EDE" w:rsidRPr="00A96890" w:rsidRDefault="003F3EDE" w:rsidP="003F3EDE">
      <w:pPr>
        <w:rPr>
          <w:rFonts w:ascii="Arial" w:eastAsia="Times New Roman" w:hAnsi="Arial" w:cs="Arial"/>
          <w:lang w:eastAsia="pt-PT"/>
          <w:rPrChange w:id="1454" w:author="Adelino Naquarta Sepalanga Domingos" w:date="2025-03-05T08:28:00Z" w16du:dateUtc="2025-03-05T07:28:00Z">
            <w:rPr>
              <w:rFonts w:ascii="Times New Roman" w:eastAsia="Times New Roman" w:hAnsi="Times New Roman" w:cs="Times New Roman"/>
              <w:sz w:val="24"/>
              <w:szCs w:val="24"/>
              <w:lang w:eastAsia="pt-PT"/>
            </w:rPr>
          </w:rPrChange>
        </w:rPr>
      </w:pPr>
      <w:r w:rsidRPr="00A96890">
        <w:rPr>
          <w:rFonts w:ascii="Arial" w:eastAsia="Times New Roman" w:hAnsi="Arial" w:cs="Arial"/>
          <w:b/>
          <w:bCs/>
          <w:lang w:eastAsia="pt-PT"/>
          <w:rPrChange w:id="1455" w:author="Adelino Naquarta Sepalanga Domingos" w:date="2025-03-05T08:28:00Z" w16du:dateUtc="2025-03-05T07:28:00Z">
            <w:rPr>
              <w:rFonts w:ascii="Times New Roman" w:eastAsia="Times New Roman" w:hAnsi="Times New Roman" w:cs="Times New Roman"/>
              <w:b/>
              <w:bCs/>
              <w:sz w:val="24"/>
              <w:szCs w:val="24"/>
              <w:lang w:eastAsia="pt-PT"/>
            </w:rPr>
          </w:rPrChange>
        </w:rPr>
        <w:t>“FR”</w:t>
      </w:r>
      <w:r w:rsidRPr="00A96890">
        <w:rPr>
          <w:rFonts w:ascii="Arial" w:eastAsia="Times New Roman" w:hAnsi="Arial" w:cs="Arial"/>
          <w:lang w:eastAsia="pt-PT"/>
          <w:rPrChange w:id="1456" w:author="Adelino Naquarta Sepalanga Domingos" w:date="2025-03-05T08:28:00Z" w16du:dateUtc="2025-03-05T07:28:00Z">
            <w:rPr>
              <w:rFonts w:ascii="Times New Roman" w:eastAsia="Times New Roman" w:hAnsi="Times New Roman" w:cs="Times New Roman"/>
              <w:sz w:val="24"/>
              <w:szCs w:val="24"/>
              <w:lang w:eastAsia="pt-PT"/>
            </w:rPr>
          </w:rPrChange>
        </w:rPr>
        <w:t xml:space="preserve"> – Factura/Recibos</w:t>
      </w:r>
      <w:ins w:id="1457" w:author="Adelino Naquarta Sepalanga Domingos" w:date="2025-03-05T08:31:00Z" w16du:dateUtc="2025-03-05T07:31:00Z">
        <w:r w:rsidR="00A96890">
          <w:rPr>
            <w:rFonts w:ascii="Arial" w:eastAsia="Times New Roman" w:hAnsi="Arial" w:cs="Arial"/>
            <w:lang w:eastAsia="pt-PT"/>
          </w:rPr>
          <w:t>:</w:t>
        </w:r>
      </w:ins>
      <w:r w:rsidRPr="00A96890">
        <w:rPr>
          <w:rFonts w:ascii="Arial" w:eastAsia="Times New Roman" w:hAnsi="Arial" w:cs="Arial"/>
          <w:lang w:eastAsia="pt-PT"/>
          <w:rPrChange w:id="1458" w:author="Adelino Naquarta Sepalanga Domingos" w:date="2025-03-05T08:28:00Z" w16du:dateUtc="2025-03-05T07:28:00Z">
            <w:rPr>
              <w:rFonts w:ascii="Times New Roman" w:eastAsia="Times New Roman" w:hAnsi="Times New Roman" w:cs="Times New Roman"/>
              <w:sz w:val="24"/>
              <w:szCs w:val="24"/>
              <w:lang w:eastAsia="pt-PT"/>
            </w:rPr>
          </w:rPrChange>
        </w:rPr>
        <w:t xml:space="preserve"> Documento que agrega a factura e o recibo, podendo apenas ser emitida quando a data da factura e do pagamento coincidem (pronto pagamento). A identificação do destinatário é opcional.</w:t>
      </w:r>
    </w:p>
    <w:p w14:paraId="0294FB4B" w14:textId="638EC81F" w:rsidR="003F3EDE" w:rsidRPr="00A96890" w:rsidRDefault="003F3EDE" w:rsidP="003F3EDE">
      <w:pPr>
        <w:rPr>
          <w:rFonts w:ascii="Arial" w:eastAsia="Times New Roman" w:hAnsi="Arial" w:cs="Arial"/>
          <w:lang w:eastAsia="pt-PT"/>
          <w:rPrChange w:id="1459" w:author="Adelino Naquarta Sepalanga Domingos" w:date="2025-03-05T08:28:00Z" w16du:dateUtc="2025-03-05T07:28:00Z">
            <w:rPr>
              <w:rFonts w:ascii="Times New Roman" w:eastAsia="Times New Roman" w:hAnsi="Times New Roman" w:cs="Times New Roman"/>
              <w:sz w:val="24"/>
              <w:szCs w:val="24"/>
              <w:lang w:eastAsia="pt-PT"/>
            </w:rPr>
          </w:rPrChange>
        </w:rPr>
      </w:pPr>
      <w:r w:rsidRPr="00A96890">
        <w:rPr>
          <w:rFonts w:ascii="Arial" w:eastAsia="Times New Roman" w:hAnsi="Arial" w:cs="Arial"/>
          <w:b/>
          <w:bCs/>
          <w:lang w:eastAsia="pt-PT"/>
          <w:rPrChange w:id="1460" w:author="Adelino Naquarta Sepalanga Domingos" w:date="2025-03-05T08:28:00Z" w16du:dateUtc="2025-03-05T07:28:00Z">
            <w:rPr>
              <w:rFonts w:ascii="Times New Roman" w:eastAsia="Times New Roman" w:hAnsi="Times New Roman" w:cs="Times New Roman"/>
              <w:b/>
              <w:bCs/>
              <w:sz w:val="24"/>
              <w:szCs w:val="24"/>
              <w:lang w:eastAsia="pt-PT"/>
            </w:rPr>
          </w:rPrChange>
        </w:rPr>
        <w:t>“GF”</w:t>
      </w:r>
      <w:r w:rsidRPr="00A96890">
        <w:rPr>
          <w:rFonts w:ascii="Arial" w:eastAsia="Times New Roman" w:hAnsi="Arial" w:cs="Arial"/>
          <w:lang w:eastAsia="pt-PT"/>
          <w:rPrChange w:id="1461" w:author="Adelino Naquarta Sepalanga Domingos" w:date="2025-03-05T08:28:00Z" w16du:dateUtc="2025-03-05T07:28:00Z">
            <w:rPr>
              <w:rFonts w:ascii="Times New Roman" w:eastAsia="Times New Roman" w:hAnsi="Times New Roman" w:cs="Times New Roman"/>
              <w:sz w:val="24"/>
              <w:szCs w:val="24"/>
              <w:lang w:eastAsia="pt-PT"/>
            </w:rPr>
          </w:rPrChange>
        </w:rPr>
        <w:t xml:space="preserve"> – Factura Genérica</w:t>
      </w:r>
      <w:ins w:id="1462" w:author="Adelino Naquarta Sepalanga Domingos" w:date="2025-03-05T08:31:00Z" w16du:dateUtc="2025-03-05T07:31:00Z">
        <w:r w:rsidR="00A96890">
          <w:rPr>
            <w:rFonts w:ascii="Arial" w:eastAsia="Times New Roman" w:hAnsi="Arial" w:cs="Arial"/>
            <w:lang w:eastAsia="pt-PT"/>
          </w:rPr>
          <w:t>:</w:t>
        </w:r>
      </w:ins>
      <w:r w:rsidRPr="00A96890">
        <w:rPr>
          <w:rFonts w:ascii="Arial" w:eastAsia="Times New Roman" w:hAnsi="Arial" w:cs="Arial"/>
          <w:lang w:eastAsia="pt-PT"/>
          <w:rPrChange w:id="1463" w:author="Adelino Naquarta Sepalanga Domingos" w:date="2025-03-05T08:28:00Z" w16du:dateUtc="2025-03-05T07:28:00Z">
            <w:rPr>
              <w:rFonts w:ascii="Times New Roman" w:eastAsia="Times New Roman" w:hAnsi="Times New Roman" w:cs="Times New Roman"/>
              <w:sz w:val="24"/>
              <w:szCs w:val="24"/>
              <w:lang w:eastAsia="pt-PT"/>
            </w:rPr>
          </w:rPrChange>
        </w:rPr>
        <w:t xml:space="preserve"> Documento único que agrega a factura e o recibo com periodicidade mensal, emitida por Instituição Financeira, que compreende todos os serviços cobrados e pagos pelos seus clientes, naquele período</w:t>
      </w:r>
      <w:ins w:id="1464" w:author="Adelino Naquarta Sepalanga Domingos" w:date="2025-02-28T12:15:00Z" w16du:dateUtc="2025-02-28T11:15:00Z">
        <w:r w:rsidR="00A70FF2" w:rsidRPr="00A96890">
          <w:rPr>
            <w:rFonts w:ascii="Arial" w:eastAsia="Times New Roman" w:hAnsi="Arial" w:cs="Arial"/>
            <w:lang w:eastAsia="pt-PT"/>
            <w:rPrChange w:id="1465" w:author="Adelino Naquarta Sepalanga Domingos" w:date="2025-03-05T08:28:00Z" w16du:dateUtc="2025-03-05T07:28:00Z">
              <w:rPr>
                <w:rFonts w:ascii="Times New Roman" w:eastAsia="Times New Roman" w:hAnsi="Times New Roman" w:cs="Times New Roman"/>
                <w:sz w:val="24"/>
                <w:szCs w:val="24"/>
                <w:lang w:eastAsia="pt-PT"/>
              </w:rPr>
            </w:rPrChange>
          </w:rPr>
          <w:t>.</w:t>
        </w:r>
      </w:ins>
    </w:p>
    <w:p w14:paraId="28791097" w14:textId="513C1516" w:rsidR="003F3EDE" w:rsidRPr="00A96890" w:rsidRDefault="003F3EDE" w:rsidP="003F3EDE">
      <w:pPr>
        <w:rPr>
          <w:rFonts w:ascii="Arial" w:eastAsia="Times New Roman" w:hAnsi="Arial" w:cs="Arial"/>
          <w:lang w:eastAsia="pt-PT"/>
          <w:rPrChange w:id="1466" w:author="Adelino Naquarta Sepalanga Domingos" w:date="2025-03-05T08:28:00Z" w16du:dateUtc="2025-03-05T07:28:00Z">
            <w:rPr>
              <w:rFonts w:ascii="Times New Roman" w:eastAsia="Times New Roman" w:hAnsi="Times New Roman" w:cs="Times New Roman"/>
              <w:sz w:val="24"/>
              <w:szCs w:val="24"/>
              <w:lang w:eastAsia="pt-PT"/>
            </w:rPr>
          </w:rPrChange>
        </w:rPr>
      </w:pPr>
      <w:r w:rsidRPr="00A96890">
        <w:rPr>
          <w:rFonts w:ascii="Arial" w:eastAsia="Times New Roman" w:hAnsi="Arial" w:cs="Arial"/>
          <w:lang w:eastAsia="pt-PT"/>
          <w:rPrChange w:id="1467" w:author="Adelino Naquarta Sepalanga Domingos" w:date="2025-03-05T08:28:00Z" w16du:dateUtc="2025-03-05T07:28:00Z">
            <w:rPr>
              <w:rFonts w:ascii="Times New Roman" w:eastAsia="Times New Roman" w:hAnsi="Times New Roman" w:cs="Times New Roman"/>
              <w:sz w:val="24"/>
              <w:szCs w:val="24"/>
              <w:lang w:eastAsia="pt-PT"/>
            </w:rPr>
          </w:rPrChange>
        </w:rPr>
        <w:t>"</w:t>
      </w:r>
      <w:r w:rsidRPr="00A96890">
        <w:rPr>
          <w:rFonts w:ascii="Arial" w:eastAsia="Times New Roman" w:hAnsi="Arial" w:cs="Arial"/>
          <w:b/>
          <w:bCs/>
          <w:lang w:eastAsia="pt-PT"/>
          <w:rPrChange w:id="1468" w:author="Adelino Naquarta Sepalanga Domingos" w:date="2025-03-05T08:28:00Z" w16du:dateUtc="2025-03-05T07:28:00Z">
            <w:rPr>
              <w:rFonts w:ascii="Times New Roman" w:eastAsia="Times New Roman" w:hAnsi="Times New Roman" w:cs="Times New Roman"/>
              <w:b/>
              <w:bCs/>
              <w:sz w:val="24"/>
              <w:szCs w:val="24"/>
              <w:lang w:eastAsia="pt-PT"/>
            </w:rPr>
          </w:rPrChange>
        </w:rPr>
        <w:t>FG</w:t>
      </w:r>
      <w:r w:rsidRPr="00A96890">
        <w:rPr>
          <w:rFonts w:ascii="Arial" w:eastAsia="Times New Roman" w:hAnsi="Arial" w:cs="Arial"/>
          <w:lang w:eastAsia="pt-PT"/>
          <w:rPrChange w:id="1469" w:author="Adelino Naquarta Sepalanga Domingos" w:date="2025-03-05T08:28:00Z" w16du:dateUtc="2025-03-05T07:28:00Z">
            <w:rPr>
              <w:rFonts w:ascii="Times New Roman" w:eastAsia="Times New Roman" w:hAnsi="Times New Roman" w:cs="Times New Roman"/>
              <w:sz w:val="24"/>
              <w:szCs w:val="24"/>
              <w:lang w:eastAsia="pt-PT"/>
            </w:rPr>
          </w:rPrChange>
        </w:rPr>
        <w:t>" - Factura Global</w:t>
      </w:r>
      <w:ins w:id="1470" w:author="Adelino Naquarta Sepalanga Domingos" w:date="2025-03-05T08:31:00Z" w16du:dateUtc="2025-03-05T07:31:00Z">
        <w:r w:rsidR="00A96890">
          <w:rPr>
            <w:rFonts w:ascii="Arial" w:eastAsia="Times New Roman" w:hAnsi="Arial" w:cs="Arial"/>
            <w:lang w:eastAsia="pt-PT"/>
          </w:rPr>
          <w:t>:</w:t>
        </w:r>
      </w:ins>
      <w:r w:rsidRPr="00A96890">
        <w:rPr>
          <w:rFonts w:ascii="Arial" w:eastAsia="Times New Roman" w:hAnsi="Arial" w:cs="Arial"/>
          <w:lang w:eastAsia="pt-PT"/>
          <w:rPrChange w:id="1471" w:author="Adelino Naquarta Sepalanga Domingos" w:date="2025-03-05T08:28:00Z" w16du:dateUtc="2025-03-05T07:28:00Z">
            <w:rPr>
              <w:rFonts w:ascii="Times New Roman" w:eastAsia="Times New Roman" w:hAnsi="Times New Roman" w:cs="Times New Roman"/>
              <w:sz w:val="24"/>
              <w:szCs w:val="24"/>
              <w:lang w:eastAsia="pt-PT"/>
            </w:rPr>
          </w:rPrChange>
        </w:rPr>
        <w:t xml:space="preserve"> Documento comercial, com periodicidade máxima mensal, que engloba todas as transmissões de bens e prestações de serviços efectuadas durante o período em referência</w:t>
      </w:r>
      <w:ins w:id="1472" w:author="Adelino Naquarta Sepalanga Domingos" w:date="2025-02-28T12:15:00Z" w16du:dateUtc="2025-02-28T11:15:00Z">
        <w:r w:rsidR="00A70FF2" w:rsidRPr="00A96890">
          <w:rPr>
            <w:rFonts w:ascii="Arial" w:eastAsia="Times New Roman" w:hAnsi="Arial" w:cs="Arial"/>
            <w:lang w:eastAsia="pt-PT"/>
            <w:rPrChange w:id="1473" w:author="Adelino Naquarta Sepalanga Domingos" w:date="2025-03-05T08:28:00Z" w16du:dateUtc="2025-03-05T07:28:00Z">
              <w:rPr>
                <w:rFonts w:ascii="Times New Roman" w:eastAsia="Times New Roman" w:hAnsi="Times New Roman" w:cs="Times New Roman"/>
                <w:sz w:val="24"/>
                <w:szCs w:val="24"/>
                <w:lang w:eastAsia="pt-PT"/>
              </w:rPr>
            </w:rPrChange>
          </w:rPr>
          <w:t>.</w:t>
        </w:r>
      </w:ins>
    </w:p>
    <w:p w14:paraId="477E3F00" w14:textId="6702491A" w:rsidR="003F3EDE" w:rsidRPr="00A96890" w:rsidRDefault="003F3EDE" w:rsidP="003F3EDE">
      <w:pPr>
        <w:rPr>
          <w:rFonts w:ascii="Arial" w:eastAsia="Times New Roman" w:hAnsi="Arial" w:cs="Arial"/>
          <w:lang w:eastAsia="pt-PT"/>
          <w:rPrChange w:id="1474" w:author="Adelino Naquarta Sepalanga Domingos" w:date="2025-03-05T08:28:00Z" w16du:dateUtc="2025-03-05T07:28:00Z">
            <w:rPr>
              <w:rFonts w:ascii="Times New Roman" w:eastAsia="Times New Roman" w:hAnsi="Times New Roman" w:cs="Times New Roman"/>
              <w:sz w:val="24"/>
              <w:szCs w:val="24"/>
              <w:lang w:eastAsia="pt-PT"/>
            </w:rPr>
          </w:rPrChange>
        </w:rPr>
      </w:pPr>
      <w:r w:rsidRPr="00A96890">
        <w:rPr>
          <w:rFonts w:ascii="Arial" w:eastAsia="Times New Roman" w:hAnsi="Arial" w:cs="Arial"/>
          <w:b/>
          <w:bCs/>
          <w:lang w:eastAsia="pt-PT"/>
          <w:rPrChange w:id="1475" w:author="Adelino Naquarta Sepalanga Domingos" w:date="2025-03-05T08:28:00Z" w16du:dateUtc="2025-03-05T07:28:00Z">
            <w:rPr>
              <w:rFonts w:ascii="Times New Roman" w:eastAsia="Times New Roman" w:hAnsi="Times New Roman" w:cs="Times New Roman"/>
              <w:b/>
              <w:bCs/>
              <w:sz w:val="24"/>
              <w:szCs w:val="24"/>
              <w:lang w:eastAsia="pt-PT"/>
            </w:rPr>
          </w:rPrChange>
        </w:rPr>
        <w:t>“AC”</w:t>
      </w:r>
      <w:r w:rsidRPr="00A96890">
        <w:rPr>
          <w:rFonts w:ascii="Arial" w:eastAsia="Times New Roman" w:hAnsi="Arial" w:cs="Arial"/>
          <w:lang w:eastAsia="pt-PT"/>
          <w:rPrChange w:id="1476" w:author="Adelino Naquarta Sepalanga Domingos" w:date="2025-03-05T08:28:00Z" w16du:dateUtc="2025-03-05T07:28:00Z">
            <w:rPr>
              <w:rFonts w:ascii="Times New Roman" w:eastAsia="Times New Roman" w:hAnsi="Times New Roman" w:cs="Times New Roman"/>
              <w:sz w:val="24"/>
              <w:szCs w:val="24"/>
              <w:lang w:eastAsia="pt-PT"/>
            </w:rPr>
          </w:rPrChange>
        </w:rPr>
        <w:t xml:space="preserve"> – Aviso de cobrança</w:t>
      </w:r>
      <w:ins w:id="1477" w:author="Adelino Naquarta Sepalanga Domingos" w:date="2025-03-05T08:31:00Z" w16du:dateUtc="2025-03-05T07:31:00Z">
        <w:r w:rsidR="00A96890">
          <w:rPr>
            <w:rFonts w:ascii="Arial" w:eastAsia="Times New Roman" w:hAnsi="Arial" w:cs="Arial"/>
            <w:lang w:eastAsia="pt-PT"/>
          </w:rPr>
          <w:t>:</w:t>
        </w:r>
      </w:ins>
      <w:r w:rsidRPr="00A96890">
        <w:rPr>
          <w:rFonts w:ascii="Arial" w:eastAsia="Times New Roman" w:hAnsi="Arial" w:cs="Arial"/>
          <w:lang w:eastAsia="pt-PT"/>
          <w:rPrChange w:id="1478" w:author="Adelino Naquarta Sepalanga Domingos" w:date="2025-03-05T08:28:00Z" w16du:dateUtc="2025-03-05T07:28:00Z">
            <w:rPr>
              <w:rFonts w:ascii="Times New Roman" w:eastAsia="Times New Roman" w:hAnsi="Times New Roman" w:cs="Times New Roman"/>
              <w:sz w:val="24"/>
              <w:szCs w:val="24"/>
              <w:lang w:eastAsia="pt-PT"/>
            </w:rPr>
          </w:rPrChange>
        </w:rPr>
        <w:t xml:space="preserve"> Documento que agrega a factura e o recibo, podendo apenas ser emitida quando a data da factura e do pagamento coincidem (pronto pagamento).</w:t>
      </w:r>
    </w:p>
    <w:p w14:paraId="5143C681" w14:textId="05578CEE" w:rsidR="003F3EDE" w:rsidRPr="00A96890" w:rsidRDefault="003F3EDE" w:rsidP="003F3EDE">
      <w:pPr>
        <w:rPr>
          <w:rFonts w:ascii="Arial" w:eastAsia="Times New Roman" w:hAnsi="Arial" w:cs="Arial"/>
          <w:lang w:eastAsia="pt-PT"/>
          <w:rPrChange w:id="1479" w:author="Adelino Naquarta Sepalanga Domingos" w:date="2025-03-05T08:28:00Z" w16du:dateUtc="2025-03-05T07:28:00Z">
            <w:rPr>
              <w:rFonts w:ascii="Times New Roman" w:eastAsia="Times New Roman" w:hAnsi="Times New Roman" w:cs="Times New Roman"/>
              <w:sz w:val="24"/>
              <w:szCs w:val="24"/>
              <w:lang w:eastAsia="pt-PT"/>
            </w:rPr>
          </w:rPrChange>
        </w:rPr>
      </w:pPr>
      <w:r w:rsidRPr="00A96890">
        <w:rPr>
          <w:rFonts w:ascii="Arial" w:eastAsia="Times New Roman" w:hAnsi="Arial" w:cs="Arial"/>
          <w:lang w:eastAsia="pt-PT"/>
          <w:rPrChange w:id="1480" w:author="Adelino Naquarta Sepalanga Domingos" w:date="2025-03-05T08:28:00Z" w16du:dateUtc="2025-03-05T07:28:00Z">
            <w:rPr>
              <w:rFonts w:ascii="Times New Roman" w:eastAsia="Times New Roman" w:hAnsi="Times New Roman" w:cs="Times New Roman"/>
              <w:sz w:val="24"/>
              <w:szCs w:val="24"/>
              <w:lang w:eastAsia="pt-PT"/>
            </w:rPr>
          </w:rPrChange>
        </w:rPr>
        <w:t>“</w:t>
      </w:r>
      <w:r w:rsidRPr="00A96890">
        <w:rPr>
          <w:rFonts w:ascii="Arial" w:eastAsia="Times New Roman" w:hAnsi="Arial" w:cs="Arial"/>
          <w:b/>
          <w:bCs/>
          <w:lang w:eastAsia="pt-PT"/>
          <w:rPrChange w:id="1481" w:author="Adelino Naquarta Sepalanga Domingos" w:date="2025-03-05T08:28:00Z" w16du:dateUtc="2025-03-05T07:28:00Z">
            <w:rPr>
              <w:rFonts w:ascii="Times New Roman" w:eastAsia="Times New Roman" w:hAnsi="Times New Roman" w:cs="Times New Roman"/>
              <w:b/>
              <w:bCs/>
              <w:sz w:val="24"/>
              <w:szCs w:val="24"/>
              <w:lang w:eastAsia="pt-PT"/>
            </w:rPr>
          </w:rPrChange>
        </w:rPr>
        <w:t>AR</w:t>
      </w:r>
      <w:r w:rsidRPr="00A96890">
        <w:rPr>
          <w:rFonts w:ascii="Arial" w:eastAsia="Times New Roman" w:hAnsi="Arial" w:cs="Arial"/>
          <w:lang w:eastAsia="pt-PT"/>
          <w:rPrChange w:id="1482" w:author="Adelino Naquarta Sepalanga Domingos" w:date="2025-03-05T08:28:00Z" w16du:dateUtc="2025-03-05T07:28:00Z">
            <w:rPr>
              <w:rFonts w:ascii="Times New Roman" w:eastAsia="Times New Roman" w:hAnsi="Times New Roman" w:cs="Times New Roman"/>
              <w:sz w:val="24"/>
              <w:szCs w:val="24"/>
              <w:lang w:eastAsia="pt-PT"/>
            </w:rPr>
          </w:rPrChange>
        </w:rPr>
        <w:t>” – Aviso de cobrança/recibo</w:t>
      </w:r>
      <w:ins w:id="1483" w:author="Adelino Naquarta Sepalanga Domingos" w:date="2025-03-05T08:31:00Z" w16du:dateUtc="2025-03-05T07:31:00Z">
        <w:r w:rsidR="00A96890">
          <w:rPr>
            <w:rFonts w:ascii="Arial" w:eastAsia="Times New Roman" w:hAnsi="Arial" w:cs="Arial"/>
            <w:lang w:eastAsia="pt-PT"/>
          </w:rPr>
          <w:t>:</w:t>
        </w:r>
      </w:ins>
      <w:r w:rsidRPr="00A96890">
        <w:rPr>
          <w:rFonts w:ascii="Arial" w:eastAsia="Times New Roman" w:hAnsi="Arial" w:cs="Arial"/>
          <w:lang w:eastAsia="pt-PT"/>
          <w:rPrChange w:id="1484" w:author="Adelino Naquarta Sepalanga Domingos" w:date="2025-03-05T08:28:00Z" w16du:dateUtc="2025-03-05T07:28:00Z">
            <w:rPr>
              <w:rFonts w:ascii="Times New Roman" w:eastAsia="Times New Roman" w:hAnsi="Times New Roman" w:cs="Times New Roman"/>
              <w:sz w:val="24"/>
              <w:szCs w:val="24"/>
              <w:lang w:eastAsia="pt-PT"/>
            </w:rPr>
          </w:rPrChange>
        </w:rPr>
        <w:t xml:space="preserve"> </w:t>
      </w:r>
      <w:r w:rsidRPr="00A96890">
        <w:rPr>
          <w:rFonts w:ascii="Arial" w:eastAsia="Malgun Gothic" w:hAnsi="Arial" w:cs="Arial"/>
          <w:rPrChange w:id="1485" w:author="Adelino Naquarta Sepalanga Domingos" w:date="2025-03-05T08:28:00Z" w16du:dateUtc="2025-03-05T07:28:00Z">
            <w:rPr>
              <w:rFonts w:ascii="Times New Roman" w:eastAsia="Malgun Gothic" w:hAnsi="Times New Roman" w:cs="Times New Roman"/>
            </w:rPr>
          </w:rPrChange>
        </w:rPr>
        <w:t>Documentos emitidos por empresas seguradoras, que formalizam e comprovam os serviços prestados</w:t>
      </w:r>
      <w:ins w:id="1486" w:author="Adelino Naquarta Sepalanga Domingos" w:date="2025-02-28T12:15:00Z" w16du:dateUtc="2025-02-28T11:15:00Z">
        <w:r w:rsidR="00A70FF2" w:rsidRPr="00A96890">
          <w:rPr>
            <w:rFonts w:ascii="Arial" w:eastAsia="Malgun Gothic" w:hAnsi="Arial" w:cs="Arial"/>
            <w:rPrChange w:id="1487" w:author="Adelino Naquarta Sepalanga Domingos" w:date="2025-03-05T08:28:00Z" w16du:dateUtc="2025-03-05T07:28:00Z">
              <w:rPr>
                <w:rFonts w:ascii="Times New Roman" w:eastAsia="Malgun Gothic" w:hAnsi="Times New Roman" w:cs="Times New Roman"/>
              </w:rPr>
            </w:rPrChange>
          </w:rPr>
          <w:t>.</w:t>
        </w:r>
      </w:ins>
    </w:p>
    <w:p w14:paraId="30232518" w14:textId="55CFD32A" w:rsidR="003F3EDE" w:rsidRPr="00A96890" w:rsidRDefault="003F3EDE" w:rsidP="003F3EDE">
      <w:pPr>
        <w:rPr>
          <w:rFonts w:ascii="Arial" w:eastAsia="Times New Roman" w:hAnsi="Arial" w:cs="Arial"/>
          <w:lang w:eastAsia="pt-PT"/>
          <w:rPrChange w:id="1488" w:author="Adelino Naquarta Sepalanga Domingos" w:date="2025-03-05T08:28:00Z" w16du:dateUtc="2025-03-05T07:28:00Z">
            <w:rPr>
              <w:rFonts w:ascii="Times New Roman" w:eastAsia="Times New Roman" w:hAnsi="Times New Roman" w:cs="Times New Roman"/>
              <w:sz w:val="24"/>
              <w:szCs w:val="24"/>
              <w:lang w:eastAsia="pt-PT"/>
            </w:rPr>
          </w:rPrChange>
        </w:rPr>
      </w:pPr>
      <w:r w:rsidRPr="00A96890">
        <w:rPr>
          <w:rFonts w:ascii="Arial" w:eastAsia="Times New Roman" w:hAnsi="Arial" w:cs="Arial"/>
          <w:lang w:eastAsia="pt-PT"/>
          <w:rPrChange w:id="1489" w:author="Adelino Naquarta Sepalanga Domingos" w:date="2025-03-05T08:28:00Z" w16du:dateUtc="2025-03-05T07:28:00Z">
            <w:rPr>
              <w:rFonts w:ascii="Times New Roman" w:eastAsia="Times New Roman" w:hAnsi="Times New Roman" w:cs="Times New Roman"/>
              <w:sz w:val="24"/>
              <w:szCs w:val="24"/>
              <w:lang w:eastAsia="pt-PT"/>
            </w:rPr>
          </w:rPrChange>
        </w:rPr>
        <w:t>“</w:t>
      </w:r>
      <w:r w:rsidRPr="00A96890">
        <w:rPr>
          <w:rFonts w:ascii="Arial" w:eastAsia="Times New Roman" w:hAnsi="Arial" w:cs="Arial"/>
          <w:b/>
          <w:bCs/>
          <w:lang w:eastAsia="pt-PT"/>
          <w:rPrChange w:id="1490" w:author="Adelino Naquarta Sepalanga Domingos" w:date="2025-03-05T08:28:00Z" w16du:dateUtc="2025-03-05T07:28:00Z">
            <w:rPr>
              <w:rFonts w:ascii="Times New Roman" w:eastAsia="Times New Roman" w:hAnsi="Times New Roman" w:cs="Times New Roman"/>
              <w:b/>
              <w:bCs/>
              <w:sz w:val="24"/>
              <w:szCs w:val="24"/>
              <w:lang w:eastAsia="pt-PT"/>
            </w:rPr>
          </w:rPrChange>
        </w:rPr>
        <w:t>TV</w:t>
      </w:r>
      <w:r w:rsidRPr="00A96890">
        <w:rPr>
          <w:rFonts w:ascii="Arial" w:eastAsia="Times New Roman" w:hAnsi="Arial" w:cs="Arial"/>
          <w:lang w:eastAsia="pt-PT"/>
          <w:rPrChange w:id="1491" w:author="Adelino Naquarta Sepalanga Domingos" w:date="2025-03-05T08:28:00Z" w16du:dateUtc="2025-03-05T07:28:00Z">
            <w:rPr>
              <w:rFonts w:ascii="Times New Roman" w:eastAsia="Times New Roman" w:hAnsi="Times New Roman" w:cs="Times New Roman"/>
              <w:sz w:val="24"/>
              <w:szCs w:val="24"/>
              <w:lang w:eastAsia="pt-PT"/>
            </w:rPr>
          </w:rPrChange>
        </w:rPr>
        <w:t>” – Talão de venda</w:t>
      </w:r>
      <w:ins w:id="1492" w:author="Adelino Naquarta Sepalanga Domingos" w:date="2025-03-05T08:32:00Z" w16du:dateUtc="2025-03-05T07:32:00Z">
        <w:r w:rsidR="00A96890">
          <w:rPr>
            <w:rFonts w:ascii="Arial" w:eastAsia="Times New Roman" w:hAnsi="Arial" w:cs="Arial"/>
            <w:lang w:eastAsia="pt-PT"/>
          </w:rPr>
          <w:t>:</w:t>
        </w:r>
      </w:ins>
      <w:r w:rsidRPr="00A96890">
        <w:rPr>
          <w:rFonts w:ascii="Arial" w:eastAsia="Times New Roman" w:hAnsi="Arial" w:cs="Arial"/>
          <w:lang w:eastAsia="pt-PT"/>
          <w:rPrChange w:id="1493" w:author="Adelino Naquarta Sepalanga Domingos" w:date="2025-03-05T08:28:00Z" w16du:dateUtc="2025-03-05T07:28:00Z">
            <w:rPr>
              <w:rFonts w:ascii="Times New Roman" w:eastAsia="Times New Roman" w:hAnsi="Times New Roman" w:cs="Times New Roman"/>
              <w:sz w:val="24"/>
              <w:szCs w:val="24"/>
              <w:lang w:eastAsia="pt-PT"/>
            </w:rPr>
          </w:rPrChange>
        </w:rPr>
        <w:t xml:space="preserve"> </w:t>
      </w:r>
      <w:ins w:id="1494" w:author="Adelino Naquarta Sepalanga Domingos" w:date="2025-03-05T08:32:00Z" w16du:dateUtc="2025-03-05T07:32:00Z">
        <w:r w:rsidR="00A96890">
          <w:rPr>
            <w:rFonts w:ascii="Arial" w:eastAsia="Times New Roman" w:hAnsi="Arial" w:cs="Arial"/>
            <w:lang w:eastAsia="pt-PT"/>
          </w:rPr>
          <w:t>D</w:t>
        </w:r>
      </w:ins>
      <w:del w:id="1495" w:author="Adelino Naquarta Sepalanga Domingos" w:date="2025-03-05T08:32:00Z" w16du:dateUtc="2025-03-05T07:32:00Z">
        <w:r w:rsidRPr="00A96890" w:rsidDel="00A96890">
          <w:rPr>
            <w:rFonts w:ascii="Arial" w:eastAsia="Times New Roman" w:hAnsi="Arial" w:cs="Arial"/>
            <w:lang w:eastAsia="pt-PT"/>
            <w:rPrChange w:id="1496" w:author="Adelino Naquarta Sepalanga Domingos" w:date="2025-03-05T08:28:00Z" w16du:dateUtc="2025-03-05T07:28:00Z">
              <w:rPr>
                <w:rFonts w:ascii="Times New Roman" w:eastAsia="Times New Roman" w:hAnsi="Times New Roman" w:cs="Times New Roman"/>
                <w:sz w:val="24"/>
                <w:szCs w:val="24"/>
                <w:lang w:eastAsia="pt-PT"/>
              </w:rPr>
            </w:rPrChange>
          </w:rPr>
          <w:delText>d</w:delText>
        </w:r>
      </w:del>
      <w:r w:rsidRPr="00A96890">
        <w:rPr>
          <w:rFonts w:ascii="Arial" w:eastAsia="Times New Roman" w:hAnsi="Arial" w:cs="Arial"/>
          <w:lang w:eastAsia="pt-PT"/>
          <w:rPrChange w:id="1497" w:author="Adelino Naquarta Sepalanga Domingos" w:date="2025-03-05T08:28:00Z" w16du:dateUtc="2025-03-05T07:28:00Z">
            <w:rPr>
              <w:rFonts w:ascii="Times New Roman" w:eastAsia="Times New Roman" w:hAnsi="Times New Roman" w:cs="Times New Roman"/>
              <w:sz w:val="24"/>
              <w:szCs w:val="24"/>
              <w:lang w:eastAsia="pt-PT"/>
            </w:rPr>
          </w:rPrChange>
        </w:rPr>
        <w:t>ocumento que agrega a factura e o recibo, podendo apenas ser emitida quando a data da factura e do pagamento coincidem (pronto pagamento). A identificação do destinatário é opcional pois é usado para vendas a consumidores finais.</w:t>
      </w:r>
    </w:p>
    <w:p w14:paraId="4F52E894" w14:textId="69668D51" w:rsidR="003F3EDE" w:rsidRPr="00A96890" w:rsidRDefault="003F3EDE" w:rsidP="003F3EDE">
      <w:pPr>
        <w:rPr>
          <w:rFonts w:ascii="Arial" w:eastAsia="Times New Roman" w:hAnsi="Arial" w:cs="Arial"/>
          <w:lang w:eastAsia="pt-PT"/>
          <w:rPrChange w:id="1498" w:author="Adelino Naquarta Sepalanga Domingos" w:date="2025-03-05T08:28:00Z" w16du:dateUtc="2025-03-05T07:28:00Z">
            <w:rPr>
              <w:rFonts w:ascii="Times New Roman" w:eastAsia="Times New Roman" w:hAnsi="Times New Roman" w:cs="Times New Roman"/>
              <w:sz w:val="24"/>
              <w:szCs w:val="24"/>
              <w:lang w:eastAsia="pt-PT"/>
            </w:rPr>
          </w:rPrChange>
        </w:rPr>
      </w:pPr>
      <w:r w:rsidRPr="00A96890">
        <w:rPr>
          <w:rFonts w:ascii="Arial" w:eastAsia="Times New Roman" w:hAnsi="Arial" w:cs="Arial"/>
          <w:lang w:eastAsia="pt-PT"/>
          <w:rPrChange w:id="1499" w:author="Adelino Naquarta Sepalanga Domingos" w:date="2025-03-05T08:28:00Z" w16du:dateUtc="2025-03-05T07:28:00Z">
            <w:rPr>
              <w:rFonts w:ascii="Times New Roman" w:eastAsia="Times New Roman" w:hAnsi="Times New Roman" w:cs="Times New Roman"/>
              <w:sz w:val="24"/>
              <w:szCs w:val="24"/>
              <w:lang w:eastAsia="pt-PT"/>
            </w:rPr>
          </w:rPrChange>
        </w:rPr>
        <w:t>“</w:t>
      </w:r>
      <w:r w:rsidRPr="00A96890">
        <w:rPr>
          <w:rFonts w:ascii="Arial" w:eastAsia="Times New Roman" w:hAnsi="Arial" w:cs="Arial"/>
          <w:b/>
          <w:bCs/>
          <w:lang w:eastAsia="pt-PT"/>
          <w:rPrChange w:id="1500" w:author="Adelino Naquarta Sepalanga Domingos" w:date="2025-03-05T08:28:00Z" w16du:dateUtc="2025-03-05T07:28:00Z">
            <w:rPr>
              <w:rFonts w:ascii="Times New Roman" w:eastAsia="Times New Roman" w:hAnsi="Times New Roman" w:cs="Times New Roman"/>
              <w:b/>
              <w:bCs/>
              <w:sz w:val="24"/>
              <w:szCs w:val="24"/>
              <w:lang w:eastAsia="pt-PT"/>
            </w:rPr>
          </w:rPrChange>
        </w:rPr>
        <w:t>RE</w:t>
      </w:r>
      <w:r w:rsidRPr="00A96890">
        <w:rPr>
          <w:rFonts w:ascii="Arial" w:eastAsia="Times New Roman" w:hAnsi="Arial" w:cs="Arial"/>
          <w:lang w:eastAsia="pt-PT"/>
          <w:rPrChange w:id="1501" w:author="Adelino Naquarta Sepalanga Domingos" w:date="2025-03-05T08:28:00Z" w16du:dateUtc="2025-03-05T07:28:00Z">
            <w:rPr>
              <w:rFonts w:ascii="Times New Roman" w:eastAsia="Times New Roman" w:hAnsi="Times New Roman" w:cs="Times New Roman"/>
              <w:sz w:val="24"/>
              <w:szCs w:val="24"/>
              <w:lang w:eastAsia="pt-PT"/>
            </w:rPr>
          </w:rPrChange>
        </w:rPr>
        <w:t>” – Estorno ou recibo de estorno</w:t>
      </w:r>
      <w:ins w:id="1502" w:author="Adelino Naquarta Sepalanga Domingos" w:date="2025-02-28T12:15:00Z" w16du:dateUtc="2025-02-28T11:15:00Z">
        <w:r w:rsidR="00A70FF2" w:rsidRPr="00A96890">
          <w:rPr>
            <w:rFonts w:ascii="Arial" w:eastAsia="Times New Roman" w:hAnsi="Arial" w:cs="Arial"/>
            <w:lang w:eastAsia="pt-PT"/>
            <w:rPrChange w:id="1503" w:author="Adelino Naquarta Sepalanga Domingos" w:date="2025-03-05T08:28:00Z" w16du:dateUtc="2025-03-05T07:28:00Z">
              <w:rPr>
                <w:rFonts w:ascii="Times New Roman" w:eastAsia="Times New Roman" w:hAnsi="Times New Roman" w:cs="Times New Roman"/>
                <w:sz w:val="24"/>
                <w:szCs w:val="24"/>
                <w:lang w:eastAsia="pt-PT"/>
              </w:rPr>
            </w:rPrChange>
          </w:rPr>
          <w:t>.</w:t>
        </w:r>
      </w:ins>
    </w:p>
    <w:p w14:paraId="3AB14DF5" w14:textId="5C2F9791" w:rsidR="003F3EDE" w:rsidRPr="00A96890" w:rsidRDefault="003F3EDE" w:rsidP="003F3EDE">
      <w:pPr>
        <w:rPr>
          <w:rFonts w:ascii="Arial" w:eastAsia="Times New Roman" w:hAnsi="Arial" w:cs="Arial"/>
          <w:lang w:eastAsia="pt-PT"/>
          <w:rPrChange w:id="1504" w:author="Adelino Naquarta Sepalanga Domingos" w:date="2025-03-05T08:28:00Z" w16du:dateUtc="2025-03-05T07:28:00Z">
            <w:rPr>
              <w:rFonts w:ascii="Times New Roman" w:eastAsia="Times New Roman" w:hAnsi="Times New Roman" w:cs="Times New Roman"/>
              <w:sz w:val="24"/>
              <w:szCs w:val="24"/>
              <w:lang w:eastAsia="pt-PT"/>
            </w:rPr>
          </w:rPrChange>
        </w:rPr>
      </w:pPr>
      <w:r w:rsidRPr="00A96890">
        <w:rPr>
          <w:rFonts w:ascii="Arial" w:eastAsia="Times New Roman" w:hAnsi="Arial" w:cs="Arial"/>
          <w:lang w:eastAsia="pt-PT"/>
          <w:rPrChange w:id="1505" w:author="Adelino Naquarta Sepalanga Domingos" w:date="2025-03-05T08:28:00Z" w16du:dateUtc="2025-03-05T07:28:00Z">
            <w:rPr>
              <w:rFonts w:ascii="Times New Roman" w:eastAsia="Times New Roman" w:hAnsi="Times New Roman" w:cs="Times New Roman"/>
              <w:sz w:val="24"/>
              <w:szCs w:val="24"/>
              <w:lang w:eastAsia="pt-PT"/>
            </w:rPr>
          </w:rPrChange>
        </w:rPr>
        <w:t>“</w:t>
      </w:r>
      <w:r w:rsidRPr="00A96890">
        <w:rPr>
          <w:rFonts w:ascii="Arial" w:eastAsia="Times New Roman" w:hAnsi="Arial" w:cs="Arial"/>
          <w:b/>
          <w:bCs/>
          <w:lang w:eastAsia="pt-PT"/>
          <w:rPrChange w:id="1506" w:author="Adelino Naquarta Sepalanga Domingos" w:date="2025-03-05T08:28:00Z" w16du:dateUtc="2025-03-05T07:28:00Z">
            <w:rPr>
              <w:rFonts w:ascii="Times New Roman" w:eastAsia="Times New Roman" w:hAnsi="Times New Roman" w:cs="Times New Roman"/>
              <w:b/>
              <w:bCs/>
              <w:sz w:val="24"/>
              <w:szCs w:val="24"/>
              <w:lang w:eastAsia="pt-PT"/>
            </w:rPr>
          </w:rPrChange>
        </w:rPr>
        <w:t>ND</w:t>
      </w:r>
      <w:r w:rsidRPr="00A96890">
        <w:rPr>
          <w:rFonts w:ascii="Arial" w:eastAsia="Times New Roman" w:hAnsi="Arial" w:cs="Arial"/>
          <w:lang w:eastAsia="pt-PT"/>
          <w:rPrChange w:id="1507" w:author="Adelino Naquarta Sepalanga Domingos" w:date="2025-03-05T08:28:00Z" w16du:dateUtc="2025-03-05T07:28:00Z">
            <w:rPr>
              <w:rFonts w:ascii="Times New Roman" w:eastAsia="Times New Roman" w:hAnsi="Times New Roman" w:cs="Times New Roman"/>
              <w:sz w:val="24"/>
              <w:szCs w:val="24"/>
              <w:lang w:eastAsia="pt-PT"/>
            </w:rPr>
          </w:rPrChange>
        </w:rPr>
        <w:t>” – Nota de débito</w:t>
      </w:r>
      <w:ins w:id="1508" w:author="Adelino Naquarta Sepalanga Domingos" w:date="2025-03-05T08:33:00Z" w16du:dateUtc="2025-03-05T07:33:00Z">
        <w:r w:rsidR="00A96890">
          <w:rPr>
            <w:rFonts w:ascii="Arial" w:eastAsia="Times New Roman" w:hAnsi="Arial" w:cs="Arial"/>
            <w:lang w:eastAsia="pt-PT"/>
          </w:rPr>
          <w:t>:</w:t>
        </w:r>
      </w:ins>
      <w:r w:rsidRPr="00A96890">
        <w:rPr>
          <w:rFonts w:ascii="Arial" w:eastAsia="Times New Roman" w:hAnsi="Arial" w:cs="Arial"/>
          <w:lang w:eastAsia="pt-PT"/>
          <w:rPrChange w:id="1509" w:author="Adelino Naquarta Sepalanga Domingos" w:date="2025-03-05T08:28:00Z" w16du:dateUtc="2025-03-05T07:28:00Z">
            <w:rPr>
              <w:rFonts w:ascii="Times New Roman" w:eastAsia="Times New Roman" w:hAnsi="Times New Roman" w:cs="Times New Roman"/>
              <w:sz w:val="24"/>
              <w:szCs w:val="24"/>
              <w:lang w:eastAsia="pt-PT"/>
            </w:rPr>
          </w:rPrChange>
        </w:rPr>
        <w:t xml:space="preserve"> </w:t>
      </w:r>
      <w:r w:rsidRPr="00A96890">
        <w:rPr>
          <w:rFonts w:ascii="Arial" w:eastAsia="Malgun Gothic" w:hAnsi="Arial" w:cs="Arial"/>
          <w:rPrChange w:id="1510" w:author="Adelino Naquarta Sepalanga Domingos" w:date="2025-03-05T08:28:00Z" w16du:dateUtc="2025-03-05T07:28:00Z">
            <w:rPr>
              <w:rFonts w:ascii="Times New Roman" w:eastAsia="Malgun Gothic" w:hAnsi="Times New Roman" w:cs="Times New Roman"/>
            </w:rPr>
          </w:rPrChange>
        </w:rPr>
        <w:t>Documento comercial que suporta situações de débito quando não haja obrigação de emissão de factura nos termos do presente Regime Jurídico, no qual não deve haver liquidação de imposto</w:t>
      </w:r>
      <w:ins w:id="1511" w:author="Adelino Naquarta Sepalanga Domingos" w:date="2025-02-28T12:16:00Z" w16du:dateUtc="2025-02-28T11:16:00Z">
        <w:r w:rsidR="00A70FF2" w:rsidRPr="00A96890">
          <w:rPr>
            <w:rFonts w:ascii="Arial" w:eastAsia="Malgun Gothic" w:hAnsi="Arial" w:cs="Arial"/>
            <w:rPrChange w:id="1512" w:author="Adelino Naquarta Sepalanga Domingos" w:date="2025-03-05T08:28:00Z" w16du:dateUtc="2025-03-05T07:28:00Z">
              <w:rPr>
                <w:rFonts w:ascii="Times New Roman" w:eastAsia="Malgun Gothic" w:hAnsi="Times New Roman" w:cs="Times New Roman"/>
              </w:rPr>
            </w:rPrChange>
          </w:rPr>
          <w:t>.</w:t>
        </w:r>
      </w:ins>
    </w:p>
    <w:p w14:paraId="3F0881D3" w14:textId="4CF2284F" w:rsidR="003F3EDE" w:rsidRPr="00A96890" w:rsidRDefault="003F3EDE" w:rsidP="003F3EDE">
      <w:pPr>
        <w:rPr>
          <w:rFonts w:ascii="Arial" w:eastAsia="Times New Roman" w:hAnsi="Arial" w:cs="Arial"/>
          <w:lang w:eastAsia="pt-PT"/>
          <w:rPrChange w:id="1513" w:author="Adelino Naquarta Sepalanga Domingos" w:date="2025-03-05T08:28:00Z" w16du:dateUtc="2025-03-05T07:28:00Z">
            <w:rPr>
              <w:rFonts w:ascii="Times New Roman" w:eastAsia="Times New Roman" w:hAnsi="Times New Roman" w:cs="Times New Roman"/>
              <w:sz w:val="24"/>
              <w:szCs w:val="24"/>
              <w:lang w:eastAsia="pt-PT"/>
            </w:rPr>
          </w:rPrChange>
        </w:rPr>
      </w:pPr>
      <w:r w:rsidRPr="00A96890">
        <w:rPr>
          <w:rFonts w:ascii="Arial" w:eastAsia="Times New Roman" w:hAnsi="Arial" w:cs="Arial"/>
          <w:lang w:eastAsia="pt-PT"/>
          <w:rPrChange w:id="1514" w:author="Adelino Naquarta Sepalanga Domingos" w:date="2025-03-05T08:28:00Z" w16du:dateUtc="2025-03-05T07:28:00Z">
            <w:rPr>
              <w:rFonts w:ascii="Times New Roman" w:eastAsia="Times New Roman" w:hAnsi="Times New Roman" w:cs="Times New Roman"/>
              <w:sz w:val="24"/>
              <w:szCs w:val="24"/>
              <w:lang w:eastAsia="pt-PT"/>
            </w:rPr>
          </w:rPrChange>
        </w:rPr>
        <w:t>“</w:t>
      </w:r>
      <w:r w:rsidRPr="00A96890">
        <w:rPr>
          <w:rFonts w:ascii="Arial" w:eastAsia="Times New Roman" w:hAnsi="Arial" w:cs="Arial"/>
          <w:b/>
          <w:bCs/>
          <w:lang w:eastAsia="pt-PT"/>
          <w:rPrChange w:id="1515" w:author="Adelino Naquarta Sepalanga Domingos" w:date="2025-03-05T08:28:00Z" w16du:dateUtc="2025-03-05T07:28:00Z">
            <w:rPr>
              <w:rFonts w:ascii="Times New Roman" w:eastAsia="Times New Roman" w:hAnsi="Times New Roman" w:cs="Times New Roman"/>
              <w:b/>
              <w:bCs/>
              <w:sz w:val="24"/>
              <w:szCs w:val="24"/>
              <w:lang w:eastAsia="pt-PT"/>
            </w:rPr>
          </w:rPrChange>
        </w:rPr>
        <w:t>NC</w:t>
      </w:r>
      <w:r w:rsidRPr="00A96890">
        <w:rPr>
          <w:rFonts w:ascii="Arial" w:eastAsia="Times New Roman" w:hAnsi="Arial" w:cs="Arial"/>
          <w:lang w:eastAsia="pt-PT"/>
          <w:rPrChange w:id="1516" w:author="Adelino Naquarta Sepalanga Domingos" w:date="2025-03-05T08:28:00Z" w16du:dateUtc="2025-03-05T07:28:00Z">
            <w:rPr>
              <w:rFonts w:ascii="Times New Roman" w:eastAsia="Times New Roman" w:hAnsi="Times New Roman" w:cs="Times New Roman"/>
              <w:sz w:val="24"/>
              <w:szCs w:val="24"/>
              <w:lang w:eastAsia="pt-PT"/>
            </w:rPr>
          </w:rPrChange>
        </w:rPr>
        <w:t>” – Nota de crédito</w:t>
      </w:r>
      <w:ins w:id="1517" w:author="Adelino Naquarta Sepalanga Domingos" w:date="2025-03-05T08:33:00Z" w16du:dateUtc="2025-03-05T07:33:00Z">
        <w:r w:rsidR="00A96890">
          <w:rPr>
            <w:rFonts w:ascii="Arial" w:eastAsia="Times New Roman" w:hAnsi="Arial" w:cs="Arial"/>
            <w:lang w:eastAsia="pt-PT"/>
          </w:rPr>
          <w:t>:</w:t>
        </w:r>
      </w:ins>
      <w:r w:rsidRPr="00A96890">
        <w:rPr>
          <w:rFonts w:ascii="Arial" w:eastAsia="Times New Roman" w:hAnsi="Arial" w:cs="Arial"/>
          <w:lang w:eastAsia="pt-PT"/>
          <w:rPrChange w:id="1518" w:author="Adelino Naquarta Sepalanga Domingos" w:date="2025-03-05T08:28:00Z" w16du:dateUtc="2025-03-05T07:28:00Z">
            <w:rPr>
              <w:rFonts w:ascii="Times New Roman" w:eastAsia="Times New Roman" w:hAnsi="Times New Roman" w:cs="Times New Roman"/>
              <w:sz w:val="24"/>
              <w:szCs w:val="24"/>
              <w:lang w:eastAsia="pt-PT"/>
            </w:rPr>
          </w:rPrChange>
        </w:rPr>
        <w:t xml:space="preserve"> </w:t>
      </w:r>
      <w:r w:rsidRPr="00A96890">
        <w:rPr>
          <w:rFonts w:ascii="Arial" w:eastAsia="Malgun Gothic" w:hAnsi="Arial" w:cs="Arial"/>
          <w:rPrChange w:id="1519" w:author="Adelino Naquarta Sepalanga Domingos" w:date="2025-03-05T08:28:00Z" w16du:dateUtc="2025-03-05T07:28:00Z">
            <w:rPr>
              <w:rFonts w:ascii="Times New Roman" w:eastAsia="Malgun Gothic" w:hAnsi="Times New Roman" w:cs="Times New Roman"/>
            </w:rPr>
          </w:rPrChange>
        </w:rPr>
        <w:t>Documento comercial de anulação ou rectificação de factura emitida, sempre que, por qualquer motivo, a operação económica deixa de ter lugar ou o respectivo valor seja reduzido, o que sucede nomeadamente nas devoluções de bens, variação do nível do serviço prestado, ou quaisquer descontos;</w:t>
      </w:r>
    </w:p>
    <w:p w14:paraId="446962FA" w14:textId="54ECF6F3" w:rsidR="003F3EDE" w:rsidRPr="00A96890" w:rsidRDefault="003F3EDE" w:rsidP="003F3EDE">
      <w:pPr>
        <w:autoSpaceDE w:val="0"/>
        <w:autoSpaceDN w:val="0"/>
        <w:adjustRightInd w:val="0"/>
        <w:spacing w:after="120" w:line="360" w:lineRule="auto"/>
        <w:jc w:val="both"/>
        <w:rPr>
          <w:rFonts w:ascii="Arial" w:eastAsia="Malgun Gothic" w:hAnsi="Arial" w:cs="Arial"/>
          <w:rPrChange w:id="1520" w:author="Adelino Naquarta Sepalanga Domingos" w:date="2025-03-05T08:28:00Z" w16du:dateUtc="2025-03-05T07:28:00Z">
            <w:rPr>
              <w:rFonts w:ascii="Times New Roman" w:eastAsia="Malgun Gothic" w:hAnsi="Times New Roman" w:cs="Times New Roman"/>
            </w:rPr>
          </w:rPrChange>
        </w:rPr>
      </w:pPr>
      <w:r w:rsidRPr="00A96890">
        <w:rPr>
          <w:rFonts w:ascii="Arial" w:eastAsia="Times New Roman" w:hAnsi="Arial" w:cs="Arial"/>
          <w:lang w:eastAsia="pt-PT"/>
          <w:rPrChange w:id="1521" w:author="Adelino Naquarta Sepalanga Domingos" w:date="2025-03-05T08:28:00Z" w16du:dateUtc="2025-03-05T07:28:00Z">
            <w:rPr>
              <w:rFonts w:ascii="Times New Roman" w:eastAsia="Times New Roman" w:hAnsi="Times New Roman" w:cs="Times New Roman"/>
              <w:sz w:val="24"/>
              <w:szCs w:val="24"/>
              <w:lang w:eastAsia="pt-PT"/>
            </w:rPr>
          </w:rPrChange>
        </w:rPr>
        <w:t>“</w:t>
      </w:r>
      <w:r w:rsidRPr="00A96890">
        <w:rPr>
          <w:rFonts w:ascii="Arial" w:eastAsia="Times New Roman" w:hAnsi="Arial" w:cs="Arial"/>
          <w:b/>
          <w:bCs/>
          <w:lang w:eastAsia="pt-PT"/>
          <w:rPrChange w:id="1522" w:author="Adelino Naquarta Sepalanga Domingos" w:date="2025-03-05T08:28:00Z" w16du:dateUtc="2025-03-05T07:28:00Z">
            <w:rPr>
              <w:rFonts w:ascii="Times New Roman" w:eastAsia="Times New Roman" w:hAnsi="Times New Roman" w:cs="Times New Roman"/>
              <w:b/>
              <w:bCs/>
              <w:sz w:val="24"/>
              <w:szCs w:val="24"/>
              <w:lang w:eastAsia="pt-PT"/>
            </w:rPr>
          </w:rPrChange>
        </w:rPr>
        <w:t>AF</w:t>
      </w:r>
      <w:r w:rsidRPr="00A96890">
        <w:rPr>
          <w:rFonts w:ascii="Arial" w:eastAsia="Times New Roman" w:hAnsi="Arial" w:cs="Arial"/>
          <w:lang w:eastAsia="pt-PT"/>
          <w:rPrChange w:id="1523" w:author="Adelino Naquarta Sepalanga Domingos" w:date="2025-03-05T08:28:00Z" w16du:dateUtc="2025-03-05T07:28:00Z">
            <w:rPr>
              <w:rFonts w:ascii="Times New Roman" w:eastAsia="Times New Roman" w:hAnsi="Times New Roman" w:cs="Times New Roman"/>
              <w:sz w:val="24"/>
              <w:szCs w:val="24"/>
              <w:lang w:eastAsia="pt-PT"/>
            </w:rPr>
          </w:rPrChange>
        </w:rPr>
        <w:t>” – Factura/recibo (autofacturação)</w:t>
      </w:r>
      <w:ins w:id="1524" w:author="Adelino Naquarta Sepalanga Domingos" w:date="2025-03-05T08:33:00Z" w16du:dateUtc="2025-03-05T07:33:00Z">
        <w:r w:rsidR="00A96890">
          <w:rPr>
            <w:rFonts w:ascii="Arial" w:eastAsia="Times New Roman" w:hAnsi="Arial" w:cs="Arial"/>
            <w:lang w:eastAsia="pt-PT"/>
          </w:rPr>
          <w:t>:</w:t>
        </w:r>
      </w:ins>
      <w:r w:rsidRPr="00A96890">
        <w:rPr>
          <w:rFonts w:ascii="Arial" w:eastAsia="Times New Roman" w:hAnsi="Arial" w:cs="Arial"/>
          <w:lang w:eastAsia="pt-PT"/>
          <w:rPrChange w:id="1525" w:author="Adelino Naquarta Sepalanga Domingos" w:date="2025-03-05T08:28:00Z" w16du:dateUtc="2025-03-05T07:28:00Z">
            <w:rPr>
              <w:rFonts w:ascii="Times New Roman" w:eastAsia="Times New Roman" w:hAnsi="Times New Roman" w:cs="Times New Roman"/>
              <w:sz w:val="24"/>
              <w:szCs w:val="24"/>
              <w:lang w:eastAsia="pt-PT"/>
            </w:rPr>
          </w:rPrChange>
        </w:rPr>
        <w:t xml:space="preserve"> </w:t>
      </w:r>
      <w:r w:rsidRPr="00A96890">
        <w:rPr>
          <w:rFonts w:ascii="Arial" w:eastAsia="Malgun Gothic" w:hAnsi="Arial" w:cs="Arial"/>
          <w:rPrChange w:id="1526" w:author="Adelino Naquarta Sepalanga Domingos" w:date="2025-03-05T08:28:00Z" w16du:dateUtc="2025-03-05T07:28:00Z">
            <w:rPr>
              <w:rFonts w:ascii="Times New Roman" w:eastAsia="Malgun Gothic" w:hAnsi="Times New Roman" w:cs="Times New Roman"/>
            </w:rPr>
          </w:rPrChange>
        </w:rPr>
        <w:t>Emissão de Factura-Recibo pelos adquirentes de bens ou serviços em substituição dos seus fornecedores</w:t>
      </w:r>
      <w:ins w:id="1527" w:author="Adelino Naquarta Sepalanga Domingos" w:date="2025-02-28T12:16:00Z" w16du:dateUtc="2025-02-28T11:16:00Z">
        <w:r w:rsidR="00A70FF2" w:rsidRPr="00A96890">
          <w:rPr>
            <w:rFonts w:ascii="Arial" w:eastAsia="Malgun Gothic" w:hAnsi="Arial" w:cs="Arial"/>
            <w:rPrChange w:id="1528" w:author="Adelino Naquarta Sepalanga Domingos" w:date="2025-03-05T08:28:00Z" w16du:dateUtc="2025-03-05T07:28:00Z">
              <w:rPr>
                <w:rFonts w:ascii="Times New Roman" w:eastAsia="Malgun Gothic" w:hAnsi="Times New Roman" w:cs="Times New Roman"/>
              </w:rPr>
            </w:rPrChange>
          </w:rPr>
          <w:t>.</w:t>
        </w:r>
      </w:ins>
    </w:p>
    <w:p w14:paraId="1A06FD2B" w14:textId="77777777" w:rsidR="003F3EDE" w:rsidRPr="007B5483" w:rsidRDefault="003F3EDE" w:rsidP="003F3EDE">
      <w:pPr>
        <w:rPr>
          <w:rFonts w:ascii="Arial" w:hAnsi="Arial" w:cs="Arial"/>
          <w:b/>
          <w:sz w:val="28"/>
          <w:rPrChange w:id="1529" w:author="Adelino Naquarta Sepalanga Domingos" w:date="2025-03-05T08:02:00Z" w16du:dateUtc="2025-03-05T07:02:00Z">
            <w:rPr>
              <w:rFonts w:ascii="Times New Roman" w:hAnsi="Times New Roman" w:cs="Times New Roman"/>
              <w:b/>
              <w:sz w:val="28"/>
            </w:rPr>
          </w:rPrChange>
        </w:rPr>
      </w:pPr>
    </w:p>
    <w:tbl>
      <w:tblPr>
        <w:tblStyle w:val="TabeladeGrelha4-Destaque3"/>
        <w:tblW w:w="0" w:type="auto"/>
        <w:tblInd w:w="-714" w:type="dxa"/>
        <w:tblLook w:val="04A0" w:firstRow="1" w:lastRow="0" w:firstColumn="1" w:lastColumn="0" w:noHBand="0" w:noVBand="1"/>
      </w:tblPr>
      <w:tblGrid>
        <w:gridCol w:w="940"/>
        <w:gridCol w:w="4200"/>
        <w:gridCol w:w="5523"/>
      </w:tblGrid>
      <w:tr w:rsidR="003F3EDE" w:rsidRPr="007B5483" w14:paraId="2788BB90" w14:textId="77777777" w:rsidTr="0025185C">
        <w:trPr>
          <w:cnfStyle w:val="100000000000" w:firstRow="1" w:lastRow="0" w:firstColumn="0" w:lastColumn="0" w:oddVBand="0" w:evenVBand="0" w:oddHBand="0"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10632" w:type="dxa"/>
            <w:gridSpan w:val="3"/>
            <w:shd w:val="clear" w:color="auto" w:fill="002060"/>
            <w:noWrap/>
          </w:tcPr>
          <w:p w14:paraId="192B2720" w14:textId="77777777" w:rsidR="003F3EDE" w:rsidRPr="007B5483" w:rsidRDefault="003F3EDE" w:rsidP="0025185C">
            <w:pPr>
              <w:jc w:val="center"/>
              <w:rPr>
                <w:rFonts w:ascii="Arial" w:eastAsia="Times New Roman" w:hAnsi="Arial" w:cs="Arial"/>
                <w:b w:val="0"/>
                <w:bCs w:val="0"/>
                <w:color w:val="FFFFFF"/>
                <w:sz w:val="18"/>
                <w:szCs w:val="18"/>
                <w:lang w:eastAsia="pt-PT"/>
                <w:rPrChange w:id="1530" w:author="Adelino Naquarta Sepalanga Domingos" w:date="2025-03-05T08:02:00Z" w16du:dateUtc="2025-03-05T07:02:00Z">
                  <w:rPr>
                    <w:rFonts w:ascii="Times New Roman" w:eastAsia="Times New Roman" w:hAnsi="Times New Roman" w:cs="Times New Roman"/>
                    <w:b w:val="0"/>
                    <w:bCs w:val="0"/>
                    <w:color w:val="FFFFFF"/>
                    <w:sz w:val="18"/>
                    <w:szCs w:val="18"/>
                    <w:lang w:eastAsia="pt-PT"/>
                  </w:rPr>
                </w:rPrChange>
              </w:rPr>
            </w:pPr>
            <w:r w:rsidRPr="007B5483">
              <w:rPr>
                <w:rFonts w:ascii="Arial" w:eastAsia="Times New Roman" w:hAnsi="Arial" w:cs="Arial"/>
                <w:lang w:eastAsia="pt-PT"/>
                <w:rPrChange w:id="1531" w:author="Adelino Naquarta Sepalanga Domingos" w:date="2025-03-05T08:02:00Z" w16du:dateUtc="2025-03-05T07:02:00Z">
                  <w:rPr>
                    <w:rFonts w:ascii="Times New Roman" w:eastAsia="Times New Roman" w:hAnsi="Times New Roman" w:cs="Times New Roman"/>
                    <w:lang w:eastAsia="pt-PT"/>
                  </w:rPr>
                </w:rPrChange>
              </w:rPr>
              <w:t xml:space="preserve">Isenções Incompletas - operações internas </w:t>
            </w:r>
          </w:p>
        </w:tc>
      </w:tr>
      <w:tr w:rsidR="003F3EDE" w:rsidRPr="007B5483" w14:paraId="2BFBA8E7" w14:textId="77777777" w:rsidTr="0025185C">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909" w:type="dxa"/>
            <w:shd w:val="clear" w:color="auto" w:fill="002060"/>
            <w:noWrap/>
            <w:hideMark/>
          </w:tcPr>
          <w:p w14:paraId="43903AFC" w14:textId="77777777" w:rsidR="003F3EDE" w:rsidRPr="007B5483" w:rsidRDefault="003F3EDE" w:rsidP="0025185C">
            <w:pPr>
              <w:jc w:val="center"/>
              <w:rPr>
                <w:rFonts w:ascii="Arial" w:eastAsia="Times New Roman" w:hAnsi="Arial" w:cs="Arial"/>
                <w:b w:val="0"/>
                <w:bCs w:val="0"/>
                <w:color w:val="FFFFFF" w:themeColor="background1"/>
                <w:sz w:val="18"/>
                <w:szCs w:val="18"/>
                <w:lang w:eastAsia="pt-PT"/>
                <w:rPrChange w:id="1532" w:author="Adelino Naquarta Sepalanga Domingos" w:date="2025-03-05T08:02:00Z" w16du:dateUtc="2025-03-05T07:02:00Z">
                  <w:rPr>
                    <w:rFonts w:ascii="Times New Roman" w:eastAsia="Times New Roman" w:hAnsi="Times New Roman" w:cs="Times New Roman"/>
                    <w:b w:val="0"/>
                    <w:bCs w:val="0"/>
                    <w:color w:val="FFFFFF" w:themeColor="background1"/>
                    <w:sz w:val="18"/>
                    <w:szCs w:val="18"/>
                    <w:lang w:eastAsia="pt-PT"/>
                  </w:rPr>
                </w:rPrChange>
              </w:rPr>
            </w:pPr>
            <w:r w:rsidRPr="007B5483">
              <w:rPr>
                <w:rFonts w:ascii="Arial" w:eastAsia="Times New Roman" w:hAnsi="Arial" w:cs="Arial"/>
                <w:color w:val="FFFFFF" w:themeColor="background1"/>
                <w:sz w:val="18"/>
                <w:szCs w:val="18"/>
                <w:lang w:eastAsia="pt-PT"/>
                <w:rPrChange w:id="1533" w:author="Adelino Naquarta Sepalanga Domingos" w:date="2025-03-05T08:02:00Z" w16du:dateUtc="2025-03-05T07:02:00Z">
                  <w:rPr>
                    <w:rFonts w:ascii="Times New Roman" w:eastAsia="Times New Roman" w:hAnsi="Times New Roman" w:cs="Times New Roman"/>
                    <w:color w:val="FFFFFF" w:themeColor="background1"/>
                    <w:sz w:val="18"/>
                    <w:szCs w:val="18"/>
                    <w:lang w:eastAsia="pt-PT"/>
                  </w:rPr>
                </w:rPrChange>
              </w:rPr>
              <w:t>Código</w:t>
            </w:r>
          </w:p>
        </w:tc>
        <w:tc>
          <w:tcPr>
            <w:tcW w:w="4200" w:type="dxa"/>
            <w:shd w:val="clear" w:color="auto" w:fill="002060"/>
            <w:noWrap/>
            <w:hideMark/>
          </w:tcPr>
          <w:p w14:paraId="0F33ADD1" w14:textId="77777777" w:rsidR="003F3EDE" w:rsidRPr="007B5483" w:rsidRDefault="003F3EDE" w:rsidP="0025185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8"/>
                <w:szCs w:val="18"/>
                <w:lang w:eastAsia="pt-PT"/>
                <w:rPrChange w:id="1534" w:author="Adelino Naquarta Sepalanga Domingos" w:date="2025-03-05T08:02:00Z" w16du:dateUtc="2025-03-05T07:02:00Z">
                  <w:rPr>
                    <w:rFonts w:ascii="Times New Roman" w:eastAsia="Times New Roman" w:hAnsi="Times New Roman" w:cs="Times New Roman"/>
                    <w:b/>
                    <w:bCs/>
                    <w:color w:val="FFFFFF" w:themeColor="background1"/>
                    <w:sz w:val="18"/>
                    <w:szCs w:val="18"/>
                    <w:lang w:eastAsia="pt-PT"/>
                  </w:rPr>
                </w:rPrChange>
              </w:rPr>
            </w:pPr>
            <w:r w:rsidRPr="007B5483">
              <w:rPr>
                <w:rFonts w:ascii="Arial" w:eastAsia="Times New Roman" w:hAnsi="Arial" w:cs="Arial"/>
                <w:b/>
                <w:bCs/>
                <w:color w:val="FFFFFF" w:themeColor="background1"/>
                <w:sz w:val="18"/>
                <w:szCs w:val="18"/>
                <w:lang w:eastAsia="pt-PT"/>
                <w:rPrChange w:id="1535" w:author="Adelino Naquarta Sepalanga Domingos" w:date="2025-03-05T08:02:00Z" w16du:dateUtc="2025-03-05T07:02:00Z">
                  <w:rPr>
                    <w:rFonts w:ascii="Times New Roman" w:eastAsia="Times New Roman" w:hAnsi="Times New Roman" w:cs="Times New Roman"/>
                    <w:b/>
                    <w:bCs/>
                    <w:color w:val="FFFFFF" w:themeColor="background1"/>
                    <w:sz w:val="18"/>
                    <w:szCs w:val="18"/>
                    <w:lang w:eastAsia="pt-PT"/>
                  </w:rPr>
                </w:rPrChange>
              </w:rPr>
              <w:t>Menção a constar no documento¹</w:t>
            </w:r>
          </w:p>
        </w:tc>
        <w:tc>
          <w:tcPr>
            <w:tcW w:w="5523" w:type="dxa"/>
            <w:shd w:val="clear" w:color="auto" w:fill="002060"/>
            <w:noWrap/>
            <w:hideMark/>
          </w:tcPr>
          <w:p w14:paraId="4C9FDD5A" w14:textId="77777777" w:rsidR="003F3EDE" w:rsidRPr="007B5483" w:rsidRDefault="003F3EDE" w:rsidP="0025185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8"/>
                <w:szCs w:val="18"/>
                <w:lang w:eastAsia="pt-PT"/>
                <w:rPrChange w:id="1536" w:author="Adelino Naquarta Sepalanga Domingos" w:date="2025-03-05T08:02:00Z" w16du:dateUtc="2025-03-05T07:02:00Z">
                  <w:rPr>
                    <w:rFonts w:ascii="Times New Roman" w:eastAsia="Times New Roman" w:hAnsi="Times New Roman" w:cs="Times New Roman"/>
                    <w:b/>
                    <w:bCs/>
                    <w:color w:val="FFFFFF" w:themeColor="background1"/>
                    <w:sz w:val="18"/>
                    <w:szCs w:val="18"/>
                    <w:lang w:eastAsia="pt-PT"/>
                  </w:rPr>
                </w:rPrChange>
              </w:rPr>
            </w:pPr>
            <w:r w:rsidRPr="007B5483">
              <w:rPr>
                <w:rFonts w:ascii="Arial" w:eastAsia="Times New Roman" w:hAnsi="Arial" w:cs="Arial"/>
                <w:b/>
                <w:bCs/>
                <w:color w:val="FFFFFF" w:themeColor="background1"/>
                <w:sz w:val="18"/>
                <w:szCs w:val="18"/>
                <w:lang w:eastAsia="pt-PT"/>
                <w:rPrChange w:id="1537" w:author="Adelino Naquarta Sepalanga Domingos" w:date="2025-03-05T08:02:00Z" w16du:dateUtc="2025-03-05T07:02:00Z">
                  <w:rPr>
                    <w:rFonts w:ascii="Times New Roman" w:eastAsia="Times New Roman" w:hAnsi="Times New Roman" w:cs="Times New Roman"/>
                    <w:b/>
                    <w:bCs/>
                    <w:color w:val="FFFFFF" w:themeColor="background1"/>
                    <w:sz w:val="18"/>
                    <w:szCs w:val="18"/>
                    <w:lang w:eastAsia="pt-PT"/>
                  </w:rPr>
                </w:rPrChange>
              </w:rPr>
              <w:t>Descrição</w:t>
            </w:r>
          </w:p>
        </w:tc>
      </w:tr>
      <w:tr w:rsidR="003F3EDE" w:rsidRPr="007B5483" w14:paraId="1020956A" w14:textId="77777777" w:rsidTr="0025185C">
        <w:trPr>
          <w:trHeight w:val="312"/>
        </w:trPr>
        <w:tc>
          <w:tcPr>
            <w:cnfStyle w:val="001000000000" w:firstRow="0" w:lastRow="0" w:firstColumn="1" w:lastColumn="0" w:oddVBand="0" w:evenVBand="0" w:oddHBand="0" w:evenHBand="0" w:firstRowFirstColumn="0" w:firstRowLastColumn="0" w:lastRowFirstColumn="0" w:lastRowLastColumn="0"/>
            <w:tcW w:w="909" w:type="dxa"/>
            <w:noWrap/>
          </w:tcPr>
          <w:p w14:paraId="708B6C46" w14:textId="77777777" w:rsidR="003F3EDE" w:rsidRPr="007B5483" w:rsidRDefault="003F3EDE" w:rsidP="0025185C">
            <w:pPr>
              <w:jc w:val="center"/>
              <w:rPr>
                <w:rFonts w:ascii="Arial" w:eastAsia="Times New Roman" w:hAnsi="Arial" w:cs="Arial"/>
                <w:b w:val="0"/>
                <w:bCs w:val="0"/>
                <w:color w:val="000000"/>
                <w:sz w:val="21"/>
                <w:szCs w:val="21"/>
                <w:lang w:eastAsia="pt-PT"/>
                <w:rPrChange w:id="1538" w:author="Adelino Naquarta Sepalanga Domingos" w:date="2025-03-05T08:02:00Z" w16du:dateUtc="2025-03-05T07:02:00Z">
                  <w:rPr>
                    <w:rFonts w:ascii="Times New Roman" w:eastAsia="Times New Roman" w:hAnsi="Times New Roman" w:cs="Times New Roman"/>
                    <w:b w:val="0"/>
                    <w:bCs w:val="0"/>
                    <w:color w:val="000000"/>
                    <w:sz w:val="21"/>
                    <w:szCs w:val="21"/>
                    <w:lang w:eastAsia="pt-PT"/>
                  </w:rPr>
                </w:rPrChange>
              </w:rPr>
            </w:pPr>
            <w:r w:rsidRPr="007B5483">
              <w:rPr>
                <w:rFonts w:ascii="Arial" w:eastAsia="Times New Roman" w:hAnsi="Arial" w:cs="Arial"/>
                <w:color w:val="000000"/>
                <w:sz w:val="21"/>
                <w:szCs w:val="21"/>
                <w:lang w:eastAsia="pt-PT"/>
                <w:rPrChange w:id="1539"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M10</w:t>
            </w:r>
          </w:p>
        </w:tc>
        <w:tc>
          <w:tcPr>
            <w:tcW w:w="4200" w:type="dxa"/>
            <w:noWrap/>
            <w:hideMark/>
          </w:tcPr>
          <w:p w14:paraId="2FC5A8C6" w14:textId="32084321" w:rsidR="003F3EDE" w:rsidRPr="007B5483" w:rsidRDefault="003F3EDE" w:rsidP="0025185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1"/>
                <w:szCs w:val="21"/>
                <w:lang w:eastAsia="pt-PT"/>
                <w:rPrChange w:id="1540"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541"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Isento nos termos da alínea a) do n</w:t>
            </w:r>
            <w:ins w:id="1542" w:author="Adelino Naquarta Sepalanga Domingos" w:date="2025-02-28T12:17:00Z" w16du:dateUtc="2025-02-28T11:17:00Z">
              <w:r w:rsidR="00A70FF2" w:rsidRPr="007B5483">
                <w:rPr>
                  <w:rFonts w:ascii="Arial" w:eastAsia="Times New Roman" w:hAnsi="Arial" w:cs="Arial"/>
                  <w:color w:val="000000"/>
                  <w:sz w:val="21"/>
                  <w:szCs w:val="21"/>
                  <w:lang w:eastAsia="pt-PT"/>
                  <w:rPrChange w:id="1543"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w:t>
              </w:r>
            </w:ins>
            <w:r w:rsidRPr="007B5483">
              <w:rPr>
                <w:rFonts w:ascii="Arial" w:eastAsia="Times New Roman" w:hAnsi="Arial" w:cs="Arial"/>
                <w:color w:val="000000"/>
                <w:sz w:val="21"/>
                <w:szCs w:val="21"/>
                <w:lang w:eastAsia="pt-PT"/>
                <w:rPrChange w:id="1544"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º</w:t>
            </w:r>
            <w:ins w:id="1545" w:author="Adelino Naquarta Sepalanga Domingos" w:date="2025-02-28T12:17:00Z" w16du:dateUtc="2025-02-28T11:17:00Z">
              <w:r w:rsidR="00A70FF2" w:rsidRPr="007B5483">
                <w:rPr>
                  <w:rFonts w:ascii="Arial" w:eastAsia="Times New Roman" w:hAnsi="Arial" w:cs="Arial"/>
                  <w:color w:val="000000"/>
                  <w:sz w:val="21"/>
                  <w:szCs w:val="21"/>
                  <w:lang w:eastAsia="pt-PT"/>
                  <w:rPrChange w:id="1546"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 xml:space="preserve"> </w:t>
              </w:r>
            </w:ins>
            <w:r w:rsidRPr="007B5483">
              <w:rPr>
                <w:rFonts w:ascii="Arial" w:eastAsia="Times New Roman" w:hAnsi="Arial" w:cs="Arial"/>
                <w:color w:val="000000"/>
                <w:sz w:val="21"/>
                <w:szCs w:val="21"/>
                <w:lang w:eastAsia="pt-PT"/>
                <w:rPrChange w:id="1547"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1 do artigo 12.º do CIVA</w:t>
            </w:r>
            <w:ins w:id="1548" w:author="Adelino Naquarta Sepalanga Domingos" w:date="2025-02-28T15:21:00Z" w16du:dateUtc="2025-02-28T14:21:00Z">
              <w:r w:rsidR="00037DFD" w:rsidRPr="007B5483">
                <w:rPr>
                  <w:rFonts w:ascii="Arial" w:eastAsia="Times New Roman" w:hAnsi="Arial" w:cs="Arial"/>
                  <w:color w:val="000000"/>
                  <w:sz w:val="21"/>
                  <w:szCs w:val="21"/>
                  <w:lang w:eastAsia="pt-PT"/>
                  <w:rPrChange w:id="1549"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 xml:space="preserve"> (Revogado)</w:t>
              </w:r>
            </w:ins>
          </w:p>
        </w:tc>
        <w:tc>
          <w:tcPr>
            <w:tcW w:w="5523" w:type="dxa"/>
            <w:noWrap/>
            <w:hideMark/>
          </w:tcPr>
          <w:p w14:paraId="4CE88AC5" w14:textId="77777777" w:rsidR="003F3EDE" w:rsidRPr="007B5483" w:rsidRDefault="003F3EDE" w:rsidP="0025185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1"/>
                <w:szCs w:val="21"/>
                <w:lang w:eastAsia="pt-PT"/>
                <w:rPrChange w:id="1550"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551"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 xml:space="preserve"> A transmissão dos bens alimentares, conforme anexo I do presente código.</w:t>
            </w:r>
          </w:p>
        </w:tc>
      </w:tr>
      <w:tr w:rsidR="003F3EDE" w:rsidRPr="007B5483" w14:paraId="69AF6C20" w14:textId="77777777" w:rsidTr="0025185C">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909" w:type="dxa"/>
            <w:noWrap/>
          </w:tcPr>
          <w:p w14:paraId="4D10C1EC" w14:textId="77777777" w:rsidR="003F3EDE" w:rsidRPr="007B5483" w:rsidRDefault="003F3EDE" w:rsidP="0025185C">
            <w:pPr>
              <w:jc w:val="center"/>
              <w:rPr>
                <w:rFonts w:ascii="Arial" w:eastAsia="Times New Roman" w:hAnsi="Arial" w:cs="Arial"/>
                <w:b w:val="0"/>
                <w:bCs w:val="0"/>
                <w:color w:val="000000"/>
                <w:sz w:val="21"/>
                <w:szCs w:val="21"/>
                <w:lang w:eastAsia="pt-PT"/>
                <w:rPrChange w:id="1552" w:author="Adelino Naquarta Sepalanga Domingos" w:date="2025-03-05T08:02:00Z" w16du:dateUtc="2025-03-05T07:02:00Z">
                  <w:rPr>
                    <w:rFonts w:ascii="Times New Roman" w:eastAsia="Times New Roman" w:hAnsi="Times New Roman" w:cs="Times New Roman"/>
                    <w:b w:val="0"/>
                    <w:bCs w:val="0"/>
                    <w:color w:val="000000"/>
                    <w:sz w:val="21"/>
                    <w:szCs w:val="21"/>
                    <w:lang w:eastAsia="pt-PT"/>
                  </w:rPr>
                </w:rPrChange>
              </w:rPr>
            </w:pPr>
            <w:r w:rsidRPr="007B5483">
              <w:rPr>
                <w:rFonts w:ascii="Arial" w:eastAsia="Times New Roman" w:hAnsi="Arial" w:cs="Arial"/>
                <w:color w:val="000000"/>
                <w:sz w:val="21"/>
                <w:szCs w:val="21"/>
                <w:lang w:eastAsia="pt-PT"/>
                <w:rPrChange w:id="1553"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M11</w:t>
            </w:r>
          </w:p>
        </w:tc>
        <w:tc>
          <w:tcPr>
            <w:tcW w:w="4200" w:type="dxa"/>
            <w:noWrap/>
            <w:hideMark/>
          </w:tcPr>
          <w:p w14:paraId="16EC6057" w14:textId="1644C64D" w:rsidR="003F3EDE" w:rsidRPr="007B5483" w:rsidRDefault="003F3EDE" w:rsidP="0025185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1"/>
                <w:szCs w:val="21"/>
                <w:lang w:eastAsia="pt-PT"/>
                <w:rPrChange w:id="1554"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555"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Isento nos termos da alínea b) do n</w:t>
            </w:r>
            <w:ins w:id="1556" w:author="Adelino Naquarta Sepalanga Domingos" w:date="2025-02-28T12:17:00Z" w16du:dateUtc="2025-02-28T11:17:00Z">
              <w:r w:rsidR="00A70FF2" w:rsidRPr="007B5483">
                <w:rPr>
                  <w:rFonts w:ascii="Arial" w:eastAsia="Times New Roman" w:hAnsi="Arial" w:cs="Arial"/>
                  <w:color w:val="000000"/>
                  <w:sz w:val="21"/>
                  <w:szCs w:val="21"/>
                  <w:lang w:eastAsia="pt-PT"/>
                  <w:rPrChange w:id="1557"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w:t>
              </w:r>
            </w:ins>
            <w:r w:rsidRPr="007B5483">
              <w:rPr>
                <w:rFonts w:ascii="Arial" w:eastAsia="Times New Roman" w:hAnsi="Arial" w:cs="Arial"/>
                <w:color w:val="000000"/>
                <w:sz w:val="21"/>
                <w:szCs w:val="21"/>
                <w:lang w:eastAsia="pt-PT"/>
                <w:rPrChange w:id="1558"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º</w:t>
            </w:r>
            <w:ins w:id="1559" w:author="Adelino Naquarta Sepalanga Domingos" w:date="2025-02-28T12:17:00Z" w16du:dateUtc="2025-02-28T11:17:00Z">
              <w:r w:rsidR="00A70FF2" w:rsidRPr="007B5483">
                <w:rPr>
                  <w:rFonts w:ascii="Arial" w:eastAsia="Times New Roman" w:hAnsi="Arial" w:cs="Arial"/>
                  <w:color w:val="000000"/>
                  <w:sz w:val="21"/>
                  <w:szCs w:val="21"/>
                  <w:lang w:eastAsia="pt-PT"/>
                  <w:rPrChange w:id="1560"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 xml:space="preserve"> </w:t>
              </w:r>
            </w:ins>
            <w:r w:rsidRPr="007B5483">
              <w:rPr>
                <w:rFonts w:ascii="Arial" w:eastAsia="Times New Roman" w:hAnsi="Arial" w:cs="Arial"/>
                <w:color w:val="000000"/>
                <w:sz w:val="21"/>
                <w:szCs w:val="21"/>
                <w:lang w:eastAsia="pt-PT"/>
                <w:rPrChange w:id="1561"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1 do artigo 12.º do CIVA</w:t>
            </w:r>
          </w:p>
        </w:tc>
        <w:tc>
          <w:tcPr>
            <w:tcW w:w="5523" w:type="dxa"/>
            <w:noWrap/>
            <w:hideMark/>
          </w:tcPr>
          <w:p w14:paraId="0538A8C6" w14:textId="77777777" w:rsidR="003F3EDE" w:rsidRPr="007B5483" w:rsidRDefault="003F3EDE" w:rsidP="0025185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1"/>
                <w:szCs w:val="21"/>
                <w:lang w:eastAsia="pt-PT"/>
                <w:rPrChange w:id="1562"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563"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As transmissões de medicamentos destinados exclusivamente a fins terapêuticos e profilácticos.</w:t>
            </w:r>
          </w:p>
        </w:tc>
      </w:tr>
      <w:tr w:rsidR="003F3EDE" w:rsidRPr="007B5483" w14:paraId="7DB792D9" w14:textId="77777777" w:rsidTr="0025185C">
        <w:trPr>
          <w:trHeight w:val="960"/>
        </w:trPr>
        <w:tc>
          <w:tcPr>
            <w:cnfStyle w:val="001000000000" w:firstRow="0" w:lastRow="0" w:firstColumn="1" w:lastColumn="0" w:oddVBand="0" w:evenVBand="0" w:oddHBand="0" w:evenHBand="0" w:firstRowFirstColumn="0" w:firstRowLastColumn="0" w:lastRowFirstColumn="0" w:lastRowLastColumn="0"/>
            <w:tcW w:w="909" w:type="dxa"/>
            <w:noWrap/>
          </w:tcPr>
          <w:p w14:paraId="09D3EA4F" w14:textId="77777777" w:rsidR="003F3EDE" w:rsidRPr="007B5483" w:rsidRDefault="003F3EDE" w:rsidP="0025185C">
            <w:pPr>
              <w:jc w:val="center"/>
              <w:rPr>
                <w:rFonts w:ascii="Arial" w:eastAsia="Times New Roman" w:hAnsi="Arial" w:cs="Arial"/>
                <w:b w:val="0"/>
                <w:bCs w:val="0"/>
                <w:color w:val="000000"/>
                <w:sz w:val="21"/>
                <w:szCs w:val="21"/>
                <w:lang w:eastAsia="pt-PT"/>
                <w:rPrChange w:id="1564" w:author="Adelino Naquarta Sepalanga Domingos" w:date="2025-03-05T08:02:00Z" w16du:dateUtc="2025-03-05T07:02:00Z">
                  <w:rPr>
                    <w:rFonts w:ascii="Times New Roman" w:eastAsia="Times New Roman" w:hAnsi="Times New Roman" w:cs="Times New Roman"/>
                    <w:b w:val="0"/>
                    <w:bCs w:val="0"/>
                    <w:color w:val="000000"/>
                    <w:sz w:val="21"/>
                    <w:szCs w:val="21"/>
                    <w:lang w:eastAsia="pt-PT"/>
                  </w:rPr>
                </w:rPrChange>
              </w:rPr>
            </w:pPr>
            <w:r w:rsidRPr="007B5483">
              <w:rPr>
                <w:rFonts w:ascii="Arial" w:eastAsia="Times New Roman" w:hAnsi="Arial" w:cs="Arial"/>
                <w:color w:val="000000"/>
                <w:sz w:val="21"/>
                <w:szCs w:val="21"/>
                <w:lang w:eastAsia="pt-PT"/>
                <w:rPrChange w:id="1565"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M12</w:t>
            </w:r>
          </w:p>
        </w:tc>
        <w:tc>
          <w:tcPr>
            <w:tcW w:w="4200" w:type="dxa"/>
            <w:noWrap/>
            <w:hideMark/>
          </w:tcPr>
          <w:p w14:paraId="21D094A5" w14:textId="22F9E8D8" w:rsidR="003F3EDE" w:rsidRPr="007B5483" w:rsidRDefault="003F3EDE" w:rsidP="0025185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1"/>
                <w:szCs w:val="21"/>
                <w:lang w:eastAsia="pt-PT"/>
                <w:rPrChange w:id="1566"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567"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Isento nos termos da alínea c) do n</w:t>
            </w:r>
            <w:ins w:id="1568" w:author="Adelino Naquarta Sepalanga Domingos" w:date="2025-02-28T12:17:00Z" w16du:dateUtc="2025-02-28T11:17:00Z">
              <w:r w:rsidR="00A70FF2" w:rsidRPr="007B5483">
                <w:rPr>
                  <w:rFonts w:ascii="Arial" w:eastAsia="Times New Roman" w:hAnsi="Arial" w:cs="Arial"/>
                  <w:color w:val="000000"/>
                  <w:sz w:val="21"/>
                  <w:szCs w:val="21"/>
                  <w:lang w:eastAsia="pt-PT"/>
                  <w:rPrChange w:id="1569"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w:t>
              </w:r>
            </w:ins>
            <w:r w:rsidRPr="007B5483">
              <w:rPr>
                <w:rFonts w:ascii="Arial" w:eastAsia="Times New Roman" w:hAnsi="Arial" w:cs="Arial"/>
                <w:color w:val="000000"/>
                <w:sz w:val="21"/>
                <w:szCs w:val="21"/>
                <w:lang w:eastAsia="pt-PT"/>
                <w:rPrChange w:id="1570"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º</w:t>
            </w:r>
            <w:ins w:id="1571" w:author="Adelino Naquarta Sepalanga Domingos" w:date="2025-02-28T12:17:00Z" w16du:dateUtc="2025-02-28T11:17:00Z">
              <w:r w:rsidR="00A70FF2" w:rsidRPr="007B5483">
                <w:rPr>
                  <w:rFonts w:ascii="Arial" w:eastAsia="Times New Roman" w:hAnsi="Arial" w:cs="Arial"/>
                  <w:color w:val="000000"/>
                  <w:sz w:val="21"/>
                  <w:szCs w:val="21"/>
                  <w:lang w:eastAsia="pt-PT"/>
                  <w:rPrChange w:id="1572"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 xml:space="preserve"> </w:t>
              </w:r>
            </w:ins>
            <w:r w:rsidRPr="007B5483">
              <w:rPr>
                <w:rFonts w:ascii="Arial" w:eastAsia="Times New Roman" w:hAnsi="Arial" w:cs="Arial"/>
                <w:color w:val="000000"/>
                <w:sz w:val="21"/>
                <w:szCs w:val="21"/>
                <w:lang w:eastAsia="pt-PT"/>
                <w:rPrChange w:id="1573"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1 do artigo 12.º do CIVA</w:t>
            </w:r>
          </w:p>
        </w:tc>
        <w:tc>
          <w:tcPr>
            <w:tcW w:w="5523" w:type="dxa"/>
            <w:hideMark/>
          </w:tcPr>
          <w:p w14:paraId="59E33D68" w14:textId="77777777" w:rsidR="003F3EDE" w:rsidRPr="007B5483" w:rsidRDefault="003F3EDE" w:rsidP="0025185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1"/>
                <w:szCs w:val="21"/>
                <w:lang w:eastAsia="pt-PT"/>
                <w:rPrChange w:id="1574"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575"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As transmissões de cadeiras de rodas e veículos semelhantes, accionados manualmente ou por motor, para portadores de deficiência, aparelhos, máquinas de escrever com caracteres braille, impressoras para caracteres braille e os artefactos que se destinam a ser utilizados por invisuais ou a corrigir a audição</w:t>
            </w:r>
          </w:p>
        </w:tc>
      </w:tr>
      <w:tr w:rsidR="003F3EDE" w:rsidRPr="007B5483" w14:paraId="5CE583FC" w14:textId="77777777" w:rsidTr="0025185C">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909" w:type="dxa"/>
            <w:noWrap/>
          </w:tcPr>
          <w:p w14:paraId="06898765" w14:textId="77777777" w:rsidR="003F3EDE" w:rsidRPr="007B5483" w:rsidRDefault="003F3EDE" w:rsidP="0025185C">
            <w:pPr>
              <w:jc w:val="center"/>
              <w:rPr>
                <w:rFonts w:ascii="Arial" w:eastAsia="Times New Roman" w:hAnsi="Arial" w:cs="Arial"/>
                <w:b w:val="0"/>
                <w:bCs w:val="0"/>
                <w:color w:val="000000"/>
                <w:sz w:val="21"/>
                <w:szCs w:val="21"/>
                <w:lang w:eastAsia="pt-PT"/>
                <w:rPrChange w:id="1576" w:author="Adelino Naquarta Sepalanga Domingos" w:date="2025-03-05T08:02:00Z" w16du:dateUtc="2025-03-05T07:02:00Z">
                  <w:rPr>
                    <w:rFonts w:ascii="Times New Roman" w:eastAsia="Times New Roman" w:hAnsi="Times New Roman" w:cs="Times New Roman"/>
                    <w:b w:val="0"/>
                    <w:bCs w:val="0"/>
                    <w:color w:val="000000"/>
                    <w:sz w:val="21"/>
                    <w:szCs w:val="21"/>
                    <w:lang w:eastAsia="pt-PT"/>
                  </w:rPr>
                </w:rPrChange>
              </w:rPr>
            </w:pPr>
            <w:r w:rsidRPr="007B5483">
              <w:rPr>
                <w:rFonts w:ascii="Arial" w:eastAsia="Times New Roman" w:hAnsi="Arial" w:cs="Arial"/>
                <w:color w:val="000000"/>
                <w:sz w:val="21"/>
                <w:szCs w:val="21"/>
                <w:lang w:eastAsia="pt-PT"/>
                <w:rPrChange w:id="1577"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M13</w:t>
            </w:r>
          </w:p>
        </w:tc>
        <w:tc>
          <w:tcPr>
            <w:tcW w:w="4200" w:type="dxa"/>
            <w:noWrap/>
            <w:hideMark/>
          </w:tcPr>
          <w:p w14:paraId="651BEB35" w14:textId="3FECD53B" w:rsidR="003F3EDE" w:rsidRPr="007B5483" w:rsidRDefault="003F3EDE" w:rsidP="0025185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1"/>
                <w:szCs w:val="21"/>
                <w:lang w:eastAsia="pt-PT"/>
                <w:rPrChange w:id="1578"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579"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Isento nos termos da alínea d) do n</w:t>
            </w:r>
            <w:ins w:id="1580" w:author="Adelino Naquarta Sepalanga Domingos" w:date="2025-02-28T12:17:00Z" w16du:dateUtc="2025-02-28T11:17:00Z">
              <w:r w:rsidR="00A70FF2" w:rsidRPr="007B5483">
                <w:rPr>
                  <w:rFonts w:ascii="Arial" w:eastAsia="Times New Roman" w:hAnsi="Arial" w:cs="Arial"/>
                  <w:color w:val="000000"/>
                  <w:sz w:val="21"/>
                  <w:szCs w:val="21"/>
                  <w:lang w:eastAsia="pt-PT"/>
                  <w:rPrChange w:id="1581"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w:t>
              </w:r>
            </w:ins>
            <w:r w:rsidRPr="007B5483">
              <w:rPr>
                <w:rFonts w:ascii="Arial" w:eastAsia="Times New Roman" w:hAnsi="Arial" w:cs="Arial"/>
                <w:color w:val="000000"/>
                <w:sz w:val="21"/>
                <w:szCs w:val="21"/>
                <w:lang w:eastAsia="pt-PT"/>
                <w:rPrChange w:id="1582"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º</w:t>
            </w:r>
            <w:ins w:id="1583" w:author="Adelino Naquarta Sepalanga Domingos" w:date="2025-02-28T12:17:00Z" w16du:dateUtc="2025-02-28T11:17:00Z">
              <w:r w:rsidR="00A70FF2" w:rsidRPr="007B5483">
                <w:rPr>
                  <w:rFonts w:ascii="Arial" w:eastAsia="Times New Roman" w:hAnsi="Arial" w:cs="Arial"/>
                  <w:color w:val="000000"/>
                  <w:sz w:val="21"/>
                  <w:szCs w:val="21"/>
                  <w:lang w:eastAsia="pt-PT"/>
                  <w:rPrChange w:id="1584"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 xml:space="preserve"> </w:t>
              </w:r>
            </w:ins>
            <w:r w:rsidRPr="007B5483">
              <w:rPr>
                <w:rFonts w:ascii="Arial" w:eastAsia="Times New Roman" w:hAnsi="Arial" w:cs="Arial"/>
                <w:color w:val="000000"/>
                <w:sz w:val="21"/>
                <w:szCs w:val="21"/>
                <w:lang w:eastAsia="pt-PT"/>
                <w:rPrChange w:id="1585"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1 do artigo 12.º do CIVA</w:t>
            </w:r>
          </w:p>
        </w:tc>
        <w:tc>
          <w:tcPr>
            <w:tcW w:w="5523" w:type="dxa"/>
            <w:noWrap/>
            <w:hideMark/>
          </w:tcPr>
          <w:p w14:paraId="7B1B2EF6" w14:textId="77777777" w:rsidR="003F3EDE" w:rsidRPr="007B5483" w:rsidRDefault="003F3EDE" w:rsidP="0025185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1"/>
                <w:szCs w:val="21"/>
                <w:lang w:eastAsia="pt-PT"/>
                <w:rPrChange w:id="1586"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587"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A transmissão de livros, incluindo em formato digital</w:t>
            </w:r>
          </w:p>
        </w:tc>
      </w:tr>
      <w:tr w:rsidR="003F3EDE" w:rsidRPr="007B5483" w14:paraId="62049A16" w14:textId="77777777" w:rsidTr="0025185C">
        <w:trPr>
          <w:trHeight w:val="936"/>
        </w:trPr>
        <w:tc>
          <w:tcPr>
            <w:cnfStyle w:val="001000000000" w:firstRow="0" w:lastRow="0" w:firstColumn="1" w:lastColumn="0" w:oddVBand="0" w:evenVBand="0" w:oddHBand="0" w:evenHBand="0" w:firstRowFirstColumn="0" w:firstRowLastColumn="0" w:lastRowFirstColumn="0" w:lastRowLastColumn="0"/>
            <w:tcW w:w="909" w:type="dxa"/>
            <w:noWrap/>
          </w:tcPr>
          <w:p w14:paraId="6C0534AF" w14:textId="77777777" w:rsidR="003F3EDE" w:rsidRPr="007B5483" w:rsidRDefault="003F3EDE" w:rsidP="0025185C">
            <w:pPr>
              <w:jc w:val="center"/>
              <w:rPr>
                <w:rFonts w:ascii="Arial" w:eastAsia="Times New Roman" w:hAnsi="Arial" w:cs="Arial"/>
                <w:b w:val="0"/>
                <w:bCs w:val="0"/>
                <w:color w:val="000000"/>
                <w:sz w:val="21"/>
                <w:szCs w:val="21"/>
                <w:lang w:eastAsia="pt-PT"/>
                <w:rPrChange w:id="1588" w:author="Adelino Naquarta Sepalanga Domingos" w:date="2025-03-05T08:02:00Z" w16du:dateUtc="2025-03-05T07:02:00Z">
                  <w:rPr>
                    <w:rFonts w:ascii="Times New Roman" w:eastAsia="Times New Roman" w:hAnsi="Times New Roman" w:cs="Times New Roman"/>
                    <w:b w:val="0"/>
                    <w:bCs w:val="0"/>
                    <w:color w:val="000000"/>
                    <w:sz w:val="21"/>
                    <w:szCs w:val="21"/>
                    <w:lang w:eastAsia="pt-PT"/>
                  </w:rPr>
                </w:rPrChange>
              </w:rPr>
            </w:pPr>
            <w:r w:rsidRPr="007B5483">
              <w:rPr>
                <w:rFonts w:ascii="Arial" w:eastAsia="Times New Roman" w:hAnsi="Arial" w:cs="Arial"/>
                <w:color w:val="000000"/>
                <w:sz w:val="21"/>
                <w:szCs w:val="21"/>
                <w:lang w:eastAsia="pt-PT"/>
                <w:rPrChange w:id="1589"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M14</w:t>
            </w:r>
          </w:p>
        </w:tc>
        <w:tc>
          <w:tcPr>
            <w:tcW w:w="4200" w:type="dxa"/>
            <w:noWrap/>
            <w:hideMark/>
          </w:tcPr>
          <w:p w14:paraId="1EC30B1F" w14:textId="6BBFB9A3" w:rsidR="003F3EDE" w:rsidRPr="007B5483" w:rsidRDefault="003F3EDE" w:rsidP="0025185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1"/>
                <w:szCs w:val="21"/>
                <w:lang w:eastAsia="pt-PT"/>
                <w:rPrChange w:id="1590"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591"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Isento nos termos da alínea e) do n</w:t>
            </w:r>
            <w:ins w:id="1592" w:author="Adelino Naquarta Sepalanga Domingos" w:date="2025-02-28T12:17:00Z" w16du:dateUtc="2025-02-28T11:17:00Z">
              <w:r w:rsidR="00A70FF2" w:rsidRPr="007B5483">
                <w:rPr>
                  <w:rFonts w:ascii="Arial" w:eastAsia="Times New Roman" w:hAnsi="Arial" w:cs="Arial"/>
                  <w:color w:val="000000"/>
                  <w:sz w:val="21"/>
                  <w:szCs w:val="21"/>
                  <w:lang w:eastAsia="pt-PT"/>
                  <w:rPrChange w:id="1593"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w:t>
              </w:r>
            </w:ins>
            <w:r w:rsidRPr="007B5483">
              <w:rPr>
                <w:rFonts w:ascii="Arial" w:eastAsia="Times New Roman" w:hAnsi="Arial" w:cs="Arial"/>
                <w:color w:val="000000"/>
                <w:sz w:val="21"/>
                <w:szCs w:val="21"/>
                <w:lang w:eastAsia="pt-PT"/>
                <w:rPrChange w:id="1594"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º</w:t>
            </w:r>
            <w:ins w:id="1595" w:author="Adelino Naquarta Sepalanga Domingos" w:date="2025-02-28T12:17:00Z" w16du:dateUtc="2025-02-28T11:17:00Z">
              <w:r w:rsidR="00A70FF2" w:rsidRPr="007B5483">
                <w:rPr>
                  <w:rFonts w:ascii="Arial" w:eastAsia="Times New Roman" w:hAnsi="Arial" w:cs="Arial"/>
                  <w:color w:val="000000"/>
                  <w:sz w:val="21"/>
                  <w:szCs w:val="21"/>
                  <w:lang w:eastAsia="pt-PT"/>
                  <w:rPrChange w:id="1596"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 xml:space="preserve"> </w:t>
              </w:r>
            </w:ins>
            <w:r w:rsidRPr="007B5483">
              <w:rPr>
                <w:rFonts w:ascii="Arial" w:eastAsia="Times New Roman" w:hAnsi="Arial" w:cs="Arial"/>
                <w:color w:val="000000"/>
                <w:sz w:val="21"/>
                <w:szCs w:val="21"/>
                <w:lang w:eastAsia="pt-PT"/>
                <w:rPrChange w:id="1597"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1 do artigo 12.º do CIVA</w:t>
            </w:r>
          </w:p>
        </w:tc>
        <w:tc>
          <w:tcPr>
            <w:tcW w:w="5523" w:type="dxa"/>
            <w:hideMark/>
          </w:tcPr>
          <w:p w14:paraId="3B8E6D51" w14:textId="77777777" w:rsidR="003F3EDE" w:rsidRPr="007B5483" w:rsidRDefault="003F3EDE" w:rsidP="0025185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1"/>
                <w:szCs w:val="21"/>
                <w:lang w:eastAsia="pt-PT"/>
                <w:rPrChange w:id="1598"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599"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A locação de bens imóveis destinados a fins habitacionais, designadamente prédios urbanos, fracções autónomas destes ou terrenos para construção, com excepção das prestações de serviços de alojamento efectuadas no âmbito da actividade hoteleira ou de outras com funções análogas</w:t>
            </w:r>
          </w:p>
        </w:tc>
      </w:tr>
      <w:tr w:rsidR="003F3EDE" w:rsidRPr="007B5483" w14:paraId="1B134009" w14:textId="77777777" w:rsidTr="0025185C">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909" w:type="dxa"/>
            <w:noWrap/>
          </w:tcPr>
          <w:p w14:paraId="659819C7" w14:textId="77777777" w:rsidR="003F3EDE" w:rsidRPr="007B5483" w:rsidRDefault="003F3EDE" w:rsidP="0025185C">
            <w:pPr>
              <w:jc w:val="center"/>
              <w:rPr>
                <w:rFonts w:ascii="Arial" w:eastAsia="Times New Roman" w:hAnsi="Arial" w:cs="Arial"/>
                <w:b w:val="0"/>
                <w:bCs w:val="0"/>
                <w:color w:val="000000"/>
                <w:sz w:val="21"/>
                <w:szCs w:val="21"/>
                <w:lang w:eastAsia="pt-PT"/>
                <w:rPrChange w:id="1600" w:author="Adelino Naquarta Sepalanga Domingos" w:date="2025-03-05T08:02:00Z" w16du:dateUtc="2025-03-05T07:02:00Z">
                  <w:rPr>
                    <w:rFonts w:ascii="Times New Roman" w:eastAsia="Times New Roman" w:hAnsi="Times New Roman" w:cs="Times New Roman"/>
                    <w:b w:val="0"/>
                    <w:bCs w:val="0"/>
                    <w:color w:val="000000"/>
                    <w:sz w:val="21"/>
                    <w:szCs w:val="21"/>
                    <w:lang w:eastAsia="pt-PT"/>
                  </w:rPr>
                </w:rPrChange>
              </w:rPr>
            </w:pPr>
            <w:r w:rsidRPr="007B5483">
              <w:rPr>
                <w:rFonts w:ascii="Arial" w:eastAsia="Times New Roman" w:hAnsi="Arial" w:cs="Arial"/>
                <w:color w:val="000000"/>
                <w:sz w:val="21"/>
                <w:szCs w:val="21"/>
                <w:lang w:eastAsia="pt-PT"/>
                <w:rPrChange w:id="1601"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M15</w:t>
            </w:r>
          </w:p>
        </w:tc>
        <w:tc>
          <w:tcPr>
            <w:tcW w:w="4200" w:type="dxa"/>
            <w:noWrap/>
            <w:hideMark/>
          </w:tcPr>
          <w:p w14:paraId="1721D4B1" w14:textId="1D8792A0" w:rsidR="003F3EDE" w:rsidRPr="007B5483" w:rsidRDefault="003F3EDE" w:rsidP="0025185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1"/>
                <w:szCs w:val="21"/>
                <w:lang w:eastAsia="pt-PT"/>
                <w:rPrChange w:id="1602"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603"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Isento nos termos da alínea f) do n</w:t>
            </w:r>
            <w:ins w:id="1604" w:author="Adelino Naquarta Sepalanga Domingos" w:date="2025-02-28T12:21:00Z" w16du:dateUtc="2025-02-28T11:21:00Z">
              <w:r w:rsidR="00A70FF2" w:rsidRPr="007B5483">
                <w:rPr>
                  <w:rFonts w:ascii="Arial" w:eastAsia="Times New Roman" w:hAnsi="Arial" w:cs="Arial"/>
                  <w:color w:val="000000"/>
                  <w:sz w:val="21"/>
                  <w:szCs w:val="21"/>
                  <w:lang w:eastAsia="pt-PT"/>
                  <w:rPrChange w:id="1605"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w:t>
              </w:r>
            </w:ins>
            <w:r w:rsidRPr="007B5483">
              <w:rPr>
                <w:rFonts w:ascii="Arial" w:eastAsia="Times New Roman" w:hAnsi="Arial" w:cs="Arial"/>
                <w:color w:val="000000"/>
                <w:sz w:val="21"/>
                <w:szCs w:val="21"/>
                <w:lang w:eastAsia="pt-PT"/>
                <w:rPrChange w:id="1606"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º</w:t>
            </w:r>
            <w:ins w:id="1607" w:author="Adelino Naquarta Sepalanga Domingos" w:date="2025-02-28T12:21:00Z" w16du:dateUtc="2025-02-28T11:21:00Z">
              <w:r w:rsidR="00A70FF2" w:rsidRPr="007B5483">
                <w:rPr>
                  <w:rFonts w:ascii="Arial" w:eastAsia="Times New Roman" w:hAnsi="Arial" w:cs="Arial"/>
                  <w:color w:val="000000"/>
                  <w:sz w:val="21"/>
                  <w:szCs w:val="21"/>
                  <w:lang w:eastAsia="pt-PT"/>
                  <w:rPrChange w:id="1608"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 xml:space="preserve"> </w:t>
              </w:r>
            </w:ins>
            <w:r w:rsidRPr="007B5483">
              <w:rPr>
                <w:rFonts w:ascii="Arial" w:eastAsia="Times New Roman" w:hAnsi="Arial" w:cs="Arial"/>
                <w:color w:val="000000"/>
                <w:sz w:val="21"/>
                <w:szCs w:val="21"/>
                <w:lang w:eastAsia="pt-PT"/>
                <w:rPrChange w:id="1609"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1 do artigo 12.º do CIVA</w:t>
            </w:r>
          </w:p>
        </w:tc>
        <w:tc>
          <w:tcPr>
            <w:tcW w:w="5523" w:type="dxa"/>
            <w:noWrap/>
            <w:hideMark/>
          </w:tcPr>
          <w:p w14:paraId="07E94546" w14:textId="77777777" w:rsidR="003F3EDE" w:rsidRPr="007B5483" w:rsidRDefault="003F3EDE" w:rsidP="0025185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1"/>
                <w:szCs w:val="21"/>
                <w:lang w:eastAsia="pt-PT"/>
                <w:rPrChange w:id="1610"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611"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As operações sujeitas ao imposto de SISA, ainda que dele isentas</w:t>
            </w:r>
          </w:p>
        </w:tc>
      </w:tr>
      <w:tr w:rsidR="003F3EDE" w:rsidRPr="007B5483" w14:paraId="45DC6CE1" w14:textId="77777777" w:rsidTr="0025185C">
        <w:trPr>
          <w:trHeight w:val="936"/>
        </w:trPr>
        <w:tc>
          <w:tcPr>
            <w:cnfStyle w:val="001000000000" w:firstRow="0" w:lastRow="0" w:firstColumn="1" w:lastColumn="0" w:oddVBand="0" w:evenVBand="0" w:oddHBand="0" w:evenHBand="0" w:firstRowFirstColumn="0" w:firstRowLastColumn="0" w:lastRowFirstColumn="0" w:lastRowLastColumn="0"/>
            <w:tcW w:w="909" w:type="dxa"/>
            <w:noWrap/>
          </w:tcPr>
          <w:p w14:paraId="4C8C5630" w14:textId="77777777" w:rsidR="003F3EDE" w:rsidRPr="007B5483" w:rsidRDefault="003F3EDE" w:rsidP="0025185C">
            <w:pPr>
              <w:jc w:val="center"/>
              <w:rPr>
                <w:rFonts w:ascii="Arial" w:eastAsia="Times New Roman" w:hAnsi="Arial" w:cs="Arial"/>
                <w:b w:val="0"/>
                <w:bCs w:val="0"/>
                <w:color w:val="000000"/>
                <w:sz w:val="21"/>
                <w:szCs w:val="21"/>
                <w:lang w:eastAsia="pt-PT"/>
                <w:rPrChange w:id="1612" w:author="Adelino Naquarta Sepalanga Domingos" w:date="2025-03-05T08:02:00Z" w16du:dateUtc="2025-03-05T07:02:00Z">
                  <w:rPr>
                    <w:rFonts w:ascii="Times New Roman" w:eastAsia="Times New Roman" w:hAnsi="Times New Roman" w:cs="Times New Roman"/>
                    <w:b w:val="0"/>
                    <w:bCs w:val="0"/>
                    <w:color w:val="000000"/>
                    <w:sz w:val="21"/>
                    <w:szCs w:val="21"/>
                    <w:lang w:eastAsia="pt-PT"/>
                  </w:rPr>
                </w:rPrChange>
              </w:rPr>
            </w:pPr>
            <w:r w:rsidRPr="007B5483">
              <w:rPr>
                <w:rFonts w:ascii="Arial" w:eastAsia="Times New Roman" w:hAnsi="Arial" w:cs="Arial"/>
                <w:color w:val="000000"/>
                <w:sz w:val="21"/>
                <w:szCs w:val="21"/>
                <w:lang w:eastAsia="pt-PT"/>
                <w:rPrChange w:id="1613"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M16</w:t>
            </w:r>
          </w:p>
        </w:tc>
        <w:tc>
          <w:tcPr>
            <w:tcW w:w="4200" w:type="dxa"/>
            <w:noWrap/>
            <w:hideMark/>
          </w:tcPr>
          <w:p w14:paraId="3ED33CC4" w14:textId="60B81C55" w:rsidR="003F3EDE" w:rsidRPr="007B5483" w:rsidRDefault="003F3EDE" w:rsidP="0025185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1"/>
                <w:szCs w:val="21"/>
                <w:lang w:eastAsia="pt-PT"/>
                <w:rPrChange w:id="1614"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615"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Isento nos termos da alínea g) do n</w:t>
            </w:r>
            <w:ins w:id="1616" w:author="Adelino Naquarta Sepalanga Domingos" w:date="2025-02-28T12:21:00Z" w16du:dateUtc="2025-02-28T11:21:00Z">
              <w:r w:rsidR="00A70FF2" w:rsidRPr="007B5483">
                <w:rPr>
                  <w:rFonts w:ascii="Arial" w:eastAsia="Times New Roman" w:hAnsi="Arial" w:cs="Arial"/>
                  <w:color w:val="000000"/>
                  <w:sz w:val="21"/>
                  <w:szCs w:val="21"/>
                  <w:lang w:eastAsia="pt-PT"/>
                  <w:rPrChange w:id="1617"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w:t>
              </w:r>
            </w:ins>
            <w:r w:rsidRPr="007B5483">
              <w:rPr>
                <w:rFonts w:ascii="Arial" w:eastAsia="Times New Roman" w:hAnsi="Arial" w:cs="Arial"/>
                <w:color w:val="000000"/>
                <w:sz w:val="21"/>
                <w:szCs w:val="21"/>
                <w:lang w:eastAsia="pt-PT"/>
                <w:rPrChange w:id="1618"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º</w:t>
            </w:r>
            <w:ins w:id="1619" w:author="Adelino Naquarta Sepalanga Domingos" w:date="2025-02-28T12:21:00Z" w16du:dateUtc="2025-02-28T11:21:00Z">
              <w:r w:rsidR="00A70FF2" w:rsidRPr="007B5483">
                <w:rPr>
                  <w:rFonts w:ascii="Arial" w:eastAsia="Times New Roman" w:hAnsi="Arial" w:cs="Arial"/>
                  <w:color w:val="000000"/>
                  <w:sz w:val="21"/>
                  <w:szCs w:val="21"/>
                  <w:lang w:eastAsia="pt-PT"/>
                  <w:rPrChange w:id="1620"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 xml:space="preserve"> </w:t>
              </w:r>
            </w:ins>
            <w:r w:rsidRPr="007B5483">
              <w:rPr>
                <w:rFonts w:ascii="Arial" w:eastAsia="Times New Roman" w:hAnsi="Arial" w:cs="Arial"/>
                <w:color w:val="000000"/>
                <w:sz w:val="21"/>
                <w:szCs w:val="21"/>
                <w:lang w:eastAsia="pt-PT"/>
                <w:rPrChange w:id="1621"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1 do artigo 12.º do CIVA</w:t>
            </w:r>
          </w:p>
        </w:tc>
        <w:tc>
          <w:tcPr>
            <w:tcW w:w="5523" w:type="dxa"/>
            <w:hideMark/>
          </w:tcPr>
          <w:p w14:paraId="48CEF010" w14:textId="77777777" w:rsidR="003F3EDE" w:rsidRPr="007B5483" w:rsidRDefault="003F3EDE" w:rsidP="0025185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1"/>
                <w:szCs w:val="21"/>
                <w:lang w:eastAsia="pt-PT"/>
                <w:rPrChange w:id="1622"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623"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A exploração e a prática de jogos de fortuna ou azar e de diversão social, bem como as respectivas comissões e todas as operações relacionadas, quando as mesmas estejam sujeitas a Imposto Especial sobre o Jogos, nos termos da legislação aplicável</w:t>
            </w:r>
          </w:p>
        </w:tc>
      </w:tr>
      <w:tr w:rsidR="003F3EDE" w:rsidRPr="007B5483" w14:paraId="55588662" w14:textId="77777777" w:rsidTr="0025185C">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909" w:type="dxa"/>
            <w:noWrap/>
          </w:tcPr>
          <w:p w14:paraId="3449D020" w14:textId="77777777" w:rsidR="003F3EDE" w:rsidRPr="007B5483" w:rsidRDefault="003F3EDE" w:rsidP="0025185C">
            <w:pPr>
              <w:jc w:val="center"/>
              <w:rPr>
                <w:rFonts w:ascii="Arial" w:eastAsia="Times New Roman" w:hAnsi="Arial" w:cs="Arial"/>
                <w:b w:val="0"/>
                <w:bCs w:val="0"/>
                <w:color w:val="000000"/>
                <w:sz w:val="21"/>
                <w:szCs w:val="21"/>
                <w:lang w:eastAsia="pt-PT"/>
                <w:rPrChange w:id="1624" w:author="Adelino Naquarta Sepalanga Domingos" w:date="2025-03-05T08:02:00Z" w16du:dateUtc="2025-03-05T07:02:00Z">
                  <w:rPr>
                    <w:rFonts w:ascii="Times New Roman" w:eastAsia="Times New Roman" w:hAnsi="Times New Roman" w:cs="Times New Roman"/>
                    <w:b w:val="0"/>
                    <w:bCs w:val="0"/>
                    <w:color w:val="000000"/>
                    <w:sz w:val="21"/>
                    <w:szCs w:val="21"/>
                    <w:lang w:eastAsia="pt-PT"/>
                  </w:rPr>
                </w:rPrChange>
              </w:rPr>
            </w:pPr>
            <w:r w:rsidRPr="007B5483">
              <w:rPr>
                <w:rFonts w:ascii="Arial" w:eastAsia="Times New Roman" w:hAnsi="Arial" w:cs="Arial"/>
                <w:color w:val="000000"/>
                <w:sz w:val="21"/>
                <w:szCs w:val="21"/>
                <w:lang w:eastAsia="pt-PT"/>
                <w:rPrChange w:id="1625"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M17</w:t>
            </w:r>
          </w:p>
        </w:tc>
        <w:tc>
          <w:tcPr>
            <w:tcW w:w="4200" w:type="dxa"/>
            <w:noWrap/>
            <w:hideMark/>
          </w:tcPr>
          <w:p w14:paraId="0EC2340B" w14:textId="11C347EB" w:rsidR="003F3EDE" w:rsidRPr="007B5483" w:rsidRDefault="003F3EDE" w:rsidP="0025185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1"/>
                <w:szCs w:val="21"/>
                <w:lang w:eastAsia="pt-PT"/>
                <w:rPrChange w:id="1626"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627"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Isento nos termos da alínea h) do n</w:t>
            </w:r>
            <w:ins w:id="1628" w:author="Adelino Naquarta Sepalanga Domingos" w:date="2025-02-28T12:23:00Z" w16du:dateUtc="2025-02-28T11:23:00Z">
              <w:r w:rsidR="004034EA" w:rsidRPr="007B5483">
                <w:rPr>
                  <w:rFonts w:ascii="Arial" w:eastAsia="Times New Roman" w:hAnsi="Arial" w:cs="Arial"/>
                  <w:color w:val="000000"/>
                  <w:sz w:val="21"/>
                  <w:szCs w:val="21"/>
                  <w:lang w:eastAsia="pt-PT"/>
                  <w:rPrChange w:id="1629"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w:t>
              </w:r>
            </w:ins>
            <w:r w:rsidRPr="007B5483">
              <w:rPr>
                <w:rFonts w:ascii="Arial" w:eastAsia="Times New Roman" w:hAnsi="Arial" w:cs="Arial"/>
                <w:color w:val="000000"/>
                <w:sz w:val="21"/>
                <w:szCs w:val="21"/>
                <w:lang w:eastAsia="pt-PT"/>
                <w:rPrChange w:id="1630"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º</w:t>
            </w:r>
            <w:ins w:id="1631" w:author="Adelino Naquarta Sepalanga Domingos" w:date="2025-02-28T12:23:00Z" w16du:dateUtc="2025-02-28T11:23:00Z">
              <w:r w:rsidR="004034EA" w:rsidRPr="007B5483">
                <w:rPr>
                  <w:rFonts w:ascii="Arial" w:eastAsia="Times New Roman" w:hAnsi="Arial" w:cs="Arial"/>
                  <w:color w:val="000000"/>
                  <w:sz w:val="21"/>
                  <w:szCs w:val="21"/>
                  <w:lang w:eastAsia="pt-PT"/>
                  <w:rPrChange w:id="1632"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 xml:space="preserve"> </w:t>
              </w:r>
            </w:ins>
            <w:r w:rsidRPr="007B5483">
              <w:rPr>
                <w:rFonts w:ascii="Arial" w:eastAsia="Times New Roman" w:hAnsi="Arial" w:cs="Arial"/>
                <w:color w:val="000000"/>
                <w:sz w:val="21"/>
                <w:szCs w:val="21"/>
                <w:lang w:eastAsia="pt-PT"/>
                <w:rPrChange w:id="1633"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1 do artigo 12.º do CIVA</w:t>
            </w:r>
          </w:p>
        </w:tc>
        <w:tc>
          <w:tcPr>
            <w:tcW w:w="5523" w:type="dxa"/>
            <w:noWrap/>
            <w:hideMark/>
          </w:tcPr>
          <w:p w14:paraId="4B534A5C" w14:textId="77777777" w:rsidR="003F3EDE" w:rsidRPr="007B5483" w:rsidRDefault="003F3EDE" w:rsidP="0025185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1"/>
                <w:szCs w:val="21"/>
                <w:lang w:eastAsia="pt-PT"/>
                <w:rPrChange w:id="1634"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635"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O transporte colectivo de passageiros</w:t>
            </w:r>
          </w:p>
        </w:tc>
      </w:tr>
      <w:tr w:rsidR="003F3EDE" w:rsidRPr="007B5483" w14:paraId="6083ADEE" w14:textId="77777777" w:rsidTr="0025185C">
        <w:trPr>
          <w:trHeight w:val="624"/>
        </w:trPr>
        <w:tc>
          <w:tcPr>
            <w:cnfStyle w:val="001000000000" w:firstRow="0" w:lastRow="0" w:firstColumn="1" w:lastColumn="0" w:oddVBand="0" w:evenVBand="0" w:oddHBand="0" w:evenHBand="0" w:firstRowFirstColumn="0" w:firstRowLastColumn="0" w:lastRowFirstColumn="0" w:lastRowLastColumn="0"/>
            <w:tcW w:w="909" w:type="dxa"/>
            <w:noWrap/>
          </w:tcPr>
          <w:p w14:paraId="40284B12" w14:textId="77777777" w:rsidR="003F3EDE" w:rsidRPr="007B5483" w:rsidRDefault="003F3EDE" w:rsidP="0025185C">
            <w:pPr>
              <w:jc w:val="center"/>
              <w:rPr>
                <w:rFonts w:ascii="Arial" w:eastAsia="Times New Roman" w:hAnsi="Arial" w:cs="Arial"/>
                <w:b w:val="0"/>
                <w:bCs w:val="0"/>
                <w:color w:val="000000"/>
                <w:sz w:val="21"/>
                <w:szCs w:val="21"/>
                <w:lang w:eastAsia="pt-PT"/>
                <w:rPrChange w:id="1636" w:author="Adelino Naquarta Sepalanga Domingos" w:date="2025-03-05T08:02:00Z" w16du:dateUtc="2025-03-05T07:02:00Z">
                  <w:rPr>
                    <w:rFonts w:ascii="Times New Roman" w:eastAsia="Times New Roman" w:hAnsi="Times New Roman" w:cs="Times New Roman"/>
                    <w:b w:val="0"/>
                    <w:bCs w:val="0"/>
                    <w:color w:val="000000"/>
                    <w:sz w:val="21"/>
                    <w:szCs w:val="21"/>
                    <w:lang w:eastAsia="pt-PT"/>
                  </w:rPr>
                </w:rPrChange>
              </w:rPr>
            </w:pPr>
            <w:r w:rsidRPr="007B5483">
              <w:rPr>
                <w:rFonts w:ascii="Arial" w:eastAsia="Times New Roman" w:hAnsi="Arial" w:cs="Arial"/>
                <w:color w:val="000000"/>
                <w:sz w:val="21"/>
                <w:szCs w:val="21"/>
                <w:lang w:eastAsia="pt-PT"/>
                <w:rPrChange w:id="1637"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M18</w:t>
            </w:r>
          </w:p>
        </w:tc>
        <w:tc>
          <w:tcPr>
            <w:tcW w:w="4200" w:type="dxa"/>
            <w:noWrap/>
            <w:hideMark/>
          </w:tcPr>
          <w:p w14:paraId="64D4D9D6" w14:textId="120BFD80" w:rsidR="003F3EDE" w:rsidRPr="007B5483" w:rsidRDefault="003F3EDE" w:rsidP="0025185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1"/>
                <w:szCs w:val="21"/>
                <w:lang w:eastAsia="pt-PT"/>
                <w:rPrChange w:id="1638"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639"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Isento nos termos da alínea i) do n</w:t>
            </w:r>
            <w:ins w:id="1640" w:author="Adelino Naquarta Sepalanga Domingos" w:date="2025-02-28T12:23:00Z" w16du:dateUtc="2025-02-28T11:23:00Z">
              <w:r w:rsidR="004034EA" w:rsidRPr="007B5483">
                <w:rPr>
                  <w:rFonts w:ascii="Arial" w:eastAsia="Times New Roman" w:hAnsi="Arial" w:cs="Arial"/>
                  <w:color w:val="000000"/>
                  <w:sz w:val="21"/>
                  <w:szCs w:val="21"/>
                  <w:lang w:eastAsia="pt-PT"/>
                  <w:rPrChange w:id="1641"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w:t>
              </w:r>
            </w:ins>
            <w:r w:rsidRPr="007B5483">
              <w:rPr>
                <w:rFonts w:ascii="Arial" w:eastAsia="Times New Roman" w:hAnsi="Arial" w:cs="Arial"/>
                <w:color w:val="000000"/>
                <w:sz w:val="21"/>
                <w:szCs w:val="21"/>
                <w:lang w:eastAsia="pt-PT"/>
                <w:rPrChange w:id="1642"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º</w:t>
            </w:r>
            <w:ins w:id="1643" w:author="Adelino Naquarta Sepalanga Domingos" w:date="2025-02-28T12:23:00Z" w16du:dateUtc="2025-02-28T11:23:00Z">
              <w:r w:rsidR="004034EA" w:rsidRPr="007B5483">
                <w:rPr>
                  <w:rFonts w:ascii="Arial" w:eastAsia="Times New Roman" w:hAnsi="Arial" w:cs="Arial"/>
                  <w:color w:val="000000"/>
                  <w:sz w:val="21"/>
                  <w:szCs w:val="21"/>
                  <w:lang w:eastAsia="pt-PT"/>
                  <w:rPrChange w:id="1644"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 xml:space="preserve"> </w:t>
              </w:r>
            </w:ins>
            <w:r w:rsidRPr="007B5483">
              <w:rPr>
                <w:rFonts w:ascii="Arial" w:eastAsia="Times New Roman" w:hAnsi="Arial" w:cs="Arial"/>
                <w:color w:val="000000"/>
                <w:sz w:val="21"/>
                <w:szCs w:val="21"/>
                <w:lang w:eastAsia="pt-PT"/>
                <w:rPrChange w:id="1645"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1 artigo 12.º do CIVA</w:t>
            </w:r>
          </w:p>
        </w:tc>
        <w:tc>
          <w:tcPr>
            <w:tcW w:w="5523" w:type="dxa"/>
            <w:hideMark/>
          </w:tcPr>
          <w:p w14:paraId="54B5E0F3" w14:textId="77777777" w:rsidR="003F3EDE" w:rsidRPr="007B5483" w:rsidRDefault="003F3EDE" w:rsidP="0025185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1"/>
                <w:szCs w:val="21"/>
                <w:lang w:eastAsia="pt-PT"/>
                <w:rPrChange w:id="1646"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647"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As operações de intermediação financeira, incluindo a locação financeira, exceptuando-se aquelas em que uma taxa, ou contraprestação, especifica e predeterminada é cobrada pelo serviço.</w:t>
            </w:r>
          </w:p>
        </w:tc>
      </w:tr>
      <w:tr w:rsidR="003F3EDE" w:rsidRPr="007B5483" w14:paraId="29E39288" w14:textId="77777777" w:rsidTr="0025185C">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909" w:type="dxa"/>
            <w:noWrap/>
          </w:tcPr>
          <w:p w14:paraId="36B473A1" w14:textId="77777777" w:rsidR="003F3EDE" w:rsidRPr="007B5483" w:rsidRDefault="003F3EDE" w:rsidP="0025185C">
            <w:pPr>
              <w:jc w:val="center"/>
              <w:rPr>
                <w:rFonts w:ascii="Arial" w:eastAsia="Times New Roman" w:hAnsi="Arial" w:cs="Arial"/>
                <w:b w:val="0"/>
                <w:bCs w:val="0"/>
                <w:color w:val="000000"/>
                <w:sz w:val="21"/>
                <w:szCs w:val="21"/>
                <w:lang w:eastAsia="pt-PT"/>
                <w:rPrChange w:id="1648" w:author="Adelino Naquarta Sepalanga Domingos" w:date="2025-03-05T08:02:00Z" w16du:dateUtc="2025-03-05T07:02:00Z">
                  <w:rPr>
                    <w:rFonts w:ascii="Times New Roman" w:eastAsia="Times New Roman" w:hAnsi="Times New Roman" w:cs="Times New Roman"/>
                    <w:b w:val="0"/>
                    <w:bCs w:val="0"/>
                    <w:color w:val="000000"/>
                    <w:sz w:val="21"/>
                    <w:szCs w:val="21"/>
                    <w:lang w:eastAsia="pt-PT"/>
                  </w:rPr>
                </w:rPrChange>
              </w:rPr>
            </w:pPr>
            <w:r w:rsidRPr="007B5483">
              <w:rPr>
                <w:rFonts w:ascii="Arial" w:eastAsia="Times New Roman" w:hAnsi="Arial" w:cs="Arial"/>
                <w:color w:val="000000"/>
                <w:sz w:val="21"/>
                <w:szCs w:val="21"/>
                <w:lang w:eastAsia="pt-PT"/>
                <w:rPrChange w:id="1649"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M19</w:t>
            </w:r>
          </w:p>
        </w:tc>
        <w:tc>
          <w:tcPr>
            <w:tcW w:w="4200" w:type="dxa"/>
            <w:noWrap/>
            <w:hideMark/>
          </w:tcPr>
          <w:p w14:paraId="43C4BE1B" w14:textId="2A948215" w:rsidR="003F3EDE" w:rsidRPr="007B5483" w:rsidRDefault="003F3EDE" w:rsidP="0025185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1"/>
                <w:szCs w:val="21"/>
                <w:lang w:eastAsia="pt-PT"/>
                <w:rPrChange w:id="1650"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651"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Isento nos termos da alínea j) do n</w:t>
            </w:r>
            <w:ins w:id="1652" w:author="Adelino Naquarta Sepalanga Domingos" w:date="2025-02-28T12:23:00Z" w16du:dateUtc="2025-02-28T11:23:00Z">
              <w:r w:rsidR="004034EA" w:rsidRPr="007B5483">
                <w:rPr>
                  <w:rFonts w:ascii="Arial" w:eastAsia="Times New Roman" w:hAnsi="Arial" w:cs="Arial"/>
                  <w:color w:val="000000"/>
                  <w:sz w:val="21"/>
                  <w:szCs w:val="21"/>
                  <w:lang w:eastAsia="pt-PT"/>
                  <w:rPrChange w:id="1653"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w:t>
              </w:r>
            </w:ins>
            <w:r w:rsidRPr="007B5483">
              <w:rPr>
                <w:rFonts w:ascii="Arial" w:eastAsia="Times New Roman" w:hAnsi="Arial" w:cs="Arial"/>
                <w:color w:val="000000"/>
                <w:sz w:val="21"/>
                <w:szCs w:val="21"/>
                <w:lang w:eastAsia="pt-PT"/>
                <w:rPrChange w:id="1654"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º</w:t>
            </w:r>
            <w:ins w:id="1655" w:author="Adelino Naquarta Sepalanga Domingos" w:date="2025-02-28T12:23:00Z" w16du:dateUtc="2025-02-28T11:23:00Z">
              <w:r w:rsidR="004034EA" w:rsidRPr="007B5483">
                <w:rPr>
                  <w:rFonts w:ascii="Arial" w:eastAsia="Times New Roman" w:hAnsi="Arial" w:cs="Arial"/>
                  <w:color w:val="000000"/>
                  <w:sz w:val="21"/>
                  <w:szCs w:val="21"/>
                  <w:lang w:eastAsia="pt-PT"/>
                  <w:rPrChange w:id="1656"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 xml:space="preserve"> </w:t>
              </w:r>
            </w:ins>
            <w:r w:rsidRPr="007B5483">
              <w:rPr>
                <w:rFonts w:ascii="Arial" w:eastAsia="Times New Roman" w:hAnsi="Arial" w:cs="Arial"/>
                <w:color w:val="000000"/>
                <w:sz w:val="21"/>
                <w:szCs w:val="21"/>
                <w:lang w:eastAsia="pt-PT"/>
                <w:rPrChange w:id="1657"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1 do artigo 12.º do CIVA</w:t>
            </w:r>
          </w:p>
        </w:tc>
        <w:tc>
          <w:tcPr>
            <w:tcW w:w="5523" w:type="dxa"/>
            <w:noWrap/>
            <w:hideMark/>
          </w:tcPr>
          <w:p w14:paraId="6DBDEABF" w14:textId="05362ADF" w:rsidR="003F3EDE" w:rsidRPr="007B5483" w:rsidRDefault="003F3EDE" w:rsidP="0025185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1"/>
                <w:szCs w:val="21"/>
                <w:lang w:eastAsia="pt-PT"/>
                <w:rPrChange w:id="1658"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659"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O seguro de saúde, bem como a prestação de seguros e resseguros do ramo vida</w:t>
            </w:r>
            <w:ins w:id="1660" w:author="Adelino Naquarta Sepalanga Domingos" w:date="2025-02-28T12:23:00Z" w16du:dateUtc="2025-02-28T11:23:00Z">
              <w:r w:rsidR="004034EA" w:rsidRPr="007B5483">
                <w:rPr>
                  <w:rFonts w:ascii="Arial" w:eastAsia="Times New Roman" w:hAnsi="Arial" w:cs="Arial"/>
                  <w:color w:val="000000"/>
                  <w:sz w:val="21"/>
                  <w:szCs w:val="21"/>
                  <w:lang w:eastAsia="pt-PT"/>
                  <w:rPrChange w:id="1661"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w:t>
              </w:r>
            </w:ins>
            <w:del w:id="1662" w:author="Adelino Naquarta Sepalanga Domingos" w:date="2025-02-28T12:23:00Z" w16du:dateUtc="2025-02-28T11:23:00Z">
              <w:r w:rsidRPr="007B5483" w:rsidDel="004034EA">
                <w:rPr>
                  <w:rFonts w:ascii="Arial" w:eastAsia="Times New Roman" w:hAnsi="Arial" w:cs="Arial"/>
                  <w:color w:val="000000"/>
                  <w:sz w:val="21"/>
                  <w:szCs w:val="21"/>
                  <w:lang w:eastAsia="pt-PT"/>
                  <w:rPrChange w:id="1663"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delText>;</w:delText>
              </w:r>
            </w:del>
          </w:p>
        </w:tc>
      </w:tr>
      <w:tr w:rsidR="003F3EDE" w:rsidRPr="007B5483" w14:paraId="61DE8336" w14:textId="77777777" w:rsidTr="0025185C">
        <w:trPr>
          <w:trHeight w:val="312"/>
        </w:trPr>
        <w:tc>
          <w:tcPr>
            <w:cnfStyle w:val="001000000000" w:firstRow="0" w:lastRow="0" w:firstColumn="1" w:lastColumn="0" w:oddVBand="0" w:evenVBand="0" w:oddHBand="0" w:evenHBand="0" w:firstRowFirstColumn="0" w:firstRowLastColumn="0" w:lastRowFirstColumn="0" w:lastRowLastColumn="0"/>
            <w:tcW w:w="909" w:type="dxa"/>
            <w:noWrap/>
          </w:tcPr>
          <w:p w14:paraId="1A7929AD" w14:textId="77777777" w:rsidR="003F3EDE" w:rsidRPr="007B5483" w:rsidRDefault="003F3EDE" w:rsidP="0025185C">
            <w:pPr>
              <w:jc w:val="center"/>
              <w:rPr>
                <w:rFonts w:ascii="Arial" w:eastAsia="Times New Roman" w:hAnsi="Arial" w:cs="Arial"/>
                <w:b w:val="0"/>
                <w:bCs w:val="0"/>
                <w:color w:val="000000"/>
                <w:sz w:val="21"/>
                <w:szCs w:val="21"/>
                <w:lang w:eastAsia="pt-PT"/>
                <w:rPrChange w:id="1664" w:author="Adelino Naquarta Sepalanga Domingos" w:date="2025-03-05T08:02:00Z" w16du:dateUtc="2025-03-05T07:02:00Z">
                  <w:rPr>
                    <w:rFonts w:ascii="Times New Roman" w:eastAsia="Times New Roman" w:hAnsi="Times New Roman" w:cs="Times New Roman"/>
                    <w:b w:val="0"/>
                    <w:bCs w:val="0"/>
                    <w:color w:val="000000"/>
                    <w:sz w:val="21"/>
                    <w:szCs w:val="21"/>
                    <w:lang w:eastAsia="pt-PT"/>
                  </w:rPr>
                </w:rPrChange>
              </w:rPr>
            </w:pPr>
            <w:r w:rsidRPr="007B5483">
              <w:rPr>
                <w:rFonts w:ascii="Arial" w:eastAsia="Times New Roman" w:hAnsi="Arial" w:cs="Arial"/>
                <w:color w:val="000000"/>
                <w:sz w:val="21"/>
                <w:szCs w:val="21"/>
                <w:lang w:eastAsia="pt-PT"/>
                <w:rPrChange w:id="1665"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M20</w:t>
            </w:r>
          </w:p>
        </w:tc>
        <w:tc>
          <w:tcPr>
            <w:tcW w:w="4200" w:type="dxa"/>
            <w:noWrap/>
            <w:hideMark/>
          </w:tcPr>
          <w:p w14:paraId="35408327" w14:textId="3F3900AC" w:rsidR="003F3EDE" w:rsidRPr="007B5483" w:rsidRDefault="003F3EDE" w:rsidP="0025185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1"/>
                <w:szCs w:val="21"/>
                <w:lang w:eastAsia="pt-PT"/>
                <w:rPrChange w:id="1666"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667"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Isento nos termos da alínea k) do n</w:t>
            </w:r>
            <w:ins w:id="1668" w:author="Adelino Naquarta Sepalanga Domingos" w:date="2025-02-28T12:24:00Z" w16du:dateUtc="2025-02-28T11:24:00Z">
              <w:r w:rsidR="004034EA" w:rsidRPr="007B5483">
                <w:rPr>
                  <w:rFonts w:ascii="Arial" w:eastAsia="Times New Roman" w:hAnsi="Arial" w:cs="Arial"/>
                  <w:color w:val="000000"/>
                  <w:sz w:val="21"/>
                  <w:szCs w:val="21"/>
                  <w:lang w:eastAsia="pt-PT"/>
                  <w:rPrChange w:id="1669"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w:t>
              </w:r>
            </w:ins>
            <w:r w:rsidRPr="007B5483">
              <w:rPr>
                <w:rFonts w:ascii="Arial" w:eastAsia="Times New Roman" w:hAnsi="Arial" w:cs="Arial"/>
                <w:color w:val="000000"/>
                <w:sz w:val="21"/>
                <w:szCs w:val="21"/>
                <w:lang w:eastAsia="pt-PT"/>
                <w:rPrChange w:id="1670"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º</w:t>
            </w:r>
            <w:ins w:id="1671" w:author="Adelino Naquarta Sepalanga Domingos" w:date="2025-02-28T12:24:00Z" w16du:dateUtc="2025-02-28T11:24:00Z">
              <w:r w:rsidR="004034EA" w:rsidRPr="007B5483">
                <w:rPr>
                  <w:rFonts w:ascii="Arial" w:eastAsia="Times New Roman" w:hAnsi="Arial" w:cs="Arial"/>
                  <w:color w:val="000000"/>
                  <w:sz w:val="21"/>
                  <w:szCs w:val="21"/>
                  <w:lang w:eastAsia="pt-PT"/>
                  <w:rPrChange w:id="1672"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 xml:space="preserve"> </w:t>
              </w:r>
            </w:ins>
            <w:r w:rsidRPr="007B5483">
              <w:rPr>
                <w:rFonts w:ascii="Arial" w:eastAsia="Times New Roman" w:hAnsi="Arial" w:cs="Arial"/>
                <w:color w:val="000000"/>
                <w:sz w:val="21"/>
                <w:szCs w:val="21"/>
                <w:lang w:eastAsia="pt-PT"/>
                <w:rPrChange w:id="1673"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1 do artigo 12.º do CIVA</w:t>
            </w:r>
          </w:p>
        </w:tc>
        <w:tc>
          <w:tcPr>
            <w:tcW w:w="5523" w:type="dxa"/>
            <w:noWrap/>
            <w:hideMark/>
          </w:tcPr>
          <w:p w14:paraId="06F43694" w14:textId="77777777" w:rsidR="003F3EDE" w:rsidRPr="007B5483" w:rsidRDefault="003F3EDE" w:rsidP="0025185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1"/>
                <w:szCs w:val="21"/>
                <w:lang w:eastAsia="pt-PT"/>
                <w:rPrChange w:id="1674"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val="x-none" w:eastAsia="pt-PT"/>
                <w:rPrChange w:id="1675" w:author="Adelino Naquarta Sepalanga Domingos" w:date="2025-03-05T08:02:00Z" w16du:dateUtc="2025-03-05T07:02:00Z">
                  <w:rPr>
                    <w:rFonts w:ascii="Times New Roman" w:eastAsia="Times New Roman" w:hAnsi="Times New Roman" w:cs="Times New Roman"/>
                    <w:color w:val="000000"/>
                    <w:sz w:val="21"/>
                    <w:szCs w:val="21"/>
                    <w:lang w:val="x-none" w:eastAsia="pt-PT"/>
                  </w:rPr>
                </w:rPrChange>
              </w:rPr>
              <w:t>As transmissões de  produtos petrolíferos conforme anexo II do presente código.</w:t>
            </w:r>
          </w:p>
        </w:tc>
      </w:tr>
      <w:tr w:rsidR="003F3EDE" w:rsidRPr="007B5483" w14:paraId="4238B8F2" w14:textId="77777777" w:rsidTr="0025185C">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909" w:type="dxa"/>
            <w:noWrap/>
          </w:tcPr>
          <w:p w14:paraId="305C9858" w14:textId="77777777" w:rsidR="003F3EDE" w:rsidRPr="007B5483" w:rsidRDefault="003F3EDE" w:rsidP="0025185C">
            <w:pPr>
              <w:jc w:val="center"/>
              <w:rPr>
                <w:rFonts w:ascii="Arial" w:eastAsia="Times New Roman" w:hAnsi="Arial" w:cs="Arial"/>
                <w:b w:val="0"/>
                <w:bCs w:val="0"/>
                <w:color w:val="000000"/>
                <w:sz w:val="21"/>
                <w:szCs w:val="21"/>
                <w:lang w:eastAsia="pt-PT"/>
                <w:rPrChange w:id="1676" w:author="Adelino Naquarta Sepalanga Domingos" w:date="2025-03-05T08:02:00Z" w16du:dateUtc="2025-03-05T07:02:00Z">
                  <w:rPr>
                    <w:rFonts w:ascii="Times New Roman" w:eastAsia="Times New Roman" w:hAnsi="Times New Roman" w:cs="Times New Roman"/>
                    <w:b w:val="0"/>
                    <w:bCs w:val="0"/>
                    <w:color w:val="000000"/>
                    <w:sz w:val="21"/>
                    <w:szCs w:val="21"/>
                    <w:lang w:eastAsia="pt-PT"/>
                  </w:rPr>
                </w:rPrChange>
              </w:rPr>
            </w:pPr>
            <w:r w:rsidRPr="007B5483">
              <w:rPr>
                <w:rFonts w:ascii="Arial" w:eastAsia="Times New Roman" w:hAnsi="Arial" w:cs="Arial"/>
                <w:color w:val="000000"/>
                <w:sz w:val="21"/>
                <w:szCs w:val="21"/>
                <w:lang w:eastAsia="pt-PT"/>
                <w:rPrChange w:id="1677"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M21</w:t>
            </w:r>
          </w:p>
        </w:tc>
        <w:tc>
          <w:tcPr>
            <w:tcW w:w="4200" w:type="dxa"/>
            <w:noWrap/>
          </w:tcPr>
          <w:p w14:paraId="6B4D26C2" w14:textId="6D4B4389" w:rsidR="003F3EDE" w:rsidRPr="007B5483" w:rsidRDefault="003F3EDE" w:rsidP="0025185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1"/>
                <w:szCs w:val="21"/>
                <w:lang w:eastAsia="pt-PT"/>
                <w:rPrChange w:id="1678"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679"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Isento nos termos da alínea l) do n</w:t>
            </w:r>
            <w:ins w:id="1680" w:author="Adelino Naquarta Sepalanga Domingos" w:date="2025-02-28T12:24:00Z" w16du:dateUtc="2025-02-28T11:24:00Z">
              <w:r w:rsidR="004034EA" w:rsidRPr="007B5483">
                <w:rPr>
                  <w:rFonts w:ascii="Arial" w:eastAsia="Times New Roman" w:hAnsi="Arial" w:cs="Arial"/>
                  <w:color w:val="000000"/>
                  <w:sz w:val="21"/>
                  <w:szCs w:val="21"/>
                  <w:lang w:eastAsia="pt-PT"/>
                  <w:rPrChange w:id="1681"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w:t>
              </w:r>
            </w:ins>
            <w:r w:rsidRPr="007B5483">
              <w:rPr>
                <w:rFonts w:ascii="Arial" w:eastAsia="Times New Roman" w:hAnsi="Arial" w:cs="Arial"/>
                <w:color w:val="000000"/>
                <w:sz w:val="21"/>
                <w:szCs w:val="21"/>
                <w:lang w:eastAsia="pt-PT"/>
                <w:rPrChange w:id="1682"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º</w:t>
            </w:r>
            <w:ins w:id="1683" w:author="Adelino Naquarta Sepalanga Domingos" w:date="2025-02-28T12:24:00Z" w16du:dateUtc="2025-02-28T11:24:00Z">
              <w:r w:rsidR="004034EA" w:rsidRPr="007B5483">
                <w:rPr>
                  <w:rFonts w:ascii="Arial" w:eastAsia="Times New Roman" w:hAnsi="Arial" w:cs="Arial"/>
                  <w:color w:val="000000"/>
                  <w:sz w:val="21"/>
                  <w:szCs w:val="21"/>
                  <w:lang w:eastAsia="pt-PT"/>
                  <w:rPrChange w:id="1684"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 xml:space="preserve"> </w:t>
              </w:r>
            </w:ins>
            <w:r w:rsidRPr="007B5483">
              <w:rPr>
                <w:rFonts w:ascii="Arial" w:eastAsia="Times New Roman" w:hAnsi="Arial" w:cs="Arial"/>
                <w:color w:val="000000"/>
                <w:sz w:val="21"/>
                <w:szCs w:val="21"/>
                <w:lang w:eastAsia="pt-PT"/>
                <w:rPrChange w:id="1685"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1 do artigo 12.º do CIVA</w:t>
            </w:r>
          </w:p>
        </w:tc>
        <w:tc>
          <w:tcPr>
            <w:tcW w:w="5523" w:type="dxa"/>
            <w:noWrap/>
          </w:tcPr>
          <w:p w14:paraId="09D4C290" w14:textId="77777777" w:rsidR="003F3EDE" w:rsidRPr="007B5483" w:rsidRDefault="003F3EDE" w:rsidP="0025185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1"/>
                <w:szCs w:val="21"/>
                <w:lang w:eastAsia="pt-PT"/>
                <w:rPrChange w:id="1686"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687"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As prestações de serviço que tenham por objecto o ensino, efectuadas por estabelecimentos integrados conforme definidos na Lei de Bases do Sistema de Educação e Ensino, bem como por estabelecimentos de Ensino Superior devidamente reconhecidos pelo Ministério de Tutela.</w:t>
            </w:r>
          </w:p>
        </w:tc>
      </w:tr>
      <w:tr w:rsidR="003F3EDE" w:rsidRPr="007B5483" w14:paraId="06BF8539" w14:textId="77777777" w:rsidTr="0025185C">
        <w:trPr>
          <w:trHeight w:val="312"/>
        </w:trPr>
        <w:tc>
          <w:tcPr>
            <w:cnfStyle w:val="001000000000" w:firstRow="0" w:lastRow="0" w:firstColumn="1" w:lastColumn="0" w:oddVBand="0" w:evenVBand="0" w:oddHBand="0" w:evenHBand="0" w:firstRowFirstColumn="0" w:firstRowLastColumn="0" w:lastRowFirstColumn="0" w:lastRowLastColumn="0"/>
            <w:tcW w:w="909" w:type="dxa"/>
            <w:noWrap/>
          </w:tcPr>
          <w:p w14:paraId="151C0351" w14:textId="77777777" w:rsidR="003F3EDE" w:rsidRPr="007B5483" w:rsidRDefault="003F3EDE" w:rsidP="0025185C">
            <w:pPr>
              <w:jc w:val="center"/>
              <w:rPr>
                <w:rFonts w:ascii="Arial" w:eastAsia="Times New Roman" w:hAnsi="Arial" w:cs="Arial"/>
                <w:b w:val="0"/>
                <w:bCs w:val="0"/>
                <w:color w:val="000000"/>
                <w:sz w:val="21"/>
                <w:szCs w:val="21"/>
                <w:lang w:eastAsia="pt-PT"/>
                <w:rPrChange w:id="1688" w:author="Adelino Naquarta Sepalanga Domingos" w:date="2025-03-05T08:02:00Z" w16du:dateUtc="2025-03-05T07:02:00Z">
                  <w:rPr>
                    <w:rFonts w:ascii="Times New Roman" w:eastAsia="Times New Roman" w:hAnsi="Times New Roman" w:cs="Times New Roman"/>
                    <w:b w:val="0"/>
                    <w:bCs w:val="0"/>
                    <w:color w:val="000000"/>
                    <w:sz w:val="21"/>
                    <w:szCs w:val="21"/>
                    <w:lang w:eastAsia="pt-PT"/>
                  </w:rPr>
                </w:rPrChange>
              </w:rPr>
            </w:pPr>
            <w:r w:rsidRPr="007B5483">
              <w:rPr>
                <w:rFonts w:ascii="Arial" w:eastAsia="Times New Roman" w:hAnsi="Arial" w:cs="Arial"/>
                <w:color w:val="000000"/>
                <w:sz w:val="21"/>
                <w:szCs w:val="21"/>
                <w:lang w:eastAsia="pt-PT"/>
                <w:rPrChange w:id="1689"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M22</w:t>
            </w:r>
          </w:p>
        </w:tc>
        <w:tc>
          <w:tcPr>
            <w:tcW w:w="4200" w:type="dxa"/>
            <w:noWrap/>
          </w:tcPr>
          <w:p w14:paraId="6EB80760" w14:textId="2FD61650" w:rsidR="003F3EDE" w:rsidRPr="007B5483" w:rsidRDefault="003F3EDE" w:rsidP="0025185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1"/>
                <w:szCs w:val="21"/>
                <w:lang w:eastAsia="pt-PT"/>
                <w:rPrChange w:id="1690"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691"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 xml:space="preserve">Isento nos termos da alínea m) do </w:t>
            </w:r>
            <w:ins w:id="1692" w:author="Adelino Naquarta Sepalanga Domingos" w:date="2025-02-28T12:24:00Z" w16du:dateUtc="2025-02-28T11:24:00Z">
              <w:r w:rsidR="004034EA" w:rsidRPr="007B5483">
                <w:rPr>
                  <w:rFonts w:ascii="Arial" w:eastAsia="Times New Roman" w:hAnsi="Arial" w:cs="Arial"/>
                  <w:color w:val="000000"/>
                  <w:sz w:val="21"/>
                  <w:szCs w:val="21"/>
                  <w:lang w:eastAsia="pt-PT"/>
                  <w:rPrChange w:id="1693"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 xml:space="preserve">n.º </w:t>
              </w:r>
            </w:ins>
            <w:ins w:id="1694" w:author="Adelino Naquarta Sepalanga Domingos" w:date="2025-02-28T12:25:00Z" w16du:dateUtc="2025-02-28T11:25:00Z">
              <w:r w:rsidR="004034EA" w:rsidRPr="007B5483">
                <w:rPr>
                  <w:rFonts w:ascii="Arial" w:eastAsia="Times New Roman" w:hAnsi="Arial" w:cs="Arial"/>
                  <w:color w:val="000000"/>
                  <w:sz w:val="21"/>
                  <w:szCs w:val="21"/>
                  <w:lang w:eastAsia="pt-PT"/>
                  <w:rPrChange w:id="1695"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 xml:space="preserve">1 do </w:t>
              </w:r>
            </w:ins>
            <w:r w:rsidRPr="007B5483">
              <w:rPr>
                <w:rFonts w:ascii="Arial" w:eastAsia="Times New Roman" w:hAnsi="Arial" w:cs="Arial"/>
                <w:color w:val="000000"/>
                <w:sz w:val="21"/>
                <w:szCs w:val="21"/>
                <w:lang w:eastAsia="pt-PT"/>
                <w:rPrChange w:id="1696"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artigo 12.º do CIVA</w:t>
            </w:r>
          </w:p>
        </w:tc>
        <w:tc>
          <w:tcPr>
            <w:tcW w:w="5523" w:type="dxa"/>
            <w:noWrap/>
          </w:tcPr>
          <w:p w14:paraId="24FFDC9F" w14:textId="77777777" w:rsidR="003F3EDE" w:rsidRPr="007B5483" w:rsidRDefault="003F3EDE" w:rsidP="0025185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1"/>
                <w:szCs w:val="21"/>
                <w:lang w:eastAsia="pt-PT"/>
                <w:rPrChange w:id="1697"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698"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As prestações de serviço médico sanitário, efectuadas por estabelecimentos hospitalares, clínicas, dispensários e similares</w:t>
            </w:r>
          </w:p>
        </w:tc>
      </w:tr>
      <w:tr w:rsidR="003F3EDE" w:rsidRPr="007B5483" w14:paraId="1EEBB6EE" w14:textId="77777777" w:rsidTr="0025185C">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909" w:type="dxa"/>
            <w:noWrap/>
          </w:tcPr>
          <w:p w14:paraId="7C669DCA" w14:textId="77777777" w:rsidR="003F3EDE" w:rsidRPr="007B5483" w:rsidRDefault="003F3EDE" w:rsidP="0025185C">
            <w:pPr>
              <w:jc w:val="center"/>
              <w:rPr>
                <w:rFonts w:ascii="Arial" w:eastAsia="Times New Roman" w:hAnsi="Arial" w:cs="Arial"/>
                <w:b w:val="0"/>
                <w:bCs w:val="0"/>
                <w:color w:val="000000"/>
                <w:sz w:val="21"/>
                <w:szCs w:val="21"/>
                <w:lang w:eastAsia="pt-PT"/>
                <w:rPrChange w:id="1699" w:author="Adelino Naquarta Sepalanga Domingos" w:date="2025-03-05T08:02:00Z" w16du:dateUtc="2025-03-05T07:02:00Z">
                  <w:rPr>
                    <w:rFonts w:ascii="Times New Roman" w:eastAsia="Times New Roman" w:hAnsi="Times New Roman" w:cs="Times New Roman"/>
                    <w:b w:val="0"/>
                    <w:bCs w:val="0"/>
                    <w:color w:val="000000"/>
                    <w:sz w:val="21"/>
                    <w:szCs w:val="21"/>
                    <w:lang w:eastAsia="pt-PT"/>
                  </w:rPr>
                </w:rPrChange>
              </w:rPr>
            </w:pPr>
            <w:r w:rsidRPr="007B5483">
              <w:rPr>
                <w:rFonts w:ascii="Arial" w:eastAsia="Times New Roman" w:hAnsi="Arial" w:cs="Arial"/>
                <w:color w:val="000000"/>
                <w:sz w:val="21"/>
                <w:szCs w:val="21"/>
                <w:lang w:eastAsia="pt-PT"/>
                <w:rPrChange w:id="1700"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M23</w:t>
            </w:r>
          </w:p>
        </w:tc>
        <w:tc>
          <w:tcPr>
            <w:tcW w:w="4200" w:type="dxa"/>
            <w:noWrap/>
          </w:tcPr>
          <w:p w14:paraId="07C05688" w14:textId="6AC3BD78" w:rsidR="003F3EDE" w:rsidRPr="007B5483" w:rsidRDefault="003F3EDE" w:rsidP="0025185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1"/>
                <w:szCs w:val="21"/>
                <w:lang w:eastAsia="pt-PT"/>
                <w:rPrChange w:id="1701"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702"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 xml:space="preserve">Isento nos termos da alínea n) do </w:t>
            </w:r>
            <w:ins w:id="1703" w:author="Adelino Naquarta Sepalanga Domingos" w:date="2025-02-28T12:26:00Z" w16du:dateUtc="2025-02-28T11:26:00Z">
              <w:r w:rsidR="00C756CF" w:rsidRPr="007B5483">
                <w:rPr>
                  <w:rFonts w:ascii="Arial" w:eastAsia="Times New Roman" w:hAnsi="Arial" w:cs="Arial"/>
                  <w:color w:val="000000"/>
                  <w:sz w:val="21"/>
                  <w:szCs w:val="21"/>
                  <w:lang w:eastAsia="pt-PT"/>
                  <w:rPrChange w:id="1704"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 xml:space="preserve">n.º 1 do </w:t>
              </w:r>
            </w:ins>
            <w:r w:rsidRPr="007B5483">
              <w:rPr>
                <w:rFonts w:ascii="Arial" w:eastAsia="Times New Roman" w:hAnsi="Arial" w:cs="Arial"/>
                <w:color w:val="000000"/>
                <w:sz w:val="21"/>
                <w:szCs w:val="21"/>
                <w:lang w:eastAsia="pt-PT"/>
                <w:rPrChange w:id="1705"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artigo 12.º do CIVA</w:t>
            </w:r>
          </w:p>
        </w:tc>
        <w:tc>
          <w:tcPr>
            <w:tcW w:w="5523" w:type="dxa"/>
            <w:noWrap/>
          </w:tcPr>
          <w:p w14:paraId="78C45487" w14:textId="77777777" w:rsidR="003F3EDE" w:rsidRPr="007B5483" w:rsidRDefault="003F3EDE" w:rsidP="0025185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1"/>
                <w:szCs w:val="21"/>
                <w:lang w:eastAsia="pt-PT"/>
                <w:rPrChange w:id="1706"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707"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O transporte de doentes ou feridos em ambulâncias ou outros veículos apropriados efectuados por organismos devidamente autorizados</w:t>
            </w:r>
          </w:p>
        </w:tc>
      </w:tr>
      <w:tr w:rsidR="003F3EDE" w:rsidRPr="007B5483" w14:paraId="4860682C" w14:textId="77777777" w:rsidTr="0025185C">
        <w:trPr>
          <w:trHeight w:val="312"/>
        </w:trPr>
        <w:tc>
          <w:tcPr>
            <w:cnfStyle w:val="001000000000" w:firstRow="0" w:lastRow="0" w:firstColumn="1" w:lastColumn="0" w:oddVBand="0" w:evenVBand="0" w:oddHBand="0" w:evenHBand="0" w:firstRowFirstColumn="0" w:firstRowLastColumn="0" w:lastRowFirstColumn="0" w:lastRowLastColumn="0"/>
            <w:tcW w:w="909" w:type="dxa"/>
            <w:noWrap/>
          </w:tcPr>
          <w:p w14:paraId="53D593EA" w14:textId="77777777" w:rsidR="003F3EDE" w:rsidRPr="007B5483" w:rsidRDefault="003F3EDE" w:rsidP="0025185C">
            <w:pPr>
              <w:jc w:val="center"/>
              <w:rPr>
                <w:rFonts w:ascii="Arial" w:eastAsia="Times New Roman" w:hAnsi="Arial" w:cs="Arial"/>
                <w:b w:val="0"/>
                <w:bCs w:val="0"/>
                <w:color w:val="000000"/>
                <w:sz w:val="21"/>
                <w:szCs w:val="21"/>
                <w:lang w:eastAsia="pt-PT"/>
                <w:rPrChange w:id="1708" w:author="Adelino Naquarta Sepalanga Domingos" w:date="2025-03-05T08:02:00Z" w16du:dateUtc="2025-03-05T07:02:00Z">
                  <w:rPr>
                    <w:rFonts w:ascii="Times New Roman" w:eastAsia="Times New Roman" w:hAnsi="Times New Roman" w:cs="Times New Roman"/>
                    <w:b w:val="0"/>
                    <w:bCs w:val="0"/>
                    <w:color w:val="000000"/>
                    <w:sz w:val="21"/>
                    <w:szCs w:val="21"/>
                    <w:lang w:eastAsia="pt-PT"/>
                  </w:rPr>
                </w:rPrChange>
              </w:rPr>
            </w:pPr>
            <w:r w:rsidRPr="007B5483">
              <w:rPr>
                <w:rFonts w:ascii="Arial" w:eastAsia="Times New Roman" w:hAnsi="Arial" w:cs="Arial"/>
                <w:color w:val="000000"/>
                <w:sz w:val="21"/>
                <w:szCs w:val="21"/>
                <w:lang w:eastAsia="pt-PT"/>
                <w:rPrChange w:id="1709"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M24</w:t>
            </w:r>
          </w:p>
        </w:tc>
        <w:tc>
          <w:tcPr>
            <w:tcW w:w="4200" w:type="dxa"/>
            <w:noWrap/>
          </w:tcPr>
          <w:p w14:paraId="43984E7A" w14:textId="39C4509A" w:rsidR="003F3EDE" w:rsidRPr="007B5483" w:rsidRDefault="003F3EDE" w:rsidP="0025185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1"/>
                <w:szCs w:val="21"/>
                <w:lang w:eastAsia="pt-PT"/>
                <w:rPrChange w:id="1710"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711"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 xml:space="preserve">Isento nos termos da alínea </w:t>
            </w:r>
            <w:del w:id="1712" w:author="Adelino Naquarta Sepalanga Domingos" w:date="2025-02-28T14:05:00Z" w16du:dateUtc="2025-02-28T13:05:00Z">
              <w:r w:rsidRPr="007B5483" w:rsidDel="00AD3319">
                <w:rPr>
                  <w:rFonts w:ascii="Arial" w:eastAsia="Times New Roman" w:hAnsi="Arial" w:cs="Arial"/>
                  <w:color w:val="000000"/>
                  <w:sz w:val="21"/>
                  <w:szCs w:val="21"/>
                  <w:lang w:eastAsia="pt-PT"/>
                  <w:rPrChange w:id="1713"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delText>0</w:delText>
              </w:r>
            </w:del>
            <w:ins w:id="1714" w:author="Adelino Naquarta Sepalanga Domingos" w:date="2025-02-28T14:05:00Z" w16du:dateUtc="2025-02-28T13:05:00Z">
              <w:r w:rsidR="00AD3319" w:rsidRPr="007B5483">
                <w:rPr>
                  <w:rFonts w:ascii="Arial" w:eastAsia="Times New Roman" w:hAnsi="Arial" w:cs="Arial"/>
                  <w:color w:val="000000"/>
                  <w:sz w:val="21"/>
                  <w:szCs w:val="21"/>
                  <w:lang w:eastAsia="pt-PT"/>
                  <w:rPrChange w:id="1715"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o</w:t>
              </w:r>
            </w:ins>
            <w:r w:rsidRPr="007B5483">
              <w:rPr>
                <w:rFonts w:ascii="Arial" w:eastAsia="Times New Roman" w:hAnsi="Arial" w:cs="Arial"/>
                <w:color w:val="000000"/>
                <w:sz w:val="21"/>
                <w:szCs w:val="21"/>
                <w:lang w:eastAsia="pt-PT"/>
                <w:rPrChange w:id="1716"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 do</w:t>
            </w:r>
            <w:ins w:id="1717" w:author="Adelino Naquarta Sepalanga Domingos" w:date="2025-02-28T14:05:00Z" w16du:dateUtc="2025-02-28T13:05:00Z">
              <w:r w:rsidR="00AD3319" w:rsidRPr="007B5483">
                <w:rPr>
                  <w:rFonts w:ascii="Arial" w:eastAsia="Times New Roman" w:hAnsi="Arial" w:cs="Arial"/>
                  <w:color w:val="000000"/>
                  <w:sz w:val="21"/>
                  <w:szCs w:val="21"/>
                  <w:lang w:eastAsia="pt-PT"/>
                  <w:rPrChange w:id="1718"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 xml:space="preserve"> n.º 1 do</w:t>
              </w:r>
            </w:ins>
            <w:r w:rsidRPr="007B5483">
              <w:rPr>
                <w:rFonts w:ascii="Arial" w:eastAsia="Times New Roman" w:hAnsi="Arial" w:cs="Arial"/>
                <w:color w:val="000000"/>
                <w:sz w:val="21"/>
                <w:szCs w:val="21"/>
                <w:lang w:eastAsia="pt-PT"/>
                <w:rPrChange w:id="1719"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 xml:space="preserve"> artigo 12.º do CIVA</w:t>
            </w:r>
          </w:p>
        </w:tc>
        <w:tc>
          <w:tcPr>
            <w:tcW w:w="5523" w:type="dxa"/>
            <w:noWrap/>
          </w:tcPr>
          <w:p w14:paraId="45076953" w14:textId="77777777" w:rsidR="003F3EDE" w:rsidRPr="007B5483" w:rsidRDefault="003F3EDE" w:rsidP="0025185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1"/>
                <w:szCs w:val="21"/>
                <w:lang w:eastAsia="pt-PT"/>
                <w:rPrChange w:id="1720"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721"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Os equipamentos médicos para o exercício da actividade dos estabelecimentos de saúde.</w:t>
            </w:r>
          </w:p>
        </w:tc>
      </w:tr>
      <w:tr w:rsidR="003F3EDE" w:rsidRPr="007B5483" w14:paraId="574A8F8F" w14:textId="77777777" w:rsidTr="0025185C">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909" w:type="dxa"/>
            <w:noWrap/>
          </w:tcPr>
          <w:p w14:paraId="358943B7" w14:textId="77777777" w:rsidR="003F3EDE" w:rsidRPr="007B5483" w:rsidRDefault="003F3EDE" w:rsidP="0025185C">
            <w:pPr>
              <w:jc w:val="center"/>
              <w:rPr>
                <w:rFonts w:ascii="Arial" w:eastAsia="Times New Roman" w:hAnsi="Arial" w:cs="Arial"/>
                <w:b w:val="0"/>
                <w:bCs w:val="0"/>
                <w:color w:val="FFFFFF"/>
                <w:sz w:val="21"/>
                <w:szCs w:val="21"/>
                <w:lang w:eastAsia="pt-PT"/>
                <w:rPrChange w:id="1722" w:author="Adelino Naquarta Sepalanga Domingos" w:date="2025-03-05T08:02:00Z" w16du:dateUtc="2025-03-05T07:02:00Z">
                  <w:rPr>
                    <w:rFonts w:ascii="Times New Roman" w:eastAsia="Times New Roman" w:hAnsi="Times New Roman" w:cs="Times New Roman"/>
                    <w:b w:val="0"/>
                    <w:bCs w:val="0"/>
                    <w:color w:val="FFFFFF"/>
                    <w:sz w:val="21"/>
                    <w:szCs w:val="21"/>
                    <w:lang w:eastAsia="pt-PT"/>
                  </w:rPr>
                </w:rPrChange>
              </w:rPr>
            </w:pPr>
          </w:p>
        </w:tc>
        <w:tc>
          <w:tcPr>
            <w:tcW w:w="4200" w:type="dxa"/>
            <w:noWrap/>
          </w:tcPr>
          <w:p w14:paraId="6DF79440" w14:textId="77777777" w:rsidR="003F3EDE" w:rsidRPr="007B5483" w:rsidRDefault="003F3EDE" w:rsidP="0025185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sz w:val="21"/>
                <w:szCs w:val="21"/>
                <w:lang w:eastAsia="pt-PT"/>
                <w:rPrChange w:id="1723" w:author="Adelino Naquarta Sepalanga Domingos" w:date="2025-03-05T08:02:00Z" w16du:dateUtc="2025-03-05T07:02:00Z">
                  <w:rPr>
                    <w:rFonts w:ascii="Times New Roman" w:eastAsia="Times New Roman" w:hAnsi="Times New Roman" w:cs="Times New Roman"/>
                    <w:b/>
                    <w:bCs/>
                    <w:color w:val="FFFFFF"/>
                    <w:sz w:val="21"/>
                    <w:szCs w:val="21"/>
                    <w:lang w:eastAsia="pt-PT"/>
                  </w:rPr>
                </w:rPrChange>
              </w:rPr>
            </w:pPr>
          </w:p>
        </w:tc>
        <w:tc>
          <w:tcPr>
            <w:tcW w:w="5523" w:type="dxa"/>
            <w:noWrap/>
          </w:tcPr>
          <w:p w14:paraId="4DFF541C" w14:textId="77777777" w:rsidR="003F3EDE" w:rsidRPr="007B5483" w:rsidRDefault="003F3EDE" w:rsidP="0025185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sz w:val="21"/>
                <w:szCs w:val="21"/>
                <w:lang w:eastAsia="pt-PT"/>
                <w:rPrChange w:id="1724" w:author="Adelino Naquarta Sepalanga Domingos" w:date="2025-03-05T08:02:00Z" w16du:dateUtc="2025-03-05T07:02:00Z">
                  <w:rPr>
                    <w:rFonts w:ascii="Times New Roman" w:eastAsia="Times New Roman" w:hAnsi="Times New Roman" w:cs="Times New Roman"/>
                    <w:b/>
                    <w:bCs/>
                    <w:color w:val="FFFFFF"/>
                    <w:sz w:val="21"/>
                    <w:szCs w:val="21"/>
                    <w:lang w:eastAsia="pt-PT"/>
                  </w:rPr>
                </w:rPrChange>
              </w:rPr>
            </w:pPr>
          </w:p>
        </w:tc>
      </w:tr>
      <w:tr w:rsidR="003F3EDE" w:rsidRPr="007B5483" w14:paraId="064009F0" w14:textId="77777777" w:rsidTr="0025185C">
        <w:trPr>
          <w:trHeight w:val="312"/>
        </w:trPr>
        <w:tc>
          <w:tcPr>
            <w:cnfStyle w:val="001000000000" w:firstRow="0" w:lastRow="0" w:firstColumn="1" w:lastColumn="0" w:oddVBand="0" w:evenVBand="0" w:oddHBand="0" w:evenHBand="0" w:firstRowFirstColumn="0" w:firstRowLastColumn="0" w:lastRowFirstColumn="0" w:lastRowLastColumn="0"/>
            <w:tcW w:w="909" w:type="dxa"/>
            <w:noWrap/>
          </w:tcPr>
          <w:p w14:paraId="62725589" w14:textId="77777777" w:rsidR="003F3EDE" w:rsidRPr="007B5483" w:rsidRDefault="003F3EDE" w:rsidP="0025185C">
            <w:pPr>
              <w:spacing w:after="200" w:line="276" w:lineRule="auto"/>
              <w:jc w:val="center"/>
              <w:rPr>
                <w:rFonts w:ascii="Arial" w:eastAsia="Calibri" w:hAnsi="Arial" w:cs="Arial"/>
                <w:sz w:val="21"/>
                <w:szCs w:val="21"/>
                <w:rPrChange w:id="1725" w:author="Adelino Naquarta Sepalanga Domingos" w:date="2025-03-05T08:02:00Z" w16du:dateUtc="2025-03-05T07:02:00Z">
                  <w:rPr>
                    <w:rFonts w:ascii="Times New Roman" w:eastAsia="Calibri" w:hAnsi="Times New Roman" w:cs="Times New Roman"/>
                    <w:sz w:val="21"/>
                    <w:szCs w:val="21"/>
                  </w:rPr>
                </w:rPrChange>
              </w:rPr>
            </w:pPr>
            <w:r w:rsidRPr="007B5483">
              <w:rPr>
                <w:rFonts w:ascii="Arial" w:eastAsia="Times New Roman" w:hAnsi="Arial" w:cs="Arial"/>
                <w:color w:val="000000"/>
                <w:sz w:val="21"/>
                <w:szCs w:val="21"/>
                <w:lang w:eastAsia="pt-PT"/>
                <w:rPrChange w:id="1726"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M80</w:t>
            </w:r>
          </w:p>
        </w:tc>
        <w:tc>
          <w:tcPr>
            <w:tcW w:w="4200" w:type="dxa"/>
            <w:noWrap/>
            <w:hideMark/>
          </w:tcPr>
          <w:p w14:paraId="57485AE2" w14:textId="67A74764" w:rsidR="003F3EDE" w:rsidRPr="007B5483" w:rsidRDefault="003F3EDE" w:rsidP="0025185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1"/>
                <w:szCs w:val="21"/>
                <w:lang w:eastAsia="pt-PT"/>
                <w:rPrChange w:id="1727"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728"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Isento nos termos da al</w:t>
            </w:r>
            <w:ins w:id="1729" w:author="Adelino Naquarta Sepalanga Domingos" w:date="2025-02-28T14:07:00Z" w16du:dateUtc="2025-02-28T13:07:00Z">
              <w:r w:rsidR="00483934" w:rsidRPr="007B5483">
                <w:rPr>
                  <w:rFonts w:ascii="Arial" w:eastAsia="Times New Roman" w:hAnsi="Arial" w:cs="Arial"/>
                  <w:color w:val="000000"/>
                  <w:sz w:val="21"/>
                  <w:szCs w:val="21"/>
                  <w:lang w:eastAsia="pt-PT"/>
                  <w:rPrChange w:id="1730"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í</w:t>
              </w:r>
            </w:ins>
            <w:del w:id="1731" w:author="Adelino Naquarta Sepalanga Domingos" w:date="2025-02-28T14:07:00Z" w16du:dateUtc="2025-02-28T13:07:00Z">
              <w:r w:rsidRPr="007B5483" w:rsidDel="00483934">
                <w:rPr>
                  <w:rFonts w:ascii="Arial" w:eastAsia="Times New Roman" w:hAnsi="Arial" w:cs="Arial"/>
                  <w:color w:val="000000"/>
                  <w:sz w:val="21"/>
                  <w:szCs w:val="21"/>
                  <w:lang w:eastAsia="pt-PT"/>
                  <w:rPrChange w:id="1732"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delText>i</w:delText>
              </w:r>
            </w:del>
            <w:r w:rsidRPr="007B5483">
              <w:rPr>
                <w:rFonts w:ascii="Arial" w:eastAsia="Times New Roman" w:hAnsi="Arial" w:cs="Arial"/>
                <w:color w:val="000000"/>
                <w:sz w:val="21"/>
                <w:szCs w:val="21"/>
                <w:lang w:eastAsia="pt-PT"/>
                <w:rPrChange w:id="1733"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nea a) do n</w:t>
            </w:r>
            <w:ins w:id="1734" w:author="Adelino Naquarta Sepalanga Domingos" w:date="2025-02-28T14:07:00Z" w16du:dateUtc="2025-02-28T13:07:00Z">
              <w:r w:rsidR="00483934" w:rsidRPr="007B5483">
                <w:rPr>
                  <w:rFonts w:ascii="Arial" w:eastAsia="Times New Roman" w:hAnsi="Arial" w:cs="Arial"/>
                  <w:color w:val="000000"/>
                  <w:sz w:val="21"/>
                  <w:szCs w:val="21"/>
                  <w:lang w:eastAsia="pt-PT"/>
                  <w:rPrChange w:id="1735"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w:t>
              </w:r>
            </w:ins>
            <w:r w:rsidRPr="007B5483">
              <w:rPr>
                <w:rFonts w:ascii="Arial" w:eastAsia="Times New Roman" w:hAnsi="Arial" w:cs="Arial"/>
                <w:color w:val="000000"/>
                <w:sz w:val="21"/>
                <w:szCs w:val="21"/>
                <w:lang w:eastAsia="pt-PT"/>
                <w:rPrChange w:id="1736"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º</w:t>
            </w:r>
            <w:ins w:id="1737" w:author="Adelino Naquarta Sepalanga Domingos" w:date="2025-02-28T14:07:00Z" w16du:dateUtc="2025-02-28T13:07:00Z">
              <w:r w:rsidR="00483934" w:rsidRPr="007B5483">
                <w:rPr>
                  <w:rFonts w:ascii="Arial" w:eastAsia="Times New Roman" w:hAnsi="Arial" w:cs="Arial"/>
                  <w:color w:val="000000"/>
                  <w:sz w:val="21"/>
                  <w:szCs w:val="21"/>
                  <w:lang w:eastAsia="pt-PT"/>
                  <w:rPrChange w:id="1738"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 xml:space="preserve"> </w:t>
              </w:r>
            </w:ins>
            <w:r w:rsidRPr="007B5483">
              <w:rPr>
                <w:rFonts w:ascii="Arial" w:eastAsia="Times New Roman" w:hAnsi="Arial" w:cs="Arial"/>
                <w:color w:val="000000"/>
                <w:sz w:val="21"/>
                <w:szCs w:val="21"/>
                <w:lang w:eastAsia="pt-PT"/>
                <w:rPrChange w:id="1739"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1 do artigo 14.º do CIVA</w:t>
            </w:r>
          </w:p>
        </w:tc>
        <w:tc>
          <w:tcPr>
            <w:tcW w:w="5523" w:type="dxa"/>
            <w:noWrap/>
            <w:hideMark/>
          </w:tcPr>
          <w:p w14:paraId="0DD38272" w14:textId="77777777" w:rsidR="003F3EDE" w:rsidRPr="007B5483" w:rsidRDefault="003F3EDE" w:rsidP="0025185C">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1"/>
                <w:szCs w:val="21"/>
                <w:lang w:eastAsia="pt-PT"/>
                <w:rPrChange w:id="1740"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741"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As importações definitivas de bens cuja transmissão no território nacional seja isenta de imposto;</w:t>
            </w:r>
          </w:p>
        </w:tc>
      </w:tr>
      <w:tr w:rsidR="003F3EDE" w:rsidRPr="007B5483" w14:paraId="194F7B87" w14:textId="77777777" w:rsidTr="0025185C">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909" w:type="dxa"/>
            <w:noWrap/>
          </w:tcPr>
          <w:p w14:paraId="61C9EA57" w14:textId="77777777" w:rsidR="003F3EDE" w:rsidRPr="007B5483" w:rsidRDefault="003F3EDE" w:rsidP="0025185C">
            <w:pPr>
              <w:spacing w:after="200" w:line="276" w:lineRule="auto"/>
              <w:jc w:val="center"/>
              <w:rPr>
                <w:rFonts w:ascii="Arial" w:eastAsia="Calibri" w:hAnsi="Arial" w:cs="Arial"/>
                <w:sz w:val="21"/>
                <w:szCs w:val="21"/>
                <w:rPrChange w:id="1742" w:author="Adelino Naquarta Sepalanga Domingos" w:date="2025-03-05T08:02:00Z" w16du:dateUtc="2025-03-05T07:02:00Z">
                  <w:rPr>
                    <w:rFonts w:ascii="Times New Roman" w:eastAsia="Calibri" w:hAnsi="Times New Roman" w:cs="Times New Roman"/>
                    <w:sz w:val="21"/>
                    <w:szCs w:val="21"/>
                  </w:rPr>
                </w:rPrChange>
              </w:rPr>
            </w:pPr>
            <w:r w:rsidRPr="007B5483">
              <w:rPr>
                <w:rFonts w:ascii="Arial" w:eastAsia="Times New Roman" w:hAnsi="Arial" w:cs="Arial"/>
                <w:color w:val="000000"/>
                <w:sz w:val="21"/>
                <w:szCs w:val="21"/>
                <w:lang w:eastAsia="pt-PT"/>
                <w:rPrChange w:id="1743"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M81</w:t>
            </w:r>
          </w:p>
        </w:tc>
        <w:tc>
          <w:tcPr>
            <w:tcW w:w="4200" w:type="dxa"/>
            <w:noWrap/>
            <w:hideMark/>
          </w:tcPr>
          <w:p w14:paraId="1A30079D" w14:textId="4B8BFF9A" w:rsidR="003F3EDE" w:rsidRPr="007B5483" w:rsidRDefault="003F3EDE" w:rsidP="0025185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1"/>
                <w:szCs w:val="21"/>
                <w:lang w:eastAsia="pt-PT"/>
                <w:rPrChange w:id="1744"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745"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Isento nos termos da al</w:t>
            </w:r>
            <w:ins w:id="1746" w:author="Adelino Naquarta Sepalanga Domingos" w:date="2025-02-28T14:14:00Z" w16du:dateUtc="2025-02-28T13:14:00Z">
              <w:r w:rsidR="00483934" w:rsidRPr="007B5483">
                <w:rPr>
                  <w:rFonts w:ascii="Arial" w:eastAsia="Times New Roman" w:hAnsi="Arial" w:cs="Arial"/>
                  <w:color w:val="000000"/>
                  <w:sz w:val="21"/>
                  <w:szCs w:val="21"/>
                  <w:lang w:eastAsia="pt-PT"/>
                  <w:rPrChange w:id="1747"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í</w:t>
              </w:r>
            </w:ins>
            <w:del w:id="1748" w:author="Adelino Naquarta Sepalanga Domingos" w:date="2025-02-28T14:14:00Z" w16du:dateUtc="2025-02-28T13:14:00Z">
              <w:r w:rsidRPr="007B5483" w:rsidDel="00483934">
                <w:rPr>
                  <w:rFonts w:ascii="Arial" w:eastAsia="Times New Roman" w:hAnsi="Arial" w:cs="Arial"/>
                  <w:color w:val="000000"/>
                  <w:sz w:val="21"/>
                  <w:szCs w:val="21"/>
                  <w:lang w:eastAsia="pt-PT"/>
                  <w:rPrChange w:id="1749"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delText>i</w:delText>
              </w:r>
            </w:del>
            <w:r w:rsidRPr="007B5483">
              <w:rPr>
                <w:rFonts w:ascii="Arial" w:eastAsia="Times New Roman" w:hAnsi="Arial" w:cs="Arial"/>
                <w:color w:val="000000"/>
                <w:sz w:val="21"/>
                <w:szCs w:val="21"/>
                <w:lang w:eastAsia="pt-PT"/>
                <w:rPrChange w:id="1750"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nea b) do n</w:t>
            </w:r>
            <w:ins w:id="1751" w:author="Adelino Naquarta Sepalanga Domingos" w:date="2025-02-28T14:14:00Z" w16du:dateUtc="2025-02-28T13:14:00Z">
              <w:r w:rsidR="00483934" w:rsidRPr="007B5483">
                <w:rPr>
                  <w:rFonts w:ascii="Arial" w:eastAsia="Times New Roman" w:hAnsi="Arial" w:cs="Arial"/>
                  <w:color w:val="000000"/>
                  <w:sz w:val="21"/>
                  <w:szCs w:val="21"/>
                  <w:lang w:eastAsia="pt-PT"/>
                  <w:rPrChange w:id="1752"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w:t>
              </w:r>
            </w:ins>
            <w:r w:rsidRPr="007B5483">
              <w:rPr>
                <w:rFonts w:ascii="Arial" w:eastAsia="Times New Roman" w:hAnsi="Arial" w:cs="Arial"/>
                <w:color w:val="000000"/>
                <w:sz w:val="21"/>
                <w:szCs w:val="21"/>
                <w:lang w:eastAsia="pt-PT"/>
                <w:rPrChange w:id="1753"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º</w:t>
            </w:r>
            <w:ins w:id="1754" w:author="Adelino Naquarta Sepalanga Domingos" w:date="2025-02-28T14:14:00Z" w16du:dateUtc="2025-02-28T13:14:00Z">
              <w:r w:rsidR="00483934" w:rsidRPr="007B5483">
                <w:rPr>
                  <w:rFonts w:ascii="Arial" w:eastAsia="Times New Roman" w:hAnsi="Arial" w:cs="Arial"/>
                  <w:color w:val="000000"/>
                  <w:sz w:val="21"/>
                  <w:szCs w:val="21"/>
                  <w:lang w:eastAsia="pt-PT"/>
                  <w:rPrChange w:id="1755"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 xml:space="preserve"> </w:t>
              </w:r>
            </w:ins>
            <w:r w:rsidRPr="007B5483">
              <w:rPr>
                <w:rFonts w:ascii="Arial" w:eastAsia="Times New Roman" w:hAnsi="Arial" w:cs="Arial"/>
                <w:color w:val="000000"/>
                <w:sz w:val="21"/>
                <w:szCs w:val="21"/>
                <w:lang w:eastAsia="pt-PT"/>
                <w:rPrChange w:id="1756"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1 do artigo 14.º do CIVA</w:t>
            </w:r>
          </w:p>
        </w:tc>
        <w:tc>
          <w:tcPr>
            <w:tcW w:w="5523" w:type="dxa"/>
            <w:noWrap/>
            <w:hideMark/>
          </w:tcPr>
          <w:p w14:paraId="3FA0DD1D" w14:textId="77777777" w:rsidR="003F3EDE" w:rsidRPr="007B5483" w:rsidRDefault="003F3EDE" w:rsidP="0025185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1"/>
                <w:szCs w:val="21"/>
                <w:lang w:eastAsia="pt-PT"/>
                <w:rPrChange w:id="1757"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758"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As importações de ouro, moedas ou notas de banco, efectuadas pelo Banco Nacional de Angola</w:t>
            </w:r>
          </w:p>
        </w:tc>
      </w:tr>
      <w:tr w:rsidR="003F3EDE" w:rsidRPr="007B5483" w14:paraId="6E1D56CF" w14:textId="77777777" w:rsidTr="0025185C">
        <w:trPr>
          <w:trHeight w:val="936"/>
        </w:trPr>
        <w:tc>
          <w:tcPr>
            <w:cnfStyle w:val="001000000000" w:firstRow="0" w:lastRow="0" w:firstColumn="1" w:lastColumn="0" w:oddVBand="0" w:evenVBand="0" w:oddHBand="0" w:evenHBand="0" w:firstRowFirstColumn="0" w:firstRowLastColumn="0" w:lastRowFirstColumn="0" w:lastRowLastColumn="0"/>
            <w:tcW w:w="909" w:type="dxa"/>
            <w:noWrap/>
          </w:tcPr>
          <w:p w14:paraId="1942A34A" w14:textId="77777777" w:rsidR="003F3EDE" w:rsidRPr="007B5483" w:rsidRDefault="003F3EDE" w:rsidP="0025185C">
            <w:pPr>
              <w:spacing w:after="200" w:line="276" w:lineRule="auto"/>
              <w:jc w:val="center"/>
              <w:rPr>
                <w:rFonts w:ascii="Arial" w:eastAsia="Calibri" w:hAnsi="Arial" w:cs="Arial"/>
                <w:sz w:val="21"/>
                <w:szCs w:val="21"/>
                <w:rPrChange w:id="1759" w:author="Adelino Naquarta Sepalanga Domingos" w:date="2025-03-05T08:02:00Z" w16du:dateUtc="2025-03-05T07:02:00Z">
                  <w:rPr>
                    <w:rFonts w:ascii="Times New Roman" w:eastAsia="Calibri" w:hAnsi="Times New Roman" w:cs="Times New Roman"/>
                    <w:sz w:val="21"/>
                    <w:szCs w:val="21"/>
                  </w:rPr>
                </w:rPrChange>
              </w:rPr>
            </w:pPr>
            <w:r w:rsidRPr="007B5483">
              <w:rPr>
                <w:rFonts w:ascii="Arial" w:eastAsia="Times New Roman" w:hAnsi="Arial" w:cs="Arial"/>
                <w:color w:val="000000"/>
                <w:sz w:val="21"/>
                <w:szCs w:val="21"/>
                <w:lang w:eastAsia="pt-PT"/>
                <w:rPrChange w:id="1760"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M82</w:t>
            </w:r>
          </w:p>
        </w:tc>
        <w:tc>
          <w:tcPr>
            <w:tcW w:w="4200" w:type="dxa"/>
            <w:noWrap/>
            <w:hideMark/>
          </w:tcPr>
          <w:p w14:paraId="2C7F1F08" w14:textId="24E65831" w:rsidR="003F3EDE" w:rsidRPr="007B5483" w:rsidRDefault="003F3EDE" w:rsidP="0025185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1"/>
                <w:szCs w:val="21"/>
                <w:lang w:eastAsia="pt-PT"/>
                <w:rPrChange w:id="1761"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762"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Isento nos termos da al</w:t>
            </w:r>
            <w:ins w:id="1763" w:author="Adelino Naquarta Sepalanga Domingos" w:date="2025-02-28T14:17:00Z" w16du:dateUtc="2025-02-28T13:17:00Z">
              <w:r w:rsidR="00BA1BD5" w:rsidRPr="007B5483">
                <w:rPr>
                  <w:rFonts w:ascii="Arial" w:eastAsia="Times New Roman" w:hAnsi="Arial" w:cs="Arial"/>
                  <w:color w:val="000000"/>
                  <w:sz w:val="21"/>
                  <w:szCs w:val="21"/>
                  <w:lang w:eastAsia="pt-PT"/>
                  <w:rPrChange w:id="1764"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í</w:t>
              </w:r>
            </w:ins>
            <w:del w:id="1765" w:author="Adelino Naquarta Sepalanga Domingos" w:date="2025-02-28T14:17:00Z" w16du:dateUtc="2025-02-28T13:17:00Z">
              <w:r w:rsidRPr="007B5483" w:rsidDel="00BA1BD5">
                <w:rPr>
                  <w:rFonts w:ascii="Arial" w:eastAsia="Times New Roman" w:hAnsi="Arial" w:cs="Arial"/>
                  <w:color w:val="000000"/>
                  <w:sz w:val="21"/>
                  <w:szCs w:val="21"/>
                  <w:lang w:eastAsia="pt-PT"/>
                  <w:rPrChange w:id="1766"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delText>i</w:delText>
              </w:r>
            </w:del>
            <w:r w:rsidRPr="007B5483">
              <w:rPr>
                <w:rFonts w:ascii="Arial" w:eastAsia="Times New Roman" w:hAnsi="Arial" w:cs="Arial"/>
                <w:color w:val="000000"/>
                <w:sz w:val="21"/>
                <w:szCs w:val="21"/>
                <w:lang w:eastAsia="pt-PT"/>
                <w:rPrChange w:id="1767"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nea c) do n</w:t>
            </w:r>
            <w:ins w:id="1768" w:author="Adelino Naquarta Sepalanga Domingos" w:date="2025-02-28T14:17:00Z" w16du:dateUtc="2025-02-28T13:17:00Z">
              <w:r w:rsidR="00483934" w:rsidRPr="007B5483">
                <w:rPr>
                  <w:rFonts w:ascii="Arial" w:eastAsia="Times New Roman" w:hAnsi="Arial" w:cs="Arial"/>
                  <w:color w:val="000000"/>
                  <w:sz w:val="21"/>
                  <w:szCs w:val="21"/>
                  <w:lang w:eastAsia="pt-PT"/>
                  <w:rPrChange w:id="1769"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w:t>
              </w:r>
            </w:ins>
            <w:r w:rsidRPr="007B5483">
              <w:rPr>
                <w:rFonts w:ascii="Arial" w:eastAsia="Times New Roman" w:hAnsi="Arial" w:cs="Arial"/>
                <w:color w:val="000000"/>
                <w:sz w:val="21"/>
                <w:szCs w:val="21"/>
                <w:lang w:eastAsia="pt-PT"/>
                <w:rPrChange w:id="1770"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º</w:t>
            </w:r>
            <w:ins w:id="1771" w:author="Adelino Naquarta Sepalanga Domingos" w:date="2025-02-28T14:17:00Z" w16du:dateUtc="2025-02-28T13:17:00Z">
              <w:r w:rsidR="00483934" w:rsidRPr="007B5483">
                <w:rPr>
                  <w:rFonts w:ascii="Arial" w:eastAsia="Times New Roman" w:hAnsi="Arial" w:cs="Arial"/>
                  <w:color w:val="000000"/>
                  <w:sz w:val="21"/>
                  <w:szCs w:val="21"/>
                  <w:lang w:eastAsia="pt-PT"/>
                  <w:rPrChange w:id="1772"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 xml:space="preserve"> </w:t>
              </w:r>
            </w:ins>
            <w:r w:rsidRPr="007B5483">
              <w:rPr>
                <w:rFonts w:ascii="Arial" w:eastAsia="Times New Roman" w:hAnsi="Arial" w:cs="Arial"/>
                <w:color w:val="000000"/>
                <w:sz w:val="21"/>
                <w:szCs w:val="21"/>
                <w:lang w:eastAsia="pt-PT"/>
                <w:rPrChange w:id="1773"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1 do artigo 14.º do CIVA</w:t>
            </w:r>
          </w:p>
        </w:tc>
        <w:tc>
          <w:tcPr>
            <w:tcW w:w="5523" w:type="dxa"/>
            <w:hideMark/>
          </w:tcPr>
          <w:p w14:paraId="23D644E2" w14:textId="77777777" w:rsidR="003F3EDE" w:rsidRPr="007B5483" w:rsidRDefault="003F3EDE" w:rsidP="0025185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1"/>
                <w:szCs w:val="21"/>
                <w:lang w:eastAsia="pt-PT"/>
                <w:rPrChange w:id="1774"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775"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A importação de bens destinados a ofertas para atenuar os efeitos das calamidades naturais, tais como cheias, tempestades, secas, ciclones, sismos, terramotos e outros de idêntica natureza, desde que devidamente autorizado pelo Titular do Poder Executivo</w:t>
            </w:r>
          </w:p>
        </w:tc>
      </w:tr>
      <w:tr w:rsidR="003F3EDE" w:rsidRPr="007B5483" w14:paraId="1E3D0745" w14:textId="77777777" w:rsidTr="0025185C">
        <w:trPr>
          <w:cnfStyle w:val="000000100000" w:firstRow="0" w:lastRow="0" w:firstColumn="0" w:lastColumn="0" w:oddVBand="0" w:evenVBand="0" w:oddHBand="1" w:evenHBand="0" w:firstRowFirstColumn="0" w:firstRowLastColumn="0" w:lastRowFirstColumn="0" w:lastRowLastColumn="0"/>
          <w:trHeight w:val="936"/>
        </w:trPr>
        <w:tc>
          <w:tcPr>
            <w:cnfStyle w:val="001000000000" w:firstRow="0" w:lastRow="0" w:firstColumn="1" w:lastColumn="0" w:oddVBand="0" w:evenVBand="0" w:oddHBand="0" w:evenHBand="0" w:firstRowFirstColumn="0" w:firstRowLastColumn="0" w:lastRowFirstColumn="0" w:lastRowLastColumn="0"/>
            <w:tcW w:w="909" w:type="dxa"/>
            <w:noWrap/>
          </w:tcPr>
          <w:p w14:paraId="769832B1" w14:textId="77777777" w:rsidR="003F3EDE" w:rsidRPr="007B5483" w:rsidRDefault="003F3EDE" w:rsidP="0025185C">
            <w:pPr>
              <w:spacing w:after="200" w:line="276" w:lineRule="auto"/>
              <w:jc w:val="center"/>
              <w:rPr>
                <w:rFonts w:ascii="Arial" w:eastAsia="Calibri" w:hAnsi="Arial" w:cs="Arial"/>
                <w:sz w:val="21"/>
                <w:szCs w:val="21"/>
                <w:rPrChange w:id="1776" w:author="Adelino Naquarta Sepalanga Domingos" w:date="2025-03-05T08:02:00Z" w16du:dateUtc="2025-03-05T07:02:00Z">
                  <w:rPr>
                    <w:rFonts w:ascii="Times New Roman" w:eastAsia="Calibri" w:hAnsi="Times New Roman" w:cs="Times New Roman"/>
                    <w:sz w:val="21"/>
                    <w:szCs w:val="21"/>
                  </w:rPr>
                </w:rPrChange>
              </w:rPr>
            </w:pPr>
            <w:r w:rsidRPr="007B5483">
              <w:rPr>
                <w:rFonts w:ascii="Arial" w:eastAsia="Times New Roman" w:hAnsi="Arial" w:cs="Arial"/>
                <w:color w:val="000000"/>
                <w:sz w:val="21"/>
                <w:szCs w:val="21"/>
                <w:lang w:eastAsia="pt-PT"/>
                <w:rPrChange w:id="1777"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M83</w:t>
            </w:r>
          </w:p>
        </w:tc>
        <w:tc>
          <w:tcPr>
            <w:tcW w:w="4200" w:type="dxa"/>
            <w:noWrap/>
            <w:hideMark/>
          </w:tcPr>
          <w:p w14:paraId="47DD94EE" w14:textId="0970A090" w:rsidR="003F3EDE" w:rsidRPr="007B5483" w:rsidRDefault="003F3EDE" w:rsidP="0025185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1"/>
                <w:szCs w:val="21"/>
                <w:lang w:eastAsia="pt-PT"/>
                <w:rPrChange w:id="1778"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779"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Isento nos termos da al</w:t>
            </w:r>
            <w:ins w:id="1780" w:author="Adelino Naquarta Sepalanga Domingos" w:date="2025-02-28T14:18:00Z" w16du:dateUtc="2025-02-28T13:18:00Z">
              <w:r w:rsidR="00BA1BD5" w:rsidRPr="007B5483">
                <w:rPr>
                  <w:rFonts w:ascii="Arial" w:eastAsia="Times New Roman" w:hAnsi="Arial" w:cs="Arial"/>
                  <w:color w:val="000000"/>
                  <w:sz w:val="21"/>
                  <w:szCs w:val="21"/>
                  <w:lang w:eastAsia="pt-PT"/>
                  <w:rPrChange w:id="1781"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í</w:t>
              </w:r>
            </w:ins>
            <w:del w:id="1782" w:author="Adelino Naquarta Sepalanga Domingos" w:date="2025-02-28T14:18:00Z" w16du:dateUtc="2025-02-28T13:18:00Z">
              <w:r w:rsidRPr="007B5483" w:rsidDel="00BA1BD5">
                <w:rPr>
                  <w:rFonts w:ascii="Arial" w:eastAsia="Times New Roman" w:hAnsi="Arial" w:cs="Arial"/>
                  <w:color w:val="000000"/>
                  <w:sz w:val="21"/>
                  <w:szCs w:val="21"/>
                  <w:lang w:eastAsia="pt-PT"/>
                  <w:rPrChange w:id="1783"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delText>i</w:delText>
              </w:r>
            </w:del>
            <w:r w:rsidRPr="007B5483">
              <w:rPr>
                <w:rFonts w:ascii="Arial" w:eastAsia="Times New Roman" w:hAnsi="Arial" w:cs="Arial"/>
                <w:color w:val="000000"/>
                <w:sz w:val="21"/>
                <w:szCs w:val="21"/>
                <w:lang w:eastAsia="pt-PT"/>
                <w:rPrChange w:id="1784"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nea d) do n</w:t>
            </w:r>
            <w:ins w:id="1785" w:author="Adelino Naquarta Sepalanga Domingos" w:date="2025-02-28T14:18:00Z" w16du:dateUtc="2025-02-28T13:18:00Z">
              <w:r w:rsidR="00BA1BD5" w:rsidRPr="007B5483">
                <w:rPr>
                  <w:rFonts w:ascii="Arial" w:eastAsia="Times New Roman" w:hAnsi="Arial" w:cs="Arial"/>
                  <w:color w:val="000000"/>
                  <w:sz w:val="21"/>
                  <w:szCs w:val="21"/>
                  <w:lang w:eastAsia="pt-PT"/>
                  <w:rPrChange w:id="1786"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w:t>
              </w:r>
            </w:ins>
            <w:r w:rsidRPr="007B5483">
              <w:rPr>
                <w:rFonts w:ascii="Arial" w:eastAsia="Times New Roman" w:hAnsi="Arial" w:cs="Arial"/>
                <w:color w:val="000000"/>
                <w:sz w:val="21"/>
                <w:szCs w:val="21"/>
                <w:lang w:eastAsia="pt-PT"/>
                <w:rPrChange w:id="1787"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º</w:t>
            </w:r>
            <w:ins w:id="1788" w:author="Adelino Naquarta Sepalanga Domingos" w:date="2025-02-28T14:18:00Z" w16du:dateUtc="2025-02-28T13:18:00Z">
              <w:r w:rsidR="00BA1BD5" w:rsidRPr="007B5483">
                <w:rPr>
                  <w:rFonts w:ascii="Arial" w:eastAsia="Times New Roman" w:hAnsi="Arial" w:cs="Arial"/>
                  <w:color w:val="000000"/>
                  <w:sz w:val="21"/>
                  <w:szCs w:val="21"/>
                  <w:lang w:eastAsia="pt-PT"/>
                  <w:rPrChange w:id="1789"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 xml:space="preserve"> </w:t>
              </w:r>
            </w:ins>
            <w:r w:rsidRPr="007B5483">
              <w:rPr>
                <w:rFonts w:ascii="Arial" w:eastAsia="Times New Roman" w:hAnsi="Arial" w:cs="Arial"/>
                <w:color w:val="000000"/>
                <w:sz w:val="21"/>
                <w:szCs w:val="21"/>
                <w:lang w:eastAsia="pt-PT"/>
                <w:rPrChange w:id="1790"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1 do artigo 14.º do CIVA</w:t>
            </w:r>
          </w:p>
        </w:tc>
        <w:tc>
          <w:tcPr>
            <w:tcW w:w="5523" w:type="dxa"/>
            <w:noWrap/>
            <w:hideMark/>
          </w:tcPr>
          <w:p w14:paraId="1AA74634" w14:textId="77777777" w:rsidR="003F3EDE" w:rsidRPr="007B5483" w:rsidRDefault="003F3EDE" w:rsidP="0025185C">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1"/>
                <w:szCs w:val="21"/>
                <w:lang w:eastAsia="pt-PT"/>
                <w:rPrChange w:id="1791"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792"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A importação de mercadorias ou equipamentos destinados exclusiva e directamente à execução das operações petrolíferas e mineiras nos termos da Lei que estabelece o Regime Aduaneiro do Sector Petrolífero e do Código Mineiro, respectivamente.</w:t>
            </w:r>
          </w:p>
        </w:tc>
      </w:tr>
      <w:tr w:rsidR="003F3EDE" w:rsidRPr="007B5483" w14:paraId="29791EE9" w14:textId="77777777" w:rsidTr="0025185C">
        <w:trPr>
          <w:trHeight w:val="936"/>
        </w:trPr>
        <w:tc>
          <w:tcPr>
            <w:cnfStyle w:val="001000000000" w:firstRow="0" w:lastRow="0" w:firstColumn="1" w:lastColumn="0" w:oddVBand="0" w:evenVBand="0" w:oddHBand="0" w:evenHBand="0" w:firstRowFirstColumn="0" w:firstRowLastColumn="0" w:lastRowFirstColumn="0" w:lastRowLastColumn="0"/>
            <w:tcW w:w="909" w:type="dxa"/>
            <w:noWrap/>
          </w:tcPr>
          <w:p w14:paraId="264C9565" w14:textId="77777777" w:rsidR="003F3EDE" w:rsidRPr="007B5483" w:rsidRDefault="003F3EDE" w:rsidP="0025185C">
            <w:pPr>
              <w:jc w:val="center"/>
              <w:rPr>
                <w:rFonts w:ascii="Arial" w:eastAsia="Times New Roman" w:hAnsi="Arial" w:cs="Arial"/>
                <w:color w:val="000000"/>
                <w:sz w:val="21"/>
                <w:szCs w:val="21"/>
                <w:lang w:eastAsia="pt-PT"/>
                <w:rPrChange w:id="1793"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794"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M84</w:t>
            </w:r>
          </w:p>
        </w:tc>
        <w:tc>
          <w:tcPr>
            <w:tcW w:w="4200" w:type="dxa"/>
            <w:noWrap/>
          </w:tcPr>
          <w:p w14:paraId="630C076D" w14:textId="5DC2B3D1" w:rsidR="003F3EDE" w:rsidRPr="007B5483" w:rsidRDefault="003F3EDE" w:rsidP="0025185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1"/>
                <w:szCs w:val="21"/>
                <w:lang w:eastAsia="pt-PT"/>
                <w:rPrChange w:id="1795"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796"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Isento nos termos da alínea e) do n</w:t>
            </w:r>
            <w:ins w:id="1797" w:author="Adelino Naquarta Sepalanga Domingos" w:date="2025-02-28T14:18:00Z" w16du:dateUtc="2025-02-28T13:18:00Z">
              <w:r w:rsidR="00BA1BD5" w:rsidRPr="007B5483">
                <w:rPr>
                  <w:rFonts w:ascii="Arial" w:eastAsia="Times New Roman" w:hAnsi="Arial" w:cs="Arial"/>
                  <w:color w:val="000000"/>
                  <w:sz w:val="21"/>
                  <w:szCs w:val="21"/>
                  <w:lang w:eastAsia="pt-PT"/>
                  <w:rPrChange w:id="1798"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w:t>
              </w:r>
            </w:ins>
            <w:r w:rsidRPr="007B5483">
              <w:rPr>
                <w:rFonts w:ascii="Arial" w:eastAsia="Times New Roman" w:hAnsi="Arial" w:cs="Arial"/>
                <w:color w:val="000000"/>
                <w:sz w:val="21"/>
                <w:szCs w:val="21"/>
                <w:lang w:eastAsia="pt-PT"/>
                <w:rPrChange w:id="1799"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º</w:t>
            </w:r>
            <w:ins w:id="1800" w:author="Adelino Naquarta Sepalanga Domingos" w:date="2025-02-28T14:18:00Z" w16du:dateUtc="2025-02-28T13:18:00Z">
              <w:r w:rsidR="00BA1BD5" w:rsidRPr="007B5483">
                <w:rPr>
                  <w:rFonts w:ascii="Arial" w:eastAsia="Times New Roman" w:hAnsi="Arial" w:cs="Arial"/>
                  <w:color w:val="000000"/>
                  <w:sz w:val="21"/>
                  <w:szCs w:val="21"/>
                  <w:lang w:eastAsia="pt-PT"/>
                  <w:rPrChange w:id="1801"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 xml:space="preserve"> </w:t>
              </w:r>
            </w:ins>
            <w:r w:rsidRPr="007B5483">
              <w:rPr>
                <w:rFonts w:ascii="Arial" w:eastAsia="Times New Roman" w:hAnsi="Arial" w:cs="Arial"/>
                <w:color w:val="000000"/>
                <w:sz w:val="21"/>
                <w:szCs w:val="21"/>
                <w:lang w:eastAsia="pt-PT"/>
                <w:rPrChange w:id="1802"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1 do artigo 14.º do CIVA</w:t>
            </w:r>
          </w:p>
        </w:tc>
        <w:tc>
          <w:tcPr>
            <w:tcW w:w="5523" w:type="dxa"/>
            <w:noWrap/>
          </w:tcPr>
          <w:p w14:paraId="5F85C23A" w14:textId="77777777" w:rsidR="003F3EDE" w:rsidRPr="007B5483" w:rsidRDefault="003F3EDE" w:rsidP="0025185C">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1"/>
                <w:szCs w:val="21"/>
                <w:lang w:eastAsia="pt-PT"/>
                <w:rPrChange w:id="1803"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804"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Importação de moeda estrangeira efectuada pelas instituições financeiras bancárias, nos termos definidos pelo Banco Nacional de Angola.</w:t>
            </w:r>
          </w:p>
        </w:tc>
      </w:tr>
      <w:tr w:rsidR="003F3EDE" w:rsidRPr="007B5483" w14:paraId="12BEFD0A" w14:textId="77777777" w:rsidTr="0025185C">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909" w:type="dxa"/>
            <w:noWrap/>
          </w:tcPr>
          <w:p w14:paraId="26A3A371" w14:textId="77777777" w:rsidR="003F3EDE" w:rsidRPr="007B5483" w:rsidRDefault="003F3EDE" w:rsidP="0025185C">
            <w:pPr>
              <w:jc w:val="center"/>
              <w:rPr>
                <w:rFonts w:ascii="Arial" w:eastAsia="Times New Roman" w:hAnsi="Arial" w:cs="Arial"/>
                <w:color w:val="000000"/>
                <w:sz w:val="21"/>
                <w:szCs w:val="21"/>
                <w:lang w:eastAsia="pt-PT"/>
                <w:rPrChange w:id="1805"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806"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M85</w:t>
            </w:r>
          </w:p>
        </w:tc>
        <w:tc>
          <w:tcPr>
            <w:tcW w:w="4200" w:type="dxa"/>
            <w:noWrap/>
            <w:hideMark/>
          </w:tcPr>
          <w:p w14:paraId="6EC1F4DF" w14:textId="7455BD26" w:rsidR="003F3EDE" w:rsidRPr="007B5483" w:rsidRDefault="003F3EDE" w:rsidP="0025185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1"/>
                <w:szCs w:val="21"/>
                <w:lang w:eastAsia="pt-PT"/>
                <w:rPrChange w:id="1807"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808"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Isento nos termos da al</w:t>
            </w:r>
            <w:ins w:id="1809" w:author="Adelino Naquarta Sepalanga Domingos" w:date="2025-02-28T14:18:00Z" w16du:dateUtc="2025-02-28T13:18:00Z">
              <w:r w:rsidR="00BA1BD5" w:rsidRPr="007B5483">
                <w:rPr>
                  <w:rFonts w:ascii="Arial" w:eastAsia="Times New Roman" w:hAnsi="Arial" w:cs="Arial"/>
                  <w:color w:val="000000"/>
                  <w:sz w:val="21"/>
                  <w:szCs w:val="21"/>
                  <w:lang w:eastAsia="pt-PT"/>
                  <w:rPrChange w:id="1810"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í</w:t>
              </w:r>
            </w:ins>
            <w:del w:id="1811" w:author="Adelino Naquarta Sepalanga Domingos" w:date="2025-02-28T14:18:00Z" w16du:dateUtc="2025-02-28T13:18:00Z">
              <w:r w:rsidRPr="007B5483" w:rsidDel="00BA1BD5">
                <w:rPr>
                  <w:rFonts w:ascii="Arial" w:eastAsia="Times New Roman" w:hAnsi="Arial" w:cs="Arial"/>
                  <w:color w:val="000000"/>
                  <w:sz w:val="21"/>
                  <w:szCs w:val="21"/>
                  <w:lang w:eastAsia="pt-PT"/>
                  <w:rPrChange w:id="1812"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delText>i</w:delText>
              </w:r>
            </w:del>
            <w:r w:rsidRPr="007B5483">
              <w:rPr>
                <w:rFonts w:ascii="Arial" w:eastAsia="Times New Roman" w:hAnsi="Arial" w:cs="Arial"/>
                <w:color w:val="000000"/>
                <w:sz w:val="21"/>
                <w:szCs w:val="21"/>
                <w:lang w:eastAsia="pt-PT"/>
                <w:rPrChange w:id="1813"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nea a) do n</w:t>
            </w:r>
            <w:ins w:id="1814" w:author="Adelino Naquarta Sepalanga Domingos" w:date="2025-02-28T14:18:00Z" w16du:dateUtc="2025-02-28T13:18:00Z">
              <w:r w:rsidR="00BA1BD5" w:rsidRPr="007B5483">
                <w:rPr>
                  <w:rFonts w:ascii="Arial" w:eastAsia="Times New Roman" w:hAnsi="Arial" w:cs="Arial"/>
                  <w:color w:val="000000"/>
                  <w:sz w:val="21"/>
                  <w:szCs w:val="21"/>
                  <w:lang w:eastAsia="pt-PT"/>
                  <w:rPrChange w:id="1815"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w:t>
              </w:r>
            </w:ins>
            <w:r w:rsidRPr="007B5483">
              <w:rPr>
                <w:rFonts w:ascii="Arial" w:eastAsia="Times New Roman" w:hAnsi="Arial" w:cs="Arial"/>
                <w:color w:val="000000"/>
                <w:sz w:val="21"/>
                <w:szCs w:val="21"/>
                <w:lang w:eastAsia="pt-PT"/>
                <w:rPrChange w:id="1816"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º</w:t>
            </w:r>
            <w:ins w:id="1817" w:author="Adelino Naquarta Sepalanga Domingos" w:date="2025-02-28T14:18:00Z" w16du:dateUtc="2025-02-28T13:18:00Z">
              <w:r w:rsidR="00BA1BD5" w:rsidRPr="007B5483">
                <w:rPr>
                  <w:rFonts w:ascii="Arial" w:eastAsia="Times New Roman" w:hAnsi="Arial" w:cs="Arial"/>
                  <w:color w:val="000000"/>
                  <w:sz w:val="21"/>
                  <w:szCs w:val="21"/>
                  <w:lang w:eastAsia="pt-PT"/>
                  <w:rPrChange w:id="1818"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 xml:space="preserve"> </w:t>
              </w:r>
            </w:ins>
            <w:r w:rsidRPr="007B5483">
              <w:rPr>
                <w:rFonts w:ascii="Arial" w:eastAsia="Times New Roman" w:hAnsi="Arial" w:cs="Arial"/>
                <w:color w:val="000000"/>
                <w:sz w:val="21"/>
                <w:szCs w:val="21"/>
                <w:lang w:eastAsia="pt-PT"/>
                <w:rPrChange w:id="1819"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2 do artigo 14.º do CIVA</w:t>
            </w:r>
          </w:p>
        </w:tc>
        <w:tc>
          <w:tcPr>
            <w:tcW w:w="5523" w:type="dxa"/>
            <w:noWrap/>
            <w:hideMark/>
          </w:tcPr>
          <w:p w14:paraId="21DC1283" w14:textId="77777777" w:rsidR="003F3EDE" w:rsidRPr="007B5483" w:rsidRDefault="003F3EDE" w:rsidP="0025185C">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1"/>
                <w:szCs w:val="21"/>
                <w:lang w:eastAsia="pt-PT"/>
                <w:rPrChange w:id="1820"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821"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No âmbito de tratados e acordos internacionais de que a República de Angola seja parte, nos termos previstos nesses tratados e acordos;</w:t>
            </w:r>
          </w:p>
        </w:tc>
      </w:tr>
      <w:tr w:rsidR="003F3EDE" w:rsidRPr="007B5483" w14:paraId="17D8C62E" w14:textId="77777777" w:rsidTr="0025185C">
        <w:trPr>
          <w:trHeight w:val="624"/>
        </w:trPr>
        <w:tc>
          <w:tcPr>
            <w:cnfStyle w:val="001000000000" w:firstRow="0" w:lastRow="0" w:firstColumn="1" w:lastColumn="0" w:oddVBand="0" w:evenVBand="0" w:oddHBand="0" w:evenHBand="0" w:firstRowFirstColumn="0" w:firstRowLastColumn="0" w:lastRowFirstColumn="0" w:lastRowLastColumn="0"/>
            <w:tcW w:w="909" w:type="dxa"/>
            <w:noWrap/>
          </w:tcPr>
          <w:p w14:paraId="43FE2D1E" w14:textId="77777777" w:rsidR="003F3EDE" w:rsidRPr="007B5483" w:rsidRDefault="003F3EDE" w:rsidP="0025185C">
            <w:pPr>
              <w:jc w:val="center"/>
              <w:rPr>
                <w:rFonts w:ascii="Arial" w:eastAsia="Times New Roman" w:hAnsi="Arial" w:cs="Arial"/>
                <w:color w:val="000000"/>
                <w:sz w:val="21"/>
                <w:szCs w:val="21"/>
                <w:lang w:eastAsia="pt-PT"/>
                <w:rPrChange w:id="1822"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823"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M86</w:t>
            </w:r>
          </w:p>
        </w:tc>
        <w:tc>
          <w:tcPr>
            <w:tcW w:w="4200" w:type="dxa"/>
            <w:noWrap/>
            <w:hideMark/>
          </w:tcPr>
          <w:p w14:paraId="0915B27E" w14:textId="5080D398" w:rsidR="003F3EDE" w:rsidRPr="007B5483" w:rsidRDefault="003F3EDE" w:rsidP="0025185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1"/>
                <w:szCs w:val="21"/>
                <w:lang w:eastAsia="pt-PT"/>
                <w:rPrChange w:id="1824"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825"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Isento nos termos da al</w:t>
            </w:r>
            <w:ins w:id="1826" w:author="Adelino Naquarta Sepalanga Domingos" w:date="2025-02-28T14:19:00Z" w16du:dateUtc="2025-02-28T13:19:00Z">
              <w:r w:rsidR="00BA1BD5" w:rsidRPr="007B5483">
                <w:rPr>
                  <w:rFonts w:ascii="Arial" w:eastAsia="Times New Roman" w:hAnsi="Arial" w:cs="Arial"/>
                  <w:color w:val="000000"/>
                  <w:sz w:val="21"/>
                  <w:szCs w:val="21"/>
                  <w:lang w:eastAsia="pt-PT"/>
                  <w:rPrChange w:id="1827"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í</w:t>
              </w:r>
            </w:ins>
            <w:del w:id="1828" w:author="Adelino Naquarta Sepalanga Domingos" w:date="2025-02-28T14:19:00Z" w16du:dateUtc="2025-02-28T13:19:00Z">
              <w:r w:rsidRPr="007B5483" w:rsidDel="00BA1BD5">
                <w:rPr>
                  <w:rFonts w:ascii="Arial" w:eastAsia="Times New Roman" w:hAnsi="Arial" w:cs="Arial"/>
                  <w:color w:val="000000"/>
                  <w:sz w:val="21"/>
                  <w:szCs w:val="21"/>
                  <w:lang w:eastAsia="pt-PT"/>
                  <w:rPrChange w:id="1829"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delText>i</w:delText>
              </w:r>
            </w:del>
            <w:r w:rsidRPr="007B5483">
              <w:rPr>
                <w:rFonts w:ascii="Arial" w:eastAsia="Times New Roman" w:hAnsi="Arial" w:cs="Arial"/>
                <w:color w:val="000000"/>
                <w:sz w:val="21"/>
                <w:szCs w:val="21"/>
                <w:lang w:eastAsia="pt-PT"/>
                <w:rPrChange w:id="1830"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nea b) do n</w:t>
            </w:r>
            <w:ins w:id="1831" w:author="Adelino Naquarta Sepalanga Domingos" w:date="2025-02-28T14:19:00Z" w16du:dateUtc="2025-02-28T13:19:00Z">
              <w:r w:rsidR="00BA1BD5" w:rsidRPr="007B5483">
                <w:rPr>
                  <w:rFonts w:ascii="Arial" w:eastAsia="Times New Roman" w:hAnsi="Arial" w:cs="Arial"/>
                  <w:color w:val="000000"/>
                  <w:sz w:val="21"/>
                  <w:szCs w:val="21"/>
                  <w:lang w:eastAsia="pt-PT"/>
                  <w:rPrChange w:id="1832"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w:t>
              </w:r>
            </w:ins>
            <w:r w:rsidRPr="007B5483">
              <w:rPr>
                <w:rFonts w:ascii="Arial" w:eastAsia="Times New Roman" w:hAnsi="Arial" w:cs="Arial"/>
                <w:color w:val="000000"/>
                <w:sz w:val="21"/>
                <w:szCs w:val="21"/>
                <w:lang w:eastAsia="pt-PT"/>
                <w:rPrChange w:id="1833"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º</w:t>
            </w:r>
            <w:ins w:id="1834" w:author="Adelino Naquarta Sepalanga Domingos" w:date="2025-02-28T14:19:00Z" w16du:dateUtc="2025-02-28T13:19:00Z">
              <w:r w:rsidR="00BA1BD5" w:rsidRPr="007B5483">
                <w:rPr>
                  <w:rFonts w:ascii="Arial" w:eastAsia="Times New Roman" w:hAnsi="Arial" w:cs="Arial"/>
                  <w:color w:val="000000"/>
                  <w:sz w:val="21"/>
                  <w:szCs w:val="21"/>
                  <w:lang w:eastAsia="pt-PT"/>
                  <w:rPrChange w:id="1835"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 xml:space="preserve"> </w:t>
              </w:r>
            </w:ins>
            <w:r w:rsidRPr="007B5483">
              <w:rPr>
                <w:rFonts w:ascii="Arial" w:eastAsia="Times New Roman" w:hAnsi="Arial" w:cs="Arial"/>
                <w:color w:val="000000"/>
                <w:sz w:val="21"/>
                <w:szCs w:val="21"/>
                <w:lang w:eastAsia="pt-PT"/>
                <w:rPrChange w:id="1836"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2 do artigo 14.º do CIVA</w:t>
            </w:r>
          </w:p>
        </w:tc>
        <w:tc>
          <w:tcPr>
            <w:tcW w:w="5523" w:type="dxa"/>
            <w:hideMark/>
          </w:tcPr>
          <w:p w14:paraId="206D300A" w14:textId="77777777" w:rsidR="003F3EDE" w:rsidRPr="007B5483" w:rsidRDefault="003F3EDE" w:rsidP="0025185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1"/>
                <w:szCs w:val="21"/>
                <w:lang w:eastAsia="pt-PT"/>
                <w:rPrChange w:id="1837"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838"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No âmbito de relações diplomáticas e consulares, quando a isenção resulte de tratados e acordos internacionais celebrados pela República de Angola</w:t>
            </w:r>
          </w:p>
        </w:tc>
      </w:tr>
      <w:tr w:rsidR="003F3EDE" w:rsidRPr="007B5483" w14:paraId="715E551D" w14:textId="77777777" w:rsidTr="0025185C">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909" w:type="dxa"/>
            <w:noWrap/>
          </w:tcPr>
          <w:p w14:paraId="72377E51" w14:textId="77777777" w:rsidR="003F3EDE" w:rsidRPr="007B5483" w:rsidRDefault="003F3EDE" w:rsidP="0025185C">
            <w:pPr>
              <w:jc w:val="center"/>
              <w:rPr>
                <w:rFonts w:ascii="Arial" w:eastAsia="Times New Roman" w:hAnsi="Arial" w:cs="Arial"/>
                <w:b w:val="0"/>
                <w:bCs w:val="0"/>
                <w:color w:val="FFFFFF" w:themeColor="background1"/>
                <w:sz w:val="21"/>
                <w:szCs w:val="21"/>
                <w:lang w:eastAsia="pt-PT"/>
                <w:rPrChange w:id="1839" w:author="Adelino Naquarta Sepalanga Domingos" w:date="2025-03-05T08:02:00Z" w16du:dateUtc="2025-03-05T07:02:00Z">
                  <w:rPr>
                    <w:rFonts w:ascii="Times New Roman" w:eastAsia="Times New Roman" w:hAnsi="Times New Roman" w:cs="Times New Roman"/>
                    <w:b w:val="0"/>
                    <w:bCs w:val="0"/>
                    <w:color w:val="FFFFFF" w:themeColor="background1"/>
                    <w:sz w:val="21"/>
                    <w:szCs w:val="21"/>
                    <w:lang w:eastAsia="pt-PT"/>
                  </w:rPr>
                </w:rPrChange>
              </w:rPr>
            </w:pPr>
          </w:p>
        </w:tc>
        <w:tc>
          <w:tcPr>
            <w:tcW w:w="4200" w:type="dxa"/>
            <w:noWrap/>
          </w:tcPr>
          <w:p w14:paraId="55F5DEB0" w14:textId="77777777" w:rsidR="003F3EDE" w:rsidRPr="007B5483" w:rsidRDefault="003F3EDE" w:rsidP="0025185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21"/>
                <w:szCs w:val="21"/>
                <w:lang w:eastAsia="pt-PT"/>
                <w:rPrChange w:id="1840" w:author="Adelino Naquarta Sepalanga Domingos" w:date="2025-03-05T08:02:00Z" w16du:dateUtc="2025-03-05T07:02:00Z">
                  <w:rPr>
                    <w:rFonts w:ascii="Times New Roman" w:eastAsia="Times New Roman" w:hAnsi="Times New Roman" w:cs="Times New Roman"/>
                    <w:b/>
                    <w:bCs/>
                    <w:color w:val="FFFFFF" w:themeColor="background1"/>
                    <w:sz w:val="21"/>
                    <w:szCs w:val="21"/>
                    <w:lang w:eastAsia="pt-PT"/>
                  </w:rPr>
                </w:rPrChange>
              </w:rPr>
            </w:pPr>
          </w:p>
        </w:tc>
        <w:tc>
          <w:tcPr>
            <w:tcW w:w="5523" w:type="dxa"/>
            <w:noWrap/>
          </w:tcPr>
          <w:p w14:paraId="546CEA1E" w14:textId="77777777" w:rsidR="003F3EDE" w:rsidRPr="007B5483" w:rsidRDefault="003F3EDE" w:rsidP="0025185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21"/>
                <w:szCs w:val="21"/>
                <w:lang w:eastAsia="pt-PT"/>
                <w:rPrChange w:id="1841" w:author="Adelino Naquarta Sepalanga Domingos" w:date="2025-03-05T08:02:00Z" w16du:dateUtc="2025-03-05T07:02:00Z">
                  <w:rPr>
                    <w:rFonts w:ascii="Times New Roman" w:eastAsia="Times New Roman" w:hAnsi="Times New Roman" w:cs="Times New Roman"/>
                    <w:b/>
                    <w:bCs/>
                    <w:color w:val="FFFFFF" w:themeColor="background1"/>
                    <w:sz w:val="21"/>
                    <w:szCs w:val="21"/>
                    <w:lang w:eastAsia="pt-PT"/>
                  </w:rPr>
                </w:rPrChange>
              </w:rPr>
            </w:pPr>
          </w:p>
        </w:tc>
      </w:tr>
      <w:tr w:rsidR="003F3EDE" w:rsidRPr="007B5483" w14:paraId="1025BF38" w14:textId="77777777" w:rsidTr="0025185C">
        <w:trPr>
          <w:trHeight w:val="624"/>
        </w:trPr>
        <w:tc>
          <w:tcPr>
            <w:cnfStyle w:val="001000000000" w:firstRow="0" w:lastRow="0" w:firstColumn="1" w:lastColumn="0" w:oddVBand="0" w:evenVBand="0" w:oddHBand="0" w:evenHBand="0" w:firstRowFirstColumn="0" w:firstRowLastColumn="0" w:lastRowFirstColumn="0" w:lastRowLastColumn="0"/>
            <w:tcW w:w="909" w:type="dxa"/>
            <w:noWrap/>
          </w:tcPr>
          <w:p w14:paraId="4AF44008" w14:textId="77777777" w:rsidR="003F3EDE" w:rsidRPr="007B5483" w:rsidRDefault="003F3EDE" w:rsidP="0025185C">
            <w:pPr>
              <w:jc w:val="center"/>
              <w:rPr>
                <w:rFonts w:ascii="Arial" w:eastAsia="Times New Roman" w:hAnsi="Arial" w:cs="Arial"/>
                <w:b w:val="0"/>
                <w:bCs w:val="0"/>
                <w:color w:val="000000"/>
                <w:sz w:val="21"/>
                <w:szCs w:val="21"/>
                <w:lang w:eastAsia="pt-PT"/>
                <w:rPrChange w:id="1842" w:author="Adelino Naquarta Sepalanga Domingos" w:date="2025-03-05T08:02:00Z" w16du:dateUtc="2025-03-05T07:02:00Z">
                  <w:rPr>
                    <w:rFonts w:ascii="Times New Roman" w:eastAsia="Times New Roman" w:hAnsi="Times New Roman" w:cs="Times New Roman"/>
                    <w:b w:val="0"/>
                    <w:bCs w:val="0"/>
                    <w:color w:val="000000"/>
                    <w:sz w:val="21"/>
                    <w:szCs w:val="21"/>
                    <w:lang w:eastAsia="pt-PT"/>
                  </w:rPr>
                </w:rPrChange>
              </w:rPr>
            </w:pPr>
            <w:r w:rsidRPr="007B5483">
              <w:rPr>
                <w:rFonts w:ascii="Arial" w:eastAsia="Times New Roman" w:hAnsi="Arial" w:cs="Arial"/>
                <w:color w:val="000000"/>
                <w:sz w:val="21"/>
                <w:szCs w:val="21"/>
                <w:lang w:eastAsia="pt-PT"/>
                <w:rPrChange w:id="1843"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M30</w:t>
            </w:r>
          </w:p>
        </w:tc>
        <w:tc>
          <w:tcPr>
            <w:tcW w:w="4200" w:type="dxa"/>
            <w:noWrap/>
            <w:hideMark/>
          </w:tcPr>
          <w:p w14:paraId="17494E8C" w14:textId="7F19E4A2" w:rsidR="003F3EDE" w:rsidRPr="007B5483" w:rsidRDefault="003F3EDE" w:rsidP="0025185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1"/>
                <w:szCs w:val="21"/>
                <w:lang w:eastAsia="pt-PT"/>
                <w:rPrChange w:id="1844"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845"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Isento nos termos da alínea a) do</w:t>
            </w:r>
            <w:ins w:id="1846" w:author="Adelino Naquarta Sepalanga Domingos" w:date="2025-02-28T14:21:00Z" w16du:dateUtc="2025-02-28T13:21:00Z">
              <w:r w:rsidR="00BA1BD5" w:rsidRPr="007B5483">
                <w:rPr>
                  <w:rFonts w:ascii="Arial" w:eastAsia="Times New Roman" w:hAnsi="Arial" w:cs="Arial"/>
                  <w:color w:val="000000"/>
                  <w:sz w:val="21"/>
                  <w:szCs w:val="21"/>
                  <w:lang w:eastAsia="pt-PT"/>
                  <w:rPrChange w:id="1847"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 xml:space="preserve"> n.º 1 do</w:t>
              </w:r>
            </w:ins>
            <w:r w:rsidRPr="007B5483">
              <w:rPr>
                <w:rFonts w:ascii="Arial" w:eastAsia="Times New Roman" w:hAnsi="Arial" w:cs="Arial"/>
                <w:color w:val="000000"/>
                <w:sz w:val="21"/>
                <w:szCs w:val="21"/>
                <w:lang w:eastAsia="pt-PT"/>
                <w:rPrChange w:id="1848"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 xml:space="preserve"> artigo 15.º do CIVA</w:t>
            </w:r>
          </w:p>
        </w:tc>
        <w:tc>
          <w:tcPr>
            <w:tcW w:w="5523" w:type="dxa"/>
            <w:hideMark/>
          </w:tcPr>
          <w:p w14:paraId="725709F4" w14:textId="77777777" w:rsidR="003F3EDE" w:rsidRPr="007B5483" w:rsidRDefault="003F3EDE" w:rsidP="0025185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1"/>
                <w:szCs w:val="21"/>
                <w:lang w:eastAsia="pt-PT"/>
                <w:rPrChange w:id="1849"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850"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As transmissões de bens expedidos ou transportados com destino ao estrangeiro pelo vendedor ou por um terceiro por conta deste</w:t>
            </w:r>
          </w:p>
        </w:tc>
      </w:tr>
      <w:tr w:rsidR="003F3EDE" w:rsidRPr="007B5483" w14:paraId="20D00ACF" w14:textId="77777777" w:rsidTr="0025185C">
        <w:trPr>
          <w:cnfStyle w:val="000000100000" w:firstRow="0" w:lastRow="0" w:firstColumn="0" w:lastColumn="0" w:oddVBand="0" w:evenVBand="0" w:oddHBand="1" w:evenHBand="0" w:firstRowFirstColumn="0" w:firstRowLastColumn="0" w:lastRowFirstColumn="0" w:lastRowLastColumn="0"/>
          <w:trHeight w:val="936"/>
        </w:trPr>
        <w:tc>
          <w:tcPr>
            <w:cnfStyle w:val="001000000000" w:firstRow="0" w:lastRow="0" w:firstColumn="1" w:lastColumn="0" w:oddVBand="0" w:evenVBand="0" w:oddHBand="0" w:evenHBand="0" w:firstRowFirstColumn="0" w:firstRowLastColumn="0" w:lastRowFirstColumn="0" w:lastRowLastColumn="0"/>
            <w:tcW w:w="909" w:type="dxa"/>
            <w:noWrap/>
          </w:tcPr>
          <w:p w14:paraId="13257846" w14:textId="77777777" w:rsidR="003F3EDE" w:rsidRPr="007B5483" w:rsidRDefault="003F3EDE" w:rsidP="0025185C">
            <w:pPr>
              <w:jc w:val="center"/>
              <w:rPr>
                <w:rFonts w:ascii="Arial" w:eastAsia="Times New Roman" w:hAnsi="Arial" w:cs="Arial"/>
                <w:b w:val="0"/>
                <w:bCs w:val="0"/>
                <w:color w:val="000000"/>
                <w:sz w:val="21"/>
                <w:szCs w:val="21"/>
                <w:lang w:eastAsia="pt-PT"/>
                <w:rPrChange w:id="1851" w:author="Adelino Naquarta Sepalanga Domingos" w:date="2025-03-05T08:02:00Z" w16du:dateUtc="2025-03-05T07:02:00Z">
                  <w:rPr>
                    <w:rFonts w:ascii="Times New Roman" w:eastAsia="Times New Roman" w:hAnsi="Times New Roman" w:cs="Times New Roman"/>
                    <w:b w:val="0"/>
                    <w:bCs w:val="0"/>
                    <w:color w:val="000000"/>
                    <w:sz w:val="21"/>
                    <w:szCs w:val="21"/>
                    <w:lang w:eastAsia="pt-PT"/>
                  </w:rPr>
                </w:rPrChange>
              </w:rPr>
            </w:pPr>
            <w:r w:rsidRPr="007B5483">
              <w:rPr>
                <w:rFonts w:ascii="Arial" w:eastAsia="Times New Roman" w:hAnsi="Arial" w:cs="Arial"/>
                <w:color w:val="000000"/>
                <w:sz w:val="21"/>
                <w:szCs w:val="21"/>
                <w:lang w:eastAsia="pt-PT"/>
                <w:rPrChange w:id="1852"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M31</w:t>
            </w:r>
          </w:p>
        </w:tc>
        <w:tc>
          <w:tcPr>
            <w:tcW w:w="4200" w:type="dxa"/>
            <w:noWrap/>
            <w:hideMark/>
          </w:tcPr>
          <w:p w14:paraId="1F83E05C" w14:textId="24B2DCD9" w:rsidR="003F3EDE" w:rsidRPr="007B5483" w:rsidRDefault="003F3EDE" w:rsidP="0025185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1"/>
                <w:szCs w:val="21"/>
                <w:lang w:eastAsia="pt-PT"/>
                <w:rPrChange w:id="1853"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854"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Isento nos termos da alínea b) do</w:t>
            </w:r>
            <w:ins w:id="1855" w:author="Adelino Naquarta Sepalanga Domingos" w:date="2025-02-28T14:21:00Z" w16du:dateUtc="2025-02-28T13:21:00Z">
              <w:r w:rsidR="00BA1BD5" w:rsidRPr="007B5483">
                <w:rPr>
                  <w:rFonts w:ascii="Arial" w:eastAsia="Times New Roman" w:hAnsi="Arial" w:cs="Arial"/>
                  <w:color w:val="000000"/>
                  <w:sz w:val="21"/>
                  <w:szCs w:val="21"/>
                  <w:lang w:eastAsia="pt-PT"/>
                  <w:rPrChange w:id="1856"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 xml:space="preserve"> n.º 1 do</w:t>
              </w:r>
            </w:ins>
            <w:r w:rsidRPr="007B5483">
              <w:rPr>
                <w:rFonts w:ascii="Arial" w:eastAsia="Times New Roman" w:hAnsi="Arial" w:cs="Arial"/>
                <w:color w:val="000000"/>
                <w:sz w:val="21"/>
                <w:szCs w:val="21"/>
                <w:lang w:eastAsia="pt-PT"/>
                <w:rPrChange w:id="1857"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 xml:space="preserve"> artigo 15.º do CIVA</w:t>
            </w:r>
          </w:p>
        </w:tc>
        <w:tc>
          <w:tcPr>
            <w:tcW w:w="5523" w:type="dxa"/>
            <w:noWrap/>
            <w:hideMark/>
          </w:tcPr>
          <w:p w14:paraId="2142F57A" w14:textId="77777777" w:rsidR="003F3EDE" w:rsidRPr="007B5483" w:rsidRDefault="003F3EDE" w:rsidP="0025185C">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1"/>
                <w:szCs w:val="21"/>
                <w:lang w:eastAsia="pt-PT"/>
                <w:rPrChange w:id="1858"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859"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As transmissões de bens de abastecimento postos a bordo das embarcações que efectuem navegação marítima em alto mar e que assegurem o transporte remunerado de passageiros ou o exercício de uma actividade comercial, industrial ou de pesca;</w:t>
            </w:r>
          </w:p>
        </w:tc>
      </w:tr>
      <w:tr w:rsidR="003F3EDE" w:rsidRPr="007B5483" w14:paraId="0FD51740" w14:textId="77777777" w:rsidTr="0025185C">
        <w:trPr>
          <w:trHeight w:val="936"/>
        </w:trPr>
        <w:tc>
          <w:tcPr>
            <w:cnfStyle w:val="001000000000" w:firstRow="0" w:lastRow="0" w:firstColumn="1" w:lastColumn="0" w:oddVBand="0" w:evenVBand="0" w:oddHBand="0" w:evenHBand="0" w:firstRowFirstColumn="0" w:firstRowLastColumn="0" w:lastRowFirstColumn="0" w:lastRowLastColumn="0"/>
            <w:tcW w:w="909" w:type="dxa"/>
            <w:noWrap/>
          </w:tcPr>
          <w:p w14:paraId="683B7798" w14:textId="77777777" w:rsidR="003F3EDE" w:rsidRPr="007B5483" w:rsidRDefault="003F3EDE" w:rsidP="0025185C">
            <w:pPr>
              <w:jc w:val="center"/>
              <w:rPr>
                <w:rFonts w:ascii="Arial" w:eastAsia="Times New Roman" w:hAnsi="Arial" w:cs="Arial"/>
                <w:b w:val="0"/>
                <w:bCs w:val="0"/>
                <w:color w:val="000000"/>
                <w:sz w:val="21"/>
                <w:szCs w:val="21"/>
                <w:lang w:eastAsia="pt-PT"/>
                <w:rPrChange w:id="1860" w:author="Adelino Naquarta Sepalanga Domingos" w:date="2025-03-05T08:02:00Z" w16du:dateUtc="2025-03-05T07:02:00Z">
                  <w:rPr>
                    <w:rFonts w:ascii="Times New Roman" w:eastAsia="Times New Roman" w:hAnsi="Times New Roman" w:cs="Times New Roman"/>
                    <w:b w:val="0"/>
                    <w:bCs w:val="0"/>
                    <w:color w:val="000000"/>
                    <w:sz w:val="21"/>
                    <w:szCs w:val="21"/>
                    <w:lang w:eastAsia="pt-PT"/>
                  </w:rPr>
                </w:rPrChange>
              </w:rPr>
            </w:pPr>
            <w:r w:rsidRPr="007B5483">
              <w:rPr>
                <w:rFonts w:ascii="Arial" w:eastAsia="Times New Roman" w:hAnsi="Arial" w:cs="Arial"/>
                <w:color w:val="000000"/>
                <w:sz w:val="21"/>
                <w:szCs w:val="21"/>
                <w:lang w:eastAsia="pt-PT"/>
                <w:rPrChange w:id="1861"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M32</w:t>
            </w:r>
          </w:p>
        </w:tc>
        <w:tc>
          <w:tcPr>
            <w:tcW w:w="4200" w:type="dxa"/>
            <w:noWrap/>
            <w:hideMark/>
          </w:tcPr>
          <w:p w14:paraId="4C67FE99" w14:textId="1F83CEBE" w:rsidR="003F3EDE" w:rsidRPr="007B5483" w:rsidRDefault="003F3EDE" w:rsidP="0025185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1"/>
                <w:szCs w:val="21"/>
                <w:lang w:eastAsia="pt-PT"/>
                <w:rPrChange w:id="1862"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863"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Isento nos termos da alínea c) do</w:t>
            </w:r>
            <w:ins w:id="1864" w:author="Adelino Naquarta Sepalanga Domingos" w:date="2025-02-28T14:21:00Z" w16du:dateUtc="2025-02-28T13:21:00Z">
              <w:r w:rsidR="00BA1BD5" w:rsidRPr="007B5483">
                <w:rPr>
                  <w:rFonts w:ascii="Arial" w:eastAsia="Times New Roman" w:hAnsi="Arial" w:cs="Arial"/>
                  <w:color w:val="000000"/>
                  <w:sz w:val="21"/>
                  <w:szCs w:val="21"/>
                  <w:lang w:eastAsia="pt-PT"/>
                  <w:rPrChange w:id="1865"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 xml:space="preserve"> n.º 1 do</w:t>
              </w:r>
            </w:ins>
            <w:r w:rsidRPr="007B5483">
              <w:rPr>
                <w:rFonts w:ascii="Arial" w:eastAsia="Times New Roman" w:hAnsi="Arial" w:cs="Arial"/>
                <w:color w:val="000000"/>
                <w:sz w:val="21"/>
                <w:szCs w:val="21"/>
                <w:lang w:eastAsia="pt-PT"/>
                <w:rPrChange w:id="1866"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 xml:space="preserve"> artigo 15.º do CIVA</w:t>
            </w:r>
          </w:p>
        </w:tc>
        <w:tc>
          <w:tcPr>
            <w:tcW w:w="5523" w:type="dxa"/>
            <w:noWrap/>
            <w:hideMark/>
          </w:tcPr>
          <w:p w14:paraId="4C9F2180" w14:textId="77777777" w:rsidR="003F3EDE" w:rsidRPr="007B5483" w:rsidRDefault="003F3EDE" w:rsidP="0025185C">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1"/>
                <w:szCs w:val="21"/>
                <w:lang w:eastAsia="pt-PT"/>
                <w:rPrChange w:id="1867"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868"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As transmissões de bens de abastecimento postos a bordo das aeronaves utilizadas por companhias de navegação aérea que se dediquem principalmente ao tráfego internacional e que assegurem o transporte remunerado de passageiros, ou o exercício de uma actividade comercial ou industrial</w:t>
            </w:r>
          </w:p>
        </w:tc>
      </w:tr>
      <w:tr w:rsidR="003F3EDE" w:rsidRPr="007B5483" w14:paraId="70ECBCEA" w14:textId="77777777" w:rsidTr="0025185C">
        <w:trPr>
          <w:cnfStyle w:val="000000100000" w:firstRow="0" w:lastRow="0" w:firstColumn="0" w:lastColumn="0" w:oddVBand="0" w:evenVBand="0" w:oddHBand="1" w:evenHBand="0" w:firstRowFirstColumn="0" w:firstRowLastColumn="0" w:lastRowFirstColumn="0" w:lastRowLastColumn="0"/>
          <w:trHeight w:val="936"/>
        </w:trPr>
        <w:tc>
          <w:tcPr>
            <w:cnfStyle w:val="001000000000" w:firstRow="0" w:lastRow="0" w:firstColumn="1" w:lastColumn="0" w:oddVBand="0" w:evenVBand="0" w:oddHBand="0" w:evenHBand="0" w:firstRowFirstColumn="0" w:firstRowLastColumn="0" w:lastRowFirstColumn="0" w:lastRowLastColumn="0"/>
            <w:tcW w:w="909" w:type="dxa"/>
            <w:noWrap/>
          </w:tcPr>
          <w:p w14:paraId="7CE9AD5D" w14:textId="77777777" w:rsidR="003F3EDE" w:rsidRPr="007B5483" w:rsidRDefault="003F3EDE" w:rsidP="0025185C">
            <w:pPr>
              <w:jc w:val="center"/>
              <w:rPr>
                <w:rFonts w:ascii="Arial" w:eastAsia="Times New Roman" w:hAnsi="Arial" w:cs="Arial"/>
                <w:b w:val="0"/>
                <w:bCs w:val="0"/>
                <w:color w:val="000000"/>
                <w:sz w:val="21"/>
                <w:szCs w:val="21"/>
                <w:lang w:eastAsia="pt-PT"/>
                <w:rPrChange w:id="1869" w:author="Adelino Naquarta Sepalanga Domingos" w:date="2025-03-05T08:02:00Z" w16du:dateUtc="2025-03-05T07:02:00Z">
                  <w:rPr>
                    <w:rFonts w:ascii="Times New Roman" w:eastAsia="Times New Roman" w:hAnsi="Times New Roman" w:cs="Times New Roman"/>
                    <w:b w:val="0"/>
                    <w:bCs w:val="0"/>
                    <w:color w:val="000000"/>
                    <w:sz w:val="21"/>
                    <w:szCs w:val="21"/>
                    <w:lang w:eastAsia="pt-PT"/>
                  </w:rPr>
                </w:rPrChange>
              </w:rPr>
            </w:pPr>
            <w:r w:rsidRPr="007B5483">
              <w:rPr>
                <w:rFonts w:ascii="Arial" w:eastAsia="Times New Roman" w:hAnsi="Arial" w:cs="Arial"/>
                <w:color w:val="000000"/>
                <w:sz w:val="21"/>
                <w:szCs w:val="21"/>
                <w:lang w:eastAsia="pt-PT"/>
                <w:rPrChange w:id="1870"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M33</w:t>
            </w:r>
          </w:p>
        </w:tc>
        <w:tc>
          <w:tcPr>
            <w:tcW w:w="4200" w:type="dxa"/>
            <w:noWrap/>
            <w:hideMark/>
          </w:tcPr>
          <w:p w14:paraId="2BACD50D" w14:textId="6408D54F" w:rsidR="003F3EDE" w:rsidRPr="007B5483" w:rsidRDefault="003F3EDE" w:rsidP="0025185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1"/>
                <w:szCs w:val="21"/>
                <w:lang w:eastAsia="pt-PT"/>
                <w:rPrChange w:id="1871"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872"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Isento nos termos da alínea d) do</w:t>
            </w:r>
            <w:ins w:id="1873" w:author="Adelino Naquarta Sepalanga Domingos" w:date="2025-02-28T14:22:00Z" w16du:dateUtc="2025-02-28T13:22:00Z">
              <w:r w:rsidR="00BA1BD5" w:rsidRPr="007B5483">
                <w:rPr>
                  <w:rFonts w:ascii="Arial" w:eastAsia="Times New Roman" w:hAnsi="Arial" w:cs="Arial"/>
                  <w:color w:val="000000"/>
                  <w:sz w:val="21"/>
                  <w:szCs w:val="21"/>
                  <w:lang w:eastAsia="pt-PT"/>
                  <w:rPrChange w:id="1874"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 xml:space="preserve"> n.º 1 do</w:t>
              </w:r>
            </w:ins>
            <w:r w:rsidRPr="007B5483">
              <w:rPr>
                <w:rFonts w:ascii="Arial" w:eastAsia="Times New Roman" w:hAnsi="Arial" w:cs="Arial"/>
                <w:color w:val="000000"/>
                <w:sz w:val="21"/>
                <w:szCs w:val="21"/>
                <w:lang w:eastAsia="pt-PT"/>
                <w:rPrChange w:id="1875"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 xml:space="preserve"> artigo 15.º do CIVA</w:t>
            </w:r>
          </w:p>
        </w:tc>
        <w:tc>
          <w:tcPr>
            <w:tcW w:w="5523" w:type="dxa"/>
            <w:hideMark/>
          </w:tcPr>
          <w:p w14:paraId="20762EC3" w14:textId="77777777" w:rsidR="003F3EDE" w:rsidRPr="007B5483" w:rsidRDefault="003F3EDE" w:rsidP="0025185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1"/>
                <w:szCs w:val="21"/>
                <w:lang w:eastAsia="pt-PT"/>
                <w:rPrChange w:id="1876"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877"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As transmissões de bens de abastecimento postos a bordo das embarcações de salvamento, assistência marítima, pesca costeira e embarcações de guerra, quando deixem o país com destino a um porto ou ancoradouro situado no estrangeiro</w:t>
            </w:r>
          </w:p>
        </w:tc>
      </w:tr>
      <w:tr w:rsidR="003F3EDE" w:rsidRPr="007B5483" w14:paraId="30C47BB6" w14:textId="77777777" w:rsidTr="0025185C">
        <w:trPr>
          <w:trHeight w:val="1560"/>
        </w:trPr>
        <w:tc>
          <w:tcPr>
            <w:cnfStyle w:val="001000000000" w:firstRow="0" w:lastRow="0" w:firstColumn="1" w:lastColumn="0" w:oddVBand="0" w:evenVBand="0" w:oddHBand="0" w:evenHBand="0" w:firstRowFirstColumn="0" w:firstRowLastColumn="0" w:lastRowFirstColumn="0" w:lastRowLastColumn="0"/>
            <w:tcW w:w="909" w:type="dxa"/>
            <w:noWrap/>
          </w:tcPr>
          <w:p w14:paraId="45184130" w14:textId="77777777" w:rsidR="003F3EDE" w:rsidRPr="007B5483" w:rsidRDefault="003F3EDE" w:rsidP="0025185C">
            <w:pPr>
              <w:jc w:val="center"/>
              <w:rPr>
                <w:rFonts w:ascii="Arial" w:eastAsia="Times New Roman" w:hAnsi="Arial" w:cs="Arial"/>
                <w:b w:val="0"/>
                <w:bCs w:val="0"/>
                <w:color w:val="000000"/>
                <w:sz w:val="21"/>
                <w:szCs w:val="21"/>
                <w:lang w:eastAsia="pt-PT"/>
                <w:rPrChange w:id="1878" w:author="Adelino Naquarta Sepalanga Domingos" w:date="2025-03-05T08:02:00Z" w16du:dateUtc="2025-03-05T07:02:00Z">
                  <w:rPr>
                    <w:rFonts w:ascii="Times New Roman" w:eastAsia="Times New Roman" w:hAnsi="Times New Roman" w:cs="Times New Roman"/>
                    <w:b w:val="0"/>
                    <w:bCs w:val="0"/>
                    <w:color w:val="000000"/>
                    <w:sz w:val="21"/>
                    <w:szCs w:val="21"/>
                    <w:lang w:eastAsia="pt-PT"/>
                  </w:rPr>
                </w:rPrChange>
              </w:rPr>
            </w:pPr>
            <w:r w:rsidRPr="007B5483">
              <w:rPr>
                <w:rFonts w:ascii="Arial" w:eastAsia="Times New Roman" w:hAnsi="Arial" w:cs="Arial"/>
                <w:color w:val="000000"/>
                <w:sz w:val="21"/>
                <w:szCs w:val="21"/>
                <w:lang w:eastAsia="pt-PT"/>
                <w:rPrChange w:id="1879"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M34</w:t>
            </w:r>
          </w:p>
        </w:tc>
        <w:tc>
          <w:tcPr>
            <w:tcW w:w="4200" w:type="dxa"/>
            <w:noWrap/>
            <w:hideMark/>
          </w:tcPr>
          <w:p w14:paraId="4E89A2BB" w14:textId="02D88BE9" w:rsidR="003F3EDE" w:rsidRPr="007B5483" w:rsidRDefault="003F3EDE" w:rsidP="0025185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1"/>
                <w:szCs w:val="21"/>
                <w:lang w:eastAsia="pt-PT"/>
                <w:rPrChange w:id="1880"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881"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 xml:space="preserve">Isento nos termos da alínea e) do </w:t>
            </w:r>
            <w:ins w:id="1882" w:author="Adelino Naquarta Sepalanga Domingos" w:date="2025-02-28T14:22:00Z" w16du:dateUtc="2025-02-28T13:22:00Z">
              <w:r w:rsidR="00BA1BD5" w:rsidRPr="007B5483">
                <w:rPr>
                  <w:rFonts w:ascii="Arial" w:eastAsia="Times New Roman" w:hAnsi="Arial" w:cs="Arial"/>
                  <w:color w:val="000000"/>
                  <w:sz w:val="21"/>
                  <w:szCs w:val="21"/>
                  <w:lang w:eastAsia="pt-PT"/>
                  <w:rPrChange w:id="1883"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 xml:space="preserve">n.º 1 do </w:t>
              </w:r>
            </w:ins>
            <w:r w:rsidRPr="007B5483">
              <w:rPr>
                <w:rFonts w:ascii="Arial" w:eastAsia="Times New Roman" w:hAnsi="Arial" w:cs="Arial"/>
                <w:color w:val="000000"/>
                <w:sz w:val="21"/>
                <w:szCs w:val="21"/>
                <w:lang w:eastAsia="pt-PT"/>
                <w:rPrChange w:id="1884"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artigo 15.º do CIVA</w:t>
            </w:r>
          </w:p>
        </w:tc>
        <w:tc>
          <w:tcPr>
            <w:tcW w:w="5523" w:type="dxa"/>
            <w:noWrap/>
            <w:hideMark/>
          </w:tcPr>
          <w:p w14:paraId="1134C70A" w14:textId="77777777" w:rsidR="003F3EDE" w:rsidRPr="007B5483" w:rsidRDefault="003F3EDE" w:rsidP="0025185C">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1"/>
                <w:szCs w:val="21"/>
                <w:lang w:eastAsia="pt-PT"/>
                <w:rPrChange w:id="1885"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886"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As transmissões, transformações, reparações, manutenção, frete e aluguer, incluindo a locação financeira, de embarcações e aeronaves afectas às companhias de navegação aérea e marítima que se dediquem principalmente ao tráfego internacional, assim como as transmissões de bens de abastecimento postos a bordo das mesmas e as prestações de serviços efectuadas com vista à satisfação das suas necessidades directas e da respectiva carga;</w:t>
            </w:r>
          </w:p>
        </w:tc>
      </w:tr>
      <w:tr w:rsidR="003F3EDE" w:rsidRPr="007B5483" w14:paraId="1CE47B9F" w14:textId="77777777" w:rsidTr="0025185C">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909" w:type="dxa"/>
            <w:noWrap/>
          </w:tcPr>
          <w:p w14:paraId="7CCACDFB" w14:textId="77777777" w:rsidR="003F3EDE" w:rsidRPr="007B5483" w:rsidRDefault="003F3EDE" w:rsidP="0025185C">
            <w:pPr>
              <w:jc w:val="center"/>
              <w:rPr>
                <w:rFonts w:ascii="Arial" w:eastAsia="Times New Roman" w:hAnsi="Arial" w:cs="Arial"/>
                <w:b w:val="0"/>
                <w:bCs w:val="0"/>
                <w:color w:val="000000"/>
                <w:sz w:val="21"/>
                <w:szCs w:val="21"/>
                <w:lang w:eastAsia="pt-PT"/>
                <w:rPrChange w:id="1887" w:author="Adelino Naquarta Sepalanga Domingos" w:date="2025-03-05T08:02:00Z" w16du:dateUtc="2025-03-05T07:02:00Z">
                  <w:rPr>
                    <w:rFonts w:ascii="Times New Roman" w:eastAsia="Times New Roman" w:hAnsi="Times New Roman" w:cs="Times New Roman"/>
                    <w:b w:val="0"/>
                    <w:bCs w:val="0"/>
                    <w:color w:val="000000"/>
                    <w:sz w:val="21"/>
                    <w:szCs w:val="21"/>
                    <w:lang w:eastAsia="pt-PT"/>
                  </w:rPr>
                </w:rPrChange>
              </w:rPr>
            </w:pPr>
            <w:r w:rsidRPr="007B5483">
              <w:rPr>
                <w:rFonts w:ascii="Arial" w:eastAsia="Times New Roman" w:hAnsi="Arial" w:cs="Arial"/>
                <w:color w:val="000000"/>
                <w:sz w:val="21"/>
                <w:szCs w:val="21"/>
                <w:lang w:eastAsia="pt-PT"/>
                <w:rPrChange w:id="1888"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M35</w:t>
            </w:r>
          </w:p>
        </w:tc>
        <w:tc>
          <w:tcPr>
            <w:tcW w:w="4200" w:type="dxa"/>
            <w:noWrap/>
            <w:hideMark/>
          </w:tcPr>
          <w:p w14:paraId="0B4D005C" w14:textId="6CA2A314" w:rsidR="003F3EDE" w:rsidRPr="007B5483" w:rsidRDefault="003F3EDE" w:rsidP="0025185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1"/>
                <w:szCs w:val="21"/>
                <w:lang w:eastAsia="pt-PT"/>
                <w:rPrChange w:id="1889"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890"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Isento nos termos da alínea f) do</w:t>
            </w:r>
            <w:ins w:id="1891" w:author="Adelino Naquarta Sepalanga Domingos" w:date="2025-02-28T14:22:00Z" w16du:dateUtc="2025-02-28T13:22:00Z">
              <w:r w:rsidR="00BA1BD5" w:rsidRPr="007B5483">
                <w:rPr>
                  <w:rFonts w:ascii="Arial" w:eastAsia="Times New Roman" w:hAnsi="Arial" w:cs="Arial"/>
                  <w:color w:val="000000"/>
                  <w:sz w:val="21"/>
                  <w:szCs w:val="21"/>
                  <w:lang w:eastAsia="pt-PT"/>
                  <w:rPrChange w:id="1892"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 xml:space="preserve"> n.º 1 do</w:t>
              </w:r>
            </w:ins>
            <w:r w:rsidRPr="007B5483">
              <w:rPr>
                <w:rFonts w:ascii="Arial" w:eastAsia="Times New Roman" w:hAnsi="Arial" w:cs="Arial"/>
                <w:color w:val="000000"/>
                <w:sz w:val="21"/>
                <w:szCs w:val="21"/>
                <w:lang w:eastAsia="pt-PT"/>
                <w:rPrChange w:id="1893"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 xml:space="preserve"> artigo 15.º do CIVA</w:t>
            </w:r>
          </w:p>
        </w:tc>
        <w:tc>
          <w:tcPr>
            <w:tcW w:w="5523" w:type="dxa"/>
            <w:noWrap/>
            <w:hideMark/>
          </w:tcPr>
          <w:p w14:paraId="24138BBC" w14:textId="77777777" w:rsidR="003F3EDE" w:rsidRPr="007B5483" w:rsidRDefault="003F3EDE" w:rsidP="0025185C">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1"/>
                <w:szCs w:val="21"/>
                <w:lang w:eastAsia="pt-PT"/>
                <w:rPrChange w:id="1894"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895"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As transmissões de bens efectuadas no âmbito de relações diplomáticas e consulares cuja isenção resulte de acordos e convénios internacionais celebrados por Angola;</w:t>
            </w:r>
          </w:p>
        </w:tc>
      </w:tr>
      <w:tr w:rsidR="003F3EDE" w:rsidRPr="007B5483" w14:paraId="5C8B3D68" w14:textId="77777777" w:rsidTr="0025185C">
        <w:trPr>
          <w:trHeight w:val="936"/>
        </w:trPr>
        <w:tc>
          <w:tcPr>
            <w:cnfStyle w:val="001000000000" w:firstRow="0" w:lastRow="0" w:firstColumn="1" w:lastColumn="0" w:oddVBand="0" w:evenVBand="0" w:oddHBand="0" w:evenHBand="0" w:firstRowFirstColumn="0" w:firstRowLastColumn="0" w:lastRowFirstColumn="0" w:lastRowLastColumn="0"/>
            <w:tcW w:w="909" w:type="dxa"/>
            <w:noWrap/>
          </w:tcPr>
          <w:p w14:paraId="046751D1" w14:textId="77777777" w:rsidR="003F3EDE" w:rsidRPr="007B5483" w:rsidRDefault="003F3EDE" w:rsidP="0025185C">
            <w:pPr>
              <w:jc w:val="center"/>
              <w:rPr>
                <w:rFonts w:ascii="Arial" w:eastAsia="Times New Roman" w:hAnsi="Arial" w:cs="Arial"/>
                <w:b w:val="0"/>
                <w:bCs w:val="0"/>
                <w:color w:val="000000"/>
                <w:sz w:val="21"/>
                <w:szCs w:val="21"/>
                <w:lang w:eastAsia="pt-PT"/>
                <w:rPrChange w:id="1896" w:author="Adelino Naquarta Sepalanga Domingos" w:date="2025-03-05T08:02:00Z" w16du:dateUtc="2025-03-05T07:02:00Z">
                  <w:rPr>
                    <w:rFonts w:ascii="Times New Roman" w:eastAsia="Times New Roman" w:hAnsi="Times New Roman" w:cs="Times New Roman"/>
                    <w:b w:val="0"/>
                    <w:bCs w:val="0"/>
                    <w:color w:val="000000"/>
                    <w:sz w:val="21"/>
                    <w:szCs w:val="21"/>
                    <w:lang w:eastAsia="pt-PT"/>
                  </w:rPr>
                </w:rPrChange>
              </w:rPr>
            </w:pPr>
            <w:r w:rsidRPr="007B5483">
              <w:rPr>
                <w:rFonts w:ascii="Arial" w:eastAsia="Times New Roman" w:hAnsi="Arial" w:cs="Arial"/>
                <w:color w:val="000000"/>
                <w:sz w:val="21"/>
                <w:szCs w:val="21"/>
                <w:lang w:eastAsia="pt-PT"/>
                <w:rPrChange w:id="1897"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M36</w:t>
            </w:r>
          </w:p>
        </w:tc>
        <w:tc>
          <w:tcPr>
            <w:tcW w:w="4200" w:type="dxa"/>
            <w:noWrap/>
            <w:hideMark/>
          </w:tcPr>
          <w:p w14:paraId="0ABA643E" w14:textId="1CE51DB3" w:rsidR="003F3EDE" w:rsidRPr="007B5483" w:rsidRDefault="003F3EDE" w:rsidP="0025185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1"/>
                <w:szCs w:val="21"/>
                <w:lang w:eastAsia="pt-PT"/>
                <w:rPrChange w:id="1898"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899"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Isento nos termos da alínea g) do</w:t>
            </w:r>
            <w:ins w:id="1900" w:author="Adelino Naquarta Sepalanga Domingos" w:date="2025-02-28T14:23:00Z" w16du:dateUtc="2025-02-28T13:23:00Z">
              <w:r w:rsidR="00BA1BD5" w:rsidRPr="007B5483">
                <w:rPr>
                  <w:rFonts w:ascii="Arial" w:eastAsia="Times New Roman" w:hAnsi="Arial" w:cs="Arial"/>
                  <w:color w:val="000000"/>
                  <w:sz w:val="21"/>
                  <w:szCs w:val="21"/>
                  <w:lang w:eastAsia="pt-PT"/>
                  <w:rPrChange w:id="1901"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 xml:space="preserve"> n.º 1 do</w:t>
              </w:r>
            </w:ins>
            <w:r w:rsidRPr="007B5483">
              <w:rPr>
                <w:rFonts w:ascii="Arial" w:eastAsia="Times New Roman" w:hAnsi="Arial" w:cs="Arial"/>
                <w:color w:val="000000"/>
                <w:sz w:val="21"/>
                <w:szCs w:val="21"/>
                <w:lang w:eastAsia="pt-PT"/>
                <w:rPrChange w:id="1902"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 xml:space="preserve"> artigo 15.º do CIVA</w:t>
            </w:r>
          </w:p>
        </w:tc>
        <w:tc>
          <w:tcPr>
            <w:tcW w:w="5523" w:type="dxa"/>
            <w:hideMark/>
          </w:tcPr>
          <w:p w14:paraId="2BA46389" w14:textId="77777777" w:rsidR="003F3EDE" w:rsidRPr="007B5483" w:rsidRDefault="003F3EDE" w:rsidP="0025185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1"/>
                <w:szCs w:val="21"/>
                <w:lang w:eastAsia="pt-PT"/>
                <w:rPrChange w:id="1903"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904"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As transmissões de bens destinados a organismos internacionais reconhecidos por Angola ou a membros dos mesmos organismos, nos limites e com as condições fixadas em acordos e convénios internacionais celebrados por Angola</w:t>
            </w:r>
          </w:p>
        </w:tc>
      </w:tr>
      <w:tr w:rsidR="003F3EDE" w:rsidRPr="007B5483" w14:paraId="5A2D071C" w14:textId="77777777" w:rsidTr="0025185C">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909" w:type="dxa"/>
            <w:noWrap/>
          </w:tcPr>
          <w:p w14:paraId="64BFB949" w14:textId="77777777" w:rsidR="003F3EDE" w:rsidRPr="007B5483" w:rsidRDefault="003F3EDE" w:rsidP="0025185C">
            <w:pPr>
              <w:jc w:val="center"/>
              <w:rPr>
                <w:rFonts w:ascii="Arial" w:eastAsia="Times New Roman" w:hAnsi="Arial" w:cs="Arial"/>
                <w:b w:val="0"/>
                <w:bCs w:val="0"/>
                <w:color w:val="000000"/>
                <w:sz w:val="21"/>
                <w:szCs w:val="21"/>
                <w:lang w:eastAsia="pt-PT"/>
                <w:rPrChange w:id="1905" w:author="Adelino Naquarta Sepalanga Domingos" w:date="2025-03-05T08:02:00Z" w16du:dateUtc="2025-03-05T07:02:00Z">
                  <w:rPr>
                    <w:rFonts w:ascii="Times New Roman" w:eastAsia="Times New Roman" w:hAnsi="Times New Roman" w:cs="Times New Roman"/>
                    <w:b w:val="0"/>
                    <w:bCs w:val="0"/>
                    <w:color w:val="000000"/>
                    <w:sz w:val="21"/>
                    <w:szCs w:val="21"/>
                    <w:lang w:eastAsia="pt-PT"/>
                  </w:rPr>
                </w:rPrChange>
              </w:rPr>
            </w:pPr>
            <w:r w:rsidRPr="007B5483">
              <w:rPr>
                <w:rFonts w:ascii="Arial" w:eastAsia="Times New Roman" w:hAnsi="Arial" w:cs="Arial"/>
                <w:color w:val="000000"/>
                <w:sz w:val="21"/>
                <w:szCs w:val="21"/>
                <w:lang w:eastAsia="pt-PT"/>
                <w:rPrChange w:id="1906"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M37</w:t>
            </w:r>
          </w:p>
        </w:tc>
        <w:tc>
          <w:tcPr>
            <w:tcW w:w="4200" w:type="dxa"/>
            <w:noWrap/>
            <w:hideMark/>
          </w:tcPr>
          <w:p w14:paraId="2A34250D" w14:textId="734ED7AF" w:rsidR="003F3EDE" w:rsidRPr="007B5483" w:rsidRDefault="003F3EDE" w:rsidP="0025185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1"/>
                <w:szCs w:val="21"/>
                <w:lang w:eastAsia="pt-PT"/>
                <w:rPrChange w:id="1907"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908"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Isento nos termos da alínea h) do</w:t>
            </w:r>
            <w:ins w:id="1909" w:author="Adelino Naquarta Sepalanga Domingos" w:date="2025-02-28T14:23:00Z" w16du:dateUtc="2025-02-28T13:23:00Z">
              <w:r w:rsidR="00BA1BD5" w:rsidRPr="007B5483">
                <w:rPr>
                  <w:rFonts w:ascii="Arial" w:eastAsia="Times New Roman" w:hAnsi="Arial" w:cs="Arial"/>
                  <w:color w:val="000000"/>
                  <w:sz w:val="21"/>
                  <w:szCs w:val="21"/>
                  <w:lang w:eastAsia="pt-PT"/>
                  <w:rPrChange w:id="1910"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 xml:space="preserve"> n.º 1 do</w:t>
              </w:r>
            </w:ins>
            <w:r w:rsidRPr="007B5483">
              <w:rPr>
                <w:rFonts w:ascii="Arial" w:eastAsia="Times New Roman" w:hAnsi="Arial" w:cs="Arial"/>
                <w:color w:val="000000"/>
                <w:sz w:val="21"/>
                <w:szCs w:val="21"/>
                <w:lang w:eastAsia="pt-PT"/>
                <w:rPrChange w:id="1911"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 xml:space="preserve"> artigo 15.º do CIVA</w:t>
            </w:r>
          </w:p>
        </w:tc>
        <w:tc>
          <w:tcPr>
            <w:tcW w:w="5523" w:type="dxa"/>
            <w:hideMark/>
          </w:tcPr>
          <w:p w14:paraId="2D7E1D0B" w14:textId="77777777" w:rsidR="003F3EDE" w:rsidRPr="007B5483" w:rsidRDefault="003F3EDE" w:rsidP="0025185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1"/>
                <w:szCs w:val="21"/>
                <w:lang w:eastAsia="pt-PT"/>
                <w:rPrChange w:id="1912"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913"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As transmissões de bens efectuadas no âmbito de tratados e acordos internacionais de que a República de Angola seja parte, quando a isenção resulte desses mesmos tratados e acordos</w:t>
            </w:r>
          </w:p>
        </w:tc>
      </w:tr>
      <w:tr w:rsidR="003F3EDE" w:rsidRPr="007B5483" w14:paraId="5AF345EC" w14:textId="77777777" w:rsidTr="0025185C">
        <w:trPr>
          <w:trHeight w:val="312"/>
        </w:trPr>
        <w:tc>
          <w:tcPr>
            <w:cnfStyle w:val="001000000000" w:firstRow="0" w:lastRow="0" w:firstColumn="1" w:lastColumn="0" w:oddVBand="0" w:evenVBand="0" w:oddHBand="0" w:evenHBand="0" w:firstRowFirstColumn="0" w:firstRowLastColumn="0" w:lastRowFirstColumn="0" w:lastRowLastColumn="0"/>
            <w:tcW w:w="909" w:type="dxa"/>
            <w:noWrap/>
          </w:tcPr>
          <w:p w14:paraId="0C76AE64" w14:textId="77777777" w:rsidR="003F3EDE" w:rsidRPr="007B5483" w:rsidRDefault="003F3EDE" w:rsidP="0025185C">
            <w:pPr>
              <w:jc w:val="center"/>
              <w:rPr>
                <w:rFonts w:ascii="Arial" w:eastAsia="Times New Roman" w:hAnsi="Arial" w:cs="Arial"/>
                <w:b w:val="0"/>
                <w:bCs w:val="0"/>
                <w:color w:val="000000"/>
                <w:sz w:val="21"/>
                <w:szCs w:val="21"/>
                <w:lang w:eastAsia="pt-PT"/>
                <w:rPrChange w:id="1914" w:author="Adelino Naquarta Sepalanga Domingos" w:date="2025-03-05T08:02:00Z" w16du:dateUtc="2025-03-05T07:02:00Z">
                  <w:rPr>
                    <w:rFonts w:ascii="Times New Roman" w:eastAsia="Times New Roman" w:hAnsi="Times New Roman" w:cs="Times New Roman"/>
                    <w:b w:val="0"/>
                    <w:bCs w:val="0"/>
                    <w:color w:val="000000"/>
                    <w:sz w:val="21"/>
                    <w:szCs w:val="21"/>
                    <w:lang w:eastAsia="pt-PT"/>
                  </w:rPr>
                </w:rPrChange>
              </w:rPr>
            </w:pPr>
            <w:r w:rsidRPr="007B5483">
              <w:rPr>
                <w:rFonts w:ascii="Arial" w:eastAsia="Times New Roman" w:hAnsi="Arial" w:cs="Arial"/>
                <w:color w:val="000000"/>
                <w:sz w:val="21"/>
                <w:szCs w:val="21"/>
                <w:lang w:eastAsia="pt-PT"/>
                <w:rPrChange w:id="1915"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M38</w:t>
            </w:r>
          </w:p>
        </w:tc>
        <w:tc>
          <w:tcPr>
            <w:tcW w:w="4200" w:type="dxa"/>
            <w:noWrap/>
            <w:hideMark/>
          </w:tcPr>
          <w:p w14:paraId="400CF76A" w14:textId="0A903ED5" w:rsidR="003F3EDE" w:rsidRPr="007B5483" w:rsidRDefault="003F3EDE" w:rsidP="0025185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1"/>
                <w:szCs w:val="21"/>
                <w:lang w:eastAsia="pt-PT"/>
                <w:rPrChange w:id="1916"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917"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Isento nos termos da alínea i) do</w:t>
            </w:r>
            <w:ins w:id="1918" w:author="Adelino Naquarta Sepalanga Domingos" w:date="2025-02-28T14:23:00Z" w16du:dateUtc="2025-02-28T13:23:00Z">
              <w:r w:rsidR="00BA1BD5" w:rsidRPr="007B5483">
                <w:rPr>
                  <w:rFonts w:ascii="Arial" w:eastAsia="Times New Roman" w:hAnsi="Arial" w:cs="Arial"/>
                  <w:color w:val="000000"/>
                  <w:sz w:val="21"/>
                  <w:szCs w:val="21"/>
                  <w:lang w:eastAsia="pt-PT"/>
                  <w:rPrChange w:id="1919"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 xml:space="preserve"> n.º 1 do</w:t>
              </w:r>
            </w:ins>
            <w:r w:rsidRPr="007B5483">
              <w:rPr>
                <w:rFonts w:ascii="Arial" w:eastAsia="Times New Roman" w:hAnsi="Arial" w:cs="Arial"/>
                <w:color w:val="000000"/>
                <w:sz w:val="21"/>
                <w:szCs w:val="21"/>
                <w:lang w:eastAsia="pt-PT"/>
                <w:rPrChange w:id="1920"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 xml:space="preserve"> artigo 15.º do CIVA</w:t>
            </w:r>
          </w:p>
        </w:tc>
        <w:tc>
          <w:tcPr>
            <w:tcW w:w="5523" w:type="dxa"/>
            <w:noWrap/>
            <w:hideMark/>
          </w:tcPr>
          <w:p w14:paraId="4C7C631E" w14:textId="77777777" w:rsidR="003F3EDE" w:rsidRPr="007B5483" w:rsidRDefault="003F3EDE" w:rsidP="0025185C">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1"/>
                <w:szCs w:val="21"/>
                <w:lang w:eastAsia="pt-PT"/>
                <w:rPrChange w:id="1921"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922"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O transporte de pessoas provenientes ou com destino ao estrangeiro.</w:t>
            </w:r>
          </w:p>
        </w:tc>
      </w:tr>
      <w:tr w:rsidR="003F3EDE" w:rsidRPr="007B5483" w14:paraId="6FDF3DA8" w14:textId="77777777" w:rsidTr="0025185C">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909" w:type="dxa"/>
            <w:noWrap/>
            <w:hideMark/>
          </w:tcPr>
          <w:p w14:paraId="41CE4846" w14:textId="77777777" w:rsidR="003F3EDE" w:rsidRPr="007B5483" w:rsidRDefault="003F3EDE" w:rsidP="0025185C">
            <w:pPr>
              <w:jc w:val="center"/>
              <w:rPr>
                <w:rFonts w:ascii="Arial" w:eastAsia="Times New Roman" w:hAnsi="Arial" w:cs="Arial"/>
                <w:b w:val="0"/>
                <w:bCs w:val="0"/>
                <w:color w:val="FFFFFF"/>
                <w:sz w:val="21"/>
                <w:szCs w:val="21"/>
                <w:lang w:eastAsia="pt-PT"/>
                <w:rPrChange w:id="1923" w:author="Adelino Naquarta Sepalanga Domingos" w:date="2025-03-05T08:02:00Z" w16du:dateUtc="2025-03-05T07:02:00Z">
                  <w:rPr>
                    <w:rFonts w:ascii="Times New Roman" w:eastAsia="Times New Roman" w:hAnsi="Times New Roman" w:cs="Times New Roman"/>
                    <w:b w:val="0"/>
                    <w:bCs w:val="0"/>
                    <w:color w:val="FFFFFF"/>
                    <w:sz w:val="21"/>
                    <w:szCs w:val="21"/>
                    <w:lang w:eastAsia="pt-PT"/>
                  </w:rPr>
                </w:rPrChange>
              </w:rPr>
            </w:pPr>
            <w:r w:rsidRPr="007B5483">
              <w:rPr>
                <w:rFonts w:ascii="Arial" w:eastAsia="Times New Roman" w:hAnsi="Arial" w:cs="Arial"/>
                <w:color w:val="FFFFFF"/>
                <w:sz w:val="21"/>
                <w:szCs w:val="21"/>
                <w:lang w:eastAsia="pt-PT"/>
                <w:rPrChange w:id="1924" w:author="Adelino Naquarta Sepalanga Domingos" w:date="2025-03-05T08:02:00Z" w16du:dateUtc="2025-03-05T07:02:00Z">
                  <w:rPr>
                    <w:rFonts w:ascii="Times New Roman" w:eastAsia="Times New Roman" w:hAnsi="Times New Roman" w:cs="Times New Roman"/>
                    <w:color w:val="FFFFFF"/>
                    <w:sz w:val="21"/>
                    <w:szCs w:val="21"/>
                    <w:lang w:eastAsia="pt-PT"/>
                  </w:rPr>
                </w:rPrChange>
              </w:rPr>
              <w:t>Código</w:t>
            </w:r>
          </w:p>
        </w:tc>
        <w:tc>
          <w:tcPr>
            <w:tcW w:w="4200" w:type="dxa"/>
            <w:noWrap/>
            <w:hideMark/>
          </w:tcPr>
          <w:p w14:paraId="21B78198" w14:textId="77777777" w:rsidR="003F3EDE" w:rsidRPr="007B5483" w:rsidRDefault="003F3EDE" w:rsidP="0025185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sz w:val="21"/>
                <w:szCs w:val="21"/>
                <w:lang w:eastAsia="pt-PT"/>
                <w:rPrChange w:id="1925" w:author="Adelino Naquarta Sepalanga Domingos" w:date="2025-03-05T08:02:00Z" w16du:dateUtc="2025-03-05T07:02:00Z">
                  <w:rPr>
                    <w:rFonts w:ascii="Times New Roman" w:eastAsia="Times New Roman" w:hAnsi="Times New Roman" w:cs="Times New Roman"/>
                    <w:b/>
                    <w:bCs/>
                    <w:color w:val="FFFFFF"/>
                    <w:sz w:val="21"/>
                    <w:szCs w:val="21"/>
                    <w:lang w:eastAsia="pt-PT"/>
                  </w:rPr>
                </w:rPrChange>
              </w:rPr>
            </w:pPr>
            <w:r w:rsidRPr="007B5483">
              <w:rPr>
                <w:rFonts w:ascii="Arial" w:eastAsia="Times New Roman" w:hAnsi="Arial" w:cs="Arial"/>
                <w:b/>
                <w:bCs/>
                <w:color w:val="FFFFFF"/>
                <w:sz w:val="21"/>
                <w:szCs w:val="21"/>
                <w:lang w:eastAsia="pt-PT"/>
                <w:rPrChange w:id="1926" w:author="Adelino Naquarta Sepalanga Domingos" w:date="2025-03-05T08:02:00Z" w16du:dateUtc="2025-03-05T07:02:00Z">
                  <w:rPr>
                    <w:rFonts w:ascii="Times New Roman" w:eastAsia="Times New Roman" w:hAnsi="Times New Roman" w:cs="Times New Roman"/>
                    <w:b/>
                    <w:bCs/>
                    <w:color w:val="FFFFFF"/>
                    <w:sz w:val="21"/>
                    <w:szCs w:val="21"/>
                    <w:lang w:eastAsia="pt-PT"/>
                  </w:rPr>
                </w:rPrChange>
              </w:rPr>
              <w:t>Menção a constar no documento¹</w:t>
            </w:r>
          </w:p>
        </w:tc>
        <w:tc>
          <w:tcPr>
            <w:tcW w:w="5523" w:type="dxa"/>
            <w:noWrap/>
            <w:hideMark/>
          </w:tcPr>
          <w:p w14:paraId="17F367BB" w14:textId="77777777" w:rsidR="003F3EDE" w:rsidRPr="007B5483" w:rsidRDefault="003F3EDE" w:rsidP="0025185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sz w:val="21"/>
                <w:szCs w:val="21"/>
                <w:lang w:eastAsia="pt-PT"/>
                <w:rPrChange w:id="1927" w:author="Adelino Naquarta Sepalanga Domingos" w:date="2025-03-05T08:02:00Z" w16du:dateUtc="2025-03-05T07:02:00Z">
                  <w:rPr>
                    <w:rFonts w:ascii="Times New Roman" w:eastAsia="Times New Roman" w:hAnsi="Times New Roman" w:cs="Times New Roman"/>
                    <w:b/>
                    <w:bCs/>
                    <w:color w:val="FFFFFF"/>
                    <w:sz w:val="21"/>
                    <w:szCs w:val="21"/>
                    <w:lang w:eastAsia="pt-PT"/>
                  </w:rPr>
                </w:rPrChange>
              </w:rPr>
            </w:pPr>
            <w:r w:rsidRPr="007B5483">
              <w:rPr>
                <w:rFonts w:ascii="Arial" w:eastAsia="Times New Roman" w:hAnsi="Arial" w:cs="Arial"/>
                <w:b/>
                <w:bCs/>
                <w:color w:val="FFFFFF"/>
                <w:sz w:val="21"/>
                <w:szCs w:val="21"/>
                <w:lang w:eastAsia="pt-PT"/>
                <w:rPrChange w:id="1928" w:author="Adelino Naquarta Sepalanga Domingos" w:date="2025-03-05T08:02:00Z" w16du:dateUtc="2025-03-05T07:02:00Z">
                  <w:rPr>
                    <w:rFonts w:ascii="Times New Roman" w:eastAsia="Times New Roman" w:hAnsi="Times New Roman" w:cs="Times New Roman"/>
                    <w:b/>
                    <w:bCs/>
                    <w:color w:val="FFFFFF"/>
                    <w:sz w:val="21"/>
                    <w:szCs w:val="21"/>
                    <w:lang w:eastAsia="pt-PT"/>
                  </w:rPr>
                </w:rPrChange>
              </w:rPr>
              <w:t>Descrição</w:t>
            </w:r>
          </w:p>
        </w:tc>
      </w:tr>
      <w:tr w:rsidR="003F3EDE" w:rsidRPr="007B5483" w14:paraId="7EC934A9" w14:textId="77777777" w:rsidTr="0025185C">
        <w:trPr>
          <w:trHeight w:val="936"/>
        </w:trPr>
        <w:tc>
          <w:tcPr>
            <w:cnfStyle w:val="001000000000" w:firstRow="0" w:lastRow="0" w:firstColumn="1" w:lastColumn="0" w:oddVBand="0" w:evenVBand="0" w:oddHBand="0" w:evenHBand="0" w:firstRowFirstColumn="0" w:firstRowLastColumn="0" w:lastRowFirstColumn="0" w:lastRowLastColumn="0"/>
            <w:tcW w:w="909" w:type="dxa"/>
            <w:noWrap/>
          </w:tcPr>
          <w:p w14:paraId="624D563B" w14:textId="77777777" w:rsidR="003F3EDE" w:rsidRPr="007B5483" w:rsidRDefault="003F3EDE" w:rsidP="0025185C">
            <w:pPr>
              <w:spacing w:after="200" w:line="276" w:lineRule="auto"/>
              <w:jc w:val="center"/>
              <w:rPr>
                <w:rFonts w:ascii="Arial" w:eastAsia="Calibri" w:hAnsi="Arial" w:cs="Arial"/>
                <w:sz w:val="21"/>
                <w:szCs w:val="21"/>
                <w:rPrChange w:id="1929" w:author="Adelino Naquarta Sepalanga Domingos" w:date="2025-03-05T08:02:00Z" w16du:dateUtc="2025-03-05T07:02:00Z">
                  <w:rPr>
                    <w:rFonts w:ascii="Times New Roman" w:eastAsia="Calibri" w:hAnsi="Times New Roman" w:cs="Times New Roman"/>
                    <w:sz w:val="21"/>
                    <w:szCs w:val="21"/>
                  </w:rPr>
                </w:rPrChange>
              </w:rPr>
            </w:pPr>
            <w:r w:rsidRPr="007B5483">
              <w:rPr>
                <w:rFonts w:ascii="Arial" w:eastAsia="Times New Roman" w:hAnsi="Arial" w:cs="Arial"/>
                <w:color w:val="000000"/>
                <w:sz w:val="21"/>
                <w:szCs w:val="21"/>
                <w:lang w:eastAsia="pt-PT"/>
                <w:rPrChange w:id="1930"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M90</w:t>
            </w:r>
          </w:p>
        </w:tc>
        <w:tc>
          <w:tcPr>
            <w:tcW w:w="4200" w:type="dxa"/>
            <w:noWrap/>
            <w:hideMark/>
          </w:tcPr>
          <w:p w14:paraId="4BF20D8B" w14:textId="5FB4F37D" w:rsidR="003F3EDE" w:rsidRPr="007B5483" w:rsidRDefault="003F3EDE" w:rsidP="0025185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1"/>
                <w:szCs w:val="21"/>
                <w:lang w:eastAsia="pt-PT"/>
                <w:rPrChange w:id="1931"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932"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Isento nos termos da alínea a) do n</w:t>
            </w:r>
            <w:ins w:id="1933" w:author="Adelino Naquarta Sepalanga Domingos" w:date="2025-02-28T14:24:00Z" w16du:dateUtc="2025-02-28T13:24:00Z">
              <w:r w:rsidR="00BA1BD5" w:rsidRPr="007B5483">
                <w:rPr>
                  <w:rFonts w:ascii="Arial" w:eastAsia="Times New Roman" w:hAnsi="Arial" w:cs="Arial"/>
                  <w:color w:val="000000"/>
                  <w:sz w:val="21"/>
                  <w:szCs w:val="21"/>
                  <w:lang w:eastAsia="pt-PT"/>
                  <w:rPrChange w:id="1934"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w:t>
              </w:r>
            </w:ins>
            <w:r w:rsidRPr="007B5483">
              <w:rPr>
                <w:rFonts w:ascii="Arial" w:eastAsia="Times New Roman" w:hAnsi="Arial" w:cs="Arial"/>
                <w:color w:val="000000"/>
                <w:sz w:val="21"/>
                <w:szCs w:val="21"/>
                <w:lang w:eastAsia="pt-PT"/>
                <w:rPrChange w:id="1935"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º</w:t>
            </w:r>
            <w:ins w:id="1936" w:author="Adelino Naquarta Sepalanga Domingos" w:date="2025-02-28T14:24:00Z" w16du:dateUtc="2025-02-28T13:24:00Z">
              <w:r w:rsidR="00BA1BD5" w:rsidRPr="007B5483">
                <w:rPr>
                  <w:rFonts w:ascii="Arial" w:eastAsia="Times New Roman" w:hAnsi="Arial" w:cs="Arial"/>
                  <w:color w:val="000000"/>
                  <w:sz w:val="21"/>
                  <w:szCs w:val="21"/>
                  <w:lang w:eastAsia="pt-PT"/>
                  <w:rPrChange w:id="1937"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 xml:space="preserve"> </w:t>
              </w:r>
            </w:ins>
            <w:r w:rsidRPr="007B5483">
              <w:rPr>
                <w:rFonts w:ascii="Arial" w:eastAsia="Times New Roman" w:hAnsi="Arial" w:cs="Arial"/>
                <w:color w:val="000000"/>
                <w:sz w:val="21"/>
                <w:szCs w:val="21"/>
                <w:lang w:eastAsia="pt-PT"/>
                <w:rPrChange w:id="1938"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1 do artigo 16.º do CIVA</w:t>
            </w:r>
          </w:p>
        </w:tc>
        <w:tc>
          <w:tcPr>
            <w:tcW w:w="5523" w:type="dxa"/>
            <w:noWrap/>
            <w:hideMark/>
          </w:tcPr>
          <w:p w14:paraId="1FFE6DDB" w14:textId="77777777" w:rsidR="003F3EDE" w:rsidRPr="007B5483" w:rsidRDefault="003F3EDE" w:rsidP="0025185C">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1"/>
                <w:szCs w:val="21"/>
                <w:lang w:eastAsia="pt-PT"/>
                <w:rPrChange w:id="1939"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940"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As importações de bens que, sob controlo aduaneiro e de acordo com as disposições aduaneiras especificamente aplicáveis, sejam postas nos regimes de zona franca, que sejam introduzidos em armazéns de regimes aduaneiros ou lojas francas, enquanto permanecerem sob tais regimes;</w:t>
            </w:r>
          </w:p>
        </w:tc>
      </w:tr>
      <w:tr w:rsidR="003F3EDE" w:rsidRPr="007B5483" w14:paraId="7CF9847B" w14:textId="77777777" w:rsidTr="0025185C">
        <w:trPr>
          <w:cnfStyle w:val="000000100000" w:firstRow="0" w:lastRow="0" w:firstColumn="0" w:lastColumn="0" w:oddVBand="0" w:evenVBand="0" w:oddHBand="1" w:evenHBand="0" w:firstRowFirstColumn="0" w:firstRowLastColumn="0" w:lastRowFirstColumn="0" w:lastRowLastColumn="0"/>
          <w:trHeight w:val="936"/>
        </w:trPr>
        <w:tc>
          <w:tcPr>
            <w:cnfStyle w:val="001000000000" w:firstRow="0" w:lastRow="0" w:firstColumn="1" w:lastColumn="0" w:oddVBand="0" w:evenVBand="0" w:oddHBand="0" w:evenHBand="0" w:firstRowFirstColumn="0" w:firstRowLastColumn="0" w:lastRowFirstColumn="0" w:lastRowLastColumn="0"/>
            <w:tcW w:w="909" w:type="dxa"/>
            <w:noWrap/>
          </w:tcPr>
          <w:p w14:paraId="07F629E4" w14:textId="77777777" w:rsidR="003F3EDE" w:rsidRPr="007B5483" w:rsidRDefault="003F3EDE" w:rsidP="0025185C">
            <w:pPr>
              <w:spacing w:after="200" w:line="276" w:lineRule="auto"/>
              <w:jc w:val="center"/>
              <w:rPr>
                <w:rFonts w:ascii="Arial" w:eastAsia="Calibri" w:hAnsi="Arial" w:cs="Arial"/>
                <w:sz w:val="21"/>
                <w:szCs w:val="21"/>
                <w:rPrChange w:id="1941" w:author="Adelino Naquarta Sepalanga Domingos" w:date="2025-03-05T08:02:00Z" w16du:dateUtc="2025-03-05T07:02:00Z">
                  <w:rPr>
                    <w:rFonts w:ascii="Times New Roman" w:eastAsia="Calibri" w:hAnsi="Times New Roman" w:cs="Times New Roman"/>
                    <w:sz w:val="21"/>
                    <w:szCs w:val="21"/>
                  </w:rPr>
                </w:rPrChange>
              </w:rPr>
            </w:pPr>
            <w:r w:rsidRPr="007B5483">
              <w:rPr>
                <w:rFonts w:ascii="Arial" w:eastAsia="Times New Roman" w:hAnsi="Arial" w:cs="Arial"/>
                <w:color w:val="000000"/>
                <w:sz w:val="21"/>
                <w:szCs w:val="21"/>
                <w:lang w:eastAsia="pt-PT"/>
                <w:rPrChange w:id="1942"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M91</w:t>
            </w:r>
          </w:p>
        </w:tc>
        <w:tc>
          <w:tcPr>
            <w:tcW w:w="4200" w:type="dxa"/>
            <w:noWrap/>
            <w:hideMark/>
          </w:tcPr>
          <w:p w14:paraId="09B1B1ED" w14:textId="1872A4A1" w:rsidR="003F3EDE" w:rsidRPr="007B5483" w:rsidRDefault="003F3EDE" w:rsidP="0025185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1"/>
                <w:szCs w:val="21"/>
                <w:lang w:eastAsia="pt-PT"/>
                <w:rPrChange w:id="1943"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944"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Isento nos termos da alínea b) do n</w:t>
            </w:r>
            <w:ins w:id="1945" w:author="Adelino Naquarta Sepalanga Domingos" w:date="2025-02-28T14:24:00Z" w16du:dateUtc="2025-02-28T13:24:00Z">
              <w:r w:rsidR="00BA1BD5" w:rsidRPr="007B5483">
                <w:rPr>
                  <w:rFonts w:ascii="Arial" w:eastAsia="Times New Roman" w:hAnsi="Arial" w:cs="Arial"/>
                  <w:color w:val="000000"/>
                  <w:sz w:val="21"/>
                  <w:szCs w:val="21"/>
                  <w:lang w:eastAsia="pt-PT"/>
                  <w:rPrChange w:id="1946"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w:t>
              </w:r>
            </w:ins>
            <w:r w:rsidRPr="007B5483">
              <w:rPr>
                <w:rFonts w:ascii="Arial" w:eastAsia="Times New Roman" w:hAnsi="Arial" w:cs="Arial"/>
                <w:color w:val="000000"/>
                <w:sz w:val="21"/>
                <w:szCs w:val="21"/>
                <w:lang w:eastAsia="pt-PT"/>
                <w:rPrChange w:id="1947"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º</w:t>
            </w:r>
            <w:ins w:id="1948" w:author="Adelino Naquarta Sepalanga Domingos" w:date="2025-02-28T14:24:00Z" w16du:dateUtc="2025-02-28T13:24:00Z">
              <w:r w:rsidR="00BA1BD5" w:rsidRPr="007B5483">
                <w:rPr>
                  <w:rFonts w:ascii="Arial" w:eastAsia="Times New Roman" w:hAnsi="Arial" w:cs="Arial"/>
                  <w:color w:val="000000"/>
                  <w:sz w:val="21"/>
                  <w:szCs w:val="21"/>
                  <w:lang w:eastAsia="pt-PT"/>
                  <w:rPrChange w:id="1949"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 xml:space="preserve"> </w:t>
              </w:r>
            </w:ins>
            <w:r w:rsidRPr="007B5483">
              <w:rPr>
                <w:rFonts w:ascii="Arial" w:eastAsia="Times New Roman" w:hAnsi="Arial" w:cs="Arial"/>
                <w:color w:val="000000"/>
                <w:sz w:val="21"/>
                <w:szCs w:val="21"/>
                <w:lang w:eastAsia="pt-PT"/>
                <w:rPrChange w:id="1950"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1 do artigo 16.º do CIVA</w:t>
            </w:r>
          </w:p>
        </w:tc>
        <w:tc>
          <w:tcPr>
            <w:tcW w:w="5523" w:type="dxa"/>
            <w:noWrap/>
            <w:hideMark/>
          </w:tcPr>
          <w:p w14:paraId="01037704" w14:textId="77777777" w:rsidR="003F3EDE" w:rsidRPr="007B5483" w:rsidRDefault="003F3EDE" w:rsidP="0025185C">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1"/>
                <w:szCs w:val="21"/>
                <w:lang w:eastAsia="pt-PT"/>
                <w:rPrChange w:id="1951"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952"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As transmissões de bens que sejam expedidos ou transportados para as zonas ou depósitos mencionados na alínea anterior, bem como as prestações de serviços directamente conexas com tais transmissões;</w:t>
            </w:r>
          </w:p>
        </w:tc>
      </w:tr>
      <w:tr w:rsidR="003F3EDE" w:rsidRPr="007B5483" w14:paraId="77F20A30" w14:textId="77777777" w:rsidTr="0025185C">
        <w:trPr>
          <w:trHeight w:val="936"/>
        </w:trPr>
        <w:tc>
          <w:tcPr>
            <w:cnfStyle w:val="001000000000" w:firstRow="0" w:lastRow="0" w:firstColumn="1" w:lastColumn="0" w:oddVBand="0" w:evenVBand="0" w:oddHBand="0" w:evenHBand="0" w:firstRowFirstColumn="0" w:firstRowLastColumn="0" w:lastRowFirstColumn="0" w:lastRowLastColumn="0"/>
            <w:tcW w:w="909" w:type="dxa"/>
            <w:noWrap/>
          </w:tcPr>
          <w:p w14:paraId="0B5C4D16" w14:textId="77777777" w:rsidR="003F3EDE" w:rsidRPr="007B5483" w:rsidRDefault="003F3EDE" w:rsidP="0025185C">
            <w:pPr>
              <w:spacing w:after="200" w:line="276" w:lineRule="auto"/>
              <w:jc w:val="center"/>
              <w:rPr>
                <w:rFonts w:ascii="Arial" w:eastAsia="Calibri" w:hAnsi="Arial" w:cs="Arial"/>
                <w:sz w:val="21"/>
                <w:szCs w:val="21"/>
                <w:rPrChange w:id="1953" w:author="Adelino Naquarta Sepalanga Domingos" w:date="2025-03-05T08:02:00Z" w16du:dateUtc="2025-03-05T07:02:00Z">
                  <w:rPr>
                    <w:rFonts w:ascii="Times New Roman" w:eastAsia="Calibri" w:hAnsi="Times New Roman" w:cs="Times New Roman"/>
                    <w:sz w:val="21"/>
                    <w:szCs w:val="21"/>
                  </w:rPr>
                </w:rPrChange>
              </w:rPr>
            </w:pPr>
            <w:r w:rsidRPr="007B5483">
              <w:rPr>
                <w:rFonts w:ascii="Arial" w:eastAsia="Times New Roman" w:hAnsi="Arial" w:cs="Arial"/>
                <w:color w:val="000000"/>
                <w:sz w:val="21"/>
                <w:szCs w:val="21"/>
                <w:lang w:eastAsia="pt-PT"/>
                <w:rPrChange w:id="1954"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M92</w:t>
            </w:r>
          </w:p>
        </w:tc>
        <w:tc>
          <w:tcPr>
            <w:tcW w:w="4200" w:type="dxa"/>
            <w:noWrap/>
            <w:hideMark/>
          </w:tcPr>
          <w:p w14:paraId="6F06014F" w14:textId="27D58C73" w:rsidR="003F3EDE" w:rsidRPr="007B5483" w:rsidRDefault="003F3EDE" w:rsidP="0025185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1"/>
                <w:szCs w:val="21"/>
                <w:lang w:eastAsia="pt-PT"/>
                <w:rPrChange w:id="1955"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956"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Isento nos termos da alínea c) do n</w:t>
            </w:r>
            <w:ins w:id="1957" w:author="Adelino Naquarta Sepalanga Domingos" w:date="2025-02-28T14:24:00Z" w16du:dateUtc="2025-02-28T13:24:00Z">
              <w:r w:rsidR="00BA1BD5" w:rsidRPr="007B5483">
                <w:rPr>
                  <w:rFonts w:ascii="Arial" w:eastAsia="Times New Roman" w:hAnsi="Arial" w:cs="Arial"/>
                  <w:color w:val="000000"/>
                  <w:sz w:val="21"/>
                  <w:szCs w:val="21"/>
                  <w:lang w:eastAsia="pt-PT"/>
                  <w:rPrChange w:id="1958"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 xml:space="preserve">. </w:t>
              </w:r>
            </w:ins>
            <w:r w:rsidRPr="007B5483">
              <w:rPr>
                <w:rFonts w:ascii="Arial" w:eastAsia="Times New Roman" w:hAnsi="Arial" w:cs="Arial"/>
                <w:color w:val="000000"/>
                <w:sz w:val="21"/>
                <w:szCs w:val="21"/>
                <w:lang w:eastAsia="pt-PT"/>
                <w:rPrChange w:id="1959"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º</w:t>
            </w:r>
            <w:ins w:id="1960" w:author="Adelino Naquarta Sepalanga Domingos" w:date="2025-02-28T14:24:00Z" w16du:dateUtc="2025-02-28T13:24:00Z">
              <w:r w:rsidR="00BA1BD5" w:rsidRPr="007B5483">
                <w:rPr>
                  <w:rFonts w:ascii="Arial" w:eastAsia="Times New Roman" w:hAnsi="Arial" w:cs="Arial"/>
                  <w:color w:val="000000"/>
                  <w:sz w:val="21"/>
                  <w:szCs w:val="21"/>
                  <w:lang w:eastAsia="pt-PT"/>
                  <w:rPrChange w:id="1961"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 xml:space="preserve"> </w:t>
              </w:r>
            </w:ins>
            <w:r w:rsidRPr="007B5483">
              <w:rPr>
                <w:rFonts w:ascii="Arial" w:eastAsia="Times New Roman" w:hAnsi="Arial" w:cs="Arial"/>
                <w:color w:val="000000"/>
                <w:sz w:val="21"/>
                <w:szCs w:val="21"/>
                <w:lang w:eastAsia="pt-PT"/>
                <w:rPrChange w:id="1962"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1 do artigo 16.º do CIVA</w:t>
            </w:r>
          </w:p>
        </w:tc>
        <w:tc>
          <w:tcPr>
            <w:tcW w:w="5523" w:type="dxa"/>
            <w:hideMark/>
          </w:tcPr>
          <w:p w14:paraId="546D1601" w14:textId="77777777" w:rsidR="003F3EDE" w:rsidRPr="007B5483" w:rsidRDefault="003F3EDE" w:rsidP="0025185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1"/>
                <w:szCs w:val="21"/>
                <w:lang w:eastAsia="pt-PT"/>
                <w:rPrChange w:id="1963"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964"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As transmissões de bens que se efectuem nos regimes a que se refere a alínea a), assim como as prestações de serviços directamente conexas com tais transmissões, enquanto os bens permanecerem naquelas situações</w:t>
            </w:r>
          </w:p>
        </w:tc>
      </w:tr>
      <w:tr w:rsidR="003F3EDE" w:rsidRPr="007B5483" w14:paraId="2BBF31F9" w14:textId="77777777" w:rsidTr="0025185C">
        <w:trPr>
          <w:cnfStyle w:val="000000100000" w:firstRow="0" w:lastRow="0" w:firstColumn="0" w:lastColumn="0" w:oddVBand="0" w:evenVBand="0" w:oddHBand="1" w:evenHBand="0" w:firstRowFirstColumn="0" w:firstRowLastColumn="0" w:lastRowFirstColumn="0" w:lastRowLastColumn="0"/>
          <w:trHeight w:val="936"/>
        </w:trPr>
        <w:tc>
          <w:tcPr>
            <w:cnfStyle w:val="001000000000" w:firstRow="0" w:lastRow="0" w:firstColumn="1" w:lastColumn="0" w:oddVBand="0" w:evenVBand="0" w:oddHBand="0" w:evenHBand="0" w:firstRowFirstColumn="0" w:firstRowLastColumn="0" w:lastRowFirstColumn="0" w:lastRowLastColumn="0"/>
            <w:tcW w:w="909" w:type="dxa"/>
            <w:noWrap/>
          </w:tcPr>
          <w:p w14:paraId="1B7DCDDF" w14:textId="77777777" w:rsidR="003F3EDE" w:rsidRPr="007B5483" w:rsidRDefault="003F3EDE" w:rsidP="0025185C">
            <w:pPr>
              <w:spacing w:after="200" w:line="276" w:lineRule="auto"/>
              <w:jc w:val="center"/>
              <w:rPr>
                <w:rFonts w:ascii="Arial" w:eastAsia="Calibri" w:hAnsi="Arial" w:cs="Arial"/>
                <w:sz w:val="21"/>
                <w:szCs w:val="21"/>
                <w:rPrChange w:id="1965" w:author="Adelino Naquarta Sepalanga Domingos" w:date="2025-03-05T08:02:00Z" w16du:dateUtc="2025-03-05T07:02:00Z">
                  <w:rPr>
                    <w:rFonts w:ascii="Times New Roman" w:eastAsia="Calibri" w:hAnsi="Times New Roman" w:cs="Times New Roman"/>
                    <w:sz w:val="21"/>
                    <w:szCs w:val="21"/>
                  </w:rPr>
                </w:rPrChange>
              </w:rPr>
            </w:pPr>
            <w:r w:rsidRPr="007B5483">
              <w:rPr>
                <w:rFonts w:ascii="Arial" w:eastAsia="Times New Roman" w:hAnsi="Arial" w:cs="Arial"/>
                <w:color w:val="000000"/>
                <w:sz w:val="21"/>
                <w:szCs w:val="21"/>
                <w:lang w:eastAsia="pt-PT"/>
                <w:rPrChange w:id="1966"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M93</w:t>
            </w:r>
          </w:p>
        </w:tc>
        <w:tc>
          <w:tcPr>
            <w:tcW w:w="4200" w:type="dxa"/>
            <w:noWrap/>
            <w:hideMark/>
          </w:tcPr>
          <w:p w14:paraId="444FB65C" w14:textId="7C19EB69" w:rsidR="003F3EDE" w:rsidRPr="007B5483" w:rsidRDefault="003F3EDE" w:rsidP="0025185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1"/>
                <w:szCs w:val="21"/>
                <w:lang w:eastAsia="pt-PT"/>
                <w:rPrChange w:id="1967"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968"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Isento nos termos da alínea d) do n</w:t>
            </w:r>
            <w:ins w:id="1969" w:author="Adelino Naquarta Sepalanga Domingos" w:date="2025-02-28T14:25:00Z" w16du:dateUtc="2025-02-28T13:25:00Z">
              <w:r w:rsidR="00BA1BD5" w:rsidRPr="007B5483">
                <w:rPr>
                  <w:rFonts w:ascii="Arial" w:eastAsia="Times New Roman" w:hAnsi="Arial" w:cs="Arial"/>
                  <w:color w:val="000000"/>
                  <w:sz w:val="21"/>
                  <w:szCs w:val="21"/>
                  <w:lang w:eastAsia="pt-PT"/>
                  <w:rPrChange w:id="1970"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w:t>
              </w:r>
            </w:ins>
            <w:r w:rsidRPr="007B5483">
              <w:rPr>
                <w:rFonts w:ascii="Arial" w:eastAsia="Times New Roman" w:hAnsi="Arial" w:cs="Arial"/>
                <w:color w:val="000000"/>
                <w:sz w:val="21"/>
                <w:szCs w:val="21"/>
                <w:lang w:eastAsia="pt-PT"/>
                <w:rPrChange w:id="1971"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º</w:t>
            </w:r>
            <w:ins w:id="1972" w:author="Adelino Naquarta Sepalanga Domingos" w:date="2025-02-28T14:25:00Z" w16du:dateUtc="2025-02-28T13:25:00Z">
              <w:r w:rsidR="00BA1BD5" w:rsidRPr="007B5483">
                <w:rPr>
                  <w:rFonts w:ascii="Arial" w:eastAsia="Times New Roman" w:hAnsi="Arial" w:cs="Arial"/>
                  <w:color w:val="000000"/>
                  <w:sz w:val="21"/>
                  <w:szCs w:val="21"/>
                  <w:lang w:eastAsia="pt-PT"/>
                  <w:rPrChange w:id="1973"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 xml:space="preserve"> </w:t>
              </w:r>
            </w:ins>
            <w:r w:rsidRPr="007B5483">
              <w:rPr>
                <w:rFonts w:ascii="Arial" w:eastAsia="Times New Roman" w:hAnsi="Arial" w:cs="Arial"/>
                <w:color w:val="000000"/>
                <w:sz w:val="21"/>
                <w:szCs w:val="21"/>
                <w:lang w:eastAsia="pt-PT"/>
                <w:rPrChange w:id="1974"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1 do artigo 16.º do CIVA</w:t>
            </w:r>
          </w:p>
        </w:tc>
        <w:tc>
          <w:tcPr>
            <w:tcW w:w="5523" w:type="dxa"/>
            <w:hideMark/>
          </w:tcPr>
          <w:p w14:paraId="4113B2CD" w14:textId="77777777" w:rsidR="003F3EDE" w:rsidRPr="007B5483" w:rsidRDefault="003F3EDE" w:rsidP="0025185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1"/>
                <w:szCs w:val="21"/>
                <w:lang w:eastAsia="pt-PT"/>
                <w:rPrChange w:id="1975"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976"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As transmissões de bens que se encontrem nos regimes de trânsito, draubaque ou importação temporária e as prestações de serviços directamente conexas com tais operações, enquanto os mesmos forem considerados abrangidos por aqueles regimes</w:t>
            </w:r>
          </w:p>
        </w:tc>
      </w:tr>
      <w:tr w:rsidR="003F3EDE" w:rsidRPr="007B5483" w14:paraId="6804A33D" w14:textId="77777777" w:rsidTr="0025185C">
        <w:trPr>
          <w:trHeight w:val="410"/>
        </w:trPr>
        <w:tc>
          <w:tcPr>
            <w:cnfStyle w:val="001000000000" w:firstRow="0" w:lastRow="0" w:firstColumn="1" w:lastColumn="0" w:oddVBand="0" w:evenVBand="0" w:oddHBand="0" w:evenHBand="0" w:firstRowFirstColumn="0" w:firstRowLastColumn="0" w:lastRowFirstColumn="0" w:lastRowLastColumn="0"/>
            <w:tcW w:w="909" w:type="dxa"/>
            <w:noWrap/>
          </w:tcPr>
          <w:p w14:paraId="60ECEC94" w14:textId="77777777" w:rsidR="003F3EDE" w:rsidRPr="007B5483" w:rsidRDefault="003F3EDE" w:rsidP="0025185C">
            <w:pPr>
              <w:jc w:val="center"/>
              <w:rPr>
                <w:rFonts w:ascii="Arial" w:eastAsia="Times New Roman" w:hAnsi="Arial" w:cs="Arial"/>
                <w:b w:val="0"/>
                <w:bCs w:val="0"/>
                <w:color w:val="FFFFFF" w:themeColor="background1"/>
                <w:sz w:val="21"/>
                <w:szCs w:val="21"/>
                <w:lang w:eastAsia="pt-PT"/>
                <w:rPrChange w:id="1977" w:author="Adelino Naquarta Sepalanga Domingos" w:date="2025-03-05T08:02:00Z" w16du:dateUtc="2025-03-05T07:02:00Z">
                  <w:rPr>
                    <w:rFonts w:ascii="Times New Roman" w:eastAsia="Times New Roman" w:hAnsi="Times New Roman" w:cs="Times New Roman"/>
                    <w:b w:val="0"/>
                    <w:bCs w:val="0"/>
                    <w:color w:val="FFFFFF" w:themeColor="background1"/>
                    <w:sz w:val="21"/>
                    <w:szCs w:val="21"/>
                    <w:lang w:eastAsia="pt-PT"/>
                  </w:rPr>
                </w:rPrChange>
              </w:rPr>
            </w:pPr>
            <w:r w:rsidRPr="007B5483">
              <w:rPr>
                <w:rFonts w:ascii="Arial" w:eastAsia="Times New Roman" w:hAnsi="Arial" w:cs="Arial"/>
                <w:color w:val="FFFFFF" w:themeColor="background1"/>
                <w:sz w:val="21"/>
                <w:szCs w:val="21"/>
                <w:lang w:eastAsia="pt-PT"/>
                <w:rPrChange w:id="1978" w:author="Adelino Naquarta Sepalanga Domingos" w:date="2025-03-05T08:02:00Z" w16du:dateUtc="2025-03-05T07:02:00Z">
                  <w:rPr>
                    <w:rFonts w:ascii="Times New Roman" w:eastAsia="Times New Roman" w:hAnsi="Times New Roman" w:cs="Times New Roman"/>
                    <w:color w:val="FFFFFF" w:themeColor="background1"/>
                    <w:sz w:val="21"/>
                    <w:szCs w:val="21"/>
                    <w:lang w:eastAsia="pt-PT"/>
                  </w:rPr>
                </w:rPrChange>
              </w:rPr>
              <w:t>Código</w:t>
            </w:r>
          </w:p>
        </w:tc>
        <w:tc>
          <w:tcPr>
            <w:tcW w:w="4200" w:type="dxa"/>
            <w:noWrap/>
            <w:hideMark/>
          </w:tcPr>
          <w:p w14:paraId="7C3CE2C5" w14:textId="77777777" w:rsidR="003F3EDE" w:rsidRPr="007B5483" w:rsidRDefault="003F3EDE" w:rsidP="0025185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FFFFFF" w:themeColor="background1"/>
                <w:sz w:val="21"/>
                <w:szCs w:val="21"/>
                <w:lang w:eastAsia="pt-PT"/>
                <w:rPrChange w:id="1979" w:author="Adelino Naquarta Sepalanga Domingos" w:date="2025-03-05T08:02:00Z" w16du:dateUtc="2025-03-05T07:02:00Z">
                  <w:rPr>
                    <w:rFonts w:ascii="Times New Roman" w:eastAsia="Times New Roman" w:hAnsi="Times New Roman" w:cs="Times New Roman"/>
                    <w:b/>
                    <w:bCs/>
                    <w:color w:val="FFFFFF" w:themeColor="background1"/>
                    <w:sz w:val="21"/>
                    <w:szCs w:val="21"/>
                    <w:lang w:eastAsia="pt-PT"/>
                  </w:rPr>
                </w:rPrChange>
              </w:rPr>
            </w:pPr>
            <w:r w:rsidRPr="007B5483">
              <w:rPr>
                <w:rFonts w:ascii="Arial" w:eastAsia="Times New Roman" w:hAnsi="Arial" w:cs="Arial"/>
                <w:b/>
                <w:bCs/>
                <w:color w:val="FFFFFF" w:themeColor="background1"/>
                <w:sz w:val="21"/>
                <w:szCs w:val="21"/>
                <w:lang w:eastAsia="pt-PT"/>
                <w:rPrChange w:id="1980" w:author="Adelino Naquarta Sepalanga Domingos" w:date="2025-03-05T08:02:00Z" w16du:dateUtc="2025-03-05T07:02:00Z">
                  <w:rPr>
                    <w:rFonts w:ascii="Times New Roman" w:eastAsia="Times New Roman" w:hAnsi="Times New Roman" w:cs="Times New Roman"/>
                    <w:b/>
                    <w:bCs/>
                    <w:color w:val="FFFFFF" w:themeColor="background1"/>
                    <w:sz w:val="21"/>
                    <w:szCs w:val="21"/>
                    <w:lang w:eastAsia="pt-PT"/>
                  </w:rPr>
                </w:rPrChange>
              </w:rPr>
              <w:t>Menção a constar no documento¹</w:t>
            </w:r>
          </w:p>
        </w:tc>
        <w:tc>
          <w:tcPr>
            <w:tcW w:w="5523" w:type="dxa"/>
            <w:hideMark/>
          </w:tcPr>
          <w:p w14:paraId="46D4AD2E" w14:textId="77777777" w:rsidR="003F3EDE" w:rsidRPr="007B5483" w:rsidRDefault="003F3EDE" w:rsidP="0025185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FFFFFF" w:themeColor="background1"/>
                <w:sz w:val="21"/>
                <w:szCs w:val="21"/>
                <w:lang w:eastAsia="pt-PT"/>
                <w:rPrChange w:id="1981" w:author="Adelino Naquarta Sepalanga Domingos" w:date="2025-03-05T08:02:00Z" w16du:dateUtc="2025-03-05T07:02:00Z">
                  <w:rPr>
                    <w:rFonts w:ascii="Times New Roman" w:eastAsia="Times New Roman" w:hAnsi="Times New Roman" w:cs="Times New Roman"/>
                    <w:b/>
                    <w:bCs/>
                    <w:color w:val="FFFFFF" w:themeColor="background1"/>
                    <w:sz w:val="21"/>
                    <w:szCs w:val="21"/>
                    <w:lang w:eastAsia="pt-PT"/>
                  </w:rPr>
                </w:rPrChange>
              </w:rPr>
            </w:pPr>
            <w:r w:rsidRPr="007B5483">
              <w:rPr>
                <w:rFonts w:ascii="Arial" w:eastAsia="Times New Roman" w:hAnsi="Arial" w:cs="Arial"/>
                <w:b/>
                <w:bCs/>
                <w:color w:val="FFFFFF" w:themeColor="background1"/>
                <w:sz w:val="21"/>
                <w:szCs w:val="21"/>
                <w:lang w:eastAsia="pt-PT"/>
                <w:rPrChange w:id="1982" w:author="Adelino Naquarta Sepalanga Domingos" w:date="2025-03-05T08:02:00Z" w16du:dateUtc="2025-03-05T07:02:00Z">
                  <w:rPr>
                    <w:rFonts w:ascii="Times New Roman" w:eastAsia="Times New Roman" w:hAnsi="Times New Roman" w:cs="Times New Roman"/>
                    <w:b/>
                    <w:bCs/>
                    <w:color w:val="FFFFFF" w:themeColor="background1"/>
                    <w:sz w:val="21"/>
                    <w:szCs w:val="21"/>
                    <w:lang w:eastAsia="pt-PT"/>
                  </w:rPr>
                </w:rPrChange>
              </w:rPr>
              <w:t>Descrição</w:t>
            </w:r>
          </w:p>
        </w:tc>
      </w:tr>
      <w:tr w:rsidR="003F3EDE" w:rsidRPr="007B5483" w14:paraId="5F31015F" w14:textId="77777777" w:rsidTr="0025185C">
        <w:trPr>
          <w:cnfStyle w:val="000000100000" w:firstRow="0" w:lastRow="0" w:firstColumn="0" w:lastColumn="0" w:oddVBand="0" w:evenVBand="0" w:oddHBand="1"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909" w:type="dxa"/>
            <w:noWrap/>
          </w:tcPr>
          <w:p w14:paraId="14F739B9" w14:textId="77777777" w:rsidR="003F3EDE" w:rsidRPr="007B5483" w:rsidRDefault="003F3EDE" w:rsidP="0025185C">
            <w:pPr>
              <w:spacing w:after="200" w:line="276" w:lineRule="auto"/>
              <w:jc w:val="center"/>
              <w:rPr>
                <w:rFonts w:ascii="Arial" w:eastAsia="Times New Roman" w:hAnsi="Arial" w:cs="Arial"/>
                <w:b w:val="0"/>
                <w:bCs w:val="0"/>
                <w:color w:val="FFFFFF"/>
                <w:sz w:val="21"/>
                <w:szCs w:val="21"/>
                <w:lang w:eastAsia="pt-PT"/>
                <w:rPrChange w:id="1983" w:author="Adelino Naquarta Sepalanga Domingos" w:date="2025-03-05T08:02:00Z" w16du:dateUtc="2025-03-05T07:02:00Z">
                  <w:rPr>
                    <w:rFonts w:ascii="Times New Roman" w:eastAsia="Times New Roman" w:hAnsi="Times New Roman" w:cs="Times New Roman"/>
                    <w:b w:val="0"/>
                    <w:bCs w:val="0"/>
                    <w:color w:val="FFFFFF"/>
                    <w:sz w:val="21"/>
                    <w:szCs w:val="21"/>
                    <w:lang w:eastAsia="pt-PT"/>
                  </w:rPr>
                </w:rPrChange>
              </w:rPr>
            </w:pPr>
            <w:r w:rsidRPr="007B5483">
              <w:rPr>
                <w:rFonts w:ascii="Arial" w:eastAsia="Times New Roman" w:hAnsi="Arial" w:cs="Arial"/>
                <w:color w:val="000000"/>
                <w:sz w:val="21"/>
                <w:szCs w:val="21"/>
                <w:lang w:eastAsia="pt-PT"/>
                <w:rPrChange w:id="1984"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M00</w:t>
            </w:r>
          </w:p>
        </w:tc>
        <w:tc>
          <w:tcPr>
            <w:tcW w:w="4200" w:type="dxa"/>
            <w:noWrap/>
          </w:tcPr>
          <w:p w14:paraId="6B6E2A86" w14:textId="77777777" w:rsidR="003F3EDE" w:rsidRPr="007B5483" w:rsidRDefault="003F3EDE" w:rsidP="0025185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sz w:val="21"/>
                <w:szCs w:val="21"/>
                <w:lang w:eastAsia="pt-PT"/>
                <w:rPrChange w:id="1985" w:author="Adelino Naquarta Sepalanga Domingos" w:date="2025-03-05T08:02:00Z" w16du:dateUtc="2025-03-05T07:02:00Z">
                  <w:rPr>
                    <w:rFonts w:ascii="Times New Roman" w:eastAsia="Times New Roman" w:hAnsi="Times New Roman" w:cs="Times New Roman"/>
                    <w:b/>
                    <w:bCs/>
                    <w:color w:val="FFFFFF"/>
                    <w:sz w:val="21"/>
                    <w:szCs w:val="21"/>
                    <w:lang w:eastAsia="pt-PT"/>
                  </w:rPr>
                </w:rPrChange>
              </w:rPr>
            </w:pPr>
            <w:r w:rsidRPr="007B5483">
              <w:rPr>
                <w:rFonts w:ascii="Arial" w:eastAsia="Times New Roman" w:hAnsi="Arial" w:cs="Arial"/>
                <w:color w:val="000000"/>
                <w:sz w:val="21"/>
                <w:szCs w:val="21"/>
                <w:lang w:eastAsia="pt-PT"/>
                <w:rPrChange w:id="1986"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IVA– Regime Simplificado</w:t>
            </w:r>
          </w:p>
        </w:tc>
        <w:tc>
          <w:tcPr>
            <w:tcW w:w="5523" w:type="dxa"/>
          </w:tcPr>
          <w:p w14:paraId="7C6238FB" w14:textId="77777777" w:rsidR="003F3EDE" w:rsidRPr="007B5483" w:rsidRDefault="003F3EDE" w:rsidP="0025185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sz w:val="21"/>
                <w:szCs w:val="21"/>
                <w:lang w:eastAsia="pt-PT"/>
                <w:rPrChange w:id="1987" w:author="Adelino Naquarta Sepalanga Domingos" w:date="2025-03-05T08:02:00Z" w16du:dateUtc="2025-03-05T07:02:00Z">
                  <w:rPr>
                    <w:rFonts w:ascii="Times New Roman" w:eastAsia="Times New Roman" w:hAnsi="Times New Roman" w:cs="Times New Roman"/>
                    <w:b/>
                    <w:bCs/>
                    <w:color w:val="FFFFFF"/>
                    <w:sz w:val="21"/>
                    <w:szCs w:val="21"/>
                    <w:lang w:eastAsia="pt-PT"/>
                  </w:rPr>
                </w:rPrChange>
              </w:rPr>
            </w:pPr>
          </w:p>
        </w:tc>
      </w:tr>
      <w:tr w:rsidR="003F3EDE" w:rsidRPr="007B5483" w14:paraId="57C02481" w14:textId="77777777" w:rsidTr="0025185C">
        <w:trPr>
          <w:trHeight w:val="239"/>
        </w:trPr>
        <w:tc>
          <w:tcPr>
            <w:cnfStyle w:val="001000000000" w:firstRow="0" w:lastRow="0" w:firstColumn="1" w:lastColumn="0" w:oddVBand="0" w:evenVBand="0" w:oddHBand="0" w:evenHBand="0" w:firstRowFirstColumn="0" w:firstRowLastColumn="0" w:lastRowFirstColumn="0" w:lastRowLastColumn="0"/>
            <w:tcW w:w="909" w:type="dxa"/>
            <w:noWrap/>
          </w:tcPr>
          <w:p w14:paraId="760E9404" w14:textId="77777777" w:rsidR="003F3EDE" w:rsidRPr="007B5483" w:rsidRDefault="003F3EDE" w:rsidP="0025185C">
            <w:pPr>
              <w:spacing w:after="200" w:line="276" w:lineRule="auto"/>
              <w:jc w:val="center"/>
              <w:rPr>
                <w:rFonts w:ascii="Arial" w:eastAsia="Times New Roman" w:hAnsi="Arial" w:cs="Arial"/>
                <w:color w:val="000000"/>
                <w:sz w:val="21"/>
                <w:szCs w:val="21"/>
                <w:lang w:eastAsia="pt-PT"/>
                <w:rPrChange w:id="1988"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989"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M02</w:t>
            </w:r>
          </w:p>
        </w:tc>
        <w:tc>
          <w:tcPr>
            <w:tcW w:w="4200" w:type="dxa"/>
            <w:noWrap/>
          </w:tcPr>
          <w:p w14:paraId="28515CFC" w14:textId="77777777" w:rsidR="003F3EDE" w:rsidRPr="007B5483" w:rsidRDefault="003F3EDE" w:rsidP="0025185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1"/>
                <w:szCs w:val="21"/>
                <w:lang w:eastAsia="pt-PT"/>
                <w:rPrChange w:id="1990"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991"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Transmissão de bens e serviço não sujeita</w:t>
            </w:r>
          </w:p>
        </w:tc>
        <w:tc>
          <w:tcPr>
            <w:tcW w:w="5523" w:type="dxa"/>
          </w:tcPr>
          <w:p w14:paraId="5468E904" w14:textId="77777777" w:rsidR="003F3EDE" w:rsidRPr="007B5483" w:rsidRDefault="003F3EDE" w:rsidP="0025185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FFFFFF"/>
                <w:sz w:val="21"/>
                <w:szCs w:val="21"/>
                <w:lang w:eastAsia="pt-PT"/>
                <w:rPrChange w:id="1992" w:author="Adelino Naquarta Sepalanga Domingos" w:date="2025-03-05T08:02:00Z" w16du:dateUtc="2025-03-05T07:02:00Z">
                  <w:rPr>
                    <w:rFonts w:ascii="Times New Roman" w:eastAsia="Times New Roman" w:hAnsi="Times New Roman" w:cs="Times New Roman"/>
                    <w:b/>
                    <w:bCs/>
                    <w:color w:val="FFFFFF"/>
                    <w:sz w:val="21"/>
                    <w:szCs w:val="21"/>
                    <w:lang w:eastAsia="pt-PT"/>
                  </w:rPr>
                </w:rPrChange>
              </w:rPr>
            </w:pPr>
          </w:p>
        </w:tc>
      </w:tr>
      <w:tr w:rsidR="003F3EDE" w:rsidRPr="007B5483" w14:paraId="7D377D89" w14:textId="77777777" w:rsidTr="0025185C">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909" w:type="dxa"/>
            <w:noWrap/>
          </w:tcPr>
          <w:p w14:paraId="014551D8" w14:textId="77777777" w:rsidR="003F3EDE" w:rsidRPr="007B5483" w:rsidRDefault="003F3EDE" w:rsidP="0025185C">
            <w:pPr>
              <w:spacing w:after="200" w:line="276" w:lineRule="auto"/>
              <w:jc w:val="center"/>
              <w:rPr>
                <w:rFonts w:ascii="Arial" w:eastAsia="Times New Roman" w:hAnsi="Arial" w:cs="Arial"/>
                <w:b w:val="0"/>
                <w:bCs w:val="0"/>
                <w:color w:val="000000"/>
                <w:sz w:val="21"/>
                <w:szCs w:val="21"/>
                <w:lang w:eastAsia="pt-PT"/>
                <w:rPrChange w:id="1993" w:author="Adelino Naquarta Sepalanga Domingos" w:date="2025-03-05T08:02:00Z" w16du:dateUtc="2025-03-05T07:02:00Z">
                  <w:rPr>
                    <w:rFonts w:ascii="Times New Roman" w:eastAsia="Times New Roman" w:hAnsi="Times New Roman" w:cs="Times New Roman"/>
                    <w:b w:val="0"/>
                    <w:bCs w:val="0"/>
                    <w:color w:val="000000"/>
                    <w:sz w:val="21"/>
                    <w:szCs w:val="21"/>
                    <w:lang w:eastAsia="pt-PT"/>
                  </w:rPr>
                </w:rPrChange>
              </w:rPr>
            </w:pPr>
            <w:r w:rsidRPr="007B5483">
              <w:rPr>
                <w:rFonts w:ascii="Arial" w:eastAsia="Times New Roman" w:hAnsi="Arial" w:cs="Arial"/>
                <w:color w:val="000000"/>
                <w:sz w:val="21"/>
                <w:szCs w:val="21"/>
                <w:lang w:eastAsia="pt-PT"/>
                <w:rPrChange w:id="1994"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M04</w:t>
            </w:r>
          </w:p>
        </w:tc>
        <w:tc>
          <w:tcPr>
            <w:tcW w:w="4200" w:type="dxa"/>
            <w:noWrap/>
          </w:tcPr>
          <w:p w14:paraId="5B616AF0" w14:textId="77777777" w:rsidR="003F3EDE" w:rsidRPr="007B5483" w:rsidRDefault="003F3EDE" w:rsidP="0025185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1"/>
                <w:szCs w:val="21"/>
                <w:lang w:eastAsia="pt-PT"/>
                <w:rPrChange w:id="1995"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pPr>
            <w:r w:rsidRPr="007B5483">
              <w:rPr>
                <w:rFonts w:ascii="Arial" w:eastAsia="Times New Roman" w:hAnsi="Arial" w:cs="Arial"/>
                <w:color w:val="000000"/>
                <w:sz w:val="21"/>
                <w:szCs w:val="21"/>
                <w:lang w:eastAsia="pt-PT"/>
                <w:rPrChange w:id="1996" w:author="Adelino Naquarta Sepalanga Domingos" w:date="2025-03-05T08:02:00Z" w16du:dateUtc="2025-03-05T07:02:00Z">
                  <w:rPr>
                    <w:rFonts w:ascii="Times New Roman" w:eastAsia="Times New Roman" w:hAnsi="Times New Roman" w:cs="Times New Roman"/>
                    <w:color w:val="000000"/>
                    <w:sz w:val="21"/>
                    <w:szCs w:val="21"/>
                    <w:lang w:eastAsia="pt-PT"/>
                  </w:rPr>
                </w:rPrChange>
              </w:rPr>
              <w:t>IVA – Regime de Exclusão</w:t>
            </w:r>
          </w:p>
        </w:tc>
        <w:tc>
          <w:tcPr>
            <w:tcW w:w="5523" w:type="dxa"/>
          </w:tcPr>
          <w:p w14:paraId="43505E1E" w14:textId="77777777" w:rsidR="003F3EDE" w:rsidRPr="007B5483" w:rsidRDefault="003F3EDE" w:rsidP="0025185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sz w:val="21"/>
                <w:szCs w:val="21"/>
                <w:lang w:eastAsia="pt-PT"/>
                <w:rPrChange w:id="1997" w:author="Adelino Naquarta Sepalanga Domingos" w:date="2025-03-05T08:02:00Z" w16du:dateUtc="2025-03-05T07:02:00Z">
                  <w:rPr>
                    <w:rFonts w:ascii="Times New Roman" w:eastAsia="Times New Roman" w:hAnsi="Times New Roman" w:cs="Times New Roman"/>
                    <w:b/>
                    <w:bCs/>
                    <w:color w:val="FFFFFF"/>
                    <w:sz w:val="21"/>
                    <w:szCs w:val="21"/>
                    <w:lang w:eastAsia="pt-PT"/>
                  </w:rPr>
                </w:rPrChange>
              </w:rPr>
            </w:pPr>
          </w:p>
        </w:tc>
      </w:tr>
    </w:tbl>
    <w:p w14:paraId="54D7EC66" w14:textId="77777777" w:rsidR="003F3EDE" w:rsidRPr="007B5483" w:rsidRDefault="003F3EDE" w:rsidP="003F3EDE">
      <w:pPr>
        <w:rPr>
          <w:rFonts w:ascii="Arial" w:hAnsi="Arial" w:cs="Arial"/>
          <w:b/>
          <w:sz w:val="28"/>
          <w:rPrChange w:id="1998" w:author="Adelino Naquarta Sepalanga Domingos" w:date="2025-03-05T08:02:00Z" w16du:dateUtc="2025-03-05T07:02:00Z">
            <w:rPr>
              <w:b/>
              <w:sz w:val="28"/>
            </w:rPr>
          </w:rPrChange>
        </w:rPr>
      </w:pPr>
    </w:p>
    <w:tbl>
      <w:tblPr>
        <w:tblStyle w:val="TabeladeGrelha4-Destaque3"/>
        <w:tblW w:w="0" w:type="auto"/>
        <w:tblInd w:w="-714" w:type="dxa"/>
        <w:tblLook w:val="04A0" w:firstRow="1" w:lastRow="0" w:firstColumn="1" w:lastColumn="0" w:noHBand="0" w:noVBand="1"/>
      </w:tblPr>
      <w:tblGrid>
        <w:gridCol w:w="4823"/>
        <w:gridCol w:w="572"/>
        <w:gridCol w:w="5237"/>
      </w:tblGrid>
      <w:tr w:rsidR="003F3EDE" w:rsidRPr="007B5483" w14:paraId="404E19CA" w14:textId="77777777" w:rsidTr="0025185C">
        <w:trPr>
          <w:cnfStyle w:val="100000000000" w:firstRow="1" w:lastRow="0" w:firstColumn="0" w:lastColumn="0" w:oddVBand="0" w:evenVBand="0" w:oddHBand="0" w:evenHBand="0" w:firstRowFirstColumn="0" w:firstRowLastColumn="0" w:lastRowFirstColumn="0" w:lastRowLastColumn="0"/>
          <w:trHeight w:val="451"/>
        </w:trPr>
        <w:tc>
          <w:tcPr>
            <w:cnfStyle w:val="001000000000" w:firstRow="0" w:lastRow="0" w:firstColumn="1" w:lastColumn="0" w:oddVBand="0" w:evenVBand="0" w:oddHBand="0" w:evenHBand="0" w:firstRowFirstColumn="0" w:firstRowLastColumn="0" w:lastRowFirstColumn="0" w:lastRowLastColumn="0"/>
            <w:tcW w:w="10632" w:type="dxa"/>
            <w:gridSpan w:val="3"/>
            <w:shd w:val="clear" w:color="auto" w:fill="002060"/>
          </w:tcPr>
          <w:p w14:paraId="7A94FA2A" w14:textId="77777777" w:rsidR="003F3EDE" w:rsidRPr="007B5483" w:rsidRDefault="003F3EDE" w:rsidP="0025185C">
            <w:pPr>
              <w:jc w:val="center"/>
              <w:rPr>
                <w:rFonts w:ascii="Arial" w:eastAsia="Times New Roman" w:hAnsi="Arial" w:cs="Arial"/>
                <w:b w:val="0"/>
                <w:bCs w:val="0"/>
                <w:sz w:val="18"/>
                <w:szCs w:val="18"/>
                <w:lang w:eastAsia="pt-PT"/>
                <w:rPrChange w:id="1999" w:author="Adelino Naquarta Sepalanga Domingos" w:date="2025-03-05T08:02:00Z" w16du:dateUtc="2025-03-05T07:02:00Z">
                  <w:rPr>
                    <w:rFonts w:ascii="Arial Narrow" w:eastAsia="Times New Roman" w:hAnsi="Arial Narrow" w:cs="Times New Roman"/>
                    <w:b w:val="0"/>
                    <w:bCs w:val="0"/>
                    <w:sz w:val="18"/>
                    <w:szCs w:val="18"/>
                    <w:lang w:eastAsia="pt-PT"/>
                  </w:rPr>
                </w:rPrChange>
              </w:rPr>
            </w:pPr>
            <w:r w:rsidRPr="007B5483">
              <w:rPr>
                <w:rFonts w:ascii="Arial" w:eastAsia="Times New Roman" w:hAnsi="Arial" w:cs="Arial"/>
                <w:lang w:eastAsia="pt-PT"/>
                <w:rPrChange w:id="2000" w:author="Adelino Naquarta Sepalanga Domingos" w:date="2025-03-05T08:02:00Z" w16du:dateUtc="2025-03-05T07:02:00Z">
                  <w:rPr>
                    <w:rFonts w:ascii="Arial Narrow" w:eastAsia="Times New Roman" w:hAnsi="Arial Narrow" w:cs="Times New Roman"/>
                    <w:lang w:eastAsia="pt-PT"/>
                  </w:rPr>
                </w:rPrChange>
              </w:rPr>
              <w:t>Código da taxa (TaxCode)</w:t>
            </w:r>
          </w:p>
        </w:tc>
      </w:tr>
      <w:tr w:rsidR="003F3EDE" w:rsidRPr="007B5483" w14:paraId="48874386" w14:textId="77777777" w:rsidTr="002518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3" w:type="dxa"/>
          </w:tcPr>
          <w:p w14:paraId="0F403007" w14:textId="77777777" w:rsidR="003F3EDE" w:rsidRPr="007B5483" w:rsidRDefault="003F3EDE" w:rsidP="0025185C">
            <w:pPr>
              <w:rPr>
                <w:rFonts w:ascii="Arial" w:eastAsia="Times New Roman" w:hAnsi="Arial" w:cs="Arial"/>
                <w:color w:val="000000"/>
                <w:sz w:val="20"/>
                <w:szCs w:val="20"/>
                <w:lang w:eastAsia="pt-PT"/>
                <w:rPrChange w:id="2001" w:author="Adelino Naquarta Sepalanga Domingos" w:date="2025-03-05T08:02:00Z" w16du:dateUtc="2025-03-05T07:02:00Z">
                  <w:rPr>
                    <w:rFonts w:ascii="Times New Roman" w:eastAsia="Times New Roman" w:hAnsi="Times New Roman" w:cs="Times New Roman"/>
                    <w:color w:val="000000"/>
                    <w:sz w:val="20"/>
                    <w:szCs w:val="20"/>
                    <w:lang w:eastAsia="pt-PT"/>
                  </w:rPr>
                </w:rPrChange>
              </w:rPr>
            </w:pPr>
            <w:r w:rsidRPr="007B5483">
              <w:rPr>
                <w:rFonts w:ascii="Arial" w:eastAsia="Times New Roman" w:hAnsi="Arial" w:cs="Arial"/>
                <w:color w:val="000000"/>
                <w:sz w:val="20"/>
                <w:szCs w:val="20"/>
                <w:lang w:eastAsia="pt-PT"/>
                <w:rPrChange w:id="2002" w:author="Adelino Naquarta Sepalanga Domingos" w:date="2025-03-05T08:02:00Z" w16du:dateUtc="2025-03-05T07:02:00Z">
                  <w:rPr>
                    <w:rFonts w:ascii="Times New Roman" w:eastAsia="Times New Roman" w:hAnsi="Times New Roman" w:cs="Times New Roman"/>
                    <w:color w:val="000000"/>
                    <w:sz w:val="20"/>
                    <w:szCs w:val="20"/>
                    <w:lang w:eastAsia="pt-PT"/>
                  </w:rPr>
                </w:rPrChange>
              </w:rPr>
              <w:t>No caso do campo 2.5.12.10.3. - Código do tipo de imposto IVA</w:t>
            </w:r>
          </w:p>
        </w:tc>
        <w:tc>
          <w:tcPr>
            <w:tcW w:w="572" w:type="dxa"/>
          </w:tcPr>
          <w:p w14:paraId="2C7F479F" w14:textId="77777777" w:rsidR="003F3EDE" w:rsidRPr="007B5483" w:rsidRDefault="003F3EDE" w:rsidP="0025185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eastAsia="pt-PT"/>
                <w:rPrChange w:id="2003" w:author="Adelino Naquarta Sepalanga Domingos" w:date="2025-03-05T08:02:00Z" w16du:dateUtc="2025-03-05T07:02:00Z">
                  <w:rPr>
                    <w:rFonts w:ascii="Times New Roman" w:eastAsia="Times New Roman" w:hAnsi="Times New Roman" w:cs="Times New Roman"/>
                    <w:color w:val="000000"/>
                    <w:sz w:val="20"/>
                    <w:szCs w:val="20"/>
                    <w:lang w:eastAsia="pt-PT"/>
                  </w:rPr>
                </w:rPrChange>
              </w:rPr>
            </w:pPr>
            <w:r w:rsidRPr="007B5483">
              <w:rPr>
                <w:rFonts w:ascii="Arial" w:eastAsia="Times New Roman" w:hAnsi="Arial" w:cs="Arial"/>
                <w:color w:val="000000"/>
                <w:sz w:val="20"/>
                <w:szCs w:val="20"/>
                <w:lang w:eastAsia="pt-PT"/>
                <w:rPrChange w:id="2004" w:author="Adelino Naquarta Sepalanga Domingos" w:date="2025-03-05T08:02:00Z" w16du:dateUtc="2025-03-05T07:02:00Z">
                  <w:rPr>
                    <w:rFonts w:ascii="Times New Roman" w:eastAsia="Times New Roman" w:hAnsi="Times New Roman" w:cs="Times New Roman"/>
                    <w:color w:val="000000"/>
                    <w:sz w:val="20"/>
                    <w:szCs w:val="20"/>
                    <w:lang w:eastAsia="pt-PT"/>
                  </w:rPr>
                </w:rPrChange>
              </w:rPr>
              <w:t>IVA</w:t>
            </w:r>
          </w:p>
        </w:tc>
        <w:tc>
          <w:tcPr>
            <w:tcW w:w="5237" w:type="dxa"/>
          </w:tcPr>
          <w:p w14:paraId="29EB78C1" w14:textId="77777777" w:rsidR="003F3EDE" w:rsidRPr="007B5483" w:rsidRDefault="003F3EDE" w:rsidP="0025185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eastAsia="pt-PT"/>
                <w:rPrChange w:id="2005" w:author="Adelino Naquarta Sepalanga Domingos" w:date="2025-03-05T08:02:00Z" w16du:dateUtc="2025-03-05T07:02:00Z">
                  <w:rPr>
                    <w:rFonts w:ascii="Times New Roman" w:eastAsia="Times New Roman" w:hAnsi="Times New Roman" w:cs="Times New Roman"/>
                    <w:color w:val="000000"/>
                    <w:sz w:val="20"/>
                    <w:szCs w:val="20"/>
                    <w:lang w:eastAsia="pt-PT"/>
                  </w:rPr>
                </w:rPrChange>
              </w:rPr>
            </w:pPr>
            <w:r w:rsidRPr="007B5483">
              <w:rPr>
                <w:rFonts w:ascii="Arial" w:eastAsia="Times New Roman" w:hAnsi="Arial" w:cs="Arial"/>
                <w:color w:val="000000"/>
                <w:sz w:val="20"/>
                <w:szCs w:val="20"/>
                <w:lang w:eastAsia="pt-PT"/>
                <w:rPrChange w:id="2006" w:author="Adelino Naquarta Sepalanga Domingos" w:date="2025-03-05T08:02:00Z" w16du:dateUtc="2025-03-05T07:02:00Z">
                  <w:rPr>
                    <w:rFonts w:ascii="Times New Roman" w:eastAsia="Times New Roman" w:hAnsi="Times New Roman" w:cs="Times New Roman"/>
                    <w:color w:val="000000"/>
                    <w:sz w:val="20"/>
                    <w:szCs w:val="20"/>
                    <w:lang w:eastAsia="pt-PT"/>
                  </w:rPr>
                </w:rPrChange>
              </w:rPr>
              <w:t>deve ser preenchido com:</w:t>
            </w:r>
          </w:p>
          <w:p w14:paraId="49843D5C" w14:textId="77777777" w:rsidR="003F3EDE" w:rsidRPr="007B5483" w:rsidRDefault="003F3EDE" w:rsidP="0025185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eastAsia="pt-PT"/>
                <w:rPrChange w:id="2007" w:author="Adelino Naquarta Sepalanga Domingos" w:date="2025-03-05T08:02:00Z" w16du:dateUtc="2025-03-05T07:02:00Z">
                  <w:rPr>
                    <w:rFonts w:ascii="Times New Roman" w:eastAsia="Times New Roman" w:hAnsi="Times New Roman" w:cs="Times New Roman"/>
                    <w:color w:val="000000"/>
                    <w:sz w:val="20"/>
                    <w:szCs w:val="20"/>
                    <w:lang w:eastAsia="pt-PT"/>
                  </w:rPr>
                </w:rPrChange>
              </w:rPr>
            </w:pPr>
            <w:r w:rsidRPr="007B5483">
              <w:rPr>
                <w:rFonts w:ascii="Arial" w:eastAsia="Times New Roman" w:hAnsi="Arial" w:cs="Arial"/>
                <w:color w:val="000000"/>
                <w:sz w:val="20"/>
                <w:szCs w:val="20"/>
                <w:lang w:eastAsia="pt-PT"/>
                <w:rPrChange w:id="2008" w:author="Adelino Naquarta Sepalanga Domingos" w:date="2025-03-05T08:02:00Z" w16du:dateUtc="2025-03-05T07:02:00Z">
                  <w:rPr>
                    <w:rFonts w:ascii="Times New Roman" w:eastAsia="Times New Roman" w:hAnsi="Times New Roman" w:cs="Times New Roman"/>
                    <w:color w:val="000000"/>
                    <w:sz w:val="20"/>
                    <w:szCs w:val="20"/>
                    <w:lang w:eastAsia="pt-PT"/>
                  </w:rPr>
                </w:rPrChange>
              </w:rPr>
              <w:t xml:space="preserve">-NOR- Taxa normal; </w:t>
            </w:r>
          </w:p>
          <w:p w14:paraId="7132C391" w14:textId="77777777" w:rsidR="003F3EDE" w:rsidRPr="007B5483" w:rsidRDefault="003F3EDE" w:rsidP="0025185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eastAsia="pt-PT"/>
                <w:rPrChange w:id="2009" w:author="Adelino Naquarta Sepalanga Domingos" w:date="2025-03-05T08:02:00Z" w16du:dateUtc="2025-03-05T07:02:00Z">
                  <w:rPr>
                    <w:rFonts w:ascii="Times New Roman" w:eastAsia="Times New Roman" w:hAnsi="Times New Roman" w:cs="Times New Roman"/>
                    <w:color w:val="000000"/>
                    <w:sz w:val="20"/>
                    <w:szCs w:val="20"/>
                    <w:lang w:eastAsia="pt-PT"/>
                  </w:rPr>
                </w:rPrChange>
              </w:rPr>
            </w:pPr>
            <w:r w:rsidRPr="007B5483">
              <w:rPr>
                <w:rFonts w:ascii="Arial" w:eastAsia="Times New Roman" w:hAnsi="Arial" w:cs="Arial"/>
                <w:color w:val="000000"/>
                <w:sz w:val="20"/>
                <w:szCs w:val="20"/>
                <w:lang w:eastAsia="pt-PT"/>
                <w:rPrChange w:id="2010" w:author="Adelino Naquarta Sepalanga Domingos" w:date="2025-03-05T08:02:00Z" w16du:dateUtc="2025-03-05T07:02:00Z">
                  <w:rPr>
                    <w:rFonts w:ascii="Times New Roman" w:eastAsia="Times New Roman" w:hAnsi="Times New Roman" w:cs="Times New Roman"/>
                    <w:color w:val="000000"/>
                    <w:sz w:val="20"/>
                    <w:szCs w:val="20"/>
                    <w:lang w:eastAsia="pt-PT"/>
                  </w:rPr>
                </w:rPrChange>
              </w:rPr>
              <w:t xml:space="preserve">-INT- Taxa intermédia </w:t>
            </w:r>
          </w:p>
          <w:p w14:paraId="43858703" w14:textId="77777777" w:rsidR="003F3EDE" w:rsidRPr="007B5483" w:rsidRDefault="003F3EDE" w:rsidP="0025185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eastAsia="pt-PT"/>
                <w:rPrChange w:id="2011" w:author="Adelino Naquarta Sepalanga Domingos" w:date="2025-03-05T08:02:00Z" w16du:dateUtc="2025-03-05T07:02:00Z">
                  <w:rPr>
                    <w:rFonts w:ascii="Times New Roman" w:eastAsia="Times New Roman" w:hAnsi="Times New Roman" w:cs="Times New Roman"/>
                    <w:color w:val="000000"/>
                    <w:sz w:val="20"/>
                    <w:szCs w:val="20"/>
                    <w:lang w:eastAsia="pt-PT"/>
                  </w:rPr>
                </w:rPrChange>
              </w:rPr>
            </w:pPr>
            <w:r w:rsidRPr="007B5483">
              <w:rPr>
                <w:rFonts w:ascii="Arial" w:eastAsia="Times New Roman" w:hAnsi="Arial" w:cs="Arial"/>
                <w:color w:val="000000"/>
                <w:sz w:val="20"/>
                <w:szCs w:val="20"/>
                <w:lang w:eastAsia="pt-PT"/>
                <w:rPrChange w:id="2012" w:author="Adelino Naquarta Sepalanga Domingos" w:date="2025-03-05T08:02:00Z" w16du:dateUtc="2025-03-05T07:02:00Z">
                  <w:rPr>
                    <w:rFonts w:ascii="Times New Roman" w:eastAsia="Times New Roman" w:hAnsi="Times New Roman" w:cs="Times New Roman"/>
                    <w:color w:val="000000"/>
                    <w:sz w:val="20"/>
                    <w:szCs w:val="20"/>
                    <w:lang w:eastAsia="pt-PT"/>
                  </w:rPr>
                </w:rPrChange>
              </w:rPr>
              <w:t>-RED- Taxa reduzida</w:t>
            </w:r>
          </w:p>
          <w:p w14:paraId="7499694F" w14:textId="77777777" w:rsidR="003F3EDE" w:rsidRPr="007B5483" w:rsidRDefault="003F3EDE" w:rsidP="0025185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eastAsia="pt-PT"/>
                <w:rPrChange w:id="2013" w:author="Adelino Naquarta Sepalanga Domingos" w:date="2025-03-05T08:02:00Z" w16du:dateUtc="2025-03-05T07:02:00Z">
                  <w:rPr>
                    <w:rFonts w:ascii="Times New Roman" w:eastAsia="Times New Roman" w:hAnsi="Times New Roman" w:cs="Times New Roman"/>
                    <w:color w:val="000000"/>
                    <w:sz w:val="20"/>
                    <w:szCs w:val="20"/>
                    <w:lang w:eastAsia="pt-PT"/>
                  </w:rPr>
                </w:rPrChange>
              </w:rPr>
            </w:pPr>
            <w:r w:rsidRPr="007B5483">
              <w:rPr>
                <w:rFonts w:ascii="Arial" w:eastAsia="Times New Roman" w:hAnsi="Arial" w:cs="Arial"/>
                <w:color w:val="000000"/>
                <w:sz w:val="20"/>
                <w:szCs w:val="20"/>
                <w:lang w:eastAsia="pt-PT"/>
                <w:rPrChange w:id="2014" w:author="Adelino Naquarta Sepalanga Domingos" w:date="2025-03-05T08:02:00Z" w16du:dateUtc="2025-03-05T07:02:00Z">
                  <w:rPr>
                    <w:rFonts w:ascii="Times New Roman" w:eastAsia="Times New Roman" w:hAnsi="Times New Roman" w:cs="Times New Roman"/>
                    <w:color w:val="000000"/>
                    <w:sz w:val="20"/>
                    <w:szCs w:val="20"/>
                    <w:lang w:eastAsia="pt-PT"/>
                  </w:rPr>
                </w:rPrChange>
              </w:rPr>
              <w:t>-ISE- Isenta;</w:t>
            </w:r>
          </w:p>
          <w:p w14:paraId="3C69F921" w14:textId="77777777" w:rsidR="003F3EDE" w:rsidRPr="007B5483" w:rsidRDefault="003F3EDE" w:rsidP="0025185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eastAsia="pt-PT"/>
                <w:rPrChange w:id="2015" w:author="Adelino Naquarta Sepalanga Domingos" w:date="2025-03-05T08:02:00Z" w16du:dateUtc="2025-03-05T07:02:00Z">
                  <w:rPr>
                    <w:rFonts w:ascii="Times New Roman" w:eastAsia="Times New Roman" w:hAnsi="Times New Roman" w:cs="Times New Roman"/>
                    <w:color w:val="000000"/>
                    <w:sz w:val="20"/>
                    <w:szCs w:val="20"/>
                    <w:lang w:eastAsia="pt-PT"/>
                  </w:rPr>
                </w:rPrChange>
              </w:rPr>
            </w:pPr>
            <w:r w:rsidRPr="007B5483">
              <w:rPr>
                <w:rFonts w:ascii="Arial" w:eastAsia="Times New Roman" w:hAnsi="Arial" w:cs="Arial"/>
                <w:color w:val="000000"/>
                <w:sz w:val="20"/>
                <w:szCs w:val="20"/>
                <w:lang w:eastAsia="pt-PT"/>
                <w:rPrChange w:id="2016" w:author="Adelino Naquarta Sepalanga Domingos" w:date="2025-03-05T08:02:00Z" w16du:dateUtc="2025-03-05T07:02:00Z">
                  <w:rPr>
                    <w:rFonts w:ascii="Times New Roman" w:eastAsia="Times New Roman" w:hAnsi="Times New Roman" w:cs="Times New Roman"/>
                    <w:color w:val="000000"/>
                    <w:sz w:val="20"/>
                    <w:szCs w:val="20"/>
                    <w:lang w:eastAsia="pt-PT"/>
                  </w:rPr>
                </w:rPrChange>
              </w:rPr>
              <w:t>-OUT- Outros, aplicável para os regimes especiais de IVA.</w:t>
            </w:r>
          </w:p>
        </w:tc>
      </w:tr>
      <w:tr w:rsidR="003F3EDE" w:rsidRPr="007B5483" w14:paraId="12C3A283" w14:textId="77777777" w:rsidTr="0025185C">
        <w:tc>
          <w:tcPr>
            <w:cnfStyle w:val="001000000000" w:firstRow="0" w:lastRow="0" w:firstColumn="1" w:lastColumn="0" w:oddVBand="0" w:evenVBand="0" w:oddHBand="0" w:evenHBand="0" w:firstRowFirstColumn="0" w:firstRowLastColumn="0" w:lastRowFirstColumn="0" w:lastRowLastColumn="0"/>
            <w:tcW w:w="4823" w:type="dxa"/>
          </w:tcPr>
          <w:p w14:paraId="08365209" w14:textId="77777777" w:rsidR="003F3EDE" w:rsidRPr="007B5483" w:rsidRDefault="003F3EDE" w:rsidP="0025185C">
            <w:pPr>
              <w:rPr>
                <w:rFonts w:ascii="Arial" w:eastAsia="Times New Roman" w:hAnsi="Arial" w:cs="Arial"/>
                <w:color w:val="000000"/>
                <w:sz w:val="20"/>
                <w:szCs w:val="20"/>
                <w:lang w:eastAsia="pt-PT"/>
                <w:rPrChange w:id="2017" w:author="Adelino Naquarta Sepalanga Domingos" w:date="2025-03-05T08:02:00Z" w16du:dateUtc="2025-03-05T07:02:00Z">
                  <w:rPr>
                    <w:rFonts w:ascii="Times New Roman" w:eastAsia="Times New Roman" w:hAnsi="Times New Roman" w:cs="Times New Roman"/>
                    <w:color w:val="000000"/>
                    <w:sz w:val="20"/>
                    <w:szCs w:val="20"/>
                    <w:lang w:eastAsia="pt-PT"/>
                  </w:rPr>
                </w:rPrChange>
              </w:rPr>
            </w:pPr>
            <w:r w:rsidRPr="007B5483">
              <w:rPr>
                <w:rFonts w:ascii="Arial" w:eastAsia="Times New Roman" w:hAnsi="Arial" w:cs="Arial"/>
                <w:color w:val="000000"/>
                <w:sz w:val="20"/>
                <w:szCs w:val="20"/>
                <w:lang w:eastAsia="pt-PT"/>
                <w:rPrChange w:id="2018" w:author="Adelino Naquarta Sepalanga Domingos" w:date="2025-03-05T08:02:00Z" w16du:dateUtc="2025-03-05T07:02:00Z">
                  <w:rPr>
                    <w:rFonts w:ascii="Times New Roman" w:eastAsia="Times New Roman" w:hAnsi="Times New Roman" w:cs="Times New Roman"/>
                    <w:color w:val="000000"/>
                    <w:sz w:val="20"/>
                    <w:szCs w:val="20"/>
                    <w:lang w:eastAsia="pt-PT"/>
                  </w:rPr>
                </w:rPrChange>
              </w:rPr>
              <w:t>No caso do campo 2.5.12.10.3. - Código do tipo de imposto IS</w:t>
            </w:r>
          </w:p>
          <w:p w14:paraId="26F5DB65" w14:textId="77777777" w:rsidR="003F3EDE" w:rsidRPr="007B5483" w:rsidRDefault="003F3EDE" w:rsidP="0025185C">
            <w:pPr>
              <w:rPr>
                <w:rFonts w:ascii="Arial" w:eastAsia="Times New Roman" w:hAnsi="Arial" w:cs="Arial"/>
                <w:color w:val="000000"/>
                <w:sz w:val="20"/>
                <w:szCs w:val="20"/>
                <w:lang w:eastAsia="pt-PT"/>
                <w:rPrChange w:id="2019" w:author="Adelino Naquarta Sepalanga Domingos" w:date="2025-03-05T08:02:00Z" w16du:dateUtc="2025-03-05T07:02:00Z">
                  <w:rPr>
                    <w:rFonts w:ascii="Times New Roman" w:eastAsia="Times New Roman" w:hAnsi="Times New Roman" w:cs="Times New Roman"/>
                    <w:color w:val="000000"/>
                    <w:sz w:val="20"/>
                    <w:szCs w:val="20"/>
                    <w:lang w:eastAsia="pt-PT"/>
                  </w:rPr>
                </w:rPrChange>
              </w:rPr>
            </w:pPr>
          </w:p>
        </w:tc>
        <w:tc>
          <w:tcPr>
            <w:tcW w:w="572" w:type="dxa"/>
          </w:tcPr>
          <w:p w14:paraId="40EE670A" w14:textId="77777777" w:rsidR="003F3EDE" w:rsidRPr="007B5483" w:rsidRDefault="003F3EDE" w:rsidP="0025185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eastAsia="pt-PT"/>
                <w:rPrChange w:id="2020" w:author="Adelino Naquarta Sepalanga Domingos" w:date="2025-03-05T08:02:00Z" w16du:dateUtc="2025-03-05T07:02:00Z">
                  <w:rPr>
                    <w:rFonts w:ascii="Times New Roman" w:eastAsia="Times New Roman" w:hAnsi="Times New Roman" w:cs="Times New Roman"/>
                    <w:color w:val="000000"/>
                    <w:sz w:val="20"/>
                    <w:szCs w:val="20"/>
                    <w:lang w:eastAsia="pt-PT"/>
                  </w:rPr>
                </w:rPrChange>
              </w:rPr>
            </w:pPr>
            <w:r w:rsidRPr="007B5483">
              <w:rPr>
                <w:rFonts w:ascii="Arial" w:eastAsia="Times New Roman" w:hAnsi="Arial" w:cs="Arial"/>
                <w:color w:val="000000"/>
                <w:sz w:val="20"/>
                <w:szCs w:val="20"/>
                <w:lang w:eastAsia="pt-PT"/>
                <w:rPrChange w:id="2021" w:author="Adelino Naquarta Sepalanga Domingos" w:date="2025-03-05T08:02:00Z" w16du:dateUtc="2025-03-05T07:02:00Z">
                  <w:rPr>
                    <w:rFonts w:ascii="Times New Roman" w:eastAsia="Times New Roman" w:hAnsi="Times New Roman" w:cs="Times New Roman"/>
                    <w:color w:val="000000"/>
                    <w:sz w:val="20"/>
                    <w:szCs w:val="20"/>
                    <w:lang w:eastAsia="pt-PT"/>
                  </w:rPr>
                </w:rPrChange>
              </w:rPr>
              <w:t>IS</w:t>
            </w:r>
          </w:p>
        </w:tc>
        <w:tc>
          <w:tcPr>
            <w:tcW w:w="5237" w:type="dxa"/>
          </w:tcPr>
          <w:p w14:paraId="14F3D110" w14:textId="77777777" w:rsidR="003F3EDE" w:rsidRPr="007B5483" w:rsidRDefault="003F3EDE" w:rsidP="0025185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eastAsia="pt-PT"/>
                <w:rPrChange w:id="2022" w:author="Adelino Naquarta Sepalanga Domingos" w:date="2025-03-05T08:02:00Z" w16du:dateUtc="2025-03-05T07:02:00Z">
                  <w:rPr>
                    <w:rFonts w:ascii="Times New Roman" w:eastAsia="Times New Roman" w:hAnsi="Times New Roman" w:cs="Times New Roman"/>
                    <w:color w:val="000000"/>
                    <w:sz w:val="20"/>
                    <w:szCs w:val="20"/>
                    <w:lang w:eastAsia="pt-PT"/>
                  </w:rPr>
                </w:rPrChange>
              </w:rPr>
            </w:pPr>
            <w:r w:rsidRPr="007B5483">
              <w:rPr>
                <w:rFonts w:ascii="Arial" w:eastAsia="Times New Roman" w:hAnsi="Arial" w:cs="Arial"/>
                <w:color w:val="000000"/>
                <w:sz w:val="20"/>
                <w:szCs w:val="20"/>
                <w:lang w:eastAsia="pt-PT"/>
                <w:rPrChange w:id="2023" w:author="Adelino Naquarta Sepalanga Domingos" w:date="2025-03-05T08:02:00Z" w16du:dateUtc="2025-03-05T07:02:00Z">
                  <w:rPr>
                    <w:rFonts w:ascii="Times New Roman" w:eastAsia="Times New Roman" w:hAnsi="Times New Roman" w:cs="Times New Roman"/>
                    <w:color w:val="000000"/>
                    <w:sz w:val="20"/>
                    <w:szCs w:val="20"/>
                    <w:lang w:eastAsia="pt-PT"/>
                  </w:rPr>
                </w:rPrChange>
              </w:rPr>
              <w:t>deve ser preenchido com:</w:t>
            </w:r>
          </w:p>
          <w:p w14:paraId="68A811E6" w14:textId="77777777" w:rsidR="003F3EDE" w:rsidRPr="007B5483" w:rsidRDefault="003F3EDE" w:rsidP="0025185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eastAsia="pt-PT"/>
                <w:rPrChange w:id="2024" w:author="Adelino Naquarta Sepalanga Domingos" w:date="2025-03-05T08:02:00Z" w16du:dateUtc="2025-03-05T07:02:00Z">
                  <w:rPr>
                    <w:rFonts w:ascii="Times New Roman" w:eastAsia="Times New Roman" w:hAnsi="Times New Roman" w:cs="Times New Roman"/>
                    <w:color w:val="000000"/>
                    <w:sz w:val="20"/>
                    <w:szCs w:val="20"/>
                    <w:lang w:eastAsia="pt-PT"/>
                  </w:rPr>
                </w:rPrChange>
              </w:rPr>
            </w:pPr>
            <w:r w:rsidRPr="007B5483">
              <w:rPr>
                <w:rFonts w:ascii="Arial" w:eastAsia="Times New Roman" w:hAnsi="Arial" w:cs="Arial"/>
                <w:color w:val="000000"/>
                <w:sz w:val="20"/>
                <w:szCs w:val="20"/>
                <w:lang w:eastAsia="pt-PT"/>
                <w:rPrChange w:id="2025" w:author="Adelino Naquarta Sepalanga Domingos" w:date="2025-03-05T08:02:00Z" w16du:dateUtc="2025-03-05T07:02:00Z">
                  <w:rPr>
                    <w:rFonts w:ascii="Times New Roman" w:eastAsia="Times New Roman" w:hAnsi="Times New Roman" w:cs="Times New Roman"/>
                    <w:color w:val="000000"/>
                    <w:sz w:val="20"/>
                    <w:szCs w:val="20"/>
                    <w:lang w:eastAsia="pt-PT"/>
                  </w:rPr>
                </w:rPrChange>
              </w:rPr>
              <w:t>O código da verba respectiva;</w:t>
            </w:r>
          </w:p>
        </w:tc>
      </w:tr>
      <w:tr w:rsidR="003F3EDE" w:rsidRPr="007B5483" w14:paraId="3E738AC3" w14:textId="77777777" w:rsidTr="002518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3" w:type="dxa"/>
          </w:tcPr>
          <w:p w14:paraId="763E3C06" w14:textId="77777777" w:rsidR="003F3EDE" w:rsidRPr="007B5483" w:rsidRDefault="003F3EDE" w:rsidP="0025185C">
            <w:pPr>
              <w:rPr>
                <w:rFonts w:ascii="Arial" w:eastAsia="Times New Roman" w:hAnsi="Arial" w:cs="Arial"/>
                <w:color w:val="000000"/>
                <w:sz w:val="20"/>
                <w:szCs w:val="20"/>
                <w:lang w:eastAsia="pt-PT"/>
                <w:rPrChange w:id="2026" w:author="Adelino Naquarta Sepalanga Domingos" w:date="2025-03-05T08:02:00Z" w16du:dateUtc="2025-03-05T07:02:00Z">
                  <w:rPr>
                    <w:rFonts w:ascii="Times New Roman" w:eastAsia="Times New Roman" w:hAnsi="Times New Roman" w:cs="Times New Roman"/>
                    <w:color w:val="000000"/>
                    <w:sz w:val="20"/>
                    <w:szCs w:val="20"/>
                    <w:lang w:eastAsia="pt-PT"/>
                  </w:rPr>
                </w:rPrChange>
              </w:rPr>
            </w:pPr>
            <w:r w:rsidRPr="007B5483">
              <w:rPr>
                <w:rFonts w:ascii="Arial" w:eastAsia="Times New Roman" w:hAnsi="Arial" w:cs="Arial"/>
                <w:color w:val="000000"/>
                <w:sz w:val="20"/>
                <w:szCs w:val="20"/>
                <w:lang w:eastAsia="pt-PT"/>
                <w:rPrChange w:id="2027" w:author="Adelino Naquarta Sepalanga Domingos" w:date="2025-03-05T08:02:00Z" w16du:dateUtc="2025-03-05T07:02:00Z">
                  <w:rPr>
                    <w:rFonts w:ascii="Times New Roman" w:eastAsia="Times New Roman" w:hAnsi="Times New Roman" w:cs="Times New Roman"/>
                    <w:color w:val="000000"/>
                    <w:sz w:val="20"/>
                    <w:szCs w:val="20"/>
                    <w:lang w:eastAsia="pt-PT"/>
                  </w:rPr>
                </w:rPrChange>
              </w:rPr>
              <w:t>No caso do campo 2.5.12.10.3. - Código do tipo de imposto NS</w:t>
            </w:r>
          </w:p>
          <w:p w14:paraId="4C91BA79" w14:textId="77777777" w:rsidR="003F3EDE" w:rsidRPr="007B5483" w:rsidRDefault="003F3EDE" w:rsidP="0025185C">
            <w:pPr>
              <w:rPr>
                <w:rFonts w:ascii="Arial" w:eastAsia="Times New Roman" w:hAnsi="Arial" w:cs="Arial"/>
                <w:color w:val="000000"/>
                <w:sz w:val="20"/>
                <w:szCs w:val="20"/>
                <w:lang w:eastAsia="pt-PT"/>
                <w:rPrChange w:id="2028" w:author="Adelino Naquarta Sepalanga Domingos" w:date="2025-03-05T08:02:00Z" w16du:dateUtc="2025-03-05T07:02:00Z">
                  <w:rPr>
                    <w:rFonts w:ascii="Times New Roman" w:eastAsia="Times New Roman" w:hAnsi="Times New Roman" w:cs="Times New Roman"/>
                    <w:color w:val="000000"/>
                    <w:sz w:val="20"/>
                    <w:szCs w:val="20"/>
                    <w:lang w:eastAsia="pt-PT"/>
                  </w:rPr>
                </w:rPrChange>
              </w:rPr>
            </w:pPr>
          </w:p>
        </w:tc>
        <w:tc>
          <w:tcPr>
            <w:tcW w:w="572" w:type="dxa"/>
          </w:tcPr>
          <w:p w14:paraId="0DAB9D62" w14:textId="77777777" w:rsidR="003F3EDE" w:rsidRPr="007B5483" w:rsidRDefault="003F3EDE" w:rsidP="0025185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eastAsia="pt-PT"/>
                <w:rPrChange w:id="2029" w:author="Adelino Naquarta Sepalanga Domingos" w:date="2025-03-05T08:02:00Z" w16du:dateUtc="2025-03-05T07:02:00Z">
                  <w:rPr>
                    <w:rFonts w:ascii="Times New Roman" w:eastAsia="Times New Roman" w:hAnsi="Times New Roman" w:cs="Times New Roman"/>
                    <w:color w:val="000000"/>
                    <w:sz w:val="20"/>
                    <w:szCs w:val="20"/>
                    <w:lang w:eastAsia="pt-PT"/>
                  </w:rPr>
                </w:rPrChange>
              </w:rPr>
            </w:pPr>
            <w:r w:rsidRPr="007B5483">
              <w:rPr>
                <w:rFonts w:ascii="Arial" w:eastAsia="Times New Roman" w:hAnsi="Arial" w:cs="Arial"/>
                <w:color w:val="000000"/>
                <w:sz w:val="20"/>
                <w:szCs w:val="20"/>
                <w:lang w:eastAsia="pt-PT"/>
                <w:rPrChange w:id="2030" w:author="Adelino Naquarta Sepalanga Domingos" w:date="2025-03-05T08:02:00Z" w16du:dateUtc="2025-03-05T07:02:00Z">
                  <w:rPr>
                    <w:rFonts w:ascii="Times New Roman" w:eastAsia="Times New Roman" w:hAnsi="Times New Roman" w:cs="Times New Roman"/>
                    <w:color w:val="000000"/>
                    <w:sz w:val="20"/>
                    <w:szCs w:val="20"/>
                    <w:lang w:eastAsia="pt-PT"/>
                  </w:rPr>
                </w:rPrChange>
              </w:rPr>
              <w:t>NS</w:t>
            </w:r>
          </w:p>
        </w:tc>
        <w:tc>
          <w:tcPr>
            <w:tcW w:w="5237" w:type="dxa"/>
          </w:tcPr>
          <w:p w14:paraId="0BC181E3" w14:textId="77777777" w:rsidR="003F3EDE" w:rsidRPr="007B5483" w:rsidRDefault="003F3EDE" w:rsidP="0025185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eastAsia="pt-PT"/>
                <w:rPrChange w:id="2031" w:author="Adelino Naquarta Sepalanga Domingos" w:date="2025-03-05T08:02:00Z" w16du:dateUtc="2025-03-05T07:02:00Z">
                  <w:rPr>
                    <w:rFonts w:ascii="Times New Roman" w:eastAsia="Times New Roman" w:hAnsi="Times New Roman" w:cs="Times New Roman"/>
                    <w:color w:val="000000"/>
                    <w:sz w:val="20"/>
                    <w:szCs w:val="20"/>
                    <w:lang w:eastAsia="pt-PT"/>
                  </w:rPr>
                </w:rPrChange>
              </w:rPr>
            </w:pPr>
            <w:r w:rsidRPr="007B5483">
              <w:rPr>
                <w:rFonts w:ascii="Arial" w:eastAsia="Times New Roman" w:hAnsi="Arial" w:cs="Arial"/>
                <w:color w:val="000000"/>
                <w:sz w:val="20"/>
                <w:szCs w:val="20"/>
                <w:lang w:eastAsia="pt-PT"/>
                <w:rPrChange w:id="2032" w:author="Adelino Naquarta Sepalanga Domingos" w:date="2025-03-05T08:02:00Z" w16du:dateUtc="2025-03-05T07:02:00Z">
                  <w:rPr>
                    <w:rFonts w:ascii="Times New Roman" w:eastAsia="Times New Roman" w:hAnsi="Times New Roman" w:cs="Times New Roman"/>
                    <w:color w:val="000000"/>
                    <w:sz w:val="20"/>
                    <w:szCs w:val="20"/>
                    <w:lang w:eastAsia="pt-PT"/>
                  </w:rPr>
                </w:rPrChange>
              </w:rPr>
              <w:t xml:space="preserve">No caso de não sujeição deve ser preenchido com </w:t>
            </w:r>
          </w:p>
          <w:p w14:paraId="19A0874E" w14:textId="77777777" w:rsidR="003F3EDE" w:rsidRPr="007B5483" w:rsidRDefault="003F3EDE" w:rsidP="0025185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eastAsia="pt-PT"/>
                <w:rPrChange w:id="2033" w:author="Adelino Naquarta Sepalanga Domingos" w:date="2025-03-05T08:02:00Z" w16du:dateUtc="2025-03-05T07:02:00Z">
                  <w:rPr>
                    <w:rFonts w:ascii="Times New Roman" w:eastAsia="Times New Roman" w:hAnsi="Times New Roman" w:cs="Times New Roman"/>
                    <w:color w:val="000000"/>
                    <w:sz w:val="20"/>
                    <w:szCs w:val="20"/>
                    <w:lang w:eastAsia="pt-PT"/>
                  </w:rPr>
                </w:rPrChange>
              </w:rPr>
            </w:pPr>
            <w:r w:rsidRPr="007B5483">
              <w:rPr>
                <w:rFonts w:ascii="Arial" w:eastAsia="Times New Roman" w:hAnsi="Arial" w:cs="Arial"/>
                <w:color w:val="000000"/>
                <w:sz w:val="20"/>
                <w:szCs w:val="20"/>
                <w:lang w:eastAsia="pt-PT"/>
                <w:rPrChange w:id="2034" w:author="Adelino Naquarta Sepalanga Domingos" w:date="2025-03-05T08:02:00Z" w16du:dateUtc="2025-03-05T07:02:00Z">
                  <w:rPr>
                    <w:rFonts w:ascii="Times New Roman" w:eastAsia="Times New Roman" w:hAnsi="Times New Roman" w:cs="Times New Roman"/>
                    <w:color w:val="000000"/>
                    <w:sz w:val="20"/>
                    <w:szCs w:val="20"/>
                    <w:lang w:eastAsia="pt-PT"/>
                  </w:rPr>
                </w:rPrChange>
              </w:rPr>
              <w:t>-NS-</w:t>
            </w:r>
          </w:p>
        </w:tc>
      </w:tr>
      <w:tr w:rsidR="003F3EDE" w:rsidRPr="007B5483" w14:paraId="010E6768" w14:textId="77777777" w:rsidTr="0025185C">
        <w:tc>
          <w:tcPr>
            <w:cnfStyle w:val="001000000000" w:firstRow="0" w:lastRow="0" w:firstColumn="1" w:lastColumn="0" w:oddVBand="0" w:evenVBand="0" w:oddHBand="0" w:evenHBand="0" w:firstRowFirstColumn="0" w:firstRowLastColumn="0" w:lastRowFirstColumn="0" w:lastRowLastColumn="0"/>
            <w:tcW w:w="10632" w:type="dxa"/>
            <w:gridSpan w:val="3"/>
          </w:tcPr>
          <w:p w14:paraId="719F22FE" w14:textId="77777777" w:rsidR="003F3EDE" w:rsidRPr="007B5483" w:rsidRDefault="003F3EDE" w:rsidP="0025185C">
            <w:pPr>
              <w:jc w:val="center"/>
              <w:rPr>
                <w:rFonts w:ascii="Arial" w:eastAsia="Times New Roman" w:hAnsi="Arial" w:cs="Arial"/>
                <w:b w:val="0"/>
                <w:bCs w:val="0"/>
                <w:color w:val="000000"/>
                <w:sz w:val="20"/>
                <w:szCs w:val="20"/>
                <w:lang w:eastAsia="pt-PT"/>
                <w:rPrChange w:id="2035" w:author="Adelino Naquarta Sepalanga Domingos" w:date="2025-03-05T08:02:00Z" w16du:dateUtc="2025-03-05T07:02:00Z">
                  <w:rPr>
                    <w:rFonts w:ascii="Times New Roman" w:eastAsia="Times New Roman" w:hAnsi="Times New Roman" w:cs="Times New Roman"/>
                    <w:b w:val="0"/>
                    <w:bCs w:val="0"/>
                    <w:color w:val="000000"/>
                    <w:sz w:val="20"/>
                    <w:szCs w:val="20"/>
                    <w:lang w:eastAsia="pt-PT"/>
                  </w:rPr>
                </w:rPrChange>
              </w:rPr>
            </w:pPr>
            <w:r w:rsidRPr="007B5483">
              <w:rPr>
                <w:rFonts w:ascii="Arial" w:eastAsia="Times New Roman" w:hAnsi="Arial" w:cs="Arial"/>
                <w:color w:val="FFFFFF" w:themeColor="background1"/>
                <w:sz w:val="20"/>
                <w:szCs w:val="20"/>
                <w:lang w:eastAsia="pt-PT"/>
                <w:rPrChange w:id="2036" w:author="Adelino Naquarta Sepalanga Domingos" w:date="2025-03-05T08:02:00Z" w16du:dateUtc="2025-03-05T07:02:00Z">
                  <w:rPr>
                    <w:rFonts w:ascii="Times New Roman" w:eastAsia="Times New Roman" w:hAnsi="Times New Roman" w:cs="Times New Roman"/>
                    <w:color w:val="FFFFFF" w:themeColor="background1"/>
                    <w:sz w:val="20"/>
                    <w:szCs w:val="20"/>
                    <w:lang w:eastAsia="pt-PT"/>
                  </w:rPr>
                </w:rPrChange>
              </w:rPr>
              <w:t>Código do tipo de imposto (TaxType)</w:t>
            </w:r>
          </w:p>
        </w:tc>
      </w:tr>
      <w:tr w:rsidR="003F3EDE" w:rsidRPr="007B5483" w14:paraId="474B6336" w14:textId="77777777" w:rsidTr="002518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gridSpan w:val="2"/>
          </w:tcPr>
          <w:p w14:paraId="20A1C172" w14:textId="77777777" w:rsidR="003F3EDE" w:rsidRPr="007B5483" w:rsidRDefault="003F3EDE" w:rsidP="0025185C">
            <w:pPr>
              <w:rPr>
                <w:rFonts w:ascii="Arial" w:eastAsia="Times New Roman" w:hAnsi="Arial" w:cs="Arial"/>
                <w:color w:val="000000"/>
                <w:sz w:val="20"/>
                <w:szCs w:val="20"/>
                <w:lang w:eastAsia="pt-PT"/>
                <w:rPrChange w:id="2037" w:author="Adelino Naquarta Sepalanga Domingos" w:date="2025-03-05T08:02:00Z" w16du:dateUtc="2025-03-05T07:02:00Z">
                  <w:rPr>
                    <w:rFonts w:ascii="Times New Roman" w:eastAsia="Times New Roman" w:hAnsi="Times New Roman" w:cs="Times New Roman"/>
                    <w:color w:val="000000"/>
                    <w:sz w:val="20"/>
                    <w:szCs w:val="20"/>
                    <w:lang w:eastAsia="pt-PT"/>
                  </w:rPr>
                </w:rPrChange>
              </w:rPr>
            </w:pPr>
            <w:r w:rsidRPr="007B5483">
              <w:rPr>
                <w:rFonts w:ascii="Arial" w:eastAsia="Times New Roman" w:hAnsi="Arial" w:cs="Arial"/>
                <w:color w:val="000000"/>
                <w:sz w:val="20"/>
                <w:szCs w:val="20"/>
                <w:lang w:eastAsia="pt-PT"/>
                <w:rPrChange w:id="2038" w:author="Adelino Naquarta Sepalanga Domingos" w:date="2025-03-05T08:02:00Z" w16du:dateUtc="2025-03-05T07:02:00Z">
                  <w:rPr>
                    <w:rFonts w:ascii="Times New Roman" w:eastAsia="Times New Roman" w:hAnsi="Times New Roman" w:cs="Times New Roman"/>
                    <w:color w:val="000000"/>
                    <w:sz w:val="20"/>
                    <w:szCs w:val="20"/>
                    <w:lang w:eastAsia="pt-PT"/>
                  </w:rPr>
                </w:rPrChange>
              </w:rPr>
              <w:t>Neste campo deve ser indicado o tipo de imposto.</w:t>
            </w:r>
          </w:p>
          <w:p w14:paraId="788702E3" w14:textId="77777777" w:rsidR="003F3EDE" w:rsidRPr="007B5483" w:rsidRDefault="003F3EDE" w:rsidP="0025185C">
            <w:pPr>
              <w:rPr>
                <w:rFonts w:ascii="Arial" w:eastAsia="Times New Roman" w:hAnsi="Arial" w:cs="Arial"/>
                <w:color w:val="000000"/>
                <w:sz w:val="20"/>
                <w:szCs w:val="20"/>
                <w:lang w:eastAsia="pt-PT"/>
                <w:rPrChange w:id="2039" w:author="Adelino Naquarta Sepalanga Domingos" w:date="2025-03-05T08:02:00Z" w16du:dateUtc="2025-03-05T07:02:00Z">
                  <w:rPr>
                    <w:rFonts w:ascii="Times New Roman" w:eastAsia="Times New Roman" w:hAnsi="Times New Roman" w:cs="Times New Roman"/>
                    <w:color w:val="000000"/>
                    <w:sz w:val="20"/>
                    <w:szCs w:val="20"/>
                    <w:lang w:eastAsia="pt-PT"/>
                  </w:rPr>
                </w:rPrChange>
              </w:rPr>
            </w:pPr>
            <w:r w:rsidRPr="007B5483">
              <w:rPr>
                <w:rFonts w:ascii="Arial" w:eastAsia="Times New Roman" w:hAnsi="Arial" w:cs="Arial"/>
                <w:color w:val="000000"/>
                <w:sz w:val="20"/>
                <w:szCs w:val="20"/>
                <w:lang w:eastAsia="pt-PT"/>
                <w:rPrChange w:id="2040" w:author="Adelino Naquarta Sepalanga Domingos" w:date="2025-03-05T08:02:00Z" w16du:dateUtc="2025-03-05T07:02:00Z">
                  <w:rPr>
                    <w:rFonts w:ascii="Times New Roman" w:eastAsia="Times New Roman" w:hAnsi="Times New Roman" w:cs="Times New Roman"/>
                    <w:color w:val="000000"/>
                    <w:sz w:val="20"/>
                    <w:szCs w:val="20"/>
                    <w:lang w:eastAsia="pt-PT"/>
                  </w:rPr>
                </w:rPrChange>
              </w:rPr>
              <w:t>Deve ser preenchido com:</w:t>
            </w:r>
          </w:p>
          <w:p w14:paraId="6E86A6F3" w14:textId="77777777" w:rsidR="003F3EDE" w:rsidRPr="007B5483" w:rsidRDefault="003F3EDE" w:rsidP="0025185C">
            <w:pPr>
              <w:rPr>
                <w:rFonts w:ascii="Arial" w:eastAsia="Times New Roman" w:hAnsi="Arial" w:cs="Arial"/>
                <w:color w:val="000000"/>
                <w:sz w:val="20"/>
                <w:szCs w:val="20"/>
                <w:lang w:eastAsia="pt-PT"/>
                <w:rPrChange w:id="2041" w:author="Adelino Naquarta Sepalanga Domingos" w:date="2025-03-05T08:02:00Z" w16du:dateUtc="2025-03-05T07:02:00Z">
                  <w:rPr>
                    <w:rFonts w:ascii="Times New Roman" w:eastAsia="Times New Roman" w:hAnsi="Times New Roman" w:cs="Times New Roman"/>
                    <w:color w:val="000000"/>
                    <w:sz w:val="20"/>
                    <w:szCs w:val="20"/>
                    <w:lang w:eastAsia="pt-PT"/>
                  </w:rPr>
                </w:rPrChange>
              </w:rPr>
            </w:pPr>
          </w:p>
        </w:tc>
        <w:tc>
          <w:tcPr>
            <w:tcW w:w="5237" w:type="dxa"/>
          </w:tcPr>
          <w:p w14:paraId="3EBFB0D6" w14:textId="77777777" w:rsidR="003F3EDE" w:rsidRPr="007B5483" w:rsidRDefault="003F3EDE" w:rsidP="0025185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eastAsia="pt-PT"/>
                <w:rPrChange w:id="2042" w:author="Adelino Naquarta Sepalanga Domingos" w:date="2025-03-05T08:02:00Z" w16du:dateUtc="2025-03-05T07:02:00Z">
                  <w:rPr>
                    <w:rFonts w:ascii="Times New Roman" w:eastAsia="Times New Roman" w:hAnsi="Times New Roman" w:cs="Times New Roman"/>
                    <w:color w:val="000000"/>
                    <w:sz w:val="20"/>
                    <w:szCs w:val="20"/>
                    <w:lang w:eastAsia="pt-PT"/>
                  </w:rPr>
                </w:rPrChange>
              </w:rPr>
            </w:pPr>
            <w:r w:rsidRPr="007B5483">
              <w:rPr>
                <w:rFonts w:ascii="Arial" w:eastAsia="Times New Roman" w:hAnsi="Arial" w:cs="Arial"/>
                <w:color w:val="000000"/>
                <w:sz w:val="20"/>
                <w:szCs w:val="20"/>
                <w:lang w:eastAsia="pt-PT"/>
                <w:rPrChange w:id="2043" w:author="Adelino Naquarta Sepalanga Domingos" w:date="2025-03-05T08:02:00Z" w16du:dateUtc="2025-03-05T07:02:00Z">
                  <w:rPr>
                    <w:rFonts w:ascii="Times New Roman" w:eastAsia="Times New Roman" w:hAnsi="Times New Roman" w:cs="Times New Roman"/>
                    <w:color w:val="000000"/>
                    <w:sz w:val="20"/>
                    <w:szCs w:val="20"/>
                    <w:lang w:eastAsia="pt-PT"/>
                  </w:rPr>
                </w:rPrChange>
              </w:rPr>
              <w:t>―IVA– Imposto sobre o valor acrescentado;</w:t>
            </w:r>
          </w:p>
          <w:p w14:paraId="5AEFE59F" w14:textId="77777777" w:rsidR="003F3EDE" w:rsidRPr="007B5483" w:rsidRDefault="003F3EDE" w:rsidP="0025185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eastAsia="pt-PT"/>
                <w:rPrChange w:id="2044" w:author="Adelino Naquarta Sepalanga Domingos" w:date="2025-03-05T08:02:00Z" w16du:dateUtc="2025-03-05T07:02:00Z">
                  <w:rPr>
                    <w:rFonts w:ascii="Times New Roman" w:eastAsia="Times New Roman" w:hAnsi="Times New Roman" w:cs="Times New Roman"/>
                    <w:color w:val="000000"/>
                    <w:sz w:val="20"/>
                    <w:szCs w:val="20"/>
                    <w:lang w:eastAsia="pt-PT"/>
                  </w:rPr>
                </w:rPrChange>
              </w:rPr>
            </w:pPr>
            <w:r w:rsidRPr="007B5483">
              <w:rPr>
                <w:rFonts w:ascii="Arial" w:eastAsia="Times New Roman" w:hAnsi="Arial" w:cs="Arial"/>
                <w:color w:val="000000"/>
                <w:sz w:val="20"/>
                <w:szCs w:val="20"/>
                <w:lang w:eastAsia="pt-PT"/>
                <w:rPrChange w:id="2045" w:author="Adelino Naquarta Sepalanga Domingos" w:date="2025-03-05T08:02:00Z" w16du:dateUtc="2025-03-05T07:02:00Z">
                  <w:rPr>
                    <w:rFonts w:ascii="Times New Roman" w:eastAsia="Times New Roman" w:hAnsi="Times New Roman" w:cs="Times New Roman"/>
                    <w:color w:val="000000"/>
                    <w:sz w:val="20"/>
                    <w:szCs w:val="20"/>
                    <w:lang w:eastAsia="pt-PT"/>
                  </w:rPr>
                </w:rPrChange>
              </w:rPr>
              <w:t>―IS– Imposto de Selo.</w:t>
            </w:r>
          </w:p>
          <w:p w14:paraId="4048E379" w14:textId="77777777" w:rsidR="003F3EDE" w:rsidRPr="007B5483" w:rsidRDefault="003F3EDE" w:rsidP="0025185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eastAsia="pt-PT"/>
                <w:rPrChange w:id="2046" w:author="Adelino Naquarta Sepalanga Domingos" w:date="2025-03-05T08:02:00Z" w16du:dateUtc="2025-03-05T07:02:00Z">
                  <w:rPr>
                    <w:rFonts w:ascii="Times New Roman" w:eastAsia="Times New Roman" w:hAnsi="Times New Roman" w:cs="Times New Roman"/>
                    <w:color w:val="000000"/>
                    <w:sz w:val="20"/>
                    <w:szCs w:val="20"/>
                    <w:lang w:eastAsia="pt-PT"/>
                  </w:rPr>
                </w:rPrChange>
              </w:rPr>
            </w:pPr>
            <w:r w:rsidRPr="007B5483">
              <w:rPr>
                <w:rFonts w:ascii="Arial" w:eastAsia="Times New Roman" w:hAnsi="Arial" w:cs="Arial"/>
                <w:color w:val="000000"/>
                <w:sz w:val="20"/>
                <w:szCs w:val="20"/>
                <w:lang w:eastAsia="pt-PT"/>
                <w:rPrChange w:id="2047" w:author="Adelino Naquarta Sepalanga Domingos" w:date="2025-03-05T08:02:00Z" w16du:dateUtc="2025-03-05T07:02:00Z">
                  <w:rPr>
                    <w:rFonts w:ascii="Times New Roman" w:eastAsia="Times New Roman" w:hAnsi="Times New Roman" w:cs="Times New Roman"/>
                    <w:color w:val="000000"/>
                    <w:sz w:val="20"/>
                    <w:szCs w:val="20"/>
                    <w:lang w:eastAsia="pt-PT"/>
                  </w:rPr>
                </w:rPrChange>
              </w:rPr>
              <w:t>―NS – Não sujeição a IVA ou IS.</w:t>
            </w:r>
          </w:p>
        </w:tc>
      </w:tr>
    </w:tbl>
    <w:p w14:paraId="3229E8AF" w14:textId="77777777" w:rsidR="003F3EDE" w:rsidRPr="007B5483" w:rsidRDefault="003F3EDE" w:rsidP="003F3EDE">
      <w:pPr>
        <w:rPr>
          <w:rFonts w:ascii="Arial" w:hAnsi="Arial" w:cs="Arial"/>
          <w:b/>
          <w:sz w:val="28"/>
          <w:rPrChange w:id="2048" w:author="Adelino Naquarta Sepalanga Domingos" w:date="2025-03-05T08:02:00Z" w16du:dateUtc="2025-03-05T07:02:00Z">
            <w:rPr>
              <w:b/>
              <w:sz w:val="28"/>
            </w:rPr>
          </w:rPrChange>
        </w:rPr>
      </w:pPr>
    </w:p>
    <w:p w14:paraId="4B98B69F" w14:textId="77777777" w:rsidR="002B55DF" w:rsidRPr="007B5483" w:rsidRDefault="002B55DF" w:rsidP="003F3EDE">
      <w:pPr>
        <w:rPr>
          <w:rFonts w:ascii="Arial" w:hAnsi="Arial" w:cs="Arial"/>
          <w:b/>
          <w:sz w:val="28"/>
          <w:rPrChange w:id="2049" w:author="Adelino Naquarta Sepalanga Domingos" w:date="2025-03-05T08:02:00Z" w16du:dateUtc="2025-03-05T07:02:00Z">
            <w:rPr>
              <w:b/>
              <w:sz w:val="28"/>
            </w:rPr>
          </w:rPrChange>
        </w:rPr>
      </w:pPr>
    </w:p>
    <w:p w14:paraId="4BCE6B9A" w14:textId="2F2CCD7A" w:rsidR="002B55DF" w:rsidRPr="007B5483" w:rsidDel="00691778" w:rsidRDefault="002B55DF" w:rsidP="003F3EDE">
      <w:pPr>
        <w:rPr>
          <w:del w:id="2050" w:author="Adelino Naquarta Sepalanga Domingos" w:date="2025-03-05T08:41:00Z" w16du:dateUtc="2025-03-05T07:41:00Z"/>
          <w:rFonts w:ascii="Arial" w:hAnsi="Arial" w:cs="Arial"/>
          <w:b/>
          <w:sz w:val="28"/>
          <w:rPrChange w:id="2051" w:author="Adelino Naquarta Sepalanga Domingos" w:date="2025-03-05T08:02:00Z" w16du:dateUtc="2025-03-05T07:02:00Z">
            <w:rPr>
              <w:del w:id="2052" w:author="Adelino Naquarta Sepalanga Domingos" w:date="2025-03-05T08:41:00Z" w16du:dateUtc="2025-03-05T07:41:00Z"/>
              <w:b/>
              <w:sz w:val="28"/>
            </w:rPr>
          </w:rPrChange>
        </w:rPr>
      </w:pPr>
    </w:p>
    <w:p w14:paraId="0A409AAA" w14:textId="466D7AB1" w:rsidR="002B55DF" w:rsidRPr="007B5483" w:rsidDel="00691778" w:rsidRDefault="002B55DF" w:rsidP="003F3EDE">
      <w:pPr>
        <w:rPr>
          <w:del w:id="2053" w:author="Adelino Naquarta Sepalanga Domingos" w:date="2025-03-05T08:41:00Z" w16du:dateUtc="2025-03-05T07:41:00Z"/>
          <w:rFonts w:ascii="Arial" w:hAnsi="Arial" w:cs="Arial"/>
          <w:b/>
          <w:sz w:val="28"/>
          <w:rPrChange w:id="2054" w:author="Adelino Naquarta Sepalanga Domingos" w:date="2025-03-05T08:02:00Z" w16du:dateUtc="2025-03-05T07:02:00Z">
            <w:rPr>
              <w:del w:id="2055" w:author="Adelino Naquarta Sepalanga Domingos" w:date="2025-03-05T08:41:00Z" w16du:dateUtc="2025-03-05T07:41:00Z"/>
              <w:b/>
              <w:sz w:val="28"/>
            </w:rPr>
          </w:rPrChange>
        </w:rPr>
      </w:pPr>
    </w:p>
    <w:p w14:paraId="44B16DA1" w14:textId="4D0A17F7" w:rsidR="002B55DF" w:rsidRPr="007B5483" w:rsidDel="00691778" w:rsidRDefault="002B55DF" w:rsidP="003F3EDE">
      <w:pPr>
        <w:rPr>
          <w:del w:id="2056" w:author="Adelino Naquarta Sepalanga Domingos" w:date="2025-03-05T08:41:00Z" w16du:dateUtc="2025-03-05T07:41:00Z"/>
          <w:rFonts w:ascii="Arial" w:hAnsi="Arial" w:cs="Arial"/>
          <w:b/>
          <w:sz w:val="28"/>
          <w:rPrChange w:id="2057" w:author="Adelino Naquarta Sepalanga Domingos" w:date="2025-03-05T08:02:00Z" w16du:dateUtc="2025-03-05T07:02:00Z">
            <w:rPr>
              <w:del w:id="2058" w:author="Adelino Naquarta Sepalanga Domingos" w:date="2025-03-05T08:41:00Z" w16du:dateUtc="2025-03-05T07:41:00Z"/>
              <w:b/>
              <w:sz w:val="28"/>
            </w:rPr>
          </w:rPrChange>
        </w:rPr>
      </w:pPr>
    </w:p>
    <w:p w14:paraId="31D0ED31" w14:textId="0C658C67" w:rsidR="002B55DF" w:rsidRPr="007B5483" w:rsidDel="00691778" w:rsidRDefault="002B55DF" w:rsidP="003F3EDE">
      <w:pPr>
        <w:rPr>
          <w:del w:id="2059" w:author="Adelino Naquarta Sepalanga Domingos" w:date="2025-03-05T08:41:00Z" w16du:dateUtc="2025-03-05T07:41:00Z"/>
          <w:rFonts w:ascii="Arial" w:hAnsi="Arial" w:cs="Arial"/>
          <w:b/>
          <w:sz w:val="28"/>
          <w:rPrChange w:id="2060" w:author="Adelino Naquarta Sepalanga Domingos" w:date="2025-03-05T08:02:00Z" w16du:dateUtc="2025-03-05T07:02:00Z">
            <w:rPr>
              <w:del w:id="2061" w:author="Adelino Naquarta Sepalanga Domingos" w:date="2025-03-05T08:41:00Z" w16du:dateUtc="2025-03-05T07:41:00Z"/>
              <w:b/>
              <w:sz w:val="28"/>
            </w:rPr>
          </w:rPrChange>
        </w:rPr>
      </w:pPr>
    </w:p>
    <w:p w14:paraId="1F400D34" w14:textId="40026A57" w:rsidR="002B55DF" w:rsidDel="00691778" w:rsidRDefault="002B55DF" w:rsidP="003F3EDE">
      <w:pPr>
        <w:rPr>
          <w:del w:id="2062" w:author="Adelino Naquarta Sepalanga Domingos" w:date="2025-03-05T08:41:00Z" w16du:dateUtc="2025-03-05T07:41:00Z"/>
          <w:b/>
          <w:sz w:val="28"/>
        </w:rPr>
      </w:pPr>
    </w:p>
    <w:p w14:paraId="0CD041CB" w14:textId="77777777" w:rsidR="003F3EDE" w:rsidRDefault="003F3EDE" w:rsidP="003F3EDE">
      <w:pPr>
        <w:pStyle w:val="PargrafodaLista"/>
        <w:widowControl w:val="0"/>
        <w:spacing w:after="0" w:line="276" w:lineRule="auto"/>
        <w:ind w:left="284" w:right="-142"/>
        <w:contextualSpacing w:val="0"/>
        <w:jc w:val="both"/>
        <w:rPr>
          <w:rFonts w:ascii="Times New Roman" w:eastAsia="Times New Roman" w:hAnsi="Times New Roman" w:cs="Times New Roman"/>
          <w:spacing w:val="-1"/>
          <w:sz w:val="24"/>
          <w:szCs w:val="24"/>
        </w:rPr>
      </w:pPr>
    </w:p>
    <w:p w14:paraId="395FE957" w14:textId="77777777" w:rsidR="00BA1BD5" w:rsidRPr="001A2728" w:rsidRDefault="003F3EDE">
      <w:pPr>
        <w:spacing w:after="0" w:line="276" w:lineRule="auto"/>
        <w:ind w:right="-142"/>
        <w:jc w:val="center"/>
        <w:rPr>
          <w:ins w:id="2063" w:author="Adelino Naquarta Sepalanga Domingos" w:date="2025-02-28T14:26:00Z" w16du:dateUtc="2025-02-28T13:26:00Z"/>
          <w:rFonts w:ascii="Arial" w:eastAsia="Microsoft JhengHei" w:hAnsi="Arial" w:cs="Arial"/>
          <w:b/>
          <w:sz w:val="24"/>
          <w:szCs w:val="24"/>
          <w:rPrChange w:id="2064" w:author="Adelino Naquarta Sepalanga Domingos" w:date="2025-03-05T08:50:00Z" w16du:dateUtc="2025-03-05T07:50:00Z">
            <w:rPr>
              <w:ins w:id="2065" w:author="Adelino Naquarta Sepalanga Domingos" w:date="2025-02-28T14:26:00Z" w16du:dateUtc="2025-02-28T13:26:00Z"/>
              <w:rFonts w:ascii="Times New Roman" w:eastAsia="Microsoft JhengHei" w:hAnsi="Times New Roman" w:cs="Times New Roman"/>
              <w:b/>
              <w:sz w:val="24"/>
              <w:szCs w:val="24"/>
              <w:highlight w:val="yellow"/>
            </w:rPr>
          </w:rPrChange>
        </w:rPr>
        <w:pPrChange w:id="2066" w:author="Adelino Naquarta Sepalanga Domingos" w:date="2025-02-28T14:27:00Z" w16du:dateUtc="2025-02-28T13:27:00Z">
          <w:pPr>
            <w:spacing w:after="0" w:line="276" w:lineRule="auto"/>
            <w:ind w:left="2124" w:right="-142" w:firstLine="708"/>
            <w:jc w:val="both"/>
          </w:pPr>
        </w:pPrChange>
      </w:pPr>
      <w:r w:rsidRPr="001A2728">
        <w:rPr>
          <w:rFonts w:ascii="Arial" w:eastAsia="Microsoft JhengHei" w:hAnsi="Arial" w:cs="Arial"/>
          <w:b/>
          <w:sz w:val="24"/>
          <w:szCs w:val="24"/>
          <w:rPrChange w:id="2067" w:author="Adelino Naquarta Sepalanga Domingos" w:date="2025-03-05T08:50:00Z" w16du:dateUtc="2025-03-05T07:50:00Z">
            <w:rPr>
              <w:rFonts w:ascii="Times New Roman" w:eastAsia="Microsoft JhengHei" w:hAnsi="Times New Roman" w:cs="Times New Roman"/>
              <w:b/>
              <w:sz w:val="24"/>
              <w:szCs w:val="24"/>
              <w:highlight w:val="yellow"/>
            </w:rPr>
          </w:rPrChange>
        </w:rPr>
        <w:t xml:space="preserve">Anexo </w:t>
      </w:r>
      <w:ins w:id="2068" w:author="Adelino Naquarta Sepalanga Domingos" w:date="2025-02-28T14:26:00Z" w16du:dateUtc="2025-02-28T13:26:00Z">
        <w:r w:rsidR="00BA1BD5" w:rsidRPr="001A2728">
          <w:rPr>
            <w:rFonts w:ascii="Arial" w:eastAsia="Microsoft JhengHei" w:hAnsi="Arial" w:cs="Arial"/>
            <w:b/>
            <w:sz w:val="24"/>
            <w:szCs w:val="24"/>
            <w:rPrChange w:id="2069" w:author="Adelino Naquarta Sepalanga Domingos" w:date="2025-03-05T08:50:00Z" w16du:dateUtc="2025-03-05T07:50:00Z">
              <w:rPr>
                <w:rFonts w:ascii="Times New Roman" w:eastAsia="Microsoft JhengHei" w:hAnsi="Times New Roman" w:cs="Times New Roman"/>
                <w:b/>
                <w:sz w:val="24"/>
                <w:szCs w:val="24"/>
                <w:highlight w:val="yellow"/>
              </w:rPr>
            </w:rPrChange>
          </w:rPr>
          <w:t>III</w:t>
        </w:r>
      </w:ins>
    </w:p>
    <w:p w14:paraId="2C78AF69" w14:textId="508F73CD" w:rsidR="003F3EDE" w:rsidRPr="001A2728" w:rsidRDefault="003F3EDE">
      <w:pPr>
        <w:spacing w:after="0" w:line="276" w:lineRule="auto"/>
        <w:ind w:right="-142"/>
        <w:jc w:val="center"/>
        <w:rPr>
          <w:rFonts w:ascii="Arial" w:eastAsia="Microsoft JhengHei" w:hAnsi="Arial" w:cs="Arial"/>
          <w:b/>
          <w:sz w:val="24"/>
          <w:szCs w:val="24"/>
          <w:rPrChange w:id="2070" w:author="Adelino Naquarta Sepalanga Domingos" w:date="2025-03-05T08:50:00Z" w16du:dateUtc="2025-03-05T07:50:00Z">
            <w:rPr>
              <w:rFonts w:ascii="Times New Roman" w:eastAsia="Microsoft JhengHei" w:hAnsi="Times New Roman" w:cs="Times New Roman"/>
              <w:b/>
              <w:sz w:val="24"/>
              <w:szCs w:val="24"/>
              <w:highlight w:val="yellow"/>
            </w:rPr>
          </w:rPrChange>
        </w:rPr>
        <w:pPrChange w:id="2071" w:author="Adelino Naquarta Sepalanga Domingos" w:date="2025-02-28T14:27:00Z" w16du:dateUtc="2025-02-28T13:27:00Z">
          <w:pPr>
            <w:spacing w:after="0" w:line="276" w:lineRule="auto"/>
            <w:ind w:left="2124" w:right="-142" w:firstLine="708"/>
            <w:jc w:val="both"/>
          </w:pPr>
        </w:pPrChange>
      </w:pPr>
      <w:del w:id="2072" w:author="Adelino Naquarta Sepalanga Domingos" w:date="2025-02-28T14:27:00Z" w16du:dateUtc="2025-02-28T13:27:00Z">
        <w:r w:rsidRPr="001A2728" w:rsidDel="00BA1BD5">
          <w:rPr>
            <w:rFonts w:ascii="Arial" w:eastAsia="Microsoft JhengHei" w:hAnsi="Arial" w:cs="Arial"/>
            <w:b/>
            <w:sz w:val="24"/>
            <w:szCs w:val="24"/>
            <w:rPrChange w:id="2073" w:author="Adelino Naquarta Sepalanga Domingos" w:date="2025-03-05T08:50:00Z" w16du:dateUtc="2025-03-05T07:50:00Z">
              <w:rPr>
                <w:rFonts w:ascii="Times New Roman" w:eastAsia="Microsoft JhengHei" w:hAnsi="Times New Roman" w:cs="Times New Roman"/>
                <w:b/>
                <w:sz w:val="24"/>
                <w:szCs w:val="24"/>
                <w:highlight w:val="yellow"/>
              </w:rPr>
            </w:rPrChange>
          </w:rPr>
          <w:delText xml:space="preserve">da </w:delText>
        </w:r>
      </w:del>
      <w:r w:rsidRPr="001A2728">
        <w:rPr>
          <w:rFonts w:ascii="Arial" w:eastAsia="Microsoft JhengHei" w:hAnsi="Arial" w:cs="Arial"/>
          <w:b/>
          <w:sz w:val="24"/>
          <w:szCs w:val="24"/>
          <w:rPrChange w:id="2074" w:author="Adelino Naquarta Sepalanga Domingos" w:date="2025-03-05T08:50:00Z" w16du:dateUtc="2025-03-05T07:50:00Z">
            <w:rPr>
              <w:rFonts w:ascii="Times New Roman" w:eastAsia="Microsoft JhengHei" w:hAnsi="Times New Roman" w:cs="Times New Roman"/>
              <w:b/>
              <w:sz w:val="24"/>
              <w:szCs w:val="24"/>
              <w:highlight w:val="yellow"/>
            </w:rPr>
          </w:rPrChange>
        </w:rPr>
        <w:t>Estrutura Dados inventário</w:t>
      </w:r>
    </w:p>
    <w:p w14:paraId="2CEE1E7F" w14:textId="77777777" w:rsidR="003F3EDE" w:rsidRPr="00ED4DAE" w:rsidRDefault="003F3EDE" w:rsidP="003F3EDE">
      <w:pPr>
        <w:pStyle w:val="PargrafodaLista"/>
        <w:widowControl w:val="0"/>
        <w:spacing w:after="0" w:line="276" w:lineRule="auto"/>
        <w:ind w:left="284" w:right="-142"/>
        <w:contextualSpacing w:val="0"/>
        <w:jc w:val="both"/>
        <w:rPr>
          <w:rFonts w:ascii="Times New Roman" w:eastAsia="Times New Roman" w:hAnsi="Times New Roman" w:cs="Times New Roman"/>
          <w:spacing w:val="-1"/>
          <w:sz w:val="24"/>
          <w:szCs w:val="24"/>
          <w:highlight w:val="yellow"/>
        </w:rPr>
      </w:pPr>
    </w:p>
    <w:tbl>
      <w:tblPr>
        <w:tblStyle w:val="TabeladeGrelha4-Destaque3"/>
        <w:tblW w:w="10632" w:type="dxa"/>
        <w:tblInd w:w="-714" w:type="dxa"/>
        <w:tblLayout w:type="fixed"/>
        <w:tblLook w:val="04A0" w:firstRow="1" w:lastRow="0" w:firstColumn="1" w:lastColumn="0" w:noHBand="0" w:noVBand="1"/>
      </w:tblPr>
      <w:tblGrid>
        <w:gridCol w:w="1135"/>
        <w:gridCol w:w="992"/>
        <w:gridCol w:w="3544"/>
        <w:gridCol w:w="3685"/>
        <w:gridCol w:w="1276"/>
      </w:tblGrid>
      <w:tr w:rsidR="003F3EDE" w:rsidRPr="001A2728" w14:paraId="5BF4B33B" w14:textId="77777777" w:rsidTr="003E6082">
        <w:trPr>
          <w:cnfStyle w:val="100000000000" w:firstRow="1" w:lastRow="0" w:firstColumn="0" w:lastColumn="0" w:oddVBand="0" w:evenVBand="0" w:oddHBand="0" w:evenHBand="0" w:firstRowFirstColumn="0" w:firstRowLastColumn="0" w:lastRowFirstColumn="0" w:lastRowLastColumn="0"/>
          <w:trHeight w:val="463"/>
        </w:trPr>
        <w:tc>
          <w:tcPr>
            <w:cnfStyle w:val="001000000000" w:firstRow="0" w:lastRow="0" w:firstColumn="1" w:lastColumn="0" w:oddVBand="0" w:evenVBand="0" w:oddHBand="0" w:evenHBand="0" w:firstRowFirstColumn="0" w:firstRowLastColumn="0" w:lastRowFirstColumn="0" w:lastRowLastColumn="0"/>
            <w:tcW w:w="1135" w:type="dxa"/>
            <w:shd w:val="clear" w:color="auto" w:fill="44546A" w:themeFill="text2"/>
            <w:hideMark/>
          </w:tcPr>
          <w:p w14:paraId="4614AF53" w14:textId="77777777" w:rsidR="003F3EDE" w:rsidRPr="001A2728" w:rsidRDefault="003F3EDE" w:rsidP="0025185C">
            <w:pPr>
              <w:widowControl w:val="0"/>
              <w:jc w:val="center"/>
              <w:rPr>
                <w:rFonts w:ascii="Arial" w:eastAsia="Times New Roman" w:hAnsi="Arial" w:cs="Arial"/>
                <w:b w:val="0"/>
                <w:bCs w:val="0"/>
                <w:spacing w:val="-1"/>
                <w:sz w:val="20"/>
                <w:szCs w:val="20"/>
                <w:rPrChange w:id="2075" w:author="Adelino Naquarta Sepalanga Domingos" w:date="2025-03-05T08:51:00Z" w16du:dateUtc="2025-03-05T07:51:00Z">
                  <w:rPr>
                    <w:rFonts w:ascii="Times New Roman" w:eastAsia="Times New Roman" w:hAnsi="Times New Roman"/>
                    <w:b w:val="0"/>
                    <w:bCs w:val="0"/>
                    <w:spacing w:val="-1"/>
                  </w:rPr>
                </w:rPrChange>
              </w:rPr>
            </w:pPr>
            <w:r w:rsidRPr="001A2728">
              <w:rPr>
                <w:rFonts w:ascii="Arial" w:eastAsia="Times New Roman" w:hAnsi="Arial" w:cs="Arial"/>
                <w:spacing w:val="-1"/>
                <w:sz w:val="20"/>
                <w:szCs w:val="20"/>
                <w:rPrChange w:id="2076" w:author="Adelino Naquarta Sepalanga Domingos" w:date="2025-03-05T08:51:00Z" w16du:dateUtc="2025-03-05T07:51:00Z">
                  <w:rPr>
                    <w:rFonts w:ascii="Times New Roman" w:eastAsia="Times New Roman" w:hAnsi="Times New Roman"/>
                    <w:spacing w:val="-1"/>
                  </w:rPr>
                </w:rPrChange>
              </w:rPr>
              <w:t>Índice do campo</w:t>
            </w:r>
          </w:p>
        </w:tc>
        <w:tc>
          <w:tcPr>
            <w:tcW w:w="992" w:type="dxa"/>
            <w:shd w:val="clear" w:color="auto" w:fill="44546A" w:themeFill="text2"/>
            <w:hideMark/>
          </w:tcPr>
          <w:p w14:paraId="2296DE0B" w14:textId="77777777" w:rsidR="003F3EDE" w:rsidRPr="001A2728" w:rsidRDefault="003F3EDE" w:rsidP="0025185C">
            <w:pPr>
              <w:widowControl w:val="0"/>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spacing w:val="-1"/>
                <w:sz w:val="20"/>
                <w:szCs w:val="20"/>
                <w:rPrChange w:id="2077" w:author="Adelino Naquarta Sepalanga Domingos" w:date="2025-03-05T08:51:00Z" w16du:dateUtc="2025-03-05T07:51:00Z">
                  <w:rPr>
                    <w:rFonts w:ascii="Times New Roman" w:eastAsia="Times New Roman" w:hAnsi="Times New Roman"/>
                    <w:b w:val="0"/>
                    <w:bCs w:val="0"/>
                    <w:spacing w:val="-1"/>
                  </w:rPr>
                </w:rPrChange>
              </w:rPr>
            </w:pPr>
            <w:r w:rsidRPr="001A2728">
              <w:rPr>
                <w:rFonts w:ascii="Arial" w:eastAsia="Times New Roman" w:hAnsi="Arial" w:cs="Arial"/>
                <w:spacing w:val="-1"/>
                <w:sz w:val="20"/>
                <w:szCs w:val="20"/>
                <w:rPrChange w:id="2078" w:author="Adelino Naquarta Sepalanga Domingos" w:date="2025-03-05T08:51:00Z" w16du:dateUtc="2025-03-05T07:51:00Z">
                  <w:rPr>
                    <w:rFonts w:ascii="Times New Roman" w:eastAsia="Times New Roman" w:hAnsi="Times New Roman"/>
                    <w:spacing w:val="-1"/>
                  </w:rPr>
                </w:rPrChange>
              </w:rPr>
              <w:t>Obrigatório</w:t>
            </w:r>
          </w:p>
        </w:tc>
        <w:tc>
          <w:tcPr>
            <w:tcW w:w="3544" w:type="dxa"/>
            <w:shd w:val="clear" w:color="auto" w:fill="44546A" w:themeFill="text2"/>
            <w:hideMark/>
          </w:tcPr>
          <w:p w14:paraId="10D10C23" w14:textId="77777777" w:rsidR="003F3EDE" w:rsidRPr="001A2728" w:rsidRDefault="003F3EDE" w:rsidP="0025185C">
            <w:pPr>
              <w:widowControl w:val="0"/>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spacing w:val="-1"/>
                <w:sz w:val="20"/>
                <w:szCs w:val="20"/>
                <w:rPrChange w:id="2079" w:author="Adelino Naquarta Sepalanga Domingos" w:date="2025-03-05T08:51:00Z" w16du:dateUtc="2025-03-05T07:51:00Z">
                  <w:rPr>
                    <w:rFonts w:ascii="Times New Roman" w:eastAsia="Times New Roman" w:hAnsi="Times New Roman"/>
                    <w:b w:val="0"/>
                    <w:bCs w:val="0"/>
                    <w:spacing w:val="-1"/>
                  </w:rPr>
                </w:rPrChange>
              </w:rPr>
            </w:pPr>
            <w:r w:rsidRPr="001A2728">
              <w:rPr>
                <w:rFonts w:ascii="Arial" w:eastAsia="Times New Roman" w:hAnsi="Arial" w:cs="Arial"/>
                <w:spacing w:val="-1"/>
                <w:sz w:val="20"/>
                <w:szCs w:val="20"/>
                <w:rPrChange w:id="2080" w:author="Adelino Naquarta Sepalanga Domingos" w:date="2025-03-05T08:51:00Z" w16du:dateUtc="2025-03-05T07:51:00Z">
                  <w:rPr>
                    <w:rFonts w:ascii="Times New Roman" w:eastAsia="Times New Roman" w:hAnsi="Times New Roman"/>
                    <w:spacing w:val="-1"/>
                  </w:rPr>
                </w:rPrChange>
              </w:rPr>
              <w:t>Nome do campo</w:t>
            </w:r>
          </w:p>
        </w:tc>
        <w:tc>
          <w:tcPr>
            <w:tcW w:w="3685" w:type="dxa"/>
            <w:shd w:val="clear" w:color="auto" w:fill="44546A" w:themeFill="text2"/>
            <w:hideMark/>
          </w:tcPr>
          <w:p w14:paraId="3ECB60C6" w14:textId="77777777" w:rsidR="003F3EDE" w:rsidRPr="001A2728" w:rsidRDefault="003F3EDE" w:rsidP="0025185C">
            <w:pPr>
              <w:widowControl w:val="0"/>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spacing w:val="-1"/>
                <w:sz w:val="20"/>
                <w:szCs w:val="20"/>
                <w:rPrChange w:id="2081" w:author="Adelino Naquarta Sepalanga Domingos" w:date="2025-03-05T08:51:00Z" w16du:dateUtc="2025-03-05T07:51:00Z">
                  <w:rPr>
                    <w:rFonts w:ascii="Times New Roman" w:eastAsia="Times New Roman" w:hAnsi="Times New Roman"/>
                    <w:b w:val="0"/>
                    <w:bCs w:val="0"/>
                    <w:spacing w:val="-1"/>
                  </w:rPr>
                </w:rPrChange>
              </w:rPr>
            </w:pPr>
            <w:r w:rsidRPr="001A2728">
              <w:rPr>
                <w:rFonts w:ascii="Arial" w:eastAsia="Times New Roman" w:hAnsi="Arial" w:cs="Arial"/>
                <w:spacing w:val="-1"/>
                <w:sz w:val="20"/>
                <w:szCs w:val="20"/>
                <w:rPrChange w:id="2082" w:author="Adelino Naquarta Sepalanga Domingos" w:date="2025-03-05T08:51:00Z" w16du:dateUtc="2025-03-05T07:51:00Z">
                  <w:rPr>
                    <w:rFonts w:ascii="Times New Roman" w:eastAsia="Times New Roman" w:hAnsi="Times New Roman"/>
                    <w:spacing w:val="-1"/>
                  </w:rPr>
                </w:rPrChange>
              </w:rPr>
              <w:t>Notas técnicas</w:t>
            </w:r>
          </w:p>
        </w:tc>
        <w:tc>
          <w:tcPr>
            <w:tcW w:w="1276" w:type="dxa"/>
            <w:shd w:val="clear" w:color="auto" w:fill="44546A" w:themeFill="text2"/>
            <w:hideMark/>
          </w:tcPr>
          <w:p w14:paraId="1B4C5F67" w14:textId="77777777" w:rsidR="003F3EDE" w:rsidRPr="001A2728" w:rsidRDefault="003F3EDE" w:rsidP="0025185C">
            <w:pPr>
              <w:widowControl w:val="0"/>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spacing w:val="-1"/>
                <w:sz w:val="20"/>
                <w:szCs w:val="20"/>
                <w:rPrChange w:id="2083" w:author="Adelino Naquarta Sepalanga Domingos" w:date="2025-03-05T08:51:00Z" w16du:dateUtc="2025-03-05T07:51:00Z">
                  <w:rPr>
                    <w:rFonts w:ascii="Times New Roman" w:eastAsia="Times New Roman" w:hAnsi="Times New Roman"/>
                    <w:b w:val="0"/>
                    <w:bCs w:val="0"/>
                    <w:spacing w:val="-1"/>
                  </w:rPr>
                </w:rPrChange>
              </w:rPr>
            </w:pPr>
            <w:r w:rsidRPr="001A2728">
              <w:rPr>
                <w:rFonts w:ascii="Arial" w:eastAsia="Times New Roman" w:hAnsi="Arial" w:cs="Arial"/>
                <w:spacing w:val="-1"/>
                <w:sz w:val="20"/>
                <w:szCs w:val="20"/>
                <w:rPrChange w:id="2084" w:author="Adelino Naquarta Sepalanga Domingos" w:date="2025-03-05T08:51:00Z" w16du:dateUtc="2025-03-05T07:51:00Z">
                  <w:rPr>
                    <w:rFonts w:ascii="Times New Roman" w:eastAsia="Times New Roman" w:hAnsi="Times New Roman"/>
                    <w:spacing w:val="-1"/>
                  </w:rPr>
                </w:rPrChange>
              </w:rPr>
              <w:t>Formato</w:t>
            </w:r>
          </w:p>
        </w:tc>
      </w:tr>
      <w:tr w:rsidR="001567B5" w:rsidRPr="001A2728" w14:paraId="0D77D014" w14:textId="77777777" w:rsidTr="003E60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5" w:type="dxa"/>
          </w:tcPr>
          <w:p w14:paraId="58E83467" w14:textId="0E0D1341" w:rsidR="001567B5" w:rsidRPr="001A2728" w:rsidRDefault="001567B5" w:rsidP="001567B5">
            <w:pPr>
              <w:widowControl w:val="0"/>
              <w:jc w:val="center"/>
              <w:rPr>
                <w:rFonts w:ascii="Arial" w:eastAsia="Times New Roman" w:hAnsi="Arial" w:cs="Arial"/>
                <w:spacing w:val="-1"/>
                <w:sz w:val="20"/>
                <w:szCs w:val="20"/>
                <w:rPrChange w:id="2085" w:author="Adelino Naquarta Sepalanga Domingos" w:date="2025-03-05T08:51:00Z" w16du:dateUtc="2025-03-05T07:51:00Z">
                  <w:rPr>
                    <w:rFonts w:ascii="Times New Roman" w:eastAsia="Times New Roman" w:hAnsi="Times New Roman"/>
                    <w:spacing w:val="-1"/>
                    <w:highlight w:val="yellow"/>
                  </w:rPr>
                </w:rPrChange>
              </w:rPr>
            </w:pPr>
            <w:r w:rsidRPr="001A2728">
              <w:rPr>
                <w:rFonts w:ascii="Arial" w:eastAsia="Times New Roman" w:hAnsi="Arial" w:cs="Arial"/>
                <w:spacing w:val="-1"/>
                <w:sz w:val="20"/>
                <w:szCs w:val="20"/>
                <w:rPrChange w:id="2086" w:author="Adelino Naquarta Sepalanga Domingos" w:date="2025-03-05T08:51:00Z" w16du:dateUtc="2025-03-05T07:51:00Z">
                  <w:rPr>
                    <w:rFonts w:ascii="Times New Roman" w:eastAsia="Times New Roman" w:hAnsi="Times New Roman"/>
                    <w:spacing w:val="-1"/>
                    <w:highlight w:val="yellow"/>
                  </w:rPr>
                </w:rPrChange>
              </w:rPr>
              <w:t>0</w:t>
            </w:r>
          </w:p>
        </w:tc>
        <w:tc>
          <w:tcPr>
            <w:tcW w:w="992" w:type="dxa"/>
          </w:tcPr>
          <w:p w14:paraId="5F2F36B2" w14:textId="77777777" w:rsidR="001567B5" w:rsidRPr="001A2728" w:rsidRDefault="001567B5" w:rsidP="001567B5">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pacing w:val="-1"/>
                <w:sz w:val="20"/>
                <w:szCs w:val="20"/>
                <w:rPrChange w:id="2087" w:author="Adelino Naquarta Sepalanga Domingos" w:date="2025-03-05T08:51:00Z" w16du:dateUtc="2025-03-05T07:51:00Z">
                  <w:rPr>
                    <w:rFonts w:ascii="Times New Roman" w:eastAsia="Times New Roman" w:hAnsi="Times New Roman"/>
                    <w:spacing w:val="-1"/>
                  </w:rPr>
                </w:rPrChange>
              </w:rPr>
            </w:pPr>
            <w:r w:rsidRPr="001A2728">
              <w:rPr>
                <w:rFonts w:ascii="Arial" w:eastAsia="Times New Roman" w:hAnsi="Arial" w:cs="Arial"/>
                <w:spacing w:val="-1"/>
                <w:sz w:val="20"/>
                <w:szCs w:val="20"/>
                <w:rPrChange w:id="2088" w:author="Adelino Naquarta Sepalanga Domingos" w:date="2025-03-05T08:51:00Z" w16du:dateUtc="2025-03-05T07:51:00Z">
                  <w:rPr>
                    <w:rFonts w:ascii="Times New Roman" w:eastAsia="Times New Roman" w:hAnsi="Times New Roman"/>
                    <w:spacing w:val="-1"/>
                    <w:highlight w:val="yellow"/>
                  </w:rPr>
                </w:rPrChange>
              </w:rPr>
              <w:t>*</w:t>
            </w:r>
          </w:p>
        </w:tc>
        <w:tc>
          <w:tcPr>
            <w:tcW w:w="3544" w:type="dxa"/>
          </w:tcPr>
          <w:p w14:paraId="31523E5B" w14:textId="77777777" w:rsidR="001567B5" w:rsidRPr="001A2728" w:rsidRDefault="001567B5" w:rsidP="001567B5">
            <w:pPr>
              <w:widowControl w:val="0"/>
              <w:cnfStyle w:val="000000100000" w:firstRow="0" w:lastRow="0" w:firstColumn="0" w:lastColumn="0" w:oddVBand="0" w:evenVBand="0" w:oddHBand="1" w:evenHBand="0" w:firstRowFirstColumn="0" w:firstRowLastColumn="0" w:lastRowFirstColumn="0" w:lastRowLastColumn="0"/>
              <w:rPr>
                <w:rFonts w:ascii="Arial" w:eastAsia="Times New Roman" w:hAnsi="Arial" w:cs="Arial"/>
                <w:spacing w:val="-1"/>
                <w:sz w:val="20"/>
                <w:szCs w:val="20"/>
                <w:rPrChange w:id="2089" w:author="Adelino Naquarta Sepalanga Domingos" w:date="2025-03-05T08:51:00Z" w16du:dateUtc="2025-03-05T07:51:00Z">
                  <w:rPr>
                    <w:rFonts w:ascii="Times New Roman" w:eastAsia="Times New Roman" w:hAnsi="Times New Roman"/>
                    <w:spacing w:val="-1"/>
                  </w:rPr>
                </w:rPrChange>
              </w:rPr>
            </w:pPr>
            <w:r w:rsidRPr="001A2728">
              <w:rPr>
                <w:rFonts w:ascii="Arial" w:eastAsia="Times New Roman" w:hAnsi="Arial" w:cs="Arial"/>
                <w:spacing w:val="-1"/>
                <w:sz w:val="20"/>
                <w:szCs w:val="20"/>
                <w:rPrChange w:id="2090" w:author="Adelino Naquarta Sepalanga Domingos" w:date="2025-03-05T08:51:00Z" w16du:dateUtc="2025-03-05T07:51:00Z">
                  <w:rPr>
                    <w:rFonts w:ascii="Times New Roman" w:eastAsia="Times New Roman" w:hAnsi="Times New Roman"/>
                    <w:spacing w:val="-1"/>
                  </w:rPr>
                </w:rPrChange>
              </w:rPr>
              <w:t xml:space="preserve">Método de custeio </w:t>
            </w:r>
          </w:p>
        </w:tc>
        <w:tc>
          <w:tcPr>
            <w:tcW w:w="3685" w:type="dxa"/>
          </w:tcPr>
          <w:p w14:paraId="49EE7B1D" w14:textId="77777777" w:rsidR="001567B5" w:rsidRPr="001A2728" w:rsidRDefault="001567B5" w:rsidP="001567B5">
            <w:pPr>
              <w:widowControl w:val="0"/>
              <w:cnfStyle w:val="000000100000" w:firstRow="0" w:lastRow="0" w:firstColumn="0" w:lastColumn="0" w:oddVBand="0" w:evenVBand="0" w:oddHBand="1" w:evenHBand="0" w:firstRowFirstColumn="0" w:firstRowLastColumn="0" w:lastRowFirstColumn="0" w:lastRowLastColumn="0"/>
              <w:rPr>
                <w:rFonts w:ascii="Arial" w:eastAsia="Times New Roman" w:hAnsi="Arial" w:cs="Arial"/>
                <w:spacing w:val="-1"/>
                <w:sz w:val="20"/>
                <w:szCs w:val="20"/>
                <w:rPrChange w:id="2091" w:author="Adelino Naquarta Sepalanga Domingos" w:date="2025-03-05T08:51:00Z" w16du:dateUtc="2025-03-05T07:51:00Z">
                  <w:rPr>
                    <w:rFonts w:ascii="Times New Roman" w:eastAsia="Times New Roman" w:hAnsi="Times New Roman"/>
                    <w:spacing w:val="-1"/>
                  </w:rPr>
                </w:rPrChange>
              </w:rPr>
            </w:pPr>
            <w:r w:rsidRPr="001A2728">
              <w:rPr>
                <w:rFonts w:ascii="Arial" w:eastAsia="Times New Roman" w:hAnsi="Arial" w:cs="Arial"/>
                <w:spacing w:val="-1"/>
                <w:sz w:val="20"/>
                <w:szCs w:val="20"/>
                <w:rPrChange w:id="2092" w:author="Adelino Naquarta Sepalanga Domingos" w:date="2025-03-05T08:51:00Z" w16du:dateUtc="2025-03-05T07:51:00Z">
                  <w:rPr>
                    <w:rFonts w:ascii="Times New Roman" w:eastAsia="Times New Roman" w:hAnsi="Times New Roman"/>
                    <w:spacing w:val="-1"/>
                  </w:rPr>
                </w:rPrChange>
              </w:rPr>
              <w:t>Indicar o método de custeio da empresa</w:t>
            </w:r>
            <w:r w:rsidR="003E6082" w:rsidRPr="001A2728">
              <w:rPr>
                <w:rFonts w:ascii="Arial" w:eastAsia="Times New Roman" w:hAnsi="Arial" w:cs="Arial"/>
                <w:spacing w:val="-1"/>
                <w:sz w:val="20"/>
                <w:szCs w:val="20"/>
                <w:rPrChange w:id="2093" w:author="Adelino Naquarta Sepalanga Domingos" w:date="2025-03-05T08:51:00Z" w16du:dateUtc="2025-03-05T07:51:00Z">
                  <w:rPr>
                    <w:rFonts w:ascii="Times New Roman" w:eastAsia="Times New Roman" w:hAnsi="Times New Roman"/>
                    <w:spacing w:val="-1"/>
                  </w:rPr>
                </w:rPrChange>
              </w:rPr>
              <w:t>.</w:t>
            </w:r>
          </w:p>
          <w:p w14:paraId="5CF5EBB6" w14:textId="77777777" w:rsidR="003E6082" w:rsidRPr="001A2728" w:rsidRDefault="003E6082" w:rsidP="003E6082">
            <w:pPr>
              <w:widowControl w:val="0"/>
              <w:cnfStyle w:val="000000100000" w:firstRow="0" w:lastRow="0" w:firstColumn="0" w:lastColumn="0" w:oddVBand="0" w:evenVBand="0" w:oddHBand="1" w:evenHBand="0" w:firstRowFirstColumn="0" w:firstRowLastColumn="0" w:lastRowFirstColumn="0" w:lastRowLastColumn="0"/>
              <w:rPr>
                <w:rFonts w:ascii="Arial" w:eastAsia="Times New Roman" w:hAnsi="Arial" w:cs="Arial"/>
                <w:spacing w:val="-1"/>
                <w:sz w:val="20"/>
                <w:szCs w:val="20"/>
                <w:rPrChange w:id="2094" w:author="Adelino Naquarta Sepalanga Domingos" w:date="2025-03-05T08:51:00Z" w16du:dateUtc="2025-03-05T07:51:00Z">
                  <w:rPr>
                    <w:rFonts w:ascii="Times New Roman" w:eastAsia="Times New Roman" w:hAnsi="Times New Roman"/>
                    <w:spacing w:val="-1"/>
                  </w:rPr>
                </w:rPrChange>
              </w:rPr>
            </w:pPr>
            <w:r w:rsidRPr="001A2728">
              <w:rPr>
                <w:rFonts w:ascii="Arial" w:eastAsia="Times New Roman" w:hAnsi="Arial" w:cs="Arial"/>
                <w:spacing w:val="-1"/>
                <w:sz w:val="20"/>
                <w:szCs w:val="20"/>
                <w:rPrChange w:id="2095" w:author="Adelino Naquarta Sepalanga Domingos" w:date="2025-03-05T08:51:00Z" w16du:dateUtc="2025-03-05T07:51:00Z">
                  <w:rPr>
                    <w:rFonts w:ascii="Times New Roman" w:eastAsia="Times New Roman" w:hAnsi="Times New Roman"/>
                    <w:spacing w:val="-1"/>
                  </w:rPr>
                </w:rPrChange>
              </w:rPr>
              <w:t>Deve ser preenchido com uma das seguintes letras:</w:t>
            </w:r>
          </w:p>
          <w:p w14:paraId="3B2EEDEB" w14:textId="4F04BF28" w:rsidR="003E6082" w:rsidRPr="001A2728" w:rsidRDefault="003E6082" w:rsidP="001567B5">
            <w:pPr>
              <w:widowControl w:val="0"/>
              <w:cnfStyle w:val="000000100000" w:firstRow="0" w:lastRow="0" w:firstColumn="0" w:lastColumn="0" w:oddVBand="0" w:evenVBand="0" w:oddHBand="1" w:evenHBand="0" w:firstRowFirstColumn="0" w:firstRowLastColumn="0" w:lastRowFirstColumn="0" w:lastRowLastColumn="0"/>
              <w:rPr>
                <w:rFonts w:ascii="Arial" w:eastAsia="Times New Roman" w:hAnsi="Arial" w:cs="Arial"/>
                <w:spacing w:val="-1"/>
                <w:sz w:val="20"/>
                <w:szCs w:val="20"/>
                <w:rPrChange w:id="2096" w:author="Adelino Naquarta Sepalanga Domingos" w:date="2025-03-05T08:51:00Z" w16du:dateUtc="2025-03-05T07:51:00Z">
                  <w:rPr>
                    <w:rFonts w:ascii="Times New Roman" w:eastAsia="Times New Roman" w:hAnsi="Times New Roman"/>
                    <w:spacing w:val="-1"/>
                  </w:rPr>
                </w:rPrChange>
              </w:rPr>
            </w:pPr>
          </w:p>
        </w:tc>
        <w:tc>
          <w:tcPr>
            <w:tcW w:w="1276" w:type="dxa"/>
          </w:tcPr>
          <w:p w14:paraId="126A2771" w14:textId="409A7117" w:rsidR="001567B5" w:rsidRPr="001A2728" w:rsidRDefault="001567B5" w:rsidP="001567B5">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pacing w:val="-1"/>
                <w:sz w:val="20"/>
                <w:szCs w:val="20"/>
                <w:rPrChange w:id="2097" w:author="Adelino Naquarta Sepalanga Domingos" w:date="2025-03-05T08:51:00Z" w16du:dateUtc="2025-03-05T07:51:00Z">
                  <w:rPr>
                    <w:rFonts w:ascii="Times New Roman" w:eastAsia="Times New Roman" w:hAnsi="Times New Roman"/>
                    <w:spacing w:val="-1"/>
                  </w:rPr>
                </w:rPrChange>
              </w:rPr>
            </w:pPr>
            <w:r w:rsidRPr="001A2728">
              <w:rPr>
                <w:rFonts w:ascii="Arial" w:eastAsia="SimSun" w:hAnsi="Arial" w:cs="Arial"/>
                <w:kern w:val="2"/>
                <w:sz w:val="20"/>
                <w:szCs w:val="20"/>
                <w:lang w:eastAsia="zh-CN"/>
                <w:rPrChange w:id="2098" w:author="Adelino Naquarta Sepalanga Domingos" w:date="2025-03-05T08:51:00Z" w16du:dateUtc="2025-03-05T07:51:00Z">
                  <w:rPr>
                    <w:rFonts w:ascii="Times New Roman" w:eastAsia="SimSun" w:hAnsi="Times New Roman" w:cs="Times New Roman"/>
                    <w:kern w:val="2"/>
                    <w:sz w:val="21"/>
                    <w:szCs w:val="24"/>
                    <w:highlight w:val="yellow"/>
                    <w:lang w:eastAsia="zh-CN"/>
                  </w:rPr>
                </w:rPrChange>
              </w:rPr>
              <w:t>String</w:t>
            </w:r>
          </w:p>
        </w:tc>
      </w:tr>
      <w:tr w:rsidR="001567B5" w:rsidRPr="001A2728" w14:paraId="4F7E7A1D" w14:textId="77777777" w:rsidTr="00B61C3D">
        <w:trPr>
          <w:trHeight w:val="2957"/>
        </w:trPr>
        <w:tc>
          <w:tcPr>
            <w:cnfStyle w:val="001000000000" w:firstRow="0" w:lastRow="0" w:firstColumn="1" w:lastColumn="0" w:oddVBand="0" w:evenVBand="0" w:oddHBand="0" w:evenHBand="0" w:firstRowFirstColumn="0" w:firstRowLastColumn="0" w:lastRowFirstColumn="0" w:lastRowLastColumn="0"/>
            <w:tcW w:w="1135" w:type="dxa"/>
          </w:tcPr>
          <w:p w14:paraId="558CBCD8" w14:textId="77777777" w:rsidR="001567B5" w:rsidRPr="001A2728" w:rsidRDefault="001567B5" w:rsidP="001567B5">
            <w:pPr>
              <w:widowControl w:val="0"/>
              <w:jc w:val="center"/>
              <w:rPr>
                <w:rFonts w:ascii="Arial" w:eastAsia="Times New Roman" w:hAnsi="Arial" w:cs="Arial"/>
                <w:spacing w:val="-1"/>
                <w:sz w:val="20"/>
                <w:szCs w:val="20"/>
                <w:rPrChange w:id="2099" w:author="Adelino Naquarta Sepalanga Domingos" w:date="2025-03-05T08:51:00Z" w16du:dateUtc="2025-03-05T07:51:00Z">
                  <w:rPr>
                    <w:rFonts w:ascii="Times New Roman" w:eastAsia="Times New Roman" w:hAnsi="Times New Roman"/>
                    <w:spacing w:val="-1"/>
                    <w:highlight w:val="yellow"/>
                  </w:rPr>
                </w:rPrChange>
              </w:rPr>
            </w:pPr>
          </w:p>
          <w:p w14:paraId="13357F37" w14:textId="77777777" w:rsidR="001567B5" w:rsidRPr="001A2728" w:rsidRDefault="001567B5" w:rsidP="001567B5">
            <w:pPr>
              <w:widowControl w:val="0"/>
              <w:jc w:val="center"/>
              <w:rPr>
                <w:rFonts w:ascii="Arial" w:eastAsia="Times New Roman" w:hAnsi="Arial" w:cs="Arial"/>
                <w:spacing w:val="-1"/>
                <w:sz w:val="20"/>
                <w:szCs w:val="20"/>
                <w:rPrChange w:id="2100" w:author="Adelino Naquarta Sepalanga Domingos" w:date="2025-03-05T08:51:00Z" w16du:dateUtc="2025-03-05T07:51:00Z">
                  <w:rPr>
                    <w:rFonts w:ascii="Times New Roman" w:eastAsia="Times New Roman" w:hAnsi="Times New Roman"/>
                    <w:spacing w:val="-1"/>
                    <w:highlight w:val="yellow"/>
                  </w:rPr>
                </w:rPrChange>
              </w:rPr>
            </w:pPr>
            <w:r w:rsidRPr="001A2728">
              <w:rPr>
                <w:rFonts w:ascii="Arial" w:eastAsia="Times New Roman" w:hAnsi="Arial" w:cs="Arial"/>
                <w:spacing w:val="-1"/>
                <w:sz w:val="20"/>
                <w:szCs w:val="20"/>
                <w:rPrChange w:id="2101" w:author="Adelino Naquarta Sepalanga Domingos" w:date="2025-03-05T08:51:00Z" w16du:dateUtc="2025-03-05T07:51:00Z">
                  <w:rPr>
                    <w:rFonts w:ascii="Times New Roman" w:eastAsia="Times New Roman" w:hAnsi="Times New Roman"/>
                    <w:spacing w:val="-1"/>
                    <w:highlight w:val="yellow"/>
                  </w:rPr>
                </w:rPrChange>
              </w:rPr>
              <w:t>1</w:t>
            </w:r>
          </w:p>
        </w:tc>
        <w:tc>
          <w:tcPr>
            <w:tcW w:w="992" w:type="dxa"/>
          </w:tcPr>
          <w:p w14:paraId="065E252B" w14:textId="77777777" w:rsidR="001567B5" w:rsidRPr="001A2728" w:rsidRDefault="001567B5" w:rsidP="001567B5">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pacing w:val="-1"/>
                <w:sz w:val="20"/>
                <w:szCs w:val="20"/>
                <w:rPrChange w:id="2102" w:author="Adelino Naquarta Sepalanga Domingos" w:date="2025-03-05T08:51:00Z" w16du:dateUtc="2025-03-05T07:51:00Z">
                  <w:rPr>
                    <w:rFonts w:ascii="Times New Roman" w:eastAsia="Times New Roman" w:hAnsi="Times New Roman"/>
                    <w:spacing w:val="-1"/>
                    <w:highlight w:val="yellow"/>
                  </w:rPr>
                </w:rPrChange>
              </w:rPr>
            </w:pPr>
          </w:p>
          <w:p w14:paraId="64C4A156" w14:textId="77777777" w:rsidR="001567B5" w:rsidRPr="001A2728" w:rsidRDefault="001567B5" w:rsidP="001567B5">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pacing w:val="-1"/>
                <w:sz w:val="20"/>
                <w:szCs w:val="20"/>
                <w:rPrChange w:id="2103" w:author="Adelino Naquarta Sepalanga Domingos" w:date="2025-03-05T08:51:00Z" w16du:dateUtc="2025-03-05T07:51:00Z">
                  <w:rPr>
                    <w:rFonts w:ascii="Times New Roman" w:eastAsia="Times New Roman" w:hAnsi="Times New Roman"/>
                    <w:spacing w:val="-1"/>
                    <w:highlight w:val="yellow"/>
                  </w:rPr>
                </w:rPrChange>
              </w:rPr>
            </w:pPr>
            <w:r w:rsidRPr="001A2728">
              <w:rPr>
                <w:rFonts w:ascii="Arial" w:eastAsia="Times New Roman" w:hAnsi="Arial" w:cs="Arial"/>
                <w:spacing w:val="-1"/>
                <w:sz w:val="20"/>
                <w:szCs w:val="20"/>
                <w:rPrChange w:id="2104" w:author="Adelino Naquarta Sepalanga Domingos" w:date="2025-03-05T08:51:00Z" w16du:dateUtc="2025-03-05T07:51:00Z">
                  <w:rPr>
                    <w:rFonts w:ascii="Times New Roman" w:eastAsia="Times New Roman" w:hAnsi="Times New Roman"/>
                    <w:spacing w:val="-1"/>
                    <w:highlight w:val="yellow"/>
                  </w:rPr>
                </w:rPrChange>
              </w:rPr>
              <w:t>*</w:t>
            </w:r>
          </w:p>
        </w:tc>
        <w:tc>
          <w:tcPr>
            <w:tcW w:w="3544" w:type="dxa"/>
          </w:tcPr>
          <w:p w14:paraId="666E3B5A" w14:textId="77777777" w:rsidR="001567B5" w:rsidRPr="001A2728" w:rsidRDefault="001567B5" w:rsidP="001567B5">
            <w:pPr>
              <w:widowControl w:val="0"/>
              <w:cnfStyle w:val="000000000000" w:firstRow="0" w:lastRow="0" w:firstColumn="0" w:lastColumn="0" w:oddVBand="0" w:evenVBand="0" w:oddHBand="0" w:evenHBand="0" w:firstRowFirstColumn="0" w:firstRowLastColumn="0" w:lastRowFirstColumn="0" w:lastRowLastColumn="0"/>
              <w:rPr>
                <w:rFonts w:ascii="Arial" w:eastAsia="Times New Roman" w:hAnsi="Arial" w:cs="Arial"/>
                <w:spacing w:val="-1"/>
                <w:sz w:val="20"/>
                <w:szCs w:val="20"/>
                <w:rPrChange w:id="2105" w:author="Adelino Naquarta Sepalanga Domingos" w:date="2025-03-05T08:51:00Z" w16du:dateUtc="2025-03-05T07:51:00Z">
                  <w:rPr>
                    <w:rFonts w:ascii="Times New Roman" w:eastAsia="Times New Roman" w:hAnsi="Times New Roman"/>
                    <w:spacing w:val="-1"/>
                    <w:highlight w:val="yellow"/>
                  </w:rPr>
                </w:rPrChange>
              </w:rPr>
            </w:pPr>
          </w:p>
          <w:p w14:paraId="2DE7E71B" w14:textId="77777777" w:rsidR="001567B5" w:rsidRPr="001A2728" w:rsidRDefault="001567B5" w:rsidP="001567B5">
            <w:pPr>
              <w:widowControl w:val="0"/>
              <w:cnfStyle w:val="000000000000" w:firstRow="0" w:lastRow="0" w:firstColumn="0" w:lastColumn="0" w:oddVBand="0" w:evenVBand="0" w:oddHBand="0" w:evenHBand="0" w:firstRowFirstColumn="0" w:firstRowLastColumn="0" w:lastRowFirstColumn="0" w:lastRowLastColumn="0"/>
              <w:rPr>
                <w:rFonts w:ascii="Arial" w:eastAsia="Times New Roman" w:hAnsi="Arial" w:cs="Arial"/>
                <w:spacing w:val="-1"/>
                <w:sz w:val="20"/>
                <w:szCs w:val="20"/>
                <w:rPrChange w:id="2106" w:author="Adelino Naquarta Sepalanga Domingos" w:date="2025-03-05T08:51:00Z" w16du:dateUtc="2025-03-05T07:51:00Z">
                  <w:rPr>
                    <w:rFonts w:ascii="Times New Roman" w:eastAsia="Times New Roman" w:hAnsi="Times New Roman"/>
                    <w:spacing w:val="-1"/>
                    <w:highlight w:val="yellow"/>
                  </w:rPr>
                </w:rPrChange>
              </w:rPr>
            </w:pPr>
            <w:r w:rsidRPr="001A2728">
              <w:rPr>
                <w:rFonts w:ascii="Arial" w:eastAsia="Times New Roman" w:hAnsi="Arial" w:cs="Arial"/>
                <w:spacing w:val="-1"/>
                <w:sz w:val="20"/>
                <w:szCs w:val="20"/>
                <w:rPrChange w:id="2107" w:author="Adelino Naquarta Sepalanga Domingos" w:date="2025-03-05T08:51:00Z" w16du:dateUtc="2025-03-05T07:51:00Z">
                  <w:rPr>
                    <w:rFonts w:ascii="Times New Roman" w:eastAsia="Times New Roman" w:hAnsi="Times New Roman"/>
                    <w:spacing w:val="-1"/>
                    <w:highlight w:val="yellow"/>
                  </w:rPr>
                </w:rPrChange>
              </w:rPr>
              <w:t>Tipo de produto (Product )</w:t>
            </w:r>
          </w:p>
        </w:tc>
        <w:tc>
          <w:tcPr>
            <w:tcW w:w="3685" w:type="dxa"/>
          </w:tcPr>
          <w:p w14:paraId="6AF35430" w14:textId="77777777" w:rsidR="003E6082" w:rsidRPr="001A2728" w:rsidRDefault="00A72E9C" w:rsidP="00A72E9C">
            <w:pPr>
              <w:widowControl w:val="0"/>
              <w:cnfStyle w:val="000000000000" w:firstRow="0" w:lastRow="0" w:firstColumn="0" w:lastColumn="0" w:oddVBand="0" w:evenVBand="0" w:oddHBand="0" w:evenHBand="0" w:firstRowFirstColumn="0" w:firstRowLastColumn="0" w:lastRowFirstColumn="0" w:lastRowLastColumn="0"/>
              <w:rPr>
                <w:rFonts w:ascii="Arial" w:eastAsia="Times New Roman" w:hAnsi="Arial" w:cs="Arial"/>
                <w:spacing w:val="-1"/>
                <w:sz w:val="20"/>
                <w:szCs w:val="20"/>
                <w:rPrChange w:id="2108" w:author="Adelino Naquarta Sepalanga Domingos" w:date="2025-03-05T08:51:00Z" w16du:dateUtc="2025-03-05T07:51:00Z">
                  <w:rPr>
                    <w:rFonts w:ascii="Times New Roman" w:eastAsia="Times New Roman" w:hAnsi="Times New Roman"/>
                    <w:spacing w:val="-1"/>
                  </w:rPr>
                </w:rPrChange>
              </w:rPr>
            </w:pPr>
            <w:r w:rsidRPr="001A2728">
              <w:rPr>
                <w:rFonts w:ascii="Arial" w:eastAsia="Times New Roman" w:hAnsi="Arial" w:cs="Arial"/>
                <w:spacing w:val="-1"/>
                <w:sz w:val="20"/>
                <w:szCs w:val="20"/>
                <w:rPrChange w:id="2109" w:author="Adelino Naquarta Sepalanga Domingos" w:date="2025-03-05T08:51:00Z" w16du:dateUtc="2025-03-05T07:51:00Z">
                  <w:rPr>
                    <w:rFonts w:ascii="Times New Roman" w:eastAsia="Times New Roman" w:hAnsi="Times New Roman"/>
                    <w:spacing w:val="-1"/>
                  </w:rPr>
                </w:rPrChange>
              </w:rPr>
              <w:t xml:space="preserve">Descrição: Identificador do tipo de produto. </w:t>
            </w:r>
          </w:p>
          <w:p w14:paraId="367627A3" w14:textId="223BCB4F" w:rsidR="00A72E9C" w:rsidRPr="001A2728" w:rsidRDefault="00A72E9C" w:rsidP="00A72E9C">
            <w:pPr>
              <w:widowControl w:val="0"/>
              <w:cnfStyle w:val="000000000000" w:firstRow="0" w:lastRow="0" w:firstColumn="0" w:lastColumn="0" w:oddVBand="0" w:evenVBand="0" w:oddHBand="0" w:evenHBand="0" w:firstRowFirstColumn="0" w:firstRowLastColumn="0" w:lastRowFirstColumn="0" w:lastRowLastColumn="0"/>
              <w:rPr>
                <w:rFonts w:ascii="Arial" w:eastAsia="Times New Roman" w:hAnsi="Arial" w:cs="Arial"/>
                <w:spacing w:val="-1"/>
                <w:sz w:val="20"/>
                <w:szCs w:val="20"/>
                <w:rPrChange w:id="2110" w:author="Adelino Naquarta Sepalanga Domingos" w:date="2025-03-05T08:51:00Z" w16du:dateUtc="2025-03-05T07:51:00Z">
                  <w:rPr>
                    <w:rFonts w:ascii="Times New Roman" w:eastAsia="Times New Roman" w:hAnsi="Times New Roman"/>
                    <w:spacing w:val="-1"/>
                  </w:rPr>
                </w:rPrChange>
              </w:rPr>
            </w:pPr>
            <w:r w:rsidRPr="001A2728">
              <w:rPr>
                <w:rFonts w:ascii="Arial" w:eastAsia="Times New Roman" w:hAnsi="Arial" w:cs="Arial"/>
                <w:spacing w:val="-1"/>
                <w:sz w:val="20"/>
                <w:szCs w:val="20"/>
                <w:rPrChange w:id="2111" w:author="Adelino Naquarta Sepalanga Domingos" w:date="2025-03-05T08:51:00Z" w16du:dateUtc="2025-03-05T07:51:00Z">
                  <w:rPr>
                    <w:rFonts w:ascii="Times New Roman" w:eastAsia="Times New Roman" w:hAnsi="Times New Roman"/>
                    <w:spacing w:val="-1"/>
                  </w:rPr>
                </w:rPrChange>
              </w:rPr>
              <w:t>Deve ser preenchido com uma das seguintes letras:</w:t>
            </w:r>
          </w:p>
          <w:p w14:paraId="6DDB7101" w14:textId="721DB575" w:rsidR="00A72E9C" w:rsidRPr="001A2728" w:rsidRDefault="00A72E9C" w:rsidP="00A72E9C">
            <w:pPr>
              <w:widowControl w:val="0"/>
              <w:cnfStyle w:val="000000000000" w:firstRow="0" w:lastRow="0" w:firstColumn="0" w:lastColumn="0" w:oddVBand="0" w:evenVBand="0" w:oddHBand="0" w:evenHBand="0" w:firstRowFirstColumn="0" w:firstRowLastColumn="0" w:lastRowFirstColumn="0" w:lastRowLastColumn="0"/>
              <w:rPr>
                <w:rFonts w:ascii="Arial" w:eastAsia="Times New Roman" w:hAnsi="Arial" w:cs="Arial"/>
                <w:spacing w:val="-1"/>
                <w:sz w:val="20"/>
                <w:szCs w:val="20"/>
                <w:rPrChange w:id="2112" w:author="Adelino Naquarta Sepalanga Domingos" w:date="2025-03-05T08:51:00Z" w16du:dateUtc="2025-03-05T07:51:00Z">
                  <w:rPr>
                    <w:rFonts w:ascii="Times New Roman" w:eastAsia="Times New Roman" w:hAnsi="Times New Roman"/>
                    <w:spacing w:val="-1"/>
                  </w:rPr>
                </w:rPrChange>
              </w:rPr>
            </w:pPr>
            <w:r w:rsidRPr="001A2728">
              <w:rPr>
                <w:rFonts w:ascii="Arial" w:eastAsia="Times New Roman" w:hAnsi="Arial" w:cs="Arial"/>
                <w:spacing w:val="-1"/>
                <w:sz w:val="20"/>
                <w:szCs w:val="20"/>
                <w:rPrChange w:id="2113" w:author="Adelino Naquarta Sepalanga Domingos" w:date="2025-03-05T08:51:00Z" w16du:dateUtc="2025-03-05T07:51:00Z">
                  <w:rPr>
                    <w:rFonts w:ascii="Times New Roman" w:eastAsia="Times New Roman" w:hAnsi="Times New Roman"/>
                    <w:spacing w:val="-1"/>
                  </w:rPr>
                </w:rPrChange>
              </w:rPr>
              <w:t>M – Mercadorias</w:t>
            </w:r>
          </w:p>
          <w:p w14:paraId="168B1692" w14:textId="1556F048" w:rsidR="00A72E9C" w:rsidRPr="001A2728" w:rsidRDefault="00A72E9C" w:rsidP="00A72E9C">
            <w:pPr>
              <w:widowControl w:val="0"/>
              <w:cnfStyle w:val="000000000000" w:firstRow="0" w:lastRow="0" w:firstColumn="0" w:lastColumn="0" w:oddVBand="0" w:evenVBand="0" w:oddHBand="0" w:evenHBand="0" w:firstRowFirstColumn="0" w:firstRowLastColumn="0" w:lastRowFirstColumn="0" w:lastRowLastColumn="0"/>
              <w:rPr>
                <w:rFonts w:ascii="Arial" w:eastAsia="Times New Roman" w:hAnsi="Arial" w:cs="Arial"/>
                <w:spacing w:val="-1"/>
                <w:sz w:val="20"/>
                <w:szCs w:val="20"/>
                <w:rPrChange w:id="2114" w:author="Adelino Naquarta Sepalanga Domingos" w:date="2025-03-05T08:51:00Z" w16du:dateUtc="2025-03-05T07:51:00Z">
                  <w:rPr>
                    <w:rFonts w:ascii="Times New Roman" w:eastAsia="Times New Roman" w:hAnsi="Times New Roman"/>
                    <w:spacing w:val="-1"/>
                  </w:rPr>
                </w:rPrChange>
              </w:rPr>
            </w:pPr>
            <w:r w:rsidRPr="001A2728">
              <w:rPr>
                <w:rFonts w:ascii="Arial" w:eastAsia="Times New Roman" w:hAnsi="Arial" w:cs="Arial"/>
                <w:spacing w:val="-1"/>
                <w:sz w:val="20"/>
                <w:szCs w:val="20"/>
                <w:rPrChange w:id="2115" w:author="Adelino Naquarta Sepalanga Domingos" w:date="2025-03-05T08:51:00Z" w16du:dateUtc="2025-03-05T07:51:00Z">
                  <w:rPr>
                    <w:rFonts w:ascii="Times New Roman" w:eastAsia="Times New Roman" w:hAnsi="Times New Roman"/>
                    <w:spacing w:val="-1"/>
                  </w:rPr>
                </w:rPrChange>
              </w:rPr>
              <w:t>P – Matérias-primas, subsidiárias e de consumo</w:t>
            </w:r>
          </w:p>
          <w:p w14:paraId="70EDA565" w14:textId="1158EE54" w:rsidR="00A72E9C" w:rsidRPr="001A2728" w:rsidRDefault="00A72E9C" w:rsidP="00A72E9C">
            <w:pPr>
              <w:widowControl w:val="0"/>
              <w:cnfStyle w:val="000000000000" w:firstRow="0" w:lastRow="0" w:firstColumn="0" w:lastColumn="0" w:oddVBand="0" w:evenVBand="0" w:oddHBand="0" w:evenHBand="0" w:firstRowFirstColumn="0" w:firstRowLastColumn="0" w:lastRowFirstColumn="0" w:lastRowLastColumn="0"/>
              <w:rPr>
                <w:rFonts w:ascii="Arial" w:eastAsia="Times New Roman" w:hAnsi="Arial" w:cs="Arial"/>
                <w:spacing w:val="-1"/>
                <w:sz w:val="20"/>
                <w:szCs w:val="20"/>
                <w:rPrChange w:id="2116" w:author="Adelino Naquarta Sepalanga Domingos" w:date="2025-03-05T08:51:00Z" w16du:dateUtc="2025-03-05T07:51:00Z">
                  <w:rPr>
                    <w:rFonts w:ascii="Times New Roman" w:eastAsia="Times New Roman" w:hAnsi="Times New Roman"/>
                    <w:spacing w:val="-1"/>
                  </w:rPr>
                </w:rPrChange>
              </w:rPr>
            </w:pPr>
            <w:r w:rsidRPr="001A2728">
              <w:rPr>
                <w:rFonts w:ascii="Arial" w:eastAsia="Times New Roman" w:hAnsi="Arial" w:cs="Arial"/>
                <w:spacing w:val="-1"/>
                <w:sz w:val="20"/>
                <w:szCs w:val="20"/>
                <w:rPrChange w:id="2117" w:author="Adelino Naquarta Sepalanga Domingos" w:date="2025-03-05T08:51:00Z" w16du:dateUtc="2025-03-05T07:51:00Z">
                  <w:rPr>
                    <w:rFonts w:ascii="Times New Roman" w:eastAsia="Times New Roman" w:hAnsi="Times New Roman"/>
                    <w:spacing w:val="-1"/>
                  </w:rPr>
                </w:rPrChange>
              </w:rPr>
              <w:t xml:space="preserve">A – </w:t>
            </w:r>
            <w:r w:rsidR="003E6082" w:rsidRPr="001A2728">
              <w:rPr>
                <w:rFonts w:ascii="Arial" w:eastAsia="Times New Roman" w:hAnsi="Arial" w:cs="Arial"/>
                <w:spacing w:val="-1"/>
                <w:sz w:val="20"/>
                <w:szCs w:val="20"/>
                <w:rPrChange w:id="2118" w:author="Adelino Naquarta Sepalanga Domingos" w:date="2025-03-05T08:51:00Z" w16du:dateUtc="2025-03-05T07:51:00Z">
                  <w:rPr>
                    <w:rFonts w:ascii="Times New Roman" w:eastAsia="Times New Roman" w:hAnsi="Times New Roman"/>
                    <w:spacing w:val="-1"/>
                  </w:rPr>
                </w:rPrChange>
              </w:rPr>
              <w:t>Produtos</w:t>
            </w:r>
            <w:r w:rsidRPr="001A2728">
              <w:rPr>
                <w:rFonts w:ascii="Arial" w:eastAsia="Times New Roman" w:hAnsi="Arial" w:cs="Arial"/>
                <w:spacing w:val="-1"/>
                <w:sz w:val="20"/>
                <w:szCs w:val="20"/>
                <w:rPrChange w:id="2119" w:author="Adelino Naquarta Sepalanga Domingos" w:date="2025-03-05T08:51:00Z" w16du:dateUtc="2025-03-05T07:51:00Z">
                  <w:rPr>
                    <w:rFonts w:ascii="Times New Roman" w:eastAsia="Times New Roman" w:hAnsi="Times New Roman"/>
                    <w:spacing w:val="-1"/>
                  </w:rPr>
                </w:rPrChange>
              </w:rPr>
              <w:t xml:space="preserve"> acabados e intermédios</w:t>
            </w:r>
          </w:p>
          <w:p w14:paraId="67EF0308" w14:textId="77777777" w:rsidR="00A72E9C" w:rsidRPr="001A2728" w:rsidRDefault="00A72E9C" w:rsidP="00A72E9C">
            <w:pPr>
              <w:widowControl w:val="0"/>
              <w:cnfStyle w:val="000000000000" w:firstRow="0" w:lastRow="0" w:firstColumn="0" w:lastColumn="0" w:oddVBand="0" w:evenVBand="0" w:oddHBand="0" w:evenHBand="0" w:firstRowFirstColumn="0" w:firstRowLastColumn="0" w:lastRowFirstColumn="0" w:lastRowLastColumn="0"/>
              <w:rPr>
                <w:rFonts w:ascii="Arial" w:eastAsia="Times New Roman" w:hAnsi="Arial" w:cs="Arial"/>
                <w:spacing w:val="-1"/>
                <w:sz w:val="20"/>
                <w:szCs w:val="20"/>
                <w:rPrChange w:id="2120" w:author="Adelino Naquarta Sepalanga Domingos" w:date="2025-03-05T08:51:00Z" w16du:dateUtc="2025-03-05T07:51:00Z">
                  <w:rPr>
                    <w:rFonts w:ascii="Times New Roman" w:eastAsia="Times New Roman" w:hAnsi="Times New Roman"/>
                    <w:spacing w:val="-1"/>
                  </w:rPr>
                </w:rPrChange>
              </w:rPr>
            </w:pPr>
            <w:r w:rsidRPr="001A2728">
              <w:rPr>
                <w:rFonts w:ascii="Arial" w:eastAsia="Times New Roman" w:hAnsi="Arial" w:cs="Arial"/>
                <w:spacing w:val="-1"/>
                <w:sz w:val="20"/>
                <w:szCs w:val="20"/>
                <w:rPrChange w:id="2121" w:author="Adelino Naquarta Sepalanga Domingos" w:date="2025-03-05T08:51:00Z" w16du:dateUtc="2025-03-05T07:51:00Z">
                  <w:rPr>
                    <w:rFonts w:ascii="Times New Roman" w:eastAsia="Times New Roman" w:hAnsi="Times New Roman"/>
                    <w:spacing w:val="-1"/>
                  </w:rPr>
                </w:rPrChange>
              </w:rPr>
              <w:t>S – subprodutos, desperdícios e refugos</w:t>
            </w:r>
          </w:p>
          <w:p w14:paraId="5754471C" w14:textId="77777777" w:rsidR="00A72E9C" w:rsidRPr="001A2728" w:rsidRDefault="00A72E9C" w:rsidP="00A72E9C">
            <w:pPr>
              <w:widowControl w:val="0"/>
              <w:cnfStyle w:val="000000000000" w:firstRow="0" w:lastRow="0" w:firstColumn="0" w:lastColumn="0" w:oddVBand="0" w:evenVBand="0" w:oddHBand="0" w:evenHBand="0" w:firstRowFirstColumn="0" w:firstRowLastColumn="0" w:lastRowFirstColumn="0" w:lastRowLastColumn="0"/>
              <w:rPr>
                <w:rFonts w:ascii="Arial" w:eastAsia="Times New Roman" w:hAnsi="Arial" w:cs="Arial"/>
                <w:spacing w:val="-1"/>
                <w:sz w:val="20"/>
                <w:szCs w:val="20"/>
                <w:rPrChange w:id="2122" w:author="Adelino Naquarta Sepalanga Domingos" w:date="2025-03-05T08:51:00Z" w16du:dateUtc="2025-03-05T07:51:00Z">
                  <w:rPr>
                    <w:rFonts w:ascii="Times New Roman" w:eastAsia="Times New Roman" w:hAnsi="Times New Roman"/>
                    <w:spacing w:val="-1"/>
                  </w:rPr>
                </w:rPrChange>
              </w:rPr>
            </w:pPr>
            <w:r w:rsidRPr="001A2728">
              <w:rPr>
                <w:rFonts w:ascii="Arial" w:eastAsia="Times New Roman" w:hAnsi="Arial" w:cs="Arial"/>
                <w:spacing w:val="-1"/>
                <w:sz w:val="20"/>
                <w:szCs w:val="20"/>
                <w:rPrChange w:id="2123" w:author="Adelino Naquarta Sepalanga Domingos" w:date="2025-03-05T08:51:00Z" w16du:dateUtc="2025-03-05T07:51:00Z">
                  <w:rPr>
                    <w:rFonts w:ascii="Times New Roman" w:eastAsia="Times New Roman" w:hAnsi="Times New Roman"/>
                    <w:spacing w:val="-1"/>
                  </w:rPr>
                </w:rPrChange>
              </w:rPr>
              <w:t>T – produtos e trabalhos em curso</w:t>
            </w:r>
          </w:p>
          <w:p w14:paraId="3499B081" w14:textId="0506D2A0" w:rsidR="001567B5" w:rsidRPr="001A2728" w:rsidRDefault="00A72E9C" w:rsidP="00A72E9C">
            <w:pPr>
              <w:widowControl w:val="0"/>
              <w:cnfStyle w:val="000000000000" w:firstRow="0" w:lastRow="0" w:firstColumn="0" w:lastColumn="0" w:oddVBand="0" w:evenVBand="0" w:oddHBand="0" w:evenHBand="0" w:firstRowFirstColumn="0" w:firstRowLastColumn="0" w:lastRowFirstColumn="0" w:lastRowLastColumn="0"/>
              <w:rPr>
                <w:rFonts w:ascii="Arial" w:eastAsia="Times New Roman" w:hAnsi="Arial" w:cs="Arial"/>
                <w:spacing w:val="-1"/>
                <w:sz w:val="20"/>
                <w:szCs w:val="20"/>
                <w:rPrChange w:id="2124" w:author="Adelino Naquarta Sepalanga Domingos" w:date="2025-03-05T08:51:00Z" w16du:dateUtc="2025-03-05T07:51:00Z">
                  <w:rPr>
                    <w:rFonts w:ascii="Times New Roman" w:eastAsia="Times New Roman" w:hAnsi="Times New Roman"/>
                    <w:spacing w:val="-1"/>
                    <w:highlight w:val="yellow"/>
                  </w:rPr>
                </w:rPrChange>
              </w:rPr>
            </w:pPr>
            <w:r w:rsidRPr="001A2728">
              <w:rPr>
                <w:rFonts w:ascii="Arial" w:eastAsia="Times New Roman" w:hAnsi="Arial" w:cs="Arial"/>
                <w:spacing w:val="-1"/>
                <w:sz w:val="20"/>
                <w:szCs w:val="20"/>
                <w:rPrChange w:id="2125" w:author="Adelino Naquarta Sepalanga Domingos" w:date="2025-03-05T08:51:00Z" w16du:dateUtc="2025-03-05T07:51:00Z">
                  <w:rPr>
                    <w:rFonts w:ascii="Times New Roman" w:eastAsia="Times New Roman" w:hAnsi="Times New Roman"/>
                    <w:spacing w:val="-1"/>
                  </w:rPr>
                </w:rPrChange>
              </w:rPr>
              <w:t xml:space="preserve">B – </w:t>
            </w:r>
            <w:r w:rsidR="003E6082" w:rsidRPr="001A2728">
              <w:rPr>
                <w:rFonts w:ascii="Arial" w:eastAsia="Times New Roman" w:hAnsi="Arial" w:cs="Arial"/>
                <w:spacing w:val="-1"/>
                <w:sz w:val="20"/>
                <w:szCs w:val="20"/>
                <w:rPrChange w:id="2126" w:author="Adelino Naquarta Sepalanga Domingos" w:date="2025-03-05T08:51:00Z" w16du:dateUtc="2025-03-05T07:51:00Z">
                  <w:rPr>
                    <w:rFonts w:ascii="Times New Roman" w:eastAsia="Times New Roman" w:hAnsi="Times New Roman"/>
                    <w:spacing w:val="-1"/>
                  </w:rPr>
                </w:rPrChange>
              </w:rPr>
              <w:t>Activos</w:t>
            </w:r>
            <w:r w:rsidRPr="001A2728">
              <w:rPr>
                <w:rFonts w:ascii="Arial" w:eastAsia="Times New Roman" w:hAnsi="Arial" w:cs="Arial"/>
                <w:spacing w:val="-1"/>
                <w:sz w:val="20"/>
                <w:szCs w:val="20"/>
                <w:rPrChange w:id="2127" w:author="Adelino Naquarta Sepalanga Domingos" w:date="2025-03-05T08:51:00Z" w16du:dateUtc="2025-03-05T07:51:00Z">
                  <w:rPr>
                    <w:rFonts w:ascii="Times New Roman" w:eastAsia="Times New Roman" w:hAnsi="Times New Roman"/>
                    <w:spacing w:val="-1"/>
                  </w:rPr>
                </w:rPrChange>
              </w:rPr>
              <w:t xml:space="preserve"> biológicos</w:t>
            </w:r>
          </w:p>
        </w:tc>
        <w:tc>
          <w:tcPr>
            <w:tcW w:w="1276" w:type="dxa"/>
          </w:tcPr>
          <w:p w14:paraId="07151976" w14:textId="7FF14363" w:rsidR="001567B5" w:rsidRPr="001A2728" w:rsidRDefault="001567B5" w:rsidP="001567B5">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pacing w:val="-1"/>
                <w:sz w:val="20"/>
                <w:szCs w:val="20"/>
                <w:rPrChange w:id="2128" w:author="Adelino Naquarta Sepalanga Domingos" w:date="2025-03-05T08:51:00Z" w16du:dateUtc="2025-03-05T07:51:00Z">
                  <w:rPr>
                    <w:rFonts w:ascii="Times New Roman" w:eastAsia="Times New Roman" w:hAnsi="Times New Roman"/>
                    <w:spacing w:val="-1"/>
                    <w:highlight w:val="yellow"/>
                  </w:rPr>
                </w:rPrChange>
              </w:rPr>
            </w:pPr>
            <w:r w:rsidRPr="001A2728">
              <w:rPr>
                <w:rFonts w:ascii="Arial" w:eastAsia="SimSun" w:hAnsi="Arial" w:cs="Arial"/>
                <w:kern w:val="2"/>
                <w:sz w:val="20"/>
                <w:szCs w:val="20"/>
                <w:lang w:eastAsia="zh-CN"/>
                <w:rPrChange w:id="2129" w:author="Adelino Naquarta Sepalanga Domingos" w:date="2025-03-05T08:51:00Z" w16du:dateUtc="2025-03-05T07:51:00Z">
                  <w:rPr>
                    <w:rFonts w:ascii="Times New Roman" w:eastAsia="SimSun" w:hAnsi="Times New Roman" w:cs="Times New Roman"/>
                    <w:kern w:val="2"/>
                    <w:sz w:val="21"/>
                    <w:szCs w:val="24"/>
                    <w:highlight w:val="yellow"/>
                    <w:lang w:eastAsia="zh-CN"/>
                  </w:rPr>
                </w:rPrChange>
              </w:rPr>
              <w:t>String</w:t>
            </w:r>
          </w:p>
        </w:tc>
      </w:tr>
      <w:tr w:rsidR="001567B5" w:rsidRPr="001A2728" w14:paraId="4C4B494A" w14:textId="77777777" w:rsidTr="003E6082">
        <w:trPr>
          <w:cnfStyle w:val="000000100000" w:firstRow="0" w:lastRow="0" w:firstColumn="0" w:lastColumn="0" w:oddVBand="0" w:evenVBand="0" w:oddHBand="1" w:evenHBand="0" w:firstRowFirstColumn="0" w:firstRowLastColumn="0" w:lastRowFirstColumn="0" w:lastRowLastColumn="0"/>
          <w:trHeight w:val="697"/>
        </w:trPr>
        <w:tc>
          <w:tcPr>
            <w:cnfStyle w:val="001000000000" w:firstRow="0" w:lastRow="0" w:firstColumn="1" w:lastColumn="0" w:oddVBand="0" w:evenVBand="0" w:oddHBand="0" w:evenHBand="0" w:firstRowFirstColumn="0" w:firstRowLastColumn="0" w:lastRowFirstColumn="0" w:lastRowLastColumn="0"/>
            <w:tcW w:w="1135" w:type="dxa"/>
          </w:tcPr>
          <w:p w14:paraId="421F97DB" w14:textId="77777777" w:rsidR="001567B5" w:rsidRPr="001A2728" w:rsidRDefault="001567B5" w:rsidP="001567B5">
            <w:pPr>
              <w:widowControl w:val="0"/>
              <w:jc w:val="center"/>
              <w:rPr>
                <w:rFonts w:ascii="Arial" w:eastAsia="Times New Roman" w:hAnsi="Arial" w:cs="Arial"/>
                <w:spacing w:val="-1"/>
                <w:sz w:val="20"/>
                <w:szCs w:val="20"/>
                <w:rPrChange w:id="2130" w:author="Adelino Naquarta Sepalanga Domingos" w:date="2025-03-05T08:51:00Z" w16du:dateUtc="2025-03-05T07:51:00Z">
                  <w:rPr>
                    <w:rFonts w:ascii="Times New Roman" w:eastAsia="Times New Roman" w:hAnsi="Times New Roman"/>
                    <w:spacing w:val="-1"/>
                    <w:highlight w:val="yellow"/>
                  </w:rPr>
                </w:rPrChange>
              </w:rPr>
            </w:pPr>
          </w:p>
          <w:p w14:paraId="511186EC" w14:textId="77777777" w:rsidR="001567B5" w:rsidRPr="001A2728" w:rsidRDefault="001567B5" w:rsidP="001567B5">
            <w:pPr>
              <w:widowControl w:val="0"/>
              <w:jc w:val="center"/>
              <w:rPr>
                <w:rFonts w:ascii="Arial" w:eastAsia="Times New Roman" w:hAnsi="Arial" w:cs="Arial"/>
                <w:spacing w:val="-1"/>
                <w:sz w:val="20"/>
                <w:szCs w:val="20"/>
                <w:rPrChange w:id="2131" w:author="Adelino Naquarta Sepalanga Domingos" w:date="2025-03-05T08:51:00Z" w16du:dateUtc="2025-03-05T07:51:00Z">
                  <w:rPr>
                    <w:rFonts w:ascii="Times New Roman" w:eastAsia="Times New Roman" w:hAnsi="Times New Roman"/>
                    <w:spacing w:val="-1"/>
                    <w:highlight w:val="yellow"/>
                  </w:rPr>
                </w:rPrChange>
              </w:rPr>
            </w:pPr>
            <w:r w:rsidRPr="001A2728">
              <w:rPr>
                <w:rFonts w:ascii="Arial" w:eastAsia="Times New Roman" w:hAnsi="Arial" w:cs="Arial"/>
                <w:spacing w:val="-1"/>
                <w:sz w:val="20"/>
                <w:szCs w:val="20"/>
                <w:rPrChange w:id="2132" w:author="Adelino Naquarta Sepalanga Domingos" w:date="2025-03-05T08:51:00Z" w16du:dateUtc="2025-03-05T07:51:00Z">
                  <w:rPr>
                    <w:rFonts w:ascii="Times New Roman" w:eastAsia="Times New Roman" w:hAnsi="Times New Roman"/>
                    <w:spacing w:val="-1"/>
                    <w:highlight w:val="yellow"/>
                  </w:rPr>
                </w:rPrChange>
              </w:rPr>
              <w:t>2</w:t>
            </w:r>
          </w:p>
        </w:tc>
        <w:tc>
          <w:tcPr>
            <w:tcW w:w="992" w:type="dxa"/>
          </w:tcPr>
          <w:p w14:paraId="2871E7D3" w14:textId="77777777" w:rsidR="001567B5" w:rsidRPr="001A2728" w:rsidRDefault="001567B5" w:rsidP="001567B5">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pacing w:val="-1"/>
                <w:sz w:val="20"/>
                <w:szCs w:val="20"/>
                <w:rPrChange w:id="2133" w:author="Adelino Naquarta Sepalanga Domingos" w:date="2025-03-05T08:51:00Z" w16du:dateUtc="2025-03-05T07:51:00Z">
                  <w:rPr>
                    <w:rFonts w:ascii="Times New Roman" w:eastAsia="Times New Roman" w:hAnsi="Times New Roman"/>
                    <w:spacing w:val="-1"/>
                    <w:highlight w:val="yellow"/>
                  </w:rPr>
                </w:rPrChange>
              </w:rPr>
            </w:pPr>
          </w:p>
          <w:p w14:paraId="34D74632" w14:textId="77777777" w:rsidR="001567B5" w:rsidRPr="001A2728" w:rsidRDefault="001567B5" w:rsidP="001567B5">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pacing w:val="-1"/>
                <w:sz w:val="20"/>
                <w:szCs w:val="20"/>
                <w:rPrChange w:id="2134" w:author="Adelino Naquarta Sepalanga Domingos" w:date="2025-03-05T08:51:00Z" w16du:dateUtc="2025-03-05T07:51:00Z">
                  <w:rPr>
                    <w:rFonts w:ascii="Times New Roman" w:eastAsia="Times New Roman" w:hAnsi="Times New Roman"/>
                    <w:spacing w:val="-1"/>
                    <w:highlight w:val="yellow"/>
                  </w:rPr>
                </w:rPrChange>
              </w:rPr>
            </w:pPr>
            <w:r w:rsidRPr="001A2728">
              <w:rPr>
                <w:rFonts w:ascii="Arial" w:eastAsia="Times New Roman" w:hAnsi="Arial" w:cs="Arial"/>
                <w:spacing w:val="-1"/>
                <w:sz w:val="20"/>
                <w:szCs w:val="20"/>
                <w:rPrChange w:id="2135" w:author="Adelino Naquarta Sepalanga Domingos" w:date="2025-03-05T08:51:00Z" w16du:dateUtc="2025-03-05T07:51:00Z">
                  <w:rPr>
                    <w:rFonts w:ascii="Times New Roman" w:eastAsia="Times New Roman" w:hAnsi="Times New Roman"/>
                    <w:spacing w:val="-1"/>
                    <w:highlight w:val="yellow"/>
                  </w:rPr>
                </w:rPrChange>
              </w:rPr>
              <w:t>*</w:t>
            </w:r>
          </w:p>
        </w:tc>
        <w:tc>
          <w:tcPr>
            <w:tcW w:w="3544" w:type="dxa"/>
          </w:tcPr>
          <w:p w14:paraId="41ACBD03" w14:textId="77777777" w:rsidR="001567B5" w:rsidRPr="001A2728" w:rsidRDefault="001567B5" w:rsidP="001567B5">
            <w:pPr>
              <w:widowControl w:val="0"/>
              <w:cnfStyle w:val="000000100000" w:firstRow="0" w:lastRow="0" w:firstColumn="0" w:lastColumn="0" w:oddVBand="0" w:evenVBand="0" w:oddHBand="1" w:evenHBand="0" w:firstRowFirstColumn="0" w:firstRowLastColumn="0" w:lastRowFirstColumn="0" w:lastRowLastColumn="0"/>
              <w:rPr>
                <w:rFonts w:ascii="Arial" w:eastAsia="Times New Roman" w:hAnsi="Arial" w:cs="Arial"/>
                <w:spacing w:val="-1"/>
                <w:sz w:val="20"/>
                <w:szCs w:val="20"/>
                <w:rPrChange w:id="2136" w:author="Adelino Naquarta Sepalanga Domingos" w:date="2025-03-05T08:51:00Z" w16du:dateUtc="2025-03-05T07:51:00Z">
                  <w:rPr>
                    <w:rFonts w:ascii="Times New Roman" w:eastAsia="Times New Roman" w:hAnsi="Times New Roman"/>
                    <w:spacing w:val="-1"/>
                    <w:highlight w:val="yellow"/>
                  </w:rPr>
                </w:rPrChange>
              </w:rPr>
            </w:pPr>
            <w:r w:rsidRPr="001A2728">
              <w:rPr>
                <w:rFonts w:ascii="Arial" w:eastAsia="Times New Roman" w:hAnsi="Arial" w:cs="Arial"/>
                <w:spacing w:val="-1"/>
                <w:sz w:val="20"/>
                <w:szCs w:val="20"/>
                <w:rPrChange w:id="2137" w:author="Adelino Naquarta Sepalanga Domingos" w:date="2025-03-05T08:51:00Z" w16du:dateUtc="2025-03-05T07:51:00Z">
                  <w:rPr>
                    <w:rFonts w:ascii="Times New Roman" w:eastAsia="Times New Roman" w:hAnsi="Times New Roman"/>
                    <w:spacing w:val="-1"/>
                    <w:highlight w:val="yellow"/>
                  </w:rPr>
                </w:rPrChange>
              </w:rPr>
              <w:t>Identificador único do produto (ProductCode)</w:t>
            </w:r>
          </w:p>
        </w:tc>
        <w:tc>
          <w:tcPr>
            <w:tcW w:w="3685" w:type="dxa"/>
          </w:tcPr>
          <w:p w14:paraId="1ADBF58F" w14:textId="69B6AED7" w:rsidR="001567B5" w:rsidRPr="001A2728" w:rsidRDefault="00A72E9C" w:rsidP="001567B5">
            <w:pPr>
              <w:widowControl w:val="0"/>
              <w:cnfStyle w:val="000000100000" w:firstRow="0" w:lastRow="0" w:firstColumn="0" w:lastColumn="0" w:oddVBand="0" w:evenVBand="0" w:oddHBand="1" w:evenHBand="0" w:firstRowFirstColumn="0" w:firstRowLastColumn="0" w:lastRowFirstColumn="0" w:lastRowLastColumn="0"/>
              <w:rPr>
                <w:rFonts w:ascii="Arial" w:eastAsia="Times New Roman" w:hAnsi="Arial" w:cs="Arial"/>
                <w:spacing w:val="-1"/>
                <w:sz w:val="20"/>
                <w:szCs w:val="20"/>
                <w:rPrChange w:id="2138" w:author="Adelino Naquarta Sepalanga Domingos" w:date="2025-03-05T08:51:00Z" w16du:dateUtc="2025-03-05T07:51:00Z">
                  <w:rPr>
                    <w:rFonts w:ascii="Times New Roman" w:eastAsia="Times New Roman" w:hAnsi="Times New Roman"/>
                    <w:spacing w:val="-1"/>
                    <w:highlight w:val="yellow"/>
                  </w:rPr>
                </w:rPrChange>
              </w:rPr>
            </w:pPr>
            <w:r w:rsidRPr="001A2728">
              <w:rPr>
                <w:rFonts w:ascii="Arial" w:eastAsia="Times New Roman" w:hAnsi="Arial" w:cs="Arial"/>
                <w:spacing w:val="-1"/>
                <w:sz w:val="20"/>
                <w:szCs w:val="20"/>
                <w:rPrChange w:id="2139" w:author="Adelino Naquarta Sepalanga Domingos" w:date="2025-03-05T08:51:00Z" w16du:dateUtc="2025-03-05T07:51:00Z">
                  <w:rPr>
                    <w:rFonts w:ascii="Times New Roman" w:eastAsia="Times New Roman" w:hAnsi="Times New Roman"/>
                    <w:spacing w:val="-1"/>
                  </w:rPr>
                </w:rPrChange>
              </w:rPr>
              <w:t>Chave do registo na tabela 2.4. – Tabela de produtos / serviços (Product), no campo 2.4.2. – Identificador do produto ou serviço (ProductCode).</w:t>
            </w:r>
          </w:p>
        </w:tc>
        <w:tc>
          <w:tcPr>
            <w:tcW w:w="1276" w:type="dxa"/>
          </w:tcPr>
          <w:p w14:paraId="03681DC9" w14:textId="65E37F38" w:rsidR="001567B5" w:rsidRPr="001A2728" w:rsidRDefault="001567B5" w:rsidP="001567B5">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pacing w:val="-1"/>
                <w:sz w:val="20"/>
                <w:szCs w:val="20"/>
                <w:rPrChange w:id="2140" w:author="Adelino Naquarta Sepalanga Domingos" w:date="2025-03-05T08:51:00Z" w16du:dateUtc="2025-03-05T07:51:00Z">
                  <w:rPr>
                    <w:rFonts w:ascii="Times New Roman" w:eastAsia="Times New Roman" w:hAnsi="Times New Roman"/>
                    <w:spacing w:val="-1"/>
                    <w:highlight w:val="yellow"/>
                  </w:rPr>
                </w:rPrChange>
              </w:rPr>
            </w:pPr>
            <w:r w:rsidRPr="001A2728">
              <w:rPr>
                <w:rFonts w:ascii="Arial" w:eastAsia="SimSun" w:hAnsi="Arial" w:cs="Arial"/>
                <w:kern w:val="2"/>
                <w:sz w:val="20"/>
                <w:szCs w:val="20"/>
                <w:lang w:eastAsia="zh-CN"/>
                <w:rPrChange w:id="2141" w:author="Adelino Naquarta Sepalanga Domingos" w:date="2025-03-05T08:51:00Z" w16du:dateUtc="2025-03-05T07:51:00Z">
                  <w:rPr>
                    <w:rFonts w:ascii="Times New Roman" w:eastAsia="SimSun" w:hAnsi="Times New Roman" w:cs="Times New Roman"/>
                    <w:kern w:val="2"/>
                    <w:sz w:val="21"/>
                    <w:szCs w:val="24"/>
                    <w:highlight w:val="yellow"/>
                    <w:lang w:eastAsia="zh-CN"/>
                  </w:rPr>
                </w:rPrChange>
              </w:rPr>
              <w:t>String</w:t>
            </w:r>
          </w:p>
        </w:tc>
      </w:tr>
      <w:tr w:rsidR="001567B5" w:rsidRPr="001A2728" w14:paraId="36B0AC48" w14:textId="77777777" w:rsidTr="003E6082">
        <w:trPr>
          <w:trHeight w:val="360"/>
        </w:trPr>
        <w:tc>
          <w:tcPr>
            <w:cnfStyle w:val="001000000000" w:firstRow="0" w:lastRow="0" w:firstColumn="1" w:lastColumn="0" w:oddVBand="0" w:evenVBand="0" w:oddHBand="0" w:evenHBand="0" w:firstRowFirstColumn="0" w:firstRowLastColumn="0" w:lastRowFirstColumn="0" w:lastRowLastColumn="0"/>
            <w:tcW w:w="1135" w:type="dxa"/>
          </w:tcPr>
          <w:p w14:paraId="7F47683B" w14:textId="77777777" w:rsidR="001567B5" w:rsidRPr="001A2728" w:rsidRDefault="001567B5" w:rsidP="001567B5">
            <w:pPr>
              <w:widowControl w:val="0"/>
              <w:jc w:val="center"/>
              <w:rPr>
                <w:rFonts w:ascii="Arial" w:eastAsia="Times New Roman" w:hAnsi="Arial" w:cs="Arial"/>
                <w:spacing w:val="-1"/>
                <w:sz w:val="20"/>
                <w:szCs w:val="20"/>
                <w:rPrChange w:id="2142" w:author="Adelino Naquarta Sepalanga Domingos" w:date="2025-03-05T08:51:00Z" w16du:dateUtc="2025-03-05T07:51:00Z">
                  <w:rPr>
                    <w:rFonts w:ascii="Times New Roman" w:eastAsia="Times New Roman" w:hAnsi="Times New Roman"/>
                    <w:spacing w:val="-1"/>
                    <w:highlight w:val="yellow"/>
                  </w:rPr>
                </w:rPrChange>
              </w:rPr>
            </w:pPr>
            <w:r w:rsidRPr="001A2728">
              <w:rPr>
                <w:rFonts w:ascii="Arial" w:eastAsia="Times New Roman" w:hAnsi="Arial" w:cs="Arial"/>
                <w:spacing w:val="-1"/>
                <w:sz w:val="20"/>
                <w:szCs w:val="20"/>
                <w:rPrChange w:id="2143" w:author="Adelino Naquarta Sepalanga Domingos" w:date="2025-03-05T08:51:00Z" w16du:dateUtc="2025-03-05T07:51:00Z">
                  <w:rPr>
                    <w:rFonts w:ascii="Times New Roman" w:eastAsia="Times New Roman" w:hAnsi="Times New Roman"/>
                    <w:spacing w:val="-1"/>
                    <w:highlight w:val="yellow"/>
                  </w:rPr>
                </w:rPrChange>
              </w:rPr>
              <w:t>3</w:t>
            </w:r>
          </w:p>
        </w:tc>
        <w:tc>
          <w:tcPr>
            <w:tcW w:w="992" w:type="dxa"/>
          </w:tcPr>
          <w:p w14:paraId="7176A328" w14:textId="77777777" w:rsidR="001567B5" w:rsidRPr="001A2728" w:rsidRDefault="001567B5" w:rsidP="001567B5">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pacing w:val="-1"/>
                <w:sz w:val="20"/>
                <w:szCs w:val="20"/>
                <w:rPrChange w:id="2144" w:author="Adelino Naquarta Sepalanga Domingos" w:date="2025-03-05T08:51:00Z" w16du:dateUtc="2025-03-05T07:51:00Z">
                  <w:rPr>
                    <w:rFonts w:ascii="Times New Roman" w:eastAsia="Times New Roman" w:hAnsi="Times New Roman"/>
                    <w:spacing w:val="-1"/>
                    <w:highlight w:val="yellow"/>
                  </w:rPr>
                </w:rPrChange>
              </w:rPr>
            </w:pPr>
            <w:r w:rsidRPr="001A2728">
              <w:rPr>
                <w:rFonts w:ascii="Arial" w:eastAsia="Times New Roman" w:hAnsi="Arial" w:cs="Arial"/>
                <w:spacing w:val="-1"/>
                <w:sz w:val="20"/>
                <w:szCs w:val="20"/>
                <w:rPrChange w:id="2145" w:author="Adelino Naquarta Sepalanga Domingos" w:date="2025-03-05T08:51:00Z" w16du:dateUtc="2025-03-05T07:51:00Z">
                  <w:rPr>
                    <w:rFonts w:ascii="Times New Roman" w:eastAsia="Times New Roman" w:hAnsi="Times New Roman"/>
                    <w:spacing w:val="-1"/>
                    <w:highlight w:val="yellow"/>
                  </w:rPr>
                </w:rPrChange>
              </w:rPr>
              <w:t>*</w:t>
            </w:r>
          </w:p>
        </w:tc>
        <w:tc>
          <w:tcPr>
            <w:tcW w:w="3544" w:type="dxa"/>
          </w:tcPr>
          <w:p w14:paraId="6F5E1BF5" w14:textId="77777777" w:rsidR="001567B5" w:rsidRPr="001A2728" w:rsidRDefault="001567B5" w:rsidP="001567B5">
            <w:pPr>
              <w:widowControl w:val="0"/>
              <w:cnfStyle w:val="000000000000" w:firstRow="0" w:lastRow="0" w:firstColumn="0" w:lastColumn="0" w:oddVBand="0" w:evenVBand="0" w:oddHBand="0" w:evenHBand="0" w:firstRowFirstColumn="0" w:firstRowLastColumn="0" w:lastRowFirstColumn="0" w:lastRowLastColumn="0"/>
              <w:rPr>
                <w:rFonts w:ascii="Arial" w:eastAsia="Times New Roman" w:hAnsi="Arial" w:cs="Arial"/>
                <w:spacing w:val="-1"/>
                <w:sz w:val="20"/>
                <w:szCs w:val="20"/>
                <w:rPrChange w:id="2146" w:author="Adelino Naquarta Sepalanga Domingos" w:date="2025-03-05T08:51:00Z" w16du:dateUtc="2025-03-05T07:51:00Z">
                  <w:rPr>
                    <w:rFonts w:ascii="Times New Roman" w:eastAsia="Times New Roman" w:hAnsi="Times New Roman"/>
                    <w:spacing w:val="-1"/>
                    <w:highlight w:val="yellow"/>
                  </w:rPr>
                </w:rPrChange>
              </w:rPr>
            </w:pPr>
            <w:r w:rsidRPr="001A2728">
              <w:rPr>
                <w:rFonts w:ascii="Arial" w:eastAsia="Times New Roman" w:hAnsi="Arial" w:cs="Arial"/>
                <w:spacing w:val="-1"/>
                <w:sz w:val="20"/>
                <w:szCs w:val="20"/>
                <w:rPrChange w:id="2147" w:author="Adelino Naquarta Sepalanga Domingos" w:date="2025-03-05T08:51:00Z" w16du:dateUtc="2025-03-05T07:51:00Z">
                  <w:rPr>
                    <w:rFonts w:ascii="Times New Roman" w:eastAsia="Times New Roman" w:hAnsi="Times New Roman"/>
                    <w:spacing w:val="-1"/>
                    <w:highlight w:val="yellow"/>
                  </w:rPr>
                </w:rPrChange>
              </w:rPr>
              <w:t>Descrição do produto (ProductDescription)</w:t>
            </w:r>
          </w:p>
        </w:tc>
        <w:tc>
          <w:tcPr>
            <w:tcW w:w="3685" w:type="dxa"/>
          </w:tcPr>
          <w:p w14:paraId="08636B89" w14:textId="2D6C1F08" w:rsidR="001567B5" w:rsidRPr="001A2728" w:rsidRDefault="003E6082" w:rsidP="001567B5">
            <w:pPr>
              <w:widowControl w:val="0"/>
              <w:cnfStyle w:val="000000000000" w:firstRow="0" w:lastRow="0" w:firstColumn="0" w:lastColumn="0" w:oddVBand="0" w:evenVBand="0" w:oddHBand="0" w:evenHBand="0" w:firstRowFirstColumn="0" w:firstRowLastColumn="0" w:lastRowFirstColumn="0" w:lastRowLastColumn="0"/>
              <w:rPr>
                <w:rFonts w:ascii="Arial" w:eastAsia="Times New Roman" w:hAnsi="Arial" w:cs="Arial"/>
                <w:spacing w:val="-1"/>
                <w:sz w:val="20"/>
                <w:szCs w:val="20"/>
                <w:rPrChange w:id="2148" w:author="Adelino Naquarta Sepalanga Domingos" w:date="2025-03-05T08:51:00Z" w16du:dateUtc="2025-03-05T07:51:00Z">
                  <w:rPr>
                    <w:rFonts w:ascii="Times New Roman" w:eastAsia="Times New Roman" w:hAnsi="Times New Roman"/>
                    <w:spacing w:val="-1"/>
                    <w:highlight w:val="yellow"/>
                  </w:rPr>
                </w:rPrChange>
              </w:rPr>
            </w:pPr>
            <w:r w:rsidRPr="001A2728">
              <w:rPr>
                <w:rFonts w:ascii="Arial" w:eastAsia="Times New Roman" w:hAnsi="Arial" w:cs="Arial"/>
                <w:spacing w:val="-1"/>
                <w:sz w:val="20"/>
                <w:szCs w:val="20"/>
                <w:rPrChange w:id="2149" w:author="Adelino Naquarta Sepalanga Domingos" w:date="2025-03-05T08:51:00Z" w16du:dateUtc="2025-03-05T07:51:00Z">
                  <w:rPr>
                    <w:rFonts w:ascii="Times New Roman" w:eastAsia="Times New Roman" w:hAnsi="Times New Roman"/>
                    <w:spacing w:val="-1"/>
                    <w:highlight w:val="yellow"/>
                  </w:rPr>
                </w:rPrChange>
              </w:rPr>
              <w:t>Descrição do produto.</w:t>
            </w:r>
          </w:p>
        </w:tc>
        <w:tc>
          <w:tcPr>
            <w:tcW w:w="1276" w:type="dxa"/>
          </w:tcPr>
          <w:p w14:paraId="69211F0A" w14:textId="6394786D" w:rsidR="001567B5" w:rsidRPr="001A2728" w:rsidRDefault="001567B5" w:rsidP="001567B5">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pacing w:val="-1"/>
                <w:sz w:val="20"/>
                <w:szCs w:val="20"/>
                <w:rPrChange w:id="2150" w:author="Adelino Naquarta Sepalanga Domingos" w:date="2025-03-05T08:51:00Z" w16du:dateUtc="2025-03-05T07:51:00Z">
                  <w:rPr>
                    <w:rFonts w:ascii="Times New Roman" w:eastAsia="Times New Roman" w:hAnsi="Times New Roman"/>
                    <w:spacing w:val="-1"/>
                    <w:highlight w:val="yellow"/>
                  </w:rPr>
                </w:rPrChange>
              </w:rPr>
            </w:pPr>
            <w:r w:rsidRPr="001A2728">
              <w:rPr>
                <w:rFonts w:ascii="Arial" w:eastAsia="SimSun" w:hAnsi="Arial" w:cs="Arial"/>
                <w:kern w:val="2"/>
                <w:sz w:val="20"/>
                <w:szCs w:val="20"/>
                <w:lang w:eastAsia="zh-CN"/>
                <w:rPrChange w:id="2151" w:author="Adelino Naquarta Sepalanga Domingos" w:date="2025-03-05T08:51:00Z" w16du:dateUtc="2025-03-05T07:51:00Z">
                  <w:rPr>
                    <w:rFonts w:ascii="Times New Roman" w:eastAsia="SimSun" w:hAnsi="Times New Roman" w:cs="Times New Roman"/>
                    <w:kern w:val="2"/>
                    <w:sz w:val="21"/>
                    <w:szCs w:val="24"/>
                    <w:highlight w:val="yellow"/>
                    <w:lang w:eastAsia="zh-CN"/>
                  </w:rPr>
                </w:rPrChange>
              </w:rPr>
              <w:t>String</w:t>
            </w:r>
          </w:p>
        </w:tc>
      </w:tr>
      <w:tr w:rsidR="001567B5" w:rsidRPr="001A2728" w14:paraId="2B2C00BB" w14:textId="77777777" w:rsidTr="003E60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5" w:type="dxa"/>
          </w:tcPr>
          <w:p w14:paraId="32CE2458" w14:textId="77777777" w:rsidR="001567B5" w:rsidRPr="001A2728" w:rsidRDefault="001567B5" w:rsidP="001567B5">
            <w:pPr>
              <w:widowControl w:val="0"/>
              <w:jc w:val="center"/>
              <w:rPr>
                <w:rFonts w:ascii="Arial" w:eastAsia="Times New Roman" w:hAnsi="Arial" w:cs="Arial"/>
                <w:spacing w:val="-1"/>
                <w:sz w:val="20"/>
                <w:szCs w:val="20"/>
                <w:rPrChange w:id="2152" w:author="Adelino Naquarta Sepalanga Domingos" w:date="2025-03-05T08:51:00Z" w16du:dateUtc="2025-03-05T07:51:00Z">
                  <w:rPr>
                    <w:rFonts w:ascii="Times New Roman" w:eastAsia="Times New Roman" w:hAnsi="Times New Roman"/>
                    <w:spacing w:val="-1"/>
                    <w:highlight w:val="yellow"/>
                  </w:rPr>
                </w:rPrChange>
              </w:rPr>
            </w:pPr>
            <w:r w:rsidRPr="001A2728">
              <w:rPr>
                <w:rFonts w:ascii="Arial" w:eastAsia="Times New Roman" w:hAnsi="Arial" w:cs="Arial"/>
                <w:spacing w:val="-1"/>
                <w:sz w:val="20"/>
                <w:szCs w:val="20"/>
                <w:rPrChange w:id="2153" w:author="Adelino Naquarta Sepalanga Domingos" w:date="2025-03-05T08:51:00Z" w16du:dateUtc="2025-03-05T07:51:00Z">
                  <w:rPr>
                    <w:rFonts w:ascii="Times New Roman" w:eastAsia="Times New Roman" w:hAnsi="Times New Roman"/>
                    <w:spacing w:val="-1"/>
                    <w:highlight w:val="yellow"/>
                  </w:rPr>
                </w:rPrChange>
              </w:rPr>
              <w:t>4</w:t>
            </w:r>
          </w:p>
        </w:tc>
        <w:tc>
          <w:tcPr>
            <w:tcW w:w="992" w:type="dxa"/>
          </w:tcPr>
          <w:p w14:paraId="295503CF" w14:textId="77777777" w:rsidR="001567B5" w:rsidRPr="001A2728" w:rsidRDefault="001567B5" w:rsidP="001567B5">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pacing w:val="-1"/>
                <w:sz w:val="20"/>
                <w:szCs w:val="20"/>
                <w:rPrChange w:id="2154" w:author="Adelino Naquarta Sepalanga Domingos" w:date="2025-03-05T08:51:00Z" w16du:dateUtc="2025-03-05T07:51:00Z">
                  <w:rPr>
                    <w:rFonts w:ascii="Times New Roman" w:eastAsia="Times New Roman" w:hAnsi="Times New Roman"/>
                    <w:spacing w:val="-1"/>
                    <w:highlight w:val="yellow"/>
                  </w:rPr>
                </w:rPrChange>
              </w:rPr>
            </w:pPr>
            <w:r w:rsidRPr="001A2728">
              <w:rPr>
                <w:rFonts w:ascii="Arial" w:eastAsia="Times New Roman" w:hAnsi="Arial" w:cs="Arial"/>
                <w:spacing w:val="-1"/>
                <w:sz w:val="20"/>
                <w:szCs w:val="20"/>
                <w:rPrChange w:id="2155" w:author="Adelino Naquarta Sepalanga Domingos" w:date="2025-03-05T08:51:00Z" w16du:dateUtc="2025-03-05T07:51:00Z">
                  <w:rPr>
                    <w:rFonts w:ascii="Times New Roman" w:eastAsia="Times New Roman" w:hAnsi="Times New Roman"/>
                    <w:spacing w:val="-1"/>
                    <w:highlight w:val="yellow"/>
                  </w:rPr>
                </w:rPrChange>
              </w:rPr>
              <w:t>*</w:t>
            </w:r>
          </w:p>
        </w:tc>
        <w:tc>
          <w:tcPr>
            <w:tcW w:w="3544" w:type="dxa"/>
          </w:tcPr>
          <w:p w14:paraId="3D7FECBF" w14:textId="77777777" w:rsidR="001567B5" w:rsidRPr="001A2728" w:rsidRDefault="001567B5" w:rsidP="001567B5">
            <w:pPr>
              <w:widowControl w:val="0"/>
              <w:cnfStyle w:val="000000100000" w:firstRow="0" w:lastRow="0" w:firstColumn="0" w:lastColumn="0" w:oddVBand="0" w:evenVBand="0" w:oddHBand="1" w:evenHBand="0" w:firstRowFirstColumn="0" w:firstRowLastColumn="0" w:lastRowFirstColumn="0" w:lastRowLastColumn="0"/>
              <w:rPr>
                <w:rFonts w:ascii="Arial" w:eastAsia="Times New Roman" w:hAnsi="Arial" w:cs="Arial"/>
                <w:spacing w:val="-1"/>
                <w:sz w:val="20"/>
                <w:szCs w:val="20"/>
                <w:rPrChange w:id="2156" w:author="Adelino Naquarta Sepalanga Domingos" w:date="2025-03-05T08:51:00Z" w16du:dateUtc="2025-03-05T07:51:00Z">
                  <w:rPr>
                    <w:rFonts w:ascii="Times New Roman" w:eastAsia="Times New Roman" w:hAnsi="Times New Roman"/>
                    <w:spacing w:val="-1"/>
                    <w:highlight w:val="yellow"/>
                  </w:rPr>
                </w:rPrChange>
              </w:rPr>
            </w:pPr>
            <w:r w:rsidRPr="001A2728">
              <w:rPr>
                <w:rFonts w:ascii="Arial" w:eastAsia="Times New Roman" w:hAnsi="Arial" w:cs="Arial"/>
                <w:spacing w:val="-1"/>
                <w:sz w:val="20"/>
                <w:szCs w:val="20"/>
                <w:rPrChange w:id="2157" w:author="Adelino Naquarta Sepalanga Domingos" w:date="2025-03-05T08:51:00Z" w16du:dateUtc="2025-03-05T07:51:00Z">
                  <w:rPr>
                    <w:rFonts w:ascii="Times New Roman" w:eastAsia="Times New Roman" w:hAnsi="Times New Roman"/>
                    <w:spacing w:val="-1"/>
                    <w:highlight w:val="yellow"/>
                  </w:rPr>
                </w:rPrChange>
              </w:rPr>
              <w:t>Quantidade (Quantity)</w:t>
            </w:r>
          </w:p>
        </w:tc>
        <w:tc>
          <w:tcPr>
            <w:tcW w:w="3685" w:type="dxa"/>
          </w:tcPr>
          <w:p w14:paraId="6FAA3F57" w14:textId="54DB172C" w:rsidR="001567B5" w:rsidRPr="001A2728" w:rsidRDefault="003E6082" w:rsidP="001567B5">
            <w:pPr>
              <w:widowControl w:val="0"/>
              <w:cnfStyle w:val="000000100000" w:firstRow="0" w:lastRow="0" w:firstColumn="0" w:lastColumn="0" w:oddVBand="0" w:evenVBand="0" w:oddHBand="1" w:evenHBand="0" w:firstRowFirstColumn="0" w:firstRowLastColumn="0" w:lastRowFirstColumn="0" w:lastRowLastColumn="0"/>
              <w:rPr>
                <w:rFonts w:ascii="Arial" w:eastAsia="Times New Roman" w:hAnsi="Arial" w:cs="Arial"/>
                <w:spacing w:val="-1"/>
                <w:sz w:val="20"/>
                <w:szCs w:val="20"/>
                <w:rPrChange w:id="2158" w:author="Adelino Naquarta Sepalanga Domingos" w:date="2025-03-05T08:51:00Z" w16du:dateUtc="2025-03-05T07:51:00Z">
                  <w:rPr>
                    <w:rFonts w:ascii="Times New Roman" w:eastAsia="Times New Roman" w:hAnsi="Times New Roman"/>
                    <w:spacing w:val="-1"/>
                    <w:highlight w:val="yellow"/>
                  </w:rPr>
                </w:rPrChange>
              </w:rPr>
            </w:pPr>
            <w:r w:rsidRPr="001A2728">
              <w:rPr>
                <w:rFonts w:ascii="Arial" w:eastAsia="Times New Roman" w:hAnsi="Arial" w:cs="Arial"/>
                <w:spacing w:val="-1"/>
                <w:sz w:val="20"/>
                <w:szCs w:val="20"/>
                <w:rPrChange w:id="2159" w:author="Adelino Naquarta Sepalanga Domingos" w:date="2025-03-05T08:51:00Z" w16du:dateUtc="2025-03-05T07:51:00Z">
                  <w:rPr>
                    <w:rFonts w:ascii="Times New Roman" w:eastAsia="Times New Roman" w:hAnsi="Times New Roman"/>
                    <w:spacing w:val="-1"/>
                  </w:rPr>
                </w:rPrChange>
              </w:rPr>
              <w:t>Quantidade de existência final relativa ao período a que reporta</w:t>
            </w:r>
          </w:p>
        </w:tc>
        <w:tc>
          <w:tcPr>
            <w:tcW w:w="1276" w:type="dxa"/>
          </w:tcPr>
          <w:p w14:paraId="714CD248" w14:textId="4AA4D569" w:rsidR="001567B5" w:rsidRPr="001A2728" w:rsidRDefault="001567B5" w:rsidP="001567B5">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pacing w:val="-1"/>
                <w:sz w:val="20"/>
                <w:szCs w:val="20"/>
                <w:rPrChange w:id="2160" w:author="Adelino Naquarta Sepalanga Domingos" w:date="2025-03-05T08:51:00Z" w16du:dateUtc="2025-03-05T07:51:00Z">
                  <w:rPr>
                    <w:rFonts w:ascii="Times New Roman" w:eastAsia="Times New Roman" w:hAnsi="Times New Roman"/>
                    <w:spacing w:val="-1"/>
                    <w:highlight w:val="yellow"/>
                  </w:rPr>
                </w:rPrChange>
              </w:rPr>
            </w:pPr>
            <w:r w:rsidRPr="001A2728">
              <w:rPr>
                <w:rFonts w:ascii="Arial" w:eastAsia="SimSun" w:hAnsi="Arial" w:cs="Arial"/>
                <w:kern w:val="2"/>
                <w:sz w:val="20"/>
                <w:szCs w:val="20"/>
                <w:lang w:eastAsia="zh-CN"/>
                <w:rPrChange w:id="2161" w:author="Adelino Naquarta Sepalanga Domingos" w:date="2025-03-05T08:51:00Z" w16du:dateUtc="2025-03-05T07:51:00Z">
                  <w:rPr>
                    <w:rFonts w:ascii="Times New Roman" w:eastAsia="SimSun" w:hAnsi="Times New Roman" w:cs="Times New Roman"/>
                    <w:kern w:val="2"/>
                    <w:sz w:val="21"/>
                    <w:szCs w:val="24"/>
                    <w:highlight w:val="yellow"/>
                    <w:lang w:eastAsia="zh-CN"/>
                  </w:rPr>
                </w:rPrChange>
              </w:rPr>
              <w:t>Number</w:t>
            </w:r>
          </w:p>
        </w:tc>
      </w:tr>
      <w:tr w:rsidR="001567B5" w:rsidRPr="001A2728" w14:paraId="68A15FAB" w14:textId="77777777" w:rsidTr="003E6082">
        <w:tc>
          <w:tcPr>
            <w:cnfStyle w:val="001000000000" w:firstRow="0" w:lastRow="0" w:firstColumn="1" w:lastColumn="0" w:oddVBand="0" w:evenVBand="0" w:oddHBand="0" w:evenHBand="0" w:firstRowFirstColumn="0" w:firstRowLastColumn="0" w:lastRowFirstColumn="0" w:lastRowLastColumn="0"/>
            <w:tcW w:w="1135" w:type="dxa"/>
          </w:tcPr>
          <w:p w14:paraId="5224C10D" w14:textId="77777777" w:rsidR="001567B5" w:rsidRPr="001A2728" w:rsidRDefault="001567B5" w:rsidP="001567B5">
            <w:pPr>
              <w:widowControl w:val="0"/>
              <w:jc w:val="center"/>
              <w:rPr>
                <w:rFonts w:ascii="Arial" w:eastAsia="Times New Roman" w:hAnsi="Arial" w:cs="Arial"/>
                <w:spacing w:val="-1"/>
                <w:sz w:val="20"/>
                <w:szCs w:val="20"/>
                <w:rPrChange w:id="2162" w:author="Adelino Naquarta Sepalanga Domingos" w:date="2025-03-05T08:51:00Z" w16du:dateUtc="2025-03-05T07:51:00Z">
                  <w:rPr>
                    <w:rFonts w:ascii="Times New Roman" w:eastAsia="Times New Roman" w:hAnsi="Times New Roman"/>
                    <w:spacing w:val="-1"/>
                    <w:highlight w:val="yellow"/>
                  </w:rPr>
                </w:rPrChange>
              </w:rPr>
            </w:pPr>
            <w:r w:rsidRPr="001A2728">
              <w:rPr>
                <w:rFonts w:ascii="Arial" w:eastAsia="Times New Roman" w:hAnsi="Arial" w:cs="Arial"/>
                <w:spacing w:val="-1"/>
                <w:sz w:val="20"/>
                <w:szCs w:val="20"/>
                <w:rPrChange w:id="2163" w:author="Adelino Naquarta Sepalanga Domingos" w:date="2025-03-05T08:51:00Z" w16du:dateUtc="2025-03-05T07:51:00Z">
                  <w:rPr>
                    <w:rFonts w:ascii="Times New Roman" w:eastAsia="Times New Roman" w:hAnsi="Times New Roman"/>
                    <w:spacing w:val="-1"/>
                    <w:highlight w:val="yellow"/>
                  </w:rPr>
                </w:rPrChange>
              </w:rPr>
              <w:t>5</w:t>
            </w:r>
          </w:p>
        </w:tc>
        <w:tc>
          <w:tcPr>
            <w:tcW w:w="992" w:type="dxa"/>
          </w:tcPr>
          <w:p w14:paraId="670EF5A0" w14:textId="77777777" w:rsidR="001567B5" w:rsidRPr="001A2728" w:rsidRDefault="001567B5" w:rsidP="001567B5">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pacing w:val="-1"/>
                <w:sz w:val="20"/>
                <w:szCs w:val="20"/>
                <w:rPrChange w:id="2164" w:author="Adelino Naquarta Sepalanga Domingos" w:date="2025-03-05T08:51:00Z" w16du:dateUtc="2025-03-05T07:51:00Z">
                  <w:rPr>
                    <w:rFonts w:ascii="Times New Roman" w:eastAsia="Times New Roman" w:hAnsi="Times New Roman"/>
                    <w:spacing w:val="-1"/>
                    <w:highlight w:val="yellow"/>
                  </w:rPr>
                </w:rPrChange>
              </w:rPr>
            </w:pPr>
            <w:r w:rsidRPr="001A2728">
              <w:rPr>
                <w:rFonts w:ascii="Arial" w:eastAsia="Times New Roman" w:hAnsi="Arial" w:cs="Arial"/>
                <w:spacing w:val="-1"/>
                <w:sz w:val="20"/>
                <w:szCs w:val="20"/>
                <w:rPrChange w:id="2165" w:author="Adelino Naquarta Sepalanga Domingos" w:date="2025-03-05T08:51:00Z" w16du:dateUtc="2025-03-05T07:51:00Z">
                  <w:rPr>
                    <w:rFonts w:ascii="Times New Roman" w:eastAsia="Times New Roman" w:hAnsi="Times New Roman"/>
                    <w:spacing w:val="-1"/>
                    <w:highlight w:val="yellow"/>
                  </w:rPr>
                </w:rPrChange>
              </w:rPr>
              <w:t>*</w:t>
            </w:r>
          </w:p>
        </w:tc>
        <w:tc>
          <w:tcPr>
            <w:tcW w:w="3544" w:type="dxa"/>
          </w:tcPr>
          <w:p w14:paraId="43F1D62A" w14:textId="77777777" w:rsidR="001567B5" w:rsidRPr="001A2728" w:rsidRDefault="001567B5" w:rsidP="001567B5">
            <w:pPr>
              <w:widowControl w:val="0"/>
              <w:cnfStyle w:val="000000000000" w:firstRow="0" w:lastRow="0" w:firstColumn="0" w:lastColumn="0" w:oddVBand="0" w:evenVBand="0" w:oddHBand="0" w:evenHBand="0" w:firstRowFirstColumn="0" w:firstRowLastColumn="0" w:lastRowFirstColumn="0" w:lastRowLastColumn="0"/>
              <w:rPr>
                <w:rFonts w:ascii="Arial" w:eastAsia="Times New Roman" w:hAnsi="Arial" w:cs="Arial"/>
                <w:spacing w:val="-1"/>
                <w:sz w:val="20"/>
                <w:szCs w:val="20"/>
                <w:rPrChange w:id="2166" w:author="Adelino Naquarta Sepalanga Domingos" w:date="2025-03-05T08:51:00Z" w16du:dateUtc="2025-03-05T07:51:00Z">
                  <w:rPr>
                    <w:rFonts w:ascii="Times New Roman" w:eastAsia="Times New Roman" w:hAnsi="Times New Roman"/>
                    <w:spacing w:val="-1"/>
                    <w:highlight w:val="yellow"/>
                  </w:rPr>
                </w:rPrChange>
              </w:rPr>
            </w:pPr>
            <w:r w:rsidRPr="001A2728">
              <w:rPr>
                <w:rFonts w:ascii="Arial" w:eastAsia="Times New Roman" w:hAnsi="Arial" w:cs="Arial"/>
                <w:spacing w:val="-1"/>
                <w:sz w:val="20"/>
                <w:szCs w:val="20"/>
                <w:rPrChange w:id="2167" w:author="Adelino Naquarta Sepalanga Domingos" w:date="2025-03-05T08:51:00Z" w16du:dateUtc="2025-03-05T07:51:00Z">
                  <w:rPr>
                    <w:rFonts w:ascii="Times New Roman" w:eastAsia="Times New Roman" w:hAnsi="Times New Roman"/>
                    <w:spacing w:val="-1"/>
                    <w:highlight w:val="yellow"/>
                  </w:rPr>
                </w:rPrChange>
              </w:rPr>
              <w:t>Unidade de medida (UnitOfMeasure)</w:t>
            </w:r>
          </w:p>
        </w:tc>
        <w:tc>
          <w:tcPr>
            <w:tcW w:w="3685" w:type="dxa"/>
          </w:tcPr>
          <w:p w14:paraId="2FB1D756" w14:textId="76B77D5F" w:rsidR="001567B5" w:rsidRPr="001A2728" w:rsidRDefault="003E6082" w:rsidP="001567B5">
            <w:pPr>
              <w:widowControl w:val="0"/>
              <w:cnfStyle w:val="000000000000" w:firstRow="0" w:lastRow="0" w:firstColumn="0" w:lastColumn="0" w:oddVBand="0" w:evenVBand="0" w:oddHBand="0" w:evenHBand="0" w:firstRowFirstColumn="0" w:firstRowLastColumn="0" w:lastRowFirstColumn="0" w:lastRowLastColumn="0"/>
              <w:rPr>
                <w:rFonts w:ascii="Arial" w:eastAsia="Times New Roman" w:hAnsi="Arial" w:cs="Arial"/>
                <w:spacing w:val="-1"/>
                <w:sz w:val="20"/>
                <w:szCs w:val="20"/>
                <w:rPrChange w:id="2168" w:author="Adelino Naquarta Sepalanga Domingos" w:date="2025-03-05T08:51:00Z" w16du:dateUtc="2025-03-05T07:51:00Z">
                  <w:rPr>
                    <w:rFonts w:ascii="Times New Roman" w:eastAsia="Times New Roman" w:hAnsi="Times New Roman"/>
                    <w:spacing w:val="-1"/>
                    <w:highlight w:val="yellow"/>
                  </w:rPr>
                </w:rPrChange>
              </w:rPr>
            </w:pPr>
            <w:r w:rsidRPr="001A2728">
              <w:rPr>
                <w:rFonts w:ascii="Arial" w:eastAsia="Times New Roman" w:hAnsi="Arial" w:cs="Arial"/>
                <w:spacing w:val="-1"/>
                <w:sz w:val="20"/>
                <w:szCs w:val="20"/>
                <w:rPrChange w:id="2169" w:author="Adelino Naquarta Sepalanga Domingos" w:date="2025-03-05T08:51:00Z" w16du:dateUtc="2025-03-05T07:51:00Z">
                  <w:rPr>
                    <w:rFonts w:ascii="Times New Roman" w:eastAsia="Times New Roman" w:hAnsi="Times New Roman"/>
                    <w:spacing w:val="-1"/>
                    <w:highlight w:val="yellow"/>
                  </w:rPr>
                </w:rPrChange>
              </w:rPr>
              <w:t>Unidade de medida usada (exemplo: kg, cm, m³, unidades)</w:t>
            </w:r>
          </w:p>
        </w:tc>
        <w:tc>
          <w:tcPr>
            <w:tcW w:w="1276" w:type="dxa"/>
          </w:tcPr>
          <w:p w14:paraId="549EBC0F" w14:textId="2696A87D" w:rsidR="001567B5" w:rsidRPr="001A2728" w:rsidRDefault="001567B5" w:rsidP="001567B5">
            <w:pPr>
              <w:widowControl w:val="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pacing w:val="-1"/>
                <w:sz w:val="20"/>
                <w:szCs w:val="20"/>
                <w:rPrChange w:id="2170" w:author="Adelino Naquarta Sepalanga Domingos" w:date="2025-03-05T08:51:00Z" w16du:dateUtc="2025-03-05T07:51:00Z">
                  <w:rPr>
                    <w:rFonts w:ascii="Times New Roman" w:eastAsia="Times New Roman" w:hAnsi="Times New Roman"/>
                    <w:spacing w:val="-1"/>
                    <w:highlight w:val="yellow"/>
                  </w:rPr>
                </w:rPrChange>
              </w:rPr>
            </w:pPr>
            <w:r w:rsidRPr="001A2728">
              <w:rPr>
                <w:rFonts w:ascii="Arial" w:eastAsia="SimSun" w:hAnsi="Arial" w:cs="Arial"/>
                <w:kern w:val="2"/>
                <w:sz w:val="20"/>
                <w:szCs w:val="20"/>
                <w:lang w:eastAsia="zh-CN"/>
                <w:rPrChange w:id="2171" w:author="Adelino Naquarta Sepalanga Domingos" w:date="2025-03-05T08:51:00Z" w16du:dateUtc="2025-03-05T07:51:00Z">
                  <w:rPr>
                    <w:rFonts w:ascii="Times New Roman" w:eastAsia="SimSun" w:hAnsi="Times New Roman" w:cs="Times New Roman"/>
                    <w:kern w:val="2"/>
                    <w:sz w:val="21"/>
                    <w:szCs w:val="24"/>
                    <w:highlight w:val="yellow"/>
                    <w:lang w:eastAsia="zh-CN"/>
                  </w:rPr>
                </w:rPrChange>
              </w:rPr>
              <w:t>String</w:t>
            </w:r>
          </w:p>
        </w:tc>
      </w:tr>
      <w:tr w:rsidR="001567B5" w:rsidRPr="00691778" w14:paraId="0E3FC0E4" w14:textId="77777777" w:rsidTr="003E60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5" w:type="dxa"/>
          </w:tcPr>
          <w:p w14:paraId="11E00342" w14:textId="77777777" w:rsidR="001567B5" w:rsidRPr="001A2728" w:rsidRDefault="001567B5" w:rsidP="001567B5">
            <w:pPr>
              <w:widowControl w:val="0"/>
              <w:jc w:val="center"/>
              <w:rPr>
                <w:rFonts w:ascii="Arial" w:eastAsia="Times New Roman" w:hAnsi="Arial" w:cs="Arial"/>
                <w:spacing w:val="-1"/>
                <w:sz w:val="20"/>
                <w:szCs w:val="20"/>
                <w:rPrChange w:id="2172" w:author="Adelino Naquarta Sepalanga Domingos" w:date="2025-03-05T08:51:00Z" w16du:dateUtc="2025-03-05T07:51:00Z">
                  <w:rPr>
                    <w:rFonts w:ascii="Times New Roman" w:eastAsia="Times New Roman" w:hAnsi="Times New Roman"/>
                    <w:spacing w:val="-1"/>
                    <w:highlight w:val="yellow"/>
                  </w:rPr>
                </w:rPrChange>
              </w:rPr>
            </w:pPr>
            <w:r w:rsidRPr="001A2728">
              <w:rPr>
                <w:rFonts w:ascii="Arial" w:eastAsia="Times New Roman" w:hAnsi="Arial" w:cs="Arial"/>
                <w:spacing w:val="-1"/>
                <w:sz w:val="20"/>
                <w:szCs w:val="20"/>
                <w:rPrChange w:id="2173" w:author="Adelino Naquarta Sepalanga Domingos" w:date="2025-03-05T08:51:00Z" w16du:dateUtc="2025-03-05T07:51:00Z">
                  <w:rPr>
                    <w:rFonts w:ascii="Times New Roman" w:eastAsia="Times New Roman" w:hAnsi="Times New Roman"/>
                    <w:spacing w:val="-1"/>
                    <w:highlight w:val="yellow"/>
                  </w:rPr>
                </w:rPrChange>
              </w:rPr>
              <w:t>6</w:t>
            </w:r>
          </w:p>
        </w:tc>
        <w:tc>
          <w:tcPr>
            <w:tcW w:w="992" w:type="dxa"/>
          </w:tcPr>
          <w:p w14:paraId="59E9B02D" w14:textId="77777777" w:rsidR="001567B5" w:rsidRPr="001A2728" w:rsidRDefault="001567B5" w:rsidP="001567B5">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pacing w:val="-1"/>
                <w:sz w:val="20"/>
                <w:szCs w:val="20"/>
                <w:rPrChange w:id="2174" w:author="Adelino Naquarta Sepalanga Domingos" w:date="2025-03-05T08:51:00Z" w16du:dateUtc="2025-03-05T07:51:00Z">
                  <w:rPr>
                    <w:rFonts w:ascii="Times New Roman" w:eastAsia="Times New Roman" w:hAnsi="Times New Roman"/>
                    <w:spacing w:val="-1"/>
                    <w:highlight w:val="yellow"/>
                  </w:rPr>
                </w:rPrChange>
              </w:rPr>
            </w:pPr>
            <w:r w:rsidRPr="001A2728">
              <w:rPr>
                <w:rFonts w:ascii="Arial" w:eastAsia="Times New Roman" w:hAnsi="Arial" w:cs="Arial"/>
                <w:spacing w:val="-1"/>
                <w:sz w:val="20"/>
                <w:szCs w:val="20"/>
                <w:rPrChange w:id="2175" w:author="Adelino Naquarta Sepalanga Domingos" w:date="2025-03-05T08:51:00Z" w16du:dateUtc="2025-03-05T07:51:00Z">
                  <w:rPr>
                    <w:rFonts w:ascii="Times New Roman" w:eastAsia="Times New Roman" w:hAnsi="Times New Roman"/>
                    <w:spacing w:val="-1"/>
                    <w:highlight w:val="yellow"/>
                  </w:rPr>
                </w:rPrChange>
              </w:rPr>
              <w:t>*</w:t>
            </w:r>
          </w:p>
        </w:tc>
        <w:tc>
          <w:tcPr>
            <w:tcW w:w="3544" w:type="dxa"/>
          </w:tcPr>
          <w:p w14:paraId="751886D6" w14:textId="77777777" w:rsidR="001567B5" w:rsidRPr="001A2728" w:rsidRDefault="001567B5" w:rsidP="001567B5">
            <w:pPr>
              <w:widowControl w:val="0"/>
              <w:cnfStyle w:val="000000100000" w:firstRow="0" w:lastRow="0" w:firstColumn="0" w:lastColumn="0" w:oddVBand="0" w:evenVBand="0" w:oddHBand="1" w:evenHBand="0" w:firstRowFirstColumn="0" w:firstRowLastColumn="0" w:lastRowFirstColumn="0" w:lastRowLastColumn="0"/>
              <w:rPr>
                <w:rFonts w:ascii="Arial" w:eastAsia="Times New Roman" w:hAnsi="Arial" w:cs="Arial"/>
                <w:spacing w:val="-1"/>
                <w:sz w:val="20"/>
                <w:szCs w:val="20"/>
                <w:rPrChange w:id="2176" w:author="Adelino Naquarta Sepalanga Domingos" w:date="2025-03-05T08:51:00Z" w16du:dateUtc="2025-03-05T07:51:00Z">
                  <w:rPr>
                    <w:rFonts w:ascii="Times New Roman" w:eastAsia="Times New Roman" w:hAnsi="Times New Roman"/>
                    <w:spacing w:val="-1"/>
                    <w:highlight w:val="yellow"/>
                  </w:rPr>
                </w:rPrChange>
              </w:rPr>
            </w:pPr>
            <w:r w:rsidRPr="001A2728">
              <w:rPr>
                <w:rFonts w:ascii="Arial" w:eastAsia="Times New Roman" w:hAnsi="Arial" w:cs="Arial"/>
                <w:spacing w:val="-1"/>
                <w:sz w:val="20"/>
                <w:szCs w:val="20"/>
                <w:rPrChange w:id="2177" w:author="Adelino Naquarta Sepalanga Domingos" w:date="2025-03-05T08:51:00Z" w16du:dateUtc="2025-03-05T07:51:00Z">
                  <w:rPr>
                    <w:rFonts w:ascii="Times New Roman" w:eastAsia="Times New Roman" w:hAnsi="Times New Roman"/>
                    <w:spacing w:val="-1"/>
                    <w:highlight w:val="yellow"/>
                  </w:rPr>
                </w:rPrChange>
              </w:rPr>
              <w:t xml:space="preserve">Valor </w:t>
            </w:r>
          </w:p>
        </w:tc>
        <w:tc>
          <w:tcPr>
            <w:tcW w:w="3685" w:type="dxa"/>
          </w:tcPr>
          <w:p w14:paraId="48F9AD70" w14:textId="59773B80" w:rsidR="001567B5" w:rsidRPr="001A2728" w:rsidRDefault="003E6082" w:rsidP="001567B5">
            <w:pPr>
              <w:widowControl w:val="0"/>
              <w:cnfStyle w:val="000000100000" w:firstRow="0" w:lastRow="0" w:firstColumn="0" w:lastColumn="0" w:oddVBand="0" w:evenVBand="0" w:oddHBand="1" w:evenHBand="0" w:firstRowFirstColumn="0" w:firstRowLastColumn="0" w:lastRowFirstColumn="0" w:lastRowLastColumn="0"/>
              <w:rPr>
                <w:rFonts w:ascii="Arial" w:eastAsia="Times New Roman" w:hAnsi="Arial" w:cs="Arial"/>
                <w:spacing w:val="-1"/>
                <w:sz w:val="20"/>
                <w:szCs w:val="20"/>
                <w:rPrChange w:id="2178" w:author="Adelino Naquarta Sepalanga Domingos" w:date="2025-03-05T08:51:00Z" w16du:dateUtc="2025-03-05T07:51:00Z">
                  <w:rPr>
                    <w:rFonts w:ascii="Times New Roman" w:eastAsia="Times New Roman" w:hAnsi="Times New Roman"/>
                    <w:spacing w:val="-1"/>
                    <w:highlight w:val="yellow"/>
                  </w:rPr>
                </w:rPrChange>
              </w:rPr>
            </w:pPr>
            <w:r w:rsidRPr="001A2728">
              <w:rPr>
                <w:rFonts w:ascii="Arial" w:eastAsia="Times New Roman" w:hAnsi="Arial" w:cs="Arial"/>
                <w:spacing w:val="-1"/>
                <w:sz w:val="20"/>
                <w:szCs w:val="20"/>
                <w:rPrChange w:id="2179" w:author="Adelino Naquarta Sepalanga Domingos" w:date="2025-03-05T08:51:00Z" w16du:dateUtc="2025-03-05T07:51:00Z">
                  <w:rPr>
                    <w:rFonts w:ascii="Times New Roman" w:eastAsia="Times New Roman" w:hAnsi="Times New Roman"/>
                    <w:spacing w:val="-1"/>
                    <w:highlight w:val="yellow"/>
                  </w:rPr>
                </w:rPrChange>
              </w:rPr>
              <w:t>Valor da existência final relativa ao período a que reporta</w:t>
            </w:r>
          </w:p>
        </w:tc>
        <w:tc>
          <w:tcPr>
            <w:tcW w:w="1276" w:type="dxa"/>
          </w:tcPr>
          <w:p w14:paraId="2D7F7888" w14:textId="2784FAF6" w:rsidR="001567B5" w:rsidRPr="001A2728" w:rsidRDefault="001567B5" w:rsidP="001567B5">
            <w:pPr>
              <w:widowControl w:val="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pacing w:val="-1"/>
                <w:sz w:val="20"/>
                <w:szCs w:val="20"/>
                <w:rPrChange w:id="2180" w:author="Adelino Naquarta Sepalanga Domingos" w:date="2025-03-05T08:51:00Z" w16du:dateUtc="2025-03-05T07:51:00Z">
                  <w:rPr>
                    <w:rFonts w:ascii="Times New Roman" w:eastAsia="Times New Roman" w:hAnsi="Times New Roman"/>
                    <w:spacing w:val="-1"/>
                    <w:highlight w:val="yellow"/>
                  </w:rPr>
                </w:rPrChange>
              </w:rPr>
            </w:pPr>
            <w:r w:rsidRPr="001A2728">
              <w:rPr>
                <w:rFonts w:ascii="Arial" w:eastAsia="SimSun" w:hAnsi="Arial" w:cs="Arial"/>
                <w:kern w:val="2"/>
                <w:sz w:val="20"/>
                <w:szCs w:val="20"/>
                <w:lang w:eastAsia="zh-CN"/>
                <w:rPrChange w:id="2181" w:author="Adelino Naquarta Sepalanga Domingos" w:date="2025-03-05T08:51:00Z" w16du:dateUtc="2025-03-05T07:51:00Z">
                  <w:rPr>
                    <w:rFonts w:ascii="Times New Roman" w:eastAsia="SimSun" w:hAnsi="Times New Roman" w:cs="Times New Roman"/>
                    <w:kern w:val="2"/>
                    <w:sz w:val="21"/>
                    <w:szCs w:val="24"/>
                    <w:highlight w:val="yellow"/>
                    <w:lang w:eastAsia="zh-CN"/>
                  </w:rPr>
                </w:rPrChange>
              </w:rPr>
              <w:t>Number</w:t>
            </w:r>
          </w:p>
        </w:tc>
      </w:tr>
    </w:tbl>
    <w:p w14:paraId="1B28C49E" w14:textId="77777777" w:rsidR="003F3EDE" w:rsidRDefault="003F3EDE" w:rsidP="003F3EDE">
      <w:pPr>
        <w:pStyle w:val="PargrafodaLista"/>
        <w:widowControl w:val="0"/>
        <w:spacing w:after="0" w:line="276" w:lineRule="auto"/>
        <w:ind w:left="284" w:right="-142"/>
        <w:contextualSpacing w:val="0"/>
        <w:jc w:val="both"/>
        <w:rPr>
          <w:rFonts w:ascii="Times New Roman" w:eastAsia="Times New Roman" w:hAnsi="Times New Roman" w:cs="Times New Roman"/>
          <w:spacing w:val="-1"/>
          <w:sz w:val="24"/>
          <w:szCs w:val="24"/>
        </w:rPr>
      </w:pPr>
    </w:p>
    <w:p w14:paraId="060BB1F4" w14:textId="77777777" w:rsidR="003F3EDE" w:rsidRPr="00572AFF" w:rsidRDefault="003F3EDE" w:rsidP="003F3EDE">
      <w:pPr>
        <w:pStyle w:val="PargrafodaLista"/>
        <w:widowControl w:val="0"/>
        <w:spacing w:after="0" w:line="276" w:lineRule="auto"/>
        <w:ind w:left="284" w:right="-142"/>
        <w:contextualSpacing w:val="0"/>
        <w:jc w:val="both"/>
        <w:rPr>
          <w:rFonts w:ascii="Times New Roman" w:eastAsia="Times New Roman" w:hAnsi="Times New Roman" w:cs="Times New Roman"/>
          <w:spacing w:val="-1"/>
          <w:sz w:val="24"/>
          <w:szCs w:val="24"/>
        </w:rPr>
      </w:pPr>
    </w:p>
    <w:p w14:paraId="204037AA" w14:textId="0669ACDB" w:rsidR="003E3775" w:rsidRPr="00691778" w:rsidRDefault="003F3EDE">
      <w:pPr>
        <w:spacing w:after="0" w:line="276" w:lineRule="auto"/>
        <w:jc w:val="center"/>
        <w:rPr>
          <w:ins w:id="2182" w:author="Adelino Naquarta Sepalanga Domingos" w:date="2025-02-28T14:40:00Z" w16du:dateUtc="2025-02-28T13:40:00Z"/>
          <w:rFonts w:ascii="Arial" w:eastAsia="Microsoft JhengHei" w:hAnsi="Arial" w:cs="Arial"/>
          <w:b/>
          <w:sz w:val="24"/>
          <w:szCs w:val="24"/>
          <w:rPrChange w:id="2183" w:author="Adelino Naquarta Sepalanga Domingos" w:date="2025-03-05T08:45:00Z" w16du:dateUtc="2025-03-05T07:45:00Z">
            <w:rPr>
              <w:ins w:id="2184" w:author="Adelino Naquarta Sepalanga Domingos" w:date="2025-02-28T14:40:00Z" w16du:dateUtc="2025-02-28T13:40:00Z"/>
              <w:rFonts w:ascii="Times New Roman" w:eastAsia="Microsoft JhengHei" w:hAnsi="Times New Roman" w:cs="Times New Roman"/>
              <w:b/>
              <w:sz w:val="24"/>
              <w:szCs w:val="24"/>
            </w:rPr>
          </w:rPrChange>
        </w:rPr>
        <w:pPrChange w:id="2185" w:author="Adelino Naquarta Sepalanga Domingos" w:date="2025-03-05T08:46:00Z" w16du:dateUtc="2025-03-05T07:46:00Z">
          <w:pPr>
            <w:spacing w:after="0" w:line="276" w:lineRule="auto"/>
            <w:ind w:left="2124" w:right="-142" w:firstLine="708"/>
            <w:jc w:val="both"/>
          </w:pPr>
        </w:pPrChange>
      </w:pPr>
      <w:r w:rsidRPr="00691778">
        <w:rPr>
          <w:rFonts w:ascii="Arial" w:eastAsia="Microsoft JhengHei" w:hAnsi="Arial" w:cs="Arial"/>
          <w:b/>
          <w:sz w:val="24"/>
          <w:szCs w:val="24"/>
          <w:rPrChange w:id="2186" w:author="Adelino Naquarta Sepalanga Domingos" w:date="2025-03-05T08:45:00Z" w16du:dateUtc="2025-03-05T07:45:00Z">
            <w:rPr>
              <w:rFonts w:ascii="Times New Roman" w:eastAsia="Microsoft JhengHei" w:hAnsi="Times New Roman" w:cs="Times New Roman"/>
              <w:b/>
              <w:sz w:val="24"/>
              <w:szCs w:val="24"/>
            </w:rPr>
          </w:rPrChange>
        </w:rPr>
        <w:t>Anexo</w:t>
      </w:r>
      <w:ins w:id="2187" w:author="Adelino Naquarta Sepalanga Domingos" w:date="2025-02-28T14:39:00Z" w16du:dateUtc="2025-02-28T13:39:00Z">
        <w:r w:rsidR="003E3775" w:rsidRPr="00691778">
          <w:rPr>
            <w:rFonts w:ascii="Arial" w:eastAsia="Microsoft JhengHei" w:hAnsi="Arial" w:cs="Arial"/>
            <w:b/>
            <w:sz w:val="24"/>
            <w:szCs w:val="24"/>
            <w:rPrChange w:id="2188" w:author="Adelino Naquarta Sepalanga Domingos" w:date="2025-03-05T08:45:00Z" w16du:dateUtc="2025-03-05T07:45:00Z">
              <w:rPr>
                <w:rFonts w:ascii="Times New Roman" w:eastAsia="Microsoft JhengHei" w:hAnsi="Times New Roman" w:cs="Times New Roman"/>
                <w:b/>
                <w:sz w:val="24"/>
                <w:szCs w:val="24"/>
              </w:rPr>
            </w:rPrChange>
          </w:rPr>
          <w:t xml:space="preserve"> IV</w:t>
        </w:r>
      </w:ins>
      <w:r w:rsidRPr="00691778">
        <w:rPr>
          <w:rFonts w:ascii="Arial" w:eastAsia="Microsoft JhengHei" w:hAnsi="Arial" w:cs="Arial"/>
          <w:b/>
          <w:sz w:val="24"/>
          <w:szCs w:val="24"/>
          <w:rPrChange w:id="2189" w:author="Adelino Naquarta Sepalanga Domingos" w:date="2025-03-05T08:45:00Z" w16du:dateUtc="2025-03-05T07:45:00Z">
            <w:rPr>
              <w:rFonts w:ascii="Times New Roman" w:eastAsia="Microsoft JhengHei" w:hAnsi="Times New Roman" w:cs="Times New Roman"/>
              <w:b/>
              <w:sz w:val="24"/>
              <w:szCs w:val="24"/>
            </w:rPr>
          </w:rPrChange>
        </w:rPr>
        <w:t xml:space="preserve"> </w:t>
      </w:r>
      <w:del w:id="2190" w:author="Adelino Naquarta Sepalanga Domingos" w:date="2025-02-28T14:39:00Z" w16du:dateUtc="2025-02-28T13:39:00Z">
        <w:r w:rsidRPr="00691778" w:rsidDel="003E3775">
          <w:rPr>
            <w:rFonts w:ascii="Arial" w:eastAsia="Microsoft JhengHei" w:hAnsi="Arial" w:cs="Arial"/>
            <w:b/>
            <w:sz w:val="24"/>
            <w:szCs w:val="24"/>
            <w:rPrChange w:id="2191" w:author="Adelino Naquarta Sepalanga Domingos" w:date="2025-03-05T08:45:00Z" w16du:dateUtc="2025-03-05T07:45:00Z">
              <w:rPr>
                <w:rFonts w:ascii="Times New Roman" w:eastAsia="Microsoft JhengHei" w:hAnsi="Times New Roman" w:cs="Times New Roman"/>
                <w:b/>
                <w:sz w:val="24"/>
                <w:szCs w:val="24"/>
              </w:rPr>
            </w:rPrChange>
          </w:rPr>
          <w:delText>da</w:delText>
        </w:r>
      </w:del>
    </w:p>
    <w:p w14:paraId="09B68BE0" w14:textId="4B01D474" w:rsidR="003F3EDE" w:rsidRPr="00691778" w:rsidRDefault="003F3EDE">
      <w:pPr>
        <w:spacing w:after="0" w:line="276" w:lineRule="auto"/>
        <w:jc w:val="center"/>
        <w:rPr>
          <w:rFonts w:ascii="Arial" w:eastAsia="Microsoft JhengHei" w:hAnsi="Arial" w:cs="Arial"/>
          <w:b/>
          <w:sz w:val="24"/>
          <w:szCs w:val="24"/>
          <w:rPrChange w:id="2192" w:author="Adelino Naquarta Sepalanga Domingos" w:date="2025-03-05T08:45:00Z" w16du:dateUtc="2025-03-05T07:45:00Z">
            <w:rPr>
              <w:rFonts w:ascii="Times New Roman" w:eastAsia="Microsoft JhengHei" w:hAnsi="Times New Roman" w:cs="Times New Roman"/>
              <w:b/>
              <w:sz w:val="24"/>
              <w:szCs w:val="24"/>
            </w:rPr>
          </w:rPrChange>
        </w:rPr>
        <w:pPrChange w:id="2193" w:author="Adelino Naquarta Sepalanga Domingos" w:date="2025-03-05T08:46:00Z" w16du:dateUtc="2025-03-05T07:46:00Z">
          <w:pPr>
            <w:spacing w:after="0" w:line="276" w:lineRule="auto"/>
            <w:ind w:left="2124" w:right="-142" w:firstLine="708"/>
            <w:jc w:val="both"/>
          </w:pPr>
        </w:pPrChange>
      </w:pPr>
      <w:r w:rsidRPr="00691778">
        <w:rPr>
          <w:rFonts w:ascii="Arial" w:eastAsia="Microsoft JhengHei" w:hAnsi="Arial" w:cs="Arial"/>
          <w:b/>
          <w:sz w:val="24"/>
          <w:szCs w:val="24"/>
          <w:rPrChange w:id="2194" w:author="Adelino Naquarta Sepalanga Domingos" w:date="2025-03-05T08:45:00Z" w16du:dateUtc="2025-03-05T07:45:00Z">
            <w:rPr>
              <w:rFonts w:ascii="Times New Roman" w:eastAsia="Microsoft JhengHei" w:hAnsi="Times New Roman" w:cs="Times New Roman"/>
              <w:b/>
              <w:sz w:val="24"/>
              <w:szCs w:val="24"/>
            </w:rPr>
          </w:rPrChange>
        </w:rPr>
        <w:t>Estrutura de Dados SAF-T AO</w:t>
      </w:r>
    </w:p>
    <w:p w14:paraId="3B20C6A0" w14:textId="77777777" w:rsidR="003F3EDE" w:rsidRPr="00691778" w:rsidRDefault="003F3EDE" w:rsidP="003F3EDE">
      <w:pPr>
        <w:spacing w:after="0" w:line="276" w:lineRule="auto"/>
        <w:ind w:left="2124" w:right="-142" w:firstLine="708"/>
        <w:jc w:val="both"/>
        <w:rPr>
          <w:rFonts w:ascii="Arial" w:eastAsia="Microsoft JhengHei" w:hAnsi="Arial" w:cs="Arial"/>
          <w:b/>
          <w:sz w:val="24"/>
          <w:szCs w:val="24"/>
          <w:rPrChange w:id="2195" w:author="Adelino Naquarta Sepalanga Domingos" w:date="2025-03-05T08:49:00Z" w16du:dateUtc="2025-03-05T07:49:00Z">
            <w:rPr>
              <w:rFonts w:ascii="Times New Roman" w:eastAsia="Microsoft JhengHei" w:hAnsi="Times New Roman" w:cs="Times New Roman"/>
              <w:b/>
              <w:sz w:val="24"/>
              <w:szCs w:val="24"/>
            </w:rPr>
          </w:rPrChange>
        </w:rPr>
      </w:pPr>
    </w:p>
    <w:p w14:paraId="7370AF14" w14:textId="77777777" w:rsidR="003F3EDE" w:rsidRPr="00691778" w:rsidRDefault="003F3EDE" w:rsidP="003F3EDE">
      <w:pPr>
        <w:pStyle w:val="PargrafodaLista"/>
        <w:widowControl w:val="0"/>
        <w:numPr>
          <w:ilvl w:val="0"/>
          <w:numId w:val="29"/>
        </w:numPr>
        <w:spacing w:after="240" w:line="276" w:lineRule="auto"/>
        <w:ind w:left="284" w:right="795"/>
        <w:contextualSpacing w:val="0"/>
        <w:jc w:val="both"/>
        <w:rPr>
          <w:rFonts w:ascii="Arial" w:hAnsi="Arial" w:cs="Arial"/>
          <w:sz w:val="24"/>
          <w:szCs w:val="24"/>
          <w:rPrChange w:id="2196"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197" w:author="Adelino Naquarta Sepalanga Domingos" w:date="2025-03-05T08:49:00Z" w16du:dateUtc="2025-03-05T07:49:00Z">
            <w:rPr>
              <w:rFonts w:ascii="Times New Roman" w:hAnsi="Times New Roman" w:cs="Times New Roman"/>
              <w:sz w:val="24"/>
              <w:szCs w:val="24"/>
            </w:rPr>
          </w:rPrChange>
        </w:rPr>
        <w:t>Na coluna “Obrigatório”, o símbolo “*” corresponde ao campo de preenchimento obrigatório e o “#” corresponde ao campo de escolha alternativa ou dependente de condições para a sua obrigatoriedade, sendo que o espaço em branco corresponde ao campo de escolha alternativa, que deve ser igualmente preenchido sempre que a informação exista no repositório de dados da aplicação, mediante prova documental.</w:t>
      </w:r>
    </w:p>
    <w:p w14:paraId="44F992FE" w14:textId="77777777" w:rsidR="003F3EDE" w:rsidRPr="00691778" w:rsidRDefault="003F3EDE" w:rsidP="003F3EDE">
      <w:pPr>
        <w:pStyle w:val="PargrafodaLista"/>
        <w:widowControl w:val="0"/>
        <w:numPr>
          <w:ilvl w:val="0"/>
          <w:numId w:val="29"/>
        </w:numPr>
        <w:spacing w:after="240" w:line="276" w:lineRule="auto"/>
        <w:ind w:left="284" w:right="795"/>
        <w:contextualSpacing w:val="0"/>
        <w:jc w:val="both"/>
        <w:rPr>
          <w:rFonts w:ascii="Arial" w:hAnsi="Arial" w:cs="Arial"/>
          <w:sz w:val="24"/>
          <w:szCs w:val="24"/>
          <w:rPrChange w:id="2198"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199" w:author="Adelino Naquarta Sepalanga Domingos" w:date="2025-03-05T08:49:00Z" w16du:dateUtc="2025-03-05T07:49:00Z">
            <w:rPr>
              <w:rFonts w:ascii="Times New Roman" w:hAnsi="Times New Roman" w:cs="Times New Roman"/>
              <w:sz w:val="24"/>
              <w:szCs w:val="24"/>
            </w:rPr>
          </w:rPrChange>
        </w:rPr>
        <w:t>A geração do Ficheiro de Inspecção Tributária - SAFT (AO) pelos sistemas de informação deve ser sempre efectuada para um determinado período anual de tributação, total ou parcial, desde o início desse período até ao seu termo ou à data da geração se anterior.</w:t>
      </w:r>
    </w:p>
    <w:p w14:paraId="3588F683" w14:textId="77777777" w:rsidR="003F3EDE" w:rsidRPr="00691778" w:rsidRDefault="003F3EDE" w:rsidP="003F3EDE">
      <w:pPr>
        <w:pStyle w:val="PargrafodaLista"/>
        <w:widowControl w:val="0"/>
        <w:numPr>
          <w:ilvl w:val="0"/>
          <w:numId w:val="29"/>
        </w:numPr>
        <w:spacing w:after="240" w:line="276" w:lineRule="auto"/>
        <w:ind w:left="284" w:right="795"/>
        <w:contextualSpacing w:val="0"/>
        <w:jc w:val="both"/>
        <w:rPr>
          <w:rFonts w:ascii="Arial" w:hAnsi="Arial" w:cs="Arial"/>
          <w:sz w:val="24"/>
          <w:szCs w:val="24"/>
          <w:rPrChange w:id="2200"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201" w:author="Adelino Naquarta Sepalanga Domingos" w:date="2025-03-05T08:49:00Z" w16du:dateUtc="2025-03-05T07:49:00Z">
            <w:rPr>
              <w:rFonts w:ascii="Times New Roman" w:hAnsi="Times New Roman" w:cs="Times New Roman"/>
              <w:sz w:val="24"/>
              <w:szCs w:val="24"/>
            </w:rPr>
          </w:rPrChange>
        </w:rPr>
        <w:t xml:space="preserve">O SAFT (AO) relativo à contabilidade deve ser único para o período a que diz respeito. </w:t>
      </w:r>
    </w:p>
    <w:p w14:paraId="6265CA11" w14:textId="77777777" w:rsidR="003F3EDE" w:rsidRPr="00691778" w:rsidRDefault="003F3EDE" w:rsidP="003F3EDE">
      <w:pPr>
        <w:pStyle w:val="PargrafodaLista"/>
        <w:widowControl w:val="0"/>
        <w:spacing w:after="240" w:line="276" w:lineRule="auto"/>
        <w:ind w:left="284" w:right="795"/>
        <w:contextualSpacing w:val="0"/>
        <w:jc w:val="both"/>
        <w:rPr>
          <w:rFonts w:ascii="Arial" w:hAnsi="Arial" w:cs="Arial"/>
          <w:sz w:val="24"/>
          <w:szCs w:val="24"/>
          <w:rPrChange w:id="2202"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203" w:author="Adelino Naquarta Sepalanga Domingos" w:date="2025-03-05T08:49:00Z" w16du:dateUtc="2025-03-05T07:49:00Z">
            <w:rPr>
              <w:rFonts w:ascii="Times New Roman" w:hAnsi="Times New Roman" w:cs="Times New Roman"/>
              <w:sz w:val="24"/>
              <w:szCs w:val="24"/>
            </w:rPr>
          </w:rPrChange>
        </w:rPr>
        <w:t>No caso de SAFT (AO) relativos à facturação, está prevista a possibilidade de ser gerado um para cada estabelecimento, se independentes do sistema de facturação adoptado a nível central. Se o sistema de facturação nos estabelecimentos estiver centralizado, deve ser fornecido um único ficheiro.</w:t>
      </w:r>
    </w:p>
    <w:p w14:paraId="7605DD24" w14:textId="77777777" w:rsidR="003F3EDE" w:rsidRPr="00691778" w:rsidRDefault="003F3EDE" w:rsidP="003F3EDE">
      <w:pPr>
        <w:pStyle w:val="PargrafodaLista"/>
        <w:widowControl w:val="0"/>
        <w:numPr>
          <w:ilvl w:val="0"/>
          <w:numId w:val="29"/>
        </w:numPr>
        <w:spacing w:after="240" w:line="276" w:lineRule="auto"/>
        <w:ind w:left="284" w:right="795"/>
        <w:contextualSpacing w:val="0"/>
        <w:jc w:val="both"/>
        <w:rPr>
          <w:rFonts w:ascii="Arial" w:hAnsi="Arial" w:cs="Arial"/>
          <w:sz w:val="24"/>
          <w:szCs w:val="24"/>
          <w:rPrChange w:id="2204"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205" w:author="Adelino Naquarta Sepalanga Domingos" w:date="2025-03-05T08:49:00Z" w16du:dateUtc="2025-03-05T07:49:00Z">
            <w:rPr>
              <w:rFonts w:ascii="Times New Roman" w:hAnsi="Times New Roman" w:cs="Times New Roman"/>
              <w:sz w:val="24"/>
              <w:szCs w:val="24"/>
            </w:rPr>
          </w:rPrChange>
        </w:rPr>
        <w:t>Na coluna “Formato” a dimensão dos campos do tipo texto é indicada em número de caracteres.</w:t>
      </w:r>
    </w:p>
    <w:p w14:paraId="5A01AEA7" w14:textId="77777777" w:rsidR="003F3EDE" w:rsidRPr="00691778" w:rsidRDefault="003F3EDE" w:rsidP="003F3EDE">
      <w:pPr>
        <w:pStyle w:val="PargrafodaLista"/>
        <w:widowControl w:val="0"/>
        <w:numPr>
          <w:ilvl w:val="0"/>
          <w:numId w:val="29"/>
        </w:numPr>
        <w:spacing w:after="240" w:line="276" w:lineRule="auto"/>
        <w:ind w:left="284" w:right="795"/>
        <w:contextualSpacing w:val="0"/>
        <w:jc w:val="both"/>
        <w:rPr>
          <w:rFonts w:ascii="Arial" w:hAnsi="Arial" w:cs="Arial"/>
          <w:sz w:val="24"/>
          <w:szCs w:val="24"/>
          <w:rPrChange w:id="2206"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207" w:author="Adelino Naquarta Sepalanga Domingos" w:date="2025-03-05T08:49:00Z" w16du:dateUtc="2025-03-05T07:49:00Z">
            <w:rPr>
              <w:rFonts w:ascii="Times New Roman" w:hAnsi="Times New Roman" w:cs="Times New Roman"/>
              <w:sz w:val="24"/>
              <w:szCs w:val="24"/>
            </w:rPr>
          </w:rPrChange>
        </w:rPr>
        <w:t>No caso das aplicações de contabilidade e facturação gerarem ficheiros independentes, estes devem conter informação comum e informação específica.</w:t>
      </w:r>
    </w:p>
    <w:p w14:paraId="0D96312F" w14:textId="77777777" w:rsidR="003F3EDE" w:rsidRPr="00691778" w:rsidRDefault="003F3EDE" w:rsidP="003F3EDE">
      <w:pPr>
        <w:pStyle w:val="PargrafodaLista"/>
        <w:widowControl w:val="0"/>
        <w:numPr>
          <w:ilvl w:val="0"/>
          <w:numId w:val="30"/>
        </w:numPr>
        <w:spacing w:after="240" w:line="276" w:lineRule="auto"/>
        <w:ind w:right="795"/>
        <w:contextualSpacing w:val="0"/>
        <w:jc w:val="both"/>
        <w:rPr>
          <w:rFonts w:ascii="Arial" w:hAnsi="Arial" w:cs="Arial"/>
          <w:sz w:val="24"/>
          <w:szCs w:val="24"/>
          <w:rPrChange w:id="2208"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209" w:author="Adelino Naquarta Sepalanga Domingos" w:date="2025-03-05T08:49:00Z" w16du:dateUtc="2025-03-05T07:49:00Z">
            <w:rPr>
              <w:rFonts w:ascii="Times New Roman" w:hAnsi="Times New Roman" w:cs="Times New Roman"/>
              <w:sz w:val="24"/>
              <w:szCs w:val="24"/>
            </w:rPr>
          </w:rPrChange>
        </w:rPr>
        <w:t>Tabelas de informação comuns para ambos os ficheiros:</w:t>
      </w:r>
    </w:p>
    <w:p w14:paraId="55E99CDB" w14:textId="77777777" w:rsidR="003F3EDE" w:rsidRPr="00691778" w:rsidRDefault="003F3EDE" w:rsidP="003F3EDE">
      <w:pPr>
        <w:pStyle w:val="PargrafodaLista"/>
        <w:widowControl w:val="0"/>
        <w:numPr>
          <w:ilvl w:val="0"/>
          <w:numId w:val="31"/>
        </w:numPr>
        <w:spacing w:after="240" w:line="276" w:lineRule="auto"/>
        <w:ind w:right="795"/>
        <w:contextualSpacing w:val="0"/>
        <w:jc w:val="both"/>
        <w:rPr>
          <w:rFonts w:ascii="Arial" w:hAnsi="Arial" w:cs="Arial"/>
          <w:sz w:val="24"/>
          <w:szCs w:val="24"/>
          <w:rPrChange w:id="2210"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211" w:author="Adelino Naquarta Sepalanga Domingos" w:date="2025-03-05T08:49:00Z" w16du:dateUtc="2025-03-05T07:49:00Z">
            <w:rPr>
              <w:rFonts w:ascii="Times New Roman" w:hAnsi="Times New Roman" w:cs="Times New Roman"/>
              <w:sz w:val="24"/>
              <w:szCs w:val="24"/>
            </w:rPr>
          </w:rPrChange>
        </w:rPr>
        <w:t>1– Cabeçalho (Header);</w:t>
      </w:r>
    </w:p>
    <w:p w14:paraId="7E337404" w14:textId="77777777" w:rsidR="003F3EDE" w:rsidRPr="00691778" w:rsidRDefault="003F3EDE" w:rsidP="003F3EDE">
      <w:pPr>
        <w:pStyle w:val="PargrafodaLista"/>
        <w:widowControl w:val="0"/>
        <w:numPr>
          <w:ilvl w:val="0"/>
          <w:numId w:val="31"/>
        </w:numPr>
        <w:spacing w:after="240" w:line="276" w:lineRule="auto"/>
        <w:ind w:right="795"/>
        <w:contextualSpacing w:val="0"/>
        <w:jc w:val="both"/>
        <w:rPr>
          <w:rFonts w:ascii="Arial" w:hAnsi="Arial" w:cs="Arial"/>
          <w:sz w:val="24"/>
          <w:szCs w:val="24"/>
          <w:rPrChange w:id="2212"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213" w:author="Adelino Naquarta Sepalanga Domingos" w:date="2025-03-05T08:49:00Z" w16du:dateUtc="2025-03-05T07:49:00Z">
            <w:rPr>
              <w:rFonts w:ascii="Times New Roman" w:hAnsi="Times New Roman" w:cs="Times New Roman"/>
              <w:sz w:val="24"/>
              <w:szCs w:val="24"/>
            </w:rPr>
          </w:rPrChange>
        </w:rPr>
        <w:t>2.2. – Tabela de clientes (Customer);</w:t>
      </w:r>
    </w:p>
    <w:p w14:paraId="16F6C454" w14:textId="77777777" w:rsidR="003F3EDE" w:rsidRPr="00691778" w:rsidRDefault="003F3EDE" w:rsidP="003F3EDE">
      <w:pPr>
        <w:pStyle w:val="PargrafodaLista"/>
        <w:widowControl w:val="0"/>
        <w:numPr>
          <w:ilvl w:val="0"/>
          <w:numId w:val="31"/>
        </w:numPr>
        <w:spacing w:after="240" w:line="276" w:lineRule="auto"/>
        <w:ind w:right="795"/>
        <w:contextualSpacing w:val="0"/>
        <w:jc w:val="both"/>
        <w:rPr>
          <w:rFonts w:ascii="Arial" w:hAnsi="Arial" w:cs="Arial"/>
          <w:sz w:val="24"/>
          <w:szCs w:val="24"/>
          <w:rPrChange w:id="2214"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215" w:author="Adelino Naquarta Sepalanga Domingos" w:date="2025-03-05T08:49:00Z" w16du:dateUtc="2025-03-05T07:49:00Z">
            <w:rPr>
              <w:rFonts w:ascii="Times New Roman" w:hAnsi="Times New Roman" w:cs="Times New Roman"/>
              <w:sz w:val="24"/>
              <w:szCs w:val="24"/>
            </w:rPr>
          </w:rPrChange>
        </w:rPr>
        <w:t>2.5. – Tabela de impostos (TaxTable); e</w:t>
      </w:r>
    </w:p>
    <w:p w14:paraId="13D67C32" w14:textId="77777777" w:rsidR="003F3EDE" w:rsidRPr="00691778" w:rsidRDefault="003F3EDE" w:rsidP="003F3EDE">
      <w:pPr>
        <w:pStyle w:val="PargrafodaLista"/>
        <w:widowControl w:val="0"/>
        <w:numPr>
          <w:ilvl w:val="0"/>
          <w:numId w:val="38"/>
        </w:numPr>
        <w:spacing w:after="240" w:line="276" w:lineRule="auto"/>
        <w:ind w:right="795"/>
        <w:contextualSpacing w:val="0"/>
        <w:jc w:val="both"/>
        <w:rPr>
          <w:rFonts w:ascii="Arial" w:hAnsi="Arial" w:cs="Arial"/>
          <w:sz w:val="24"/>
          <w:szCs w:val="24"/>
          <w:rPrChange w:id="2216"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217" w:author="Adelino Naquarta Sepalanga Domingos" w:date="2025-03-05T08:49:00Z" w16du:dateUtc="2025-03-05T07:49:00Z">
            <w:rPr>
              <w:rFonts w:ascii="Times New Roman" w:hAnsi="Times New Roman" w:cs="Times New Roman"/>
              <w:sz w:val="24"/>
              <w:szCs w:val="24"/>
            </w:rPr>
          </w:rPrChange>
        </w:rPr>
        <w:t xml:space="preserve">4.4. – Documentos de recibos emitidos (Payments), quando deva existir. </w:t>
      </w:r>
    </w:p>
    <w:p w14:paraId="26674E0D" w14:textId="5F131218" w:rsidR="003F3EDE" w:rsidRPr="00691778" w:rsidDel="003E3775" w:rsidRDefault="003F3EDE" w:rsidP="003F3EDE">
      <w:pPr>
        <w:pStyle w:val="PargrafodaLista"/>
        <w:spacing w:after="240" w:line="276" w:lineRule="auto"/>
        <w:ind w:right="795"/>
        <w:contextualSpacing w:val="0"/>
        <w:jc w:val="both"/>
        <w:rPr>
          <w:del w:id="2218" w:author="Adelino Naquarta Sepalanga Domingos" w:date="2025-02-28T14:48:00Z" w16du:dateUtc="2025-02-28T13:48:00Z"/>
          <w:rFonts w:ascii="Arial" w:hAnsi="Arial" w:cs="Arial"/>
          <w:sz w:val="24"/>
          <w:szCs w:val="24"/>
          <w:rPrChange w:id="2219" w:author="Adelino Naquarta Sepalanga Domingos" w:date="2025-03-05T08:49:00Z" w16du:dateUtc="2025-03-05T07:49:00Z">
            <w:rPr>
              <w:del w:id="2220" w:author="Adelino Naquarta Sepalanga Domingos" w:date="2025-02-28T14:48:00Z" w16du:dateUtc="2025-02-28T13:48:00Z"/>
              <w:rFonts w:ascii="Times New Roman" w:hAnsi="Times New Roman" w:cs="Times New Roman"/>
              <w:sz w:val="24"/>
              <w:szCs w:val="24"/>
            </w:rPr>
          </w:rPrChange>
        </w:rPr>
      </w:pPr>
    </w:p>
    <w:p w14:paraId="642A11ED" w14:textId="77777777" w:rsidR="003F3EDE" w:rsidRPr="00691778" w:rsidRDefault="003F3EDE" w:rsidP="003F3EDE">
      <w:pPr>
        <w:pStyle w:val="PargrafodaLista"/>
        <w:widowControl w:val="0"/>
        <w:numPr>
          <w:ilvl w:val="0"/>
          <w:numId w:val="37"/>
        </w:numPr>
        <w:spacing w:after="240" w:line="276" w:lineRule="auto"/>
        <w:ind w:right="795"/>
        <w:contextualSpacing w:val="0"/>
        <w:jc w:val="both"/>
        <w:rPr>
          <w:rFonts w:ascii="Arial" w:hAnsi="Arial" w:cs="Arial"/>
          <w:sz w:val="24"/>
          <w:szCs w:val="24"/>
          <w:rPrChange w:id="2221"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222" w:author="Adelino Naquarta Sepalanga Domingos" w:date="2025-03-05T08:49:00Z" w16du:dateUtc="2025-03-05T07:49:00Z">
            <w:rPr>
              <w:rFonts w:ascii="Times New Roman" w:hAnsi="Times New Roman" w:cs="Times New Roman"/>
              <w:sz w:val="24"/>
              <w:szCs w:val="24"/>
            </w:rPr>
          </w:rPrChange>
        </w:rPr>
        <w:t>Tabelas de informação específicas:</w:t>
      </w:r>
    </w:p>
    <w:p w14:paraId="3CFE9CB2" w14:textId="77777777" w:rsidR="003F3EDE" w:rsidRPr="00691778" w:rsidRDefault="003F3EDE" w:rsidP="003F3EDE">
      <w:pPr>
        <w:pStyle w:val="PargrafodaLista"/>
        <w:spacing w:after="240" w:line="276" w:lineRule="auto"/>
        <w:ind w:right="795"/>
        <w:contextualSpacing w:val="0"/>
        <w:jc w:val="both"/>
        <w:rPr>
          <w:rFonts w:ascii="Arial" w:hAnsi="Arial" w:cs="Arial"/>
          <w:sz w:val="24"/>
          <w:szCs w:val="24"/>
          <w:rPrChange w:id="2223"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224" w:author="Adelino Naquarta Sepalanga Domingos" w:date="2025-03-05T08:49:00Z" w16du:dateUtc="2025-03-05T07:49:00Z">
            <w:rPr>
              <w:rFonts w:ascii="Times New Roman" w:hAnsi="Times New Roman" w:cs="Times New Roman"/>
              <w:sz w:val="24"/>
              <w:szCs w:val="24"/>
            </w:rPr>
          </w:rPrChange>
        </w:rPr>
        <w:t>Para as aplicações de contabilidade:</w:t>
      </w:r>
    </w:p>
    <w:p w14:paraId="0ECE2C36" w14:textId="77777777" w:rsidR="003F3EDE" w:rsidRPr="00691778" w:rsidRDefault="003F3EDE" w:rsidP="003F3EDE">
      <w:pPr>
        <w:pStyle w:val="PargrafodaLista"/>
        <w:widowControl w:val="0"/>
        <w:numPr>
          <w:ilvl w:val="0"/>
          <w:numId w:val="31"/>
        </w:numPr>
        <w:spacing w:after="240" w:line="276" w:lineRule="auto"/>
        <w:ind w:right="795"/>
        <w:contextualSpacing w:val="0"/>
        <w:jc w:val="both"/>
        <w:rPr>
          <w:rFonts w:ascii="Arial" w:hAnsi="Arial" w:cs="Arial"/>
          <w:sz w:val="24"/>
          <w:szCs w:val="24"/>
          <w:rPrChange w:id="2225"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226" w:author="Adelino Naquarta Sepalanga Domingos" w:date="2025-03-05T08:49:00Z" w16du:dateUtc="2025-03-05T07:49:00Z">
            <w:rPr>
              <w:rFonts w:ascii="Times New Roman" w:hAnsi="Times New Roman" w:cs="Times New Roman"/>
              <w:sz w:val="24"/>
              <w:szCs w:val="24"/>
            </w:rPr>
          </w:rPrChange>
        </w:rPr>
        <w:t>2.1. – Tabela de código de contas (GeneralLedgerAccounts);</w:t>
      </w:r>
    </w:p>
    <w:p w14:paraId="1682DB67" w14:textId="77777777" w:rsidR="003F3EDE" w:rsidRPr="00691778" w:rsidRDefault="003F3EDE" w:rsidP="003F3EDE">
      <w:pPr>
        <w:pStyle w:val="PargrafodaLista"/>
        <w:widowControl w:val="0"/>
        <w:numPr>
          <w:ilvl w:val="0"/>
          <w:numId w:val="31"/>
        </w:numPr>
        <w:spacing w:after="240" w:line="276" w:lineRule="auto"/>
        <w:ind w:right="795"/>
        <w:contextualSpacing w:val="0"/>
        <w:jc w:val="both"/>
        <w:rPr>
          <w:rFonts w:ascii="Arial" w:hAnsi="Arial" w:cs="Arial"/>
          <w:sz w:val="24"/>
          <w:szCs w:val="24"/>
          <w:rPrChange w:id="2227"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228" w:author="Adelino Naquarta Sepalanga Domingos" w:date="2025-03-05T08:49:00Z" w16du:dateUtc="2025-03-05T07:49:00Z">
            <w:rPr>
              <w:rFonts w:ascii="Times New Roman" w:hAnsi="Times New Roman" w:cs="Times New Roman"/>
              <w:sz w:val="24"/>
              <w:szCs w:val="24"/>
            </w:rPr>
          </w:rPrChange>
        </w:rPr>
        <w:t>2.3. - Tabela de fornecedores (Supplier); e</w:t>
      </w:r>
    </w:p>
    <w:p w14:paraId="3527B258" w14:textId="77777777" w:rsidR="003F3EDE" w:rsidRPr="00691778" w:rsidRDefault="003F3EDE" w:rsidP="003F3EDE">
      <w:pPr>
        <w:pStyle w:val="PargrafodaLista"/>
        <w:widowControl w:val="0"/>
        <w:numPr>
          <w:ilvl w:val="0"/>
          <w:numId w:val="31"/>
        </w:numPr>
        <w:spacing w:after="240" w:line="276" w:lineRule="auto"/>
        <w:ind w:right="795"/>
        <w:contextualSpacing w:val="0"/>
        <w:jc w:val="both"/>
        <w:rPr>
          <w:rFonts w:ascii="Arial" w:hAnsi="Arial" w:cs="Arial"/>
          <w:sz w:val="24"/>
          <w:szCs w:val="24"/>
          <w:rPrChange w:id="2229"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230" w:author="Adelino Naquarta Sepalanga Domingos" w:date="2025-03-05T08:49:00Z" w16du:dateUtc="2025-03-05T07:49:00Z">
            <w:rPr>
              <w:rFonts w:ascii="Times New Roman" w:hAnsi="Times New Roman" w:cs="Times New Roman"/>
              <w:sz w:val="24"/>
              <w:szCs w:val="24"/>
            </w:rPr>
          </w:rPrChange>
        </w:rPr>
        <w:t>3. - Movimentos contabilísticos (GeneralLedgerEntries).</w:t>
      </w:r>
    </w:p>
    <w:p w14:paraId="4EF1AF16" w14:textId="77777777" w:rsidR="003F3EDE" w:rsidRPr="00691778" w:rsidRDefault="003F3EDE" w:rsidP="003F3EDE">
      <w:pPr>
        <w:spacing w:after="240" w:line="276" w:lineRule="auto"/>
        <w:ind w:right="795"/>
        <w:jc w:val="both"/>
        <w:rPr>
          <w:rFonts w:ascii="Arial" w:hAnsi="Arial" w:cs="Arial"/>
          <w:sz w:val="24"/>
          <w:szCs w:val="24"/>
          <w:rPrChange w:id="2231"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232" w:author="Adelino Naquarta Sepalanga Domingos" w:date="2025-03-05T08:49:00Z" w16du:dateUtc="2025-03-05T07:49:00Z">
            <w:rPr>
              <w:rFonts w:ascii="Times New Roman" w:hAnsi="Times New Roman" w:cs="Times New Roman"/>
              <w:sz w:val="24"/>
              <w:szCs w:val="24"/>
            </w:rPr>
          </w:rPrChange>
        </w:rPr>
        <w:t xml:space="preserve">Para as aplicações de facturação, ainda que utilizadas por terceiros para a emissão de documentos em nome e por conta de sujeitos passivos, incluindo as que emitem </w:t>
      </w:r>
    </w:p>
    <w:p w14:paraId="28D6C605" w14:textId="77777777" w:rsidR="003F3EDE" w:rsidRPr="00691778" w:rsidRDefault="003F3EDE" w:rsidP="003F3EDE">
      <w:pPr>
        <w:pStyle w:val="PargrafodaLista"/>
        <w:widowControl w:val="0"/>
        <w:numPr>
          <w:ilvl w:val="0"/>
          <w:numId w:val="32"/>
        </w:numPr>
        <w:spacing w:after="240" w:line="276" w:lineRule="auto"/>
        <w:ind w:right="795"/>
        <w:contextualSpacing w:val="0"/>
        <w:jc w:val="both"/>
        <w:rPr>
          <w:rFonts w:ascii="Arial" w:hAnsi="Arial" w:cs="Arial"/>
          <w:sz w:val="24"/>
          <w:szCs w:val="24"/>
          <w:rPrChange w:id="2233"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234" w:author="Adelino Naquarta Sepalanga Domingos" w:date="2025-03-05T08:49:00Z" w16du:dateUtc="2025-03-05T07:49:00Z">
            <w:rPr>
              <w:rFonts w:ascii="Times New Roman" w:hAnsi="Times New Roman" w:cs="Times New Roman"/>
              <w:sz w:val="24"/>
              <w:szCs w:val="24"/>
            </w:rPr>
          </w:rPrChange>
        </w:rPr>
        <w:t>2.3 -Tabela de fornecedores (Supplier);</w:t>
      </w:r>
    </w:p>
    <w:p w14:paraId="52777E4A" w14:textId="77777777" w:rsidR="003F3EDE" w:rsidRPr="00691778" w:rsidRDefault="003F3EDE" w:rsidP="003F3EDE">
      <w:pPr>
        <w:pStyle w:val="PargrafodaLista"/>
        <w:widowControl w:val="0"/>
        <w:numPr>
          <w:ilvl w:val="0"/>
          <w:numId w:val="32"/>
        </w:numPr>
        <w:spacing w:after="240" w:line="276" w:lineRule="auto"/>
        <w:ind w:right="795"/>
        <w:contextualSpacing w:val="0"/>
        <w:jc w:val="both"/>
        <w:rPr>
          <w:rFonts w:ascii="Arial" w:hAnsi="Arial" w:cs="Arial"/>
          <w:sz w:val="24"/>
          <w:szCs w:val="24"/>
          <w:rPrChange w:id="2235"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236" w:author="Adelino Naquarta Sepalanga Domingos" w:date="2025-03-05T08:49:00Z" w16du:dateUtc="2025-03-05T07:49:00Z">
            <w:rPr>
              <w:rFonts w:ascii="Times New Roman" w:hAnsi="Times New Roman" w:cs="Times New Roman"/>
              <w:sz w:val="24"/>
              <w:szCs w:val="24"/>
            </w:rPr>
          </w:rPrChange>
        </w:rPr>
        <w:t>2.4 -Tabela de produtos / serviços (Product);</w:t>
      </w:r>
    </w:p>
    <w:p w14:paraId="4D34B9DE" w14:textId="77777777" w:rsidR="003F3EDE" w:rsidRPr="00691778" w:rsidRDefault="003F3EDE" w:rsidP="003F3EDE">
      <w:pPr>
        <w:pStyle w:val="PargrafodaLista"/>
        <w:widowControl w:val="0"/>
        <w:numPr>
          <w:ilvl w:val="0"/>
          <w:numId w:val="32"/>
        </w:numPr>
        <w:spacing w:after="240" w:line="276" w:lineRule="auto"/>
        <w:ind w:right="795"/>
        <w:contextualSpacing w:val="0"/>
        <w:jc w:val="both"/>
        <w:rPr>
          <w:rFonts w:ascii="Arial" w:hAnsi="Arial" w:cs="Arial"/>
          <w:sz w:val="24"/>
          <w:szCs w:val="24"/>
          <w:rPrChange w:id="2237"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238" w:author="Adelino Naquarta Sepalanga Domingos" w:date="2025-03-05T08:49:00Z" w16du:dateUtc="2025-03-05T07:49:00Z">
            <w:rPr>
              <w:rFonts w:ascii="Times New Roman" w:hAnsi="Times New Roman" w:cs="Times New Roman"/>
              <w:sz w:val="24"/>
              <w:szCs w:val="24"/>
            </w:rPr>
          </w:rPrChange>
        </w:rPr>
        <w:t>4.1 - Documentos comerciais a clientes (SalesInvoices);</w:t>
      </w:r>
    </w:p>
    <w:p w14:paraId="7ACB6372" w14:textId="77777777" w:rsidR="003F3EDE" w:rsidRPr="00691778" w:rsidRDefault="003F3EDE" w:rsidP="003F3EDE">
      <w:pPr>
        <w:pStyle w:val="PargrafodaLista"/>
        <w:widowControl w:val="0"/>
        <w:numPr>
          <w:ilvl w:val="0"/>
          <w:numId w:val="32"/>
        </w:numPr>
        <w:spacing w:after="240" w:line="276" w:lineRule="auto"/>
        <w:ind w:right="795"/>
        <w:contextualSpacing w:val="0"/>
        <w:jc w:val="both"/>
        <w:rPr>
          <w:rFonts w:ascii="Arial" w:hAnsi="Arial" w:cs="Arial"/>
          <w:sz w:val="24"/>
          <w:szCs w:val="24"/>
          <w:rPrChange w:id="2239"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240" w:author="Adelino Naquarta Sepalanga Domingos" w:date="2025-03-05T08:49:00Z" w16du:dateUtc="2025-03-05T07:49:00Z">
            <w:rPr>
              <w:rFonts w:ascii="Times New Roman" w:hAnsi="Times New Roman" w:cs="Times New Roman"/>
              <w:sz w:val="24"/>
              <w:szCs w:val="24"/>
            </w:rPr>
          </w:rPrChange>
        </w:rPr>
        <w:t>4.3 - Documentos de conferência de mercadorias ou de prestação de serviços (WorkingDocuments).</w:t>
      </w:r>
    </w:p>
    <w:p w14:paraId="67B2F889" w14:textId="77777777" w:rsidR="003F3EDE" w:rsidRPr="00691778" w:rsidRDefault="003F3EDE" w:rsidP="003F3EDE">
      <w:pPr>
        <w:spacing w:after="240" w:line="276" w:lineRule="auto"/>
        <w:ind w:right="795"/>
        <w:jc w:val="both"/>
        <w:rPr>
          <w:rFonts w:ascii="Arial" w:hAnsi="Arial" w:cs="Arial"/>
          <w:sz w:val="24"/>
          <w:szCs w:val="24"/>
          <w:rPrChange w:id="2241"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242" w:author="Adelino Naquarta Sepalanga Domingos" w:date="2025-03-05T08:49:00Z" w16du:dateUtc="2025-03-05T07:49:00Z">
            <w:rPr>
              <w:rFonts w:ascii="Times New Roman" w:hAnsi="Times New Roman" w:cs="Times New Roman"/>
              <w:sz w:val="24"/>
              <w:szCs w:val="24"/>
            </w:rPr>
          </w:rPrChange>
        </w:rPr>
        <w:t>No caso de existir autofacturação, a geração do ficheiro correspondente é da responsabilidade do efectivo emitente (o cliente que se Autofactura), que o deve disponibilizar, sempre que ao seu fornecedor seja exigido o SAFT (AO).</w:t>
      </w:r>
    </w:p>
    <w:p w14:paraId="57F57DCE" w14:textId="77777777" w:rsidR="003F3EDE" w:rsidRPr="00691778" w:rsidRDefault="003F3EDE" w:rsidP="003F3EDE">
      <w:pPr>
        <w:spacing w:after="240" w:line="276" w:lineRule="auto"/>
        <w:ind w:right="795"/>
        <w:jc w:val="both"/>
        <w:rPr>
          <w:rFonts w:ascii="Arial" w:hAnsi="Arial" w:cs="Arial"/>
          <w:sz w:val="24"/>
          <w:szCs w:val="24"/>
          <w:rPrChange w:id="2243"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244" w:author="Adelino Naquarta Sepalanga Domingos" w:date="2025-03-05T08:49:00Z" w16du:dateUtc="2025-03-05T07:49:00Z">
            <w:rPr>
              <w:rFonts w:ascii="Times New Roman" w:hAnsi="Times New Roman" w:cs="Times New Roman"/>
              <w:sz w:val="24"/>
              <w:szCs w:val="24"/>
            </w:rPr>
          </w:rPrChange>
        </w:rPr>
        <w:t>Nesse caso, o emitente deve fornecer um ficheiro com os dados das tabelas utilizadas, nomeadamente:</w:t>
      </w:r>
    </w:p>
    <w:p w14:paraId="7FE82019" w14:textId="77777777" w:rsidR="003F3EDE" w:rsidRPr="00691778" w:rsidRDefault="003F3EDE" w:rsidP="003F3EDE">
      <w:pPr>
        <w:pStyle w:val="PargrafodaLista"/>
        <w:widowControl w:val="0"/>
        <w:numPr>
          <w:ilvl w:val="0"/>
          <w:numId w:val="33"/>
        </w:numPr>
        <w:spacing w:after="240" w:line="276" w:lineRule="auto"/>
        <w:ind w:right="795"/>
        <w:contextualSpacing w:val="0"/>
        <w:jc w:val="both"/>
        <w:rPr>
          <w:rFonts w:ascii="Arial" w:hAnsi="Arial" w:cs="Arial"/>
          <w:sz w:val="24"/>
          <w:szCs w:val="24"/>
          <w:rPrChange w:id="2245"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246" w:author="Adelino Naquarta Sepalanga Domingos" w:date="2025-03-05T08:49:00Z" w16du:dateUtc="2025-03-05T07:49:00Z">
            <w:rPr>
              <w:rFonts w:ascii="Times New Roman" w:hAnsi="Times New Roman" w:cs="Times New Roman"/>
              <w:sz w:val="24"/>
              <w:szCs w:val="24"/>
            </w:rPr>
          </w:rPrChange>
        </w:rPr>
        <w:t>Tabela 1. – Cabeçalho (Header) com os campos 1.2 a 1.8 com os dados relativos ao fornecedor, sendo que o campo 1.4 – Sistema contabilístico (TaxAccountingBasis) deve ser preenchido com o código “S”;</w:t>
      </w:r>
    </w:p>
    <w:p w14:paraId="07245E3D" w14:textId="77777777" w:rsidR="003F3EDE" w:rsidRPr="00691778" w:rsidRDefault="003F3EDE" w:rsidP="003F3EDE">
      <w:pPr>
        <w:pStyle w:val="PargrafodaLista"/>
        <w:widowControl w:val="0"/>
        <w:numPr>
          <w:ilvl w:val="0"/>
          <w:numId w:val="33"/>
        </w:numPr>
        <w:spacing w:after="240" w:line="276" w:lineRule="auto"/>
        <w:ind w:right="795"/>
        <w:contextualSpacing w:val="0"/>
        <w:jc w:val="both"/>
        <w:rPr>
          <w:rFonts w:ascii="Arial" w:hAnsi="Arial" w:cs="Arial"/>
          <w:sz w:val="24"/>
          <w:szCs w:val="24"/>
          <w:rPrChange w:id="2247"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248" w:author="Adelino Naquarta Sepalanga Domingos" w:date="2025-03-05T08:49:00Z" w16du:dateUtc="2025-03-05T07:49:00Z">
            <w:rPr>
              <w:rFonts w:ascii="Times New Roman" w:hAnsi="Times New Roman" w:cs="Times New Roman"/>
              <w:sz w:val="24"/>
              <w:szCs w:val="24"/>
            </w:rPr>
          </w:rPrChange>
        </w:rPr>
        <w:t>Tabela 2.2. – Clientes (Customer) com os dados relativos ao emitente;</w:t>
      </w:r>
    </w:p>
    <w:p w14:paraId="19400714" w14:textId="77777777" w:rsidR="003F3EDE" w:rsidRPr="00691778" w:rsidRDefault="003F3EDE" w:rsidP="003F3EDE">
      <w:pPr>
        <w:pStyle w:val="PargrafodaLista"/>
        <w:widowControl w:val="0"/>
        <w:numPr>
          <w:ilvl w:val="0"/>
          <w:numId w:val="33"/>
        </w:numPr>
        <w:spacing w:after="240" w:line="276" w:lineRule="auto"/>
        <w:ind w:right="795"/>
        <w:contextualSpacing w:val="0"/>
        <w:jc w:val="both"/>
        <w:rPr>
          <w:rFonts w:ascii="Arial" w:hAnsi="Arial" w:cs="Arial"/>
          <w:sz w:val="24"/>
          <w:szCs w:val="24"/>
          <w:rPrChange w:id="2249"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250" w:author="Adelino Naquarta Sepalanga Domingos" w:date="2025-03-05T08:49:00Z" w16du:dateUtc="2025-03-05T07:49:00Z">
            <w:rPr>
              <w:rFonts w:ascii="Times New Roman" w:hAnsi="Times New Roman" w:cs="Times New Roman"/>
              <w:sz w:val="24"/>
              <w:szCs w:val="24"/>
            </w:rPr>
          </w:rPrChange>
        </w:rPr>
        <w:t>Tabela 2.4. – Produtos/serviços (Product) com os registos dos produtos/serviços mencionados nos documentos; e</w:t>
      </w:r>
    </w:p>
    <w:p w14:paraId="485C5797" w14:textId="77777777" w:rsidR="003F3EDE" w:rsidRPr="00691778" w:rsidRDefault="003F3EDE" w:rsidP="003F3EDE">
      <w:pPr>
        <w:pStyle w:val="PargrafodaLista"/>
        <w:widowControl w:val="0"/>
        <w:numPr>
          <w:ilvl w:val="0"/>
          <w:numId w:val="33"/>
        </w:numPr>
        <w:spacing w:after="240" w:line="276" w:lineRule="auto"/>
        <w:ind w:right="795"/>
        <w:contextualSpacing w:val="0"/>
        <w:jc w:val="both"/>
        <w:rPr>
          <w:rFonts w:ascii="Arial" w:hAnsi="Arial" w:cs="Arial"/>
          <w:sz w:val="24"/>
          <w:szCs w:val="24"/>
          <w:rPrChange w:id="2251"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252" w:author="Adelino Naquarta Sepalanga Domingos" w:date="2025-03-05T08:49:00Z" w16du:dateUtc="2025-03-05T07:49:00Z">
            <w:rPr>
              <w:rFonts w:ascii="Times New Roman" w:hAnsi="Times New Roman" w:cs="Times New Roman"/>
              <w:sz w:val="24"/>
              <w:szCs w:val="24"/>
            </w:rPr>
          </w:rPrChange>
        </w:rPr>
        <w:t>Tabela 4.1. – Documentos comerciais a clientes (SalesInvoices) com os documentos relativos ao fornecedor em que o campo 4.1.4.3.1 – Estado actual do documento (InvoiceStatus) esteja preenchido com o código “S”.</w:t>
      </w:r>
    </w:p>
    <w:p w14:paraId="19992715" w14:textId="28E77C55" w:rsidR="003F3EDE" w:rsidRPr="00691778" w:rsidRDefault="003F3EDE" w:rsidP="003F3EDE">
      <w:pPr>
        <w:spacing w:after="240" w:line="276" w:lineRule="auto"/>
        <w:ind w:right="795"/>
        <w:jc w:val="both"/>
        <w:rPr>
          <w:rFonts w:ascii="Arial" w:hAnsi="Arial" w:cs="Arial"/>
          <w:sz w:val="24"/>
          <w:szCs w:val="24"/>
          <w:rPrChange w:id="2253"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254" w:author="Adelino Naquarta Sepalanga Domingos" w:date="2025-03-05T08:49:00Z" w16du:dateUtc="2025-03-05T07:49:00Z">
            <w:rPr>
              <w:rFonts w:ascii="Times New Roman" w:hAnsi="Times New Roman" w:cs="Times New Roman"/>
              <w:sz w:val="24"/>
              <w:szCs w:val="24"/>
            </w:rPr>
          </w:rPrChange>
        </w:rPr>
        <w:t>Quando forem exportados vários meses, aceita-se em casos justificados, que as tabelas 2.2; 2.3; 2.4 e 2.5 e, no caso d</w:t>
      </w:r>
      <w:ins w:id="2255" w:author="Adelino Naquarta Sepalanga Domingos" w:date="2025-03-05T08:58:00Z" w16du:dateUtc="2025-03-05T07:58:00Z">
        <w:r w:rsidR="001A2728">
          <w:rPr>
            <w:rFonts w:ascii="Arial" w:hAnsi="Arial" w:cs="Arial"/>
            <w:sz w:val="24"/>
            <w:szCs w:val="24"/>
          </w:rPr>
          <w:t xml:space="preserve">e </w:t>
        </w:r>
      </w:ins>
      <w:r w:rsidRPr="00691778">
        <w:rPr>
          <w:rFonts w:ascii="Arial" w:hAnsi="Arial" w:cs="Arial"/>
          <w:sz w:val="24"/>
          <w:szCs w:val="24"/>
          <w:rPrChange w:id="2256" w:author="Adelino Naquarta Sepalanga Domingos" w:date="2025-03-05T08:49:00Z" w16du:dateUtc="2025-03-05T07:49:00Z">
            <w:rPr>
              <w:rFonts w:ascii="Times New Roman" w:hAnsi="Times New Roman" w:cs="Times New Roman"/>
              <w:sz w:val="24"/>
              <w:szCs w:val="24"/>
            </w:rPr>
          </w:rPrChange>
        </w:rPr>
        <w:t>a aplicação ser integrada, também as tabelas 2.1 e 3., apenas sejam exportadas uma vez no último período extraído.</w:t>
      </w:r>
    </w:p>
    <w:p w14:paraId="237D0156" w14:textId="77777777" w:rsidR="003F3EDE" w:rsidRPr="00691778" w:rsidRDefault="003F3EDE" w:rsidP="003F3EDE">
      <w:pPr>
        <w:spacing w:after="240" w:line="276" w:lineRule="auto"/>
        <w:ind w:right="795"/>
        <w:jc w:val="both"/>
        <w:rPr>
          <w:rFonts w:ascii="Arial" w:hAnsi="Arial" w:cs="Arial"/>
          <w:sz w:val="24"/>
          <w:szCs w:val="24"/>
          <w:rPrChange w:id="2257"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258" w:author="Adelino Naquarta Sepalanga Domingos" w:date="2025-03-05T08:49:00Z" w16du:dateUtc="2025-03-05T07:49:00Z">
            <w:rPr>
              <w:rFonts w:ascii="Times New Roman" w:hAnsi="Times New Roman" w:cs="Times New Roman"/>
              <w:sz w:val="24"/>
              <w:szCs w:val="24"/>
            </w:rPr>
          </w:rPrChange>
        </w:rPr>
        <w:t>As datas são indicadas no formato data: “AAAA-MM-DD” e os registos temporais no formato data e hora: “AAAA-MM-DDThh:mm:ss”, sem incluir a zona horária e milissegundos.</w:t>
      </w:r>
    </w:p>
    <w:p w14:paraId="0DA8F645" w14:textId="799D9618" w:rsidR="003F3EDE" w:rsidRPr="00691778" w:rsidRDefault="003F3EDE" w:rsidP="003F3EDE">
      <w:pPr>
        <w:spacing w:after="240" w:line="276" w:lineRule="auto"/>
        <w:ind w:right="795"/>
        <w:jc w:val="both"/>
        <w:rPr>
          <w:rFonts w:ascii="Arial" w:hAnsi="Arial" w:cs="Arial"/>
          <w:sz w:val="24"/>
          <w:szCs w:val="24"/>
          <w:rPrChange w:id="2259"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260" w:author="Adelino Naquarta Sepalanga Domingos" w:date="2025-03-05T08:49:00Z" w16du:dateUtc="2025-03-05T07:49:00Z">
            <w:rPr>
              <w:rFonts w:ascii="Times New Roman" w:hAnsi="Times New Roman" w:cs="Times New Roman"/>
              <w:sz w:val="24"/>
              <w:szCs w:val="24"/>
            </w:rPr>
          </w:rPrChange>
        </w:rPr>
        <w:t>Na exportação dos valores não são aceites valores negativos. Quando existirem saldos contabilísticos ou transacções nos documentos comerciais com valores negativos, deve ser ajustada a sua representação a débito ou a crédito e os restantes campos de montantes ou valores deve</w:t>
      </w:r>
      <w:ins w:id="2261" w:author="Adelino Naquarta Sepalanga Domingos" w:date="2025-03-05T09:37:00Z" w16du:dateUtc="2025-03-05T08:37:00Z">
        <w:r w:rsidR="00B45277">
          <w:rPr>
            <w:rFonts w:ascii="Arial" w:hAnsi="Arial" w:cs="Arial"/>
            <w:sz w:val="24"/>
            <w:szCs w:val="24"/>
          </w:rPr>
          <w:t>m</w:t>
        </w:r>
      </w:ins>
      <w:del w:id="2262" w:author="Adelino Naquarta Sepalanga Domingos" w:date="2025-03-05T09:37:00Z" w16du:dateUtc="2025-03-05T08:37:00Z">
        <w:r w:rsidRPr="00691778" w:rsidDel="00B45277">
          <w:rPr>
            <w:rFonts w:ascii="Arial" w:hAnsi="Arial" w:cs="Arial"/>
            <w:sz w:val="24"/>
            <w:szCs w:val="24"/>
            <w:rPrChange w:id="2263" w:author="Adelino Naquarta Sepalanga Domingos" w:date="2025-03-05T08:49:00Z" w16du:dateUtc="2025-03-05T07:49:00Z">
              <w:rPr>
                <w:rFonts w:ascii="Times New Roman" w:hAnsi="Times New Roman" w:cs="Times New Roman"/>
                <w:sz w:val="24"/>
                <w:szCs w:val="24"/>
              </w:rPr>
            </w:rPrChange>
          </w:rPr>
          <w:delText>rão</w:delText>
        </w:r>
      </w:del>
      <w:r w:rsidRPr="00691778">
        <w:rPr>
          <w:rFonts w:ascii="Arial" w:hAnsi="Arial" w:cs="Arial"/>
          <w:sz w:val="24"/>
          <w:szCs w:val="24"/>
          <w:rPrChange w:id="2264" w:author="Adelino Naquarta Sepalanga Domingos" w:date="2025-03-05T08:49:00Z" w16du:dateUtc="2025-03-05T07:49:00Z">
            <w:rPr>
              <w:rFonts w:ascii="Times New Roman" w:hAnsi="Times New Roman" w:cs="Times New Roman"/>
              <w:sz w:val="24"/>
              <w:szCs w:val="24"/>
            </w:rPr>
          </w:rPrChange>
        </w:rPr>
        <w:t xml:space="preserve"> ser exportados em valor absoluto.</w:t>
      </w:r>
    </w:p>
    <w:p w14:paraId="25FC671F" w14:textId="77777777" w:rsidR="003F3EDE" w:rsidRPr="00691778" w:rsidRDefault="003F3EDE" w:rsidP="003F3EDE">
      <w:pPr>
        <w:spacing w:after="240" w:line="276" w:lineRule="auto"/>
        <w:ind w:right="795"/>
        <w:jc w:val="both"/>
        <w:rPr>
          <w:rFonts w:ascii="Arial" w:hAnsi="Arial" w:cs="Arial"/>
          <w:sz w:val="24"/>
          <w:szCs w:val="24"/>
          <w:rPrChange w:id="2265"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266" w:author="Adelino Naquarta Sepalanga Domingos" w:date="2025-03-05T08:49:00Z" w16du:dateUtc="2025-03-05T07:49:00Z">
            <w:rPr>
              <w:rFonts w:ascii="Times New Roman" w:hAnsi="Times New Roman" w:cs="Times New Roman"/>
              <w:sz w:val="24"/>
              <w:szCs w:val="24"/>
            </w:rPr>
          </w:rPrChange>
        </w:rPr>
        <w:t>Os Tipos de ficheiros:</w:t>
      </w:r>
    </w:p>
    <w:p w14:paraId="5F0CD0A0" w14:textId="77777777" w:rsidR="003F3EDE" w:rsidRPr="00691778" w:rsidRDefault="003F3EDE" w:rsidP="003F3EDE">
      <w:pPr>
        <w:spacing w:after="240" w:line="276" w:lineRule="auto"/>
        <w:ind w:right="795"/>
        <w:jc w:val="both"/>
        <w:rPr>
          <w:rFonts w:ascii="Arial" w:hAnsi="Arial" w:cs="Arial"/>
          <w:sz w:val="24"/>
          <w:szCs w:val="24"/>
          <w:rPrChange w:id="2267"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268" w:author="Adelino Naquarta Sepalanga Domingos" w:date="2025-03-05T08:49:00Z" w16du:dateUtc="2025-03-05T07:49:00Z">
            <w:rPr>
              <w:rFonts w:ascii="Times New Roman" w:hAnsi="Times New Roman" w:cs="Times New Roman"/>
              <w:sz w:val="24"/>
              <w:szCs w:val="24"/>
            </w:rPr>
          </w:rPrChange>
        </w:rPr>
        <w:t>“I” -Contabilidade integrada com a facturação;</w:t>
      </w:r>
    </w:p>
    <w:p w14:paraId="09AC6517" w14:textId="77777777" w:rsidR="003F3EDE" w:rsidRPr="00691778" w:rsidRDefault="003F3EDE" w:rsidP="003F3EDE">
      <w:pPr>
        <w:spacing w:after="240" w:line="276" w:lineRule="auto"/>
        <w:ind w:right="795"/>
        <w:jc w:val="both"/>
        <w:rPr>
          <w:rFonts w:ascii="Arial" w:hAnsi="Arial" w:cs="Arial"/>
          <w:sz w:val="24"/>
          <w:szCs w:val="24"/>
          <w:rPrChange w:id="2269" w:author="Adelino Naquarta Sepalanga Domingos" w:date="2025-03-05T08:49:00Z" w16du:dateUtc="2025-03-05T07:49:00Z">
            <w:rPr>
              <w:rFonts w:ascii="Times New Roman" w:hAnsi="Times New Roman" w:cs="Times New Roman"/>
              <w:sz w:val="24"/>
              <w:szCs w:val="24"/>
            </w:rPr>
          </w:rPrChange>
        </w:rPr>
      </w:pPr>
      <w:bookmarkStart w:id="2270" w:name="_Hlk510684523"/>
      <w:r w:rsidRPr="00691778">
        <w:rPr>
          <w:rFonts w:ascii="Arial" w:hAnsi="Arial" w:cs="Arial"/>
          <w:sz w:val="24"/>
          <w:szCs w:val="24"/>
          <w:rPrChange w:id="2271" w:author="Adelino Naquarta Sepalanga Domingos" w:date="2025-03-05T08:49:00Z" w16du:dateUtc="2025-03-05T07:49:00Z">
            <w:rPr>
              <w:rFonts w:ascii="Times New Roman" w:hAnsi="Times New Roman" w:cs="Times New Roman"/>
              <w:sz w:val="24"/>
              <w:szCs w:val="24"/>
            </w:rPr>
          </w:rPrChange>
        </w:rPr>
        <w:t>“C” -Contabilidade</w:t>
      </w:r>
      <w:bookmarkEnd w:id="2270"/>
      <w:r w:rsidRPr="00691778">
        <w:rPr>
          <w:rFonts w:ascii="Arial" w:hAnsi="Arial" w:cs="Arial"/>
          <w:sz w:val="24"/>
          <w:szCs w:val="24"/>
          <w:rPrChange w:id="2272" w:author="Adelino Naquarta Sepalanga Domingos" w:date="2025-03-05T08:49:00Z" w16du:dateUtc="2025-03-05T07:49:00Z">
            <w:rPr>
              <w:rFonts w:ascii="Times New Roman" w:hAnsi="Times New Roman" w:cs="Times New Roman"/>
              <w:sz w:val="24"/>
              <w:szCs w:val="24"/>
            </w:rPr>
          </w:rPrChange>
        </w:rPr>
        <w:t>;</w:t>
      </w:r>
    </w:p>
    <w:p w14:paraId="35AEEA77" w14:textId="77777777" w:rsidR="003F3EDE" w:rsidRPr="00691778" w:rsidRDefault="003F3EDE" w:rsidP="003F3EDE">
      <w:pPr>
        <w:spacing w:after="240" w:line="276" w:lineRule="auto"/>
        <w:ind w:right="795"/>
        <w:jc w:val="both"/>
        <w:rPr>
          <w:rFonts w:ascii="Arial" w:hAnsi="Arial" w:cs="Arial"/>
          <w:sz w:val="24"/>
          <w:szCs w:val="24"/>
          <w:rPrChange w:id="2273" w:author="Adelino Naquarta Sepalanga Domingos" w:date="2025-03-05T08:49:00Z" w16du:dateUtc="2025-03-05T07:49:00Z">
            <w:rPr>
              <w:rFonts w:ascii="Times New Roman" w:hAnsi="Times New Roman" w:cs="Times New Roman"/>
              <w:sz w:val="24"/>
              <w:szCs w:val="24"/>
            </w:rPr>
          </w:rPrChange>
        </w:rPr>
      </w:pPr>
      <w:bookmarkStart w:id="2274" w:name="_Hlk510684565"/>
      <w:r w:rsidRPr="00691778">
        <w:rPr>
          <w:rFonts w:ascii="Arial" w:hAnsi="Arial" w:cs="Arial"/>
          <w:sz w:val="24"/>
          <w:szCs w:val="24"/>
          <w:rPrChange w:id="2275" w:author="Adelino Naquarta Sepalanga Domingos" w:date="2025-03-05T08:49:00Z" w16du:dateUtc="2025-03-05T07:49:00Z">
            <w:rPr>
              <w:rFonts w:ascii="Times New Roman" w:hAnsi="Times New Roman" w:cs="Times New Roman"/>
              <w:sz w:val="24"/>
              <w:szCs w:val="24"/>
            </w:rPr>
          </w:rPrChange>
        </w:rPr>
        <w:t>“F” -Facturação;</w:t>
      </w:r>
    </w:p>
    <w:bookmarkEnd w:id="2274"/>
    <w:p w14:paraId="1265992C" w14:textId="77777777" w:rsidR="003F3EDE" w:rsidRPr="00691778" w:rsidRDefault="003F3EDE" w:rsidP="003F3EDE">
      <w:pPr>
        <w:spacing w:after="240" w:line="276" w:lineRule="auto"/>
        <w:ind w:right="795"/>
        <w:jc w:val="both"/>
        <w:rPr>
          <w:rFonts w:ascii="Arial" w:hAnsi="Arial" w:cs="Arial"/>
          <w:sz w:val="24"/>
          <w:szCs w:val="24"/>
          <w:rPrChange w:id="2276"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277" w:author="Adelino Naquarta Sepalanga Domingos" w:date="2025-03-05T08:49:00Z" w16du:dateUtc="2025-03-05T07:49:00Z">
            <w:rPr>
              <w:rFonts w:ascii="Times New Roman" w:hAnsi="Times New Roman" w:cs="Times New Roman"/>
              <w:sz w:val="24"/>
              <w:szCs w:val="24"/>
            </w:rPr>
          </w:rPrChange>
        </w:rPr>
        <w:t>“P” -Facturação parcial;</w:t>
      </w:r>
    </w:p>
    <w:p w14:paraId="5EB1DA77" w14:textId="77777777" w:rsidR="003F3EDE" w:rsidRPr="00691778" w:rsidRDefault="003F3EDE" w:rsidP="003F3EDE">
      <w:pPr>
        <w:spacing w:after="240" w:line="276" w:lineRule="auto"/>
        <w:ind w:right="795"/>
        <w:jc w:val="both"/>
        <w:rPr>
          <w:rFonts w:ascii="Arial" w:hAnsi="Arial" w:cs="Arial"/>
          <w:sz w:val="24"/>
          <w:szCs w:val="24"/>
          <w:rPrChange w:id="2278"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279" w:author="Adelino Naquarta Sepalanga Domingos" w:date="2025-03-05T08:49:00Z" w16du:dateUtc="2025-03-05T07:49:00Z">
            <w:rPr>
              <w:rFonts w:ascii="Times New Roman" w:hAnsi="Times New Roman" w:cs="Times New Roman"/>
              <w:sz w:val="24"/>
              <w:szCs w:val="24"/>
            </w:rPr>
          </w:rPrChange>
        </w:rPr>
        <w:t>“R” -Recibos;</w:t>
      </w:r>
    </w:p>
    <w:p w14:paraId="6816EAE2" w14:textId="77777777" w:rsidR="003F3EDE" w:rsidRPr="00691778" w:rsidRDefault="003F3EDE" w:rsidP="003F3EDE">
      <w:pPr>
        <w:spacing w:after="240" w:line="276" w:lineRule="auto"/>
        <w:ind w:right="795"/>
        <w:jc w:val="both"/>
        <w:rPr>
          <w:rFonts w:ascii="Arial" w:hAnsi="Arial" w:cs="Arial"/>
          <w:sz w:val="24"/>
          <w:szCs w:val="24"/>
          <w:rPrChange w:id="2280"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281" w:author="Adelino Naquarta Sepalanga Domingos" w:date="2025-03-05T08:49:00Z" w16du:dateUtc="2025-03-05T07:49:00Z">
            <w:rPr>
              <w:rFonts w:ascii="Times New Roman" w:hAnsi="Times New Roman" w:cs="Times New Roman"/>
              <w:sz w:val="24"/>
              <w:szCs w:val="24"/>
            </w:rPr>
          </w:rPrChange>
        </w:rPr>
        <w:t xml:space="preserve">“S” -Autofacturação; </w:t>
      </w:r>
    </w:p>
    <w:p w14:paraId="523DD045" w14:textId="77777777" w:rsidR="003F3EDE" w:rsidRPr="00691778" w:rsidRDefault="003F3EDE" w:rsidP="003F3EDE">
      <w:pPr>
        <w:spacing w:after="240" w:line="276" w:lineRule="auto"/>
        <w:ind w:right="795"/>
        <w:jc w:val="both"/>
        <w:rPr>
          <w:rFonts w:ascii="Arial" w:hAnsi="Arial" w:cs="Arial"/>
          <w:sz w:val="24"/>
          <w:szCs w:val="24"/>
          <w:rPrChange w:id="2282"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283" w:author="Adelino Naquarta Sepalanga Domingos" w:date="2025-03-05T08:49:00Z" w16du:dateUtc="2025-03-05T07:49:00Z">
            <w:rPr>
              <w:rFonts w:ascii="Times New Roman" w:hAnsi="Times New Roman" w:cs="Times New Roman"/>
              <w:sz w:val="24"/>
              <w:szCs w:val="24"/>
            </w:rPr>
          </w:rPrChange>
        </w:rPr>
        <w:t>“A” - Aquisição de bens e serviços;</w:t>
      </w:r>
    </w:p>
    <w:p w14:paraId="286BBDAF" w14:textId="77777777" w:rsidR="003F3EDE" w:rsidRPr="00691778" w:rsidRDefault="003F3EDE" w:rsidP="003F3EDE">
      <w:pPr>
        <w:spacing w:after="240" w:line="276" w:lineRule="auto"/>
        <w:ind w:right="795"/>
        <w:jc w:val="both"/>
        <w:rPr>
          <w:rFonts w:ascii="Arial" w:hAnsi="Arial" w:cs="Arial"/>
          <w:sz w:val="24"/>
          <w:szCs w:val="24"/>
          <w:rPrChange w:id="2284"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285" w:author="Adelino Naquarta Sepalanga Domingos" w:date="2025-03-05T08:49:00Z" w16du:dateUtc="2025-03-05T07:49:00Z">
            <w:rPr>
              <w:rFonts w:ascii="Times New Roman" w:hAnsi="Times New Roman" w:cs="Times New Roman"/>
              <w:sz w:val="24"/>
              <w:szCs w:val="24"/>
            </w:rPr>
          </w:rPrChange>
        </w:rPr>
        <w:t xml:space="preserve">“Q” - </w:t>
      </w:r>
      <w:bookmarkStart w:id="2286" w:name="_Hlk520037164"/>
      <w:r w:rsidRPr="00691778">
        <w:rPr>
          <w:rFonts w:ascii="Arial" w:hAnsi="Arial" w:cs="Arial"/>
          <w:sz w:val="24"/>
          <w:szCs w:val="24"/>
          <w:rPrChange w:id="2287" w:author="Adelino Naquarta Sepalanga Domingos" w:date="2025-03-05T08:49:00Z" w16du:dateUtc="2025-03-05T07:49:00Z">
            <w:rPr>
              <w:rFonts w:ascii="Times New Roman" w:hAnsi="Times New Roman" w:cs="Times New Roman"/>
              <w:sz w:val="24"/>
              <w:szCs w:val="24"/>
            </w:rPr>
          </w:rPrChange>
        </w:rPr>
        <w:t>Aquisição de bens e serviços integrada com a facturação;</w:t>
      </w:r>
      <w:bookmarkEnd w:id="2286"/>
    </w:p>
    <w:p w14:paraId="4858BB84" w14:textId="77777777" w:rsidR="003F3EDE" w:rsidRPr="00691778" w:rsidRDefault="003F3EDE" w:rsidP="003F3EDE">
      <w:pPr>
        <w:spacing w:after="240" w:line="276" w:lineRule="auto"/>
        <w:ind w:right="795"/>
        <w:jc w:val="both"/>
        <w:rPr>
          <w:rFonts w:ascii="Arial" w:hAnsi="Arial" w:cs="Arial"/>
          <w:sz w:val="24"/>
          <w:szCs w:val="24"/>
          <w:rPrChange w:id="2288"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289" w:author="Adelino Naquarta Sepalanga Domingos" w:date="2025-03-05T08:49:00Z" w16du:dateUtc="2025-03-05T07:49:00Z">
            <w:rPr>
              <w:rFonts w:ascii="Times New Roman" w:hAnsi="Times New Roman" w:cs="Times New Roman"/>
              <w:sz w:val="24"/>
              <w:szCs w:val="24"/>
            </w:rPr>
          </w:rPrChange>
        </w:rPr>
        <w:t xml:space="preserve">“E” – Facturação para o Estado; </w:t>
      </w:r>
    </w:p>
    <w:p w14:paraId="0F1E81BC" w14:textId="77777777" w:rsidR="003F3EDE" w:rsidRPr="00691778" w:rsidRDefault="003F3EDE" w:rsidP="003F3EDE">
      <w:pPr>
        <w:spacing w:after="240" w:line="276" w:lineRule="auto"/>
        <w:ind w:right="795"/>
        <w:jc w:val="both"/>
        <w:rPr>
          <w:rFonts w:ascii="Arial" w:hAnsi="Arial" w:cs="Arial"/>
          <w:sz w:val="24"/>
          <w:szCs w:val="24"/>
          <w:rPrChange w:id="2290" w:author="Adelino Naquarta Sepalanga Domingos" w:date="2025-03-05T08:49:00Z" w16du:dateUtc="2025-03-05T07:49:00Z">
            <w:rPr>
              <w:rFonts w:ascii="Times New Roman" w:hAnsi="Times New Roman" w:cs="Times New Roman"/>
              <w:sz w:val="24"/>
              <w:szCs w:val="24"/>
            </w:rPr>
          </w:rPrChange>
        </w:rPr>
      </w:pPr>
    </w:p>
    <w:p w14:paraId="2063C76A" w14:textId="77777777" w:rsidR="003F3EDE" w:rsidRPr="00691778" w:rsidRDefault="003F3EDE" w:rsidP="003F3EDE">
      <w:pPr>
        <w:spacing w:after="240" w:line="276" w:lineRule="auto"/>
        <w:ind w:right="795"/>
        <w:jc w:val="both"/>
        <w:rPr>
          <w:rFonts w:ascii="Arial" w:hAnsi="Arial" w:cs="Arial"/>
          <w:sz w:val="24"/>
          <w:szCs w:val="24"/>
          <w:rPrChange w:id="2291"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292" w:author="Adelino Naquarta Sepalanga Domingos" w:date="2025-03-05T08:49:00Z" w16du:dateUtc="2025-03-05T07:49:00Z">
            <w:rPr>
              <w:rFonts w:ascii="Times New Roman" w:hAnsi="Times New Roman" w:cs="Times New Roman"/>
              <w:sz w:val="24"/>
              <w:szCs w:val="24"/>
            </w:rPr>
          </w:rPrChange>
        </w:rPr>
        <w:t>“I” -Contabilidade integrada com a facturação:</w:t>
      </w:r>
    </w:p>
    <w:p w14:paraId="2EE5F73D" w14:textId="77777777" w:rsidR="003F3EDE" w:rsidRPr="00691778" w:rsidRDefault="003F3EDE" w:rsidP="003F3EDE">
      <w:pPr>
        <w:pStyle w:val="PargrafodaLista"/>
        <w:widowControl w:val="0"/>
        <w:numPr>
          <w:ilvl w:val="0"/>
          <w:numId w:val="34"/>
        </w:numPr>
        <w:spacing w:after="240" w:line="276" w:lineRule="auto"/>
        <w:ind w:right="795"/>
        <w:contextualSpacing w:val="0"/>
        <w:jc w:val="both"/>
        <w:rPr>
          <w:rFonts w:ascii="Arial" w:hAnsi="Arial" w:cs="Arial"/>
          <w:sz w:val="24"/>
          <w:szCs w:val="24"/>
          <w:rPrChange w:id="2293"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294" w:author="Adelino Naquarta Sepalanga Domingos" w:date="2025-03-05T08:49:00Z" w16du:dateUtc="2025-03-05T07:49:00Z">
            <w:rPr>
              <w:rFonts w:ascii="Times New Roman" w:hAnsi="Times New Roman" w:cs="Times New Roman"/>
              <w:sz w:val="24"/>
              <w:szCs w:val="24"/>
            </w:rPr>
          </w:rPrChange>
        </w:rPr>
        <w:t>1 – Cabeçalho (Informações gerais)</w:t>
      </w:r>
    </w:p>
    <w:p w14:paraId="474AAECF" w14:textId="77777777" w:rsidR="003F3EDE" w:rsidRPr="00691778" w:rsidRDefault="003F3EDE" w:rsidP="003F3EDE">
      <w:pPr>
        <w:pStyle w:val="PargrafodaLista"/>
        <w:widowControl w:val="0"/>
        <w:numPr>
          <w:ilvl w:val="0"/>
          <w:numId w:val="34"/>
        </w:numPr>
        <w:spacing w:after="240" w:line="276" w:lineRule="auto"/>
        <w:ind w:right="795"/>
        <w:contextualSpacing w:val="0"/>
        <w:jc w:val="both"/>
        <w:rPr>
          <w:rFonts w:ascii="Arial" w:hAnsi="Arial" w:cs="Arial"/>
          <w:sz w:val="24"/>
          <w:szCs w:val="24"/>
          <w:rPrChange w:id="2295"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296" w:author="Adelino Naquarta Sepalanga Domingos" w:date="2025-03-05T08:49:00Z" w16du:dateUtc="2025-03-05T07:49:00Z">
            <w:rPr>
              <w:rFonts w:ascii="Times New Roman" w:hAnsi="Times New Roman" w:cs="Times New Roman"/>
              <w:sz w:val="24"/>
              <w:szCs w:val="24"/>
            </w:rPr>
          </w:rPrChange>
        </w:rPr>
        <w:t>2 – Tabelas Mestres</w:t>
      </w:r>
      <w:r w:rsidRPr="00691778">
        <w:rPr>
          <w:rFonts w:ascii="Arial" w:hAnsi="Arial" w:cs="Arial"/>
          <w:sz w:val="24"/>
          <w:szCs w:val="24"/>
          <w:rPrChange w:id="2297" w:author="Adelino Naquarta Sepalanga Domingos" w:date="2025-03-05T08:49:00Z" w16du:dateUtc="2025-03-05T07:49:00Z">
            <w:rPr>
              <w:rFonts w:ascii="Times New Roman" w:hAnsi="Times New Roman" w:cs="Times New Roman"/>
              <w:sz w:val="24"/>
              <w:szCs w:val="24"/>
            </w:rPr>
          </w:rPrChange>
        </w:rPr>
        <w:tab/>
      </w:r>
    </w:p>
    <w:p w14:paraId="17211843" w14:textId="77777777" w:rsidR="003F3EDE" w:rsidRPr="00691778" w:rsidRDefault="003F3EDE" w:rsidP="003F3EDE">
      <w:pPr>
        <w:pStyle w:val="PargrafodaLista"/>
        <w:widowControl w:val="0"/>
        <w:numPr>
          <w:ilvl w:val="0"/>
          <w:numId w:val="34"/>
        </w:numPr>
        <w:spacing w:after="240" w:line="276" w:lineRule="auto"/>
        <w:ind w:right="795"/>
        <w:contextualSpacing w:val="0"/>
        <w:jc w:val="both"/>
        <w:rPr>
          <w:rFonts w:ascii="Arial" w:hAnsi="Arial" w:cs="Arial"/>
          <w:sz w:val="24"/>
          <w:szCs w:val="24"/>
          <w:rPrChange w:id="2298"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299" w:author="Adelino Naquarta Sepalanga Domingos" w:date="2025-03-05T08:49:00Z" w16du:dateUtc="2025-03-05T07:49:00Z">
            <w:rPr>
              <w:rFonts w:ascii="Times New Roman" w:hAnsi="Times New Roman" w:cs="Times New Roman"/>
              <w:sz w:val="24"/>
              <w:szCs w:val="24"/>
            </w:rPr>
          </w:rPrChange>
        </w:rPr>
        <w:t>2.1 – Código de Contas</w:t>
      </w:r>
      <w:r w:rsidRPr="00691778">
        <w:rPr>
          <w:rFonts w:ascii="Arial" w:hAnsi="Arial" w:cs="Arial"/>
          <w:sz w:val="24"/>
          <w:szCs w:val="24"/>
          <w:rPrChange w:id="2300" w:author="Adelino Naquarta Sepalanga Domingos" w:date="2025-03-05T08:49:00Z" w16du:dateUtc="2025-03-05T07:49:00Z">
            <w:rPr>
              <w:rFonts w:ascii="Times New Roman" w:hAnsi="Times New Roman" w:cs="Times New Roman"/>
              <w:sz w:val="24"/>
              <w:szCs w:val="24"/>
            </w:rPr>
          </w:rPrChange>
        </w:rPr>
        <w:tab/>
      </w:r>
    </w:p>
    <w:p w14:paraId="6BAC8CBE" w14:textId="77777777" w:rsidR="003F3EDE" w:rsidRPr="00691778" w:rsidRDefault="003F3EDE" w:rsidP="003F3EDE">
      <w:pPr>
        <w:pStyle w:val="PargrafodaLista"/>
        <w:widowControl w:val="0"/>
        <w:numPr>
          <w:ilvl w:val="0"/>
          <w:numId w:val="34"/>
        </w:numPr>
        <w:spacing w:after="240" w:line="276" w:lineRule="auto"/>
        <w:ind w:right="795"/>
        <w:contextualSpacing w:val="0"/>
        <w:jc w:val="both"/>
        <w:rPr>
          <w:rFonts w:ascii="Arial" w:hAnsi="Arial" w:cs="Arial"/>
          <w:sz w:val="24"/>
          <w:szCs w:val="24"/>
          <w:rPrChange w:id="2301"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302" w:author="Adelino Naquarta Sepalanga Domingos" w:date="2025-03-05T08:49:00Z" w16du:dateUtc="2025-03-05T07:49:00Z">
            <w:rPr>
              <w:rFonts w:ascii="Times New Roman" w:hAnsi="Times New Roman" w:cs="Times New Roman"/>
              <w:sz w:val="24"/>
              <w:szCs w:val="24"/>
            </w:rPr>
          </w:rPrChange>
        </w:rPr>
        <w:t>2.2 – Clientes</w:t>
      </w:r>
      <w:r w:rsidRPr="00691778">
        <w:rPr>
          <w:rFonts w:ascii="Arial" w:hAnsi="Arial" w:cs="Arial"/>
          <w:sz w:val="24"/>
          <w:szCs w:val="24"/>
          <w:rPrChange w:id="2303" w:author="Adelino Naquarta Sepalanga Domingos" w:date="2025-03-05T08:49:00Z" w16du:dateUtc="2025-03-05T07:49:00Z">
            <w:rPr>
              <w:rFonts w:ascii="Times New Roman" w:hAnsi="Times New Roman" w:cs="Times New Roman"/>
              <w:sz w:val="24"/>
              <w:szCs w:val="24"/>
            </w:rPr>
          </w:rPrChange>
        </w:rPr>
        <w:tab/>
      </w:r>
    </w:p>
    <w:p w14:paraId="55A03D06" w14:textId="77777777" w:rsidR="003F3EDE" w:rsidRPr="00691778" w:rsidRDefault="003F3EDE" w:rsidP="003F3EDE">
      <w:pPr>
        <w:pStyle w:val="PargrafodaLista"/>
        <w:widowControl w:val="0"/>
        <w:numPr>
          <w:ilvl w:val="0"/>
          <w:numId w:val="34"/>
        </w:numPr>
        <w:spacing w:after="240" w:line="276" w:lineRule="auto"/>
        <w:ind w:right="795"/>
        <w:contextualSpacing w:val="0"/>
        <w:jc w:val="both"/>
        <w:rPr>
          <w:rFonts w:ascii="Arial" w:hAnsi="Arial" w:cs="Arial"/>
          <w:sz w:val="24"/>
          <w:szCs w:val="24"/>
          <w:rPrChange w:id="2304"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305" w:author="Adelino Naquarta Sepalanga Domingos" w:date="2025-03-05T08:49:00Z" w16du:dateUtc="2025-03-05T07:49:00Z">
            <w:rPr>
              <w:rFonts w:ascii="Times New Roman" w:hAnsi="Times New Roman" w:cs="Times New Roman"/>
              <w:sz w:val="24"/>
              <w:szCs w:val="24"/>
            </w:rPr>
          </w:rPrChange>
        </w:rPr>
        <w:t>2.3 – Fornecedores</w:t>
      </w:r>
      <w:r w:rsidRPr="00691778">
        <w:rPr>
          <w:rFonts w:ascii="Arial" w:hAnsi="Arial" w:cs="Arial"/>
          <w:sz w:val="24"/>
          <w:szCs w:val="24"/>
          <w:rPrChange w:id="2306" w:author="Adelino Naquarta Sepalanga Domingos" w:date="2025-03-05T08:49:00Z" w16du:dateUtc="2025-03-05T07:49:00Z">
            <w:rPr>
              <w:rFonts w:ascii="Times New Roman" w:hAnsi="Times New Roman" w:cs="Times New Roman"/>
              <w:sz w:val="24"/>
              <w:szCs w:val="24"/>
            </w:rPr>
          </w:rPrChange>
        </w:rPr>
        <w:tab/>
      </w:r>
    </w:p>
    <w:p w14:paraId="7F51ED83" w14:textId="77777777" w:rsidR="003F3EDE" w:rsidRPr="00691778" w:rsidRDefault="003F3EDE" w:rsidP="003F3EDE">
      <w:pPr>
        <w:pStyle w:val="PargrafodaLista"/>
        <w:widowControl w:val="0"/>
        <w:numPr>
          <w:ilvl w:val="0"/>
          <w:numId w:val="34"/>
        </w:numPr>
        <w:spacing w:after="240" w:line="276" w:lineRule="auto"/>
        <w:ind w:right="795"/>
        <w:contextualSpacing w:val="0"/>
        <w:jc w:val="both"/>
        <w:rPr>
          <w:rFonts w:ascii="Arial" w:hAnsi="Arial" w:cs="Arial"/>
          <w:sz w:val="24"/>
          <w:szCs w:val="24"/>
          <w:rPrChange w:id="2307"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308" w:author="Adelino Naquarta Sepalanga Domingos" w:date="2025-03-05T08:49:00Z" w16du:dateUtc="2025-03-05T07:49:00Z">
            <w:rPr>
              <w:rFonts w:ascii="Times New Roman" w:hAnsi="Times New Roman" w:cs="Times New Roman"/>
              <w:sz w:val="24"/>
              <w:szCs w:val="24"/>
            </w:rPr>
          </w:rPrChange>
        </w:rPr>
        <w:t>2.4 – Produtos/Serviços</w:t>
      </w:r>
      <w:r w:rsidRPr="00691778">
        <w:rPr>
          <w:rFonts w:ascii="Arial" w:hAnsi="Arial" w:cs="Arial"/>
          <w:sz w:val="24"/>
          <w:szCs w:val="24"/>
          <w:rPrChange w:id="2309" w:author="Adelino Naquarta Sepalanga Domingos" w:date="2025-03-05T08:49:00Z" w16du:dateUtc="2025-03-05T07:49:00Z">
            <w:rPr>
              <w:rFonts w:ascii="Times New Roman" w:hAnsi="Times New Roman" w:cs="Times New Roman"/>
              <w:sz w:val="24"/>
              <w:szCs w:val="24"/>
            </w:rPr>
          </w:rPrChange>
        </w:rPr>
        <w:tab/>
      </w:r>
    </w:p>
    <w:p w14:paraId="0511AEBC" w14:textId="77777777" w:rsidR="003F3EDE" w:rsidRPr="00691778" w:rsidRDefault="003F3EDE" w:rsidP="003F3EDE">
      <w:pPr>
        <w:pStyle w:val="PargrafodaLista"/>
        <w:widowControl w:val="0"/>
        <w:numPr>
          <w:ilvl w:val="0"/>
          <w:numId w:val="34"/>
        </w:numPr>
        <w:spacing w:after="240" w:line="276" w:lineRule="auto"/>
        <w:ind w:right="795"/>
        <w:contextualSpacing w:val="0"/>
        <w:jc w:val="both"/>
        <w:rPr>
          <w:rFonts w:ascii="Arial" w:hAnsi="Arial" w:cs="Arial"/>
          <w:sz w:val="24"/>
          <w:szCs w:val="24"/>
          <w:rPrChange w:id="2310"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311" w:author="Adelino Naquarta Sepalanga Domingos" w:date="2025-03-05T08:49:00Z" w16du:dateUtc="2025-03-05T07:49:00Z">
            <w:rPr>
              <w:rFonts w:ascii="Times New Roman" w:hAnsi="Times New Roman" w:cs="Times New Roman"/>
              <w:sz w:val="24"/>
              <w:szCs w:val="24"/>
            </w:rPr>
          </w:rPrChange>
        </w:rPr>
        <w:t>2.5 – Impostos</w:t>
      </w:r>
      <w:r w:rsidRPr="00691778">
        <w:rPr>
          <w:rFonts w:ascii="Arial" w:hAnsi="Arial" w:cs="Arial"/>
          <w:sz w:val="24"/>
          <w:szCs w:val="24"/>
          <w:rPrChange w:id="2312" w:author="Adelino Naquarta Sepalanga Domingos" w:date="2025-03-05T08:49:00Z" w16du:dateUtc="2025-03-05T07:49:00Z">
            <w:rPr>
              <w:rFonts w:ascii="Times New Roman" w:hAnsi="Times New Roman" w:cs="Times New Roman"/>
              <w:sz w:val="24"/>
              <w:szCs w:val="24"/>
            </w:rPr>
          </w:rPrChange>
        </w:rPr>
        <w:tab/>
      </w:r>
    </w:p>
    <w:p w14:paraId="12690464" w14:textId="77777777" w:rsidR="003F3EDE" w:rsidRPr="00691778" w:rsidRDefault="003F3EDE" w:rsidP="003F3EDE">
      <w:pPr>
        <w:pStyle w:val="PargrafodaLista"/>
        <w:widowControl w:val="0"/>
        <w:numPr>
          <w:ilvl w:val="0"/>
          <w:numId w:val="34"/>
        </w:numPr>
        <w:spacing w:after="240" w:line="276" w:lineRule="auto"/>
        <w:ind w:right="795"/>
        <w:contextualSpacing w:val="0"/>
        <w:jc w:val="both"/>
        <w:rPr>
          <w:rFonts w:ascii="Arial" w:hAnsi="Arial" w:cs="Arial"/>
          <w:sz w:val="24"/>
          <w:szCs w:val="24"/>
          <w:rPrChange w:id="2313"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314" w:author="Adelino Naquarta Sepalanga Domingos" w:date="2025-03-05T08:49:00Z" w16du:dateUtc="2025-03-05T07:49:00Z">
            <w:rPr>
              <w:rFonts w:ascii="Times New Roman" w:hAnsi="Times New Roman" w:cs="Times New Roman"/>
              <w:sz w:val="24"/>
              <w:szCs w:val="24"/>
            </w:rPr>
          </w:rPrChange>
        </w:rPr>
        <w:t>3 – Movimentos Contabilísticos</w:t>
      </w:r>
      <w:r w:rsidRPr="00691778">
        <w:rPr>
          <w:rFonts w:ascii="Arial" w:hAnsi="Arial" w:cs="Arial"/>
          <w:sz w:val="24"/>
          <w:szCs w:val="24"/>
          <w:rPrChange w:id="2315" w:author="Adelino Naquarta Sepalanga Domingos" w:date="2025-03-05T08:49:00Z" w16du:dateUtc="2025-03-05T07:49:00Z">
            <w:rPr>
              <w:rFonts w:ascii="Times New Roman" w:hAnsi="Times New Roman" w:cs="Times New Roman"/>
              <w:sz w:val="24"/>
              <w:szCs w:val="24"/>
            </w:rPr>
          </w:rPrChange>
        </w:rPr>
        <w:tab/>
      </w:r>
    </w:p>
    <w:p w14:paraId="61DA3C9A" w14:textId="77777777" w:rsidR="003F3EDE" w:rsidRPr="00691778" w:rsidRDefault="003F3EDE" w:rsidP="003F3EDE">
      <w:pPr>
        <w:pStyle w:val="PargrafodaLista"/>
        <w:widowControl w:val="0"/>
        <w:numPr>
          <w:ilvl w:val="0"/>
          <w:numId w:val="34"/>
        </w:numPr>
        <w:spacing w:after="240" w:line="276" w:lineRule="auto"/>
        <w:ind w:right="795"/>
        <w:contextualSpacing w:val="0"/>
        <w:jc w:val="both"/>
        <w:rPr>
          <w:rFonts w:ascii="Arial" w:hAnsi="Arial" w:cs="Arial"/>
          <w:sz w:val="24"/>
          <w:szCs w:val="24"/>
          <w:rPrChange w:id="2316"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317" w:author="Adelino Naquarta Sepalanga Domingos" w:date="2025-03-05T08:49:00Z" w16du:dateUtc="2025-03-05T07:49:00Z">
            <w:rPr>
              <w:rFonts w:ascii="Times New Roman" w:hAnsi="Times New Roman" w:cs="Times New Roman"/>
              <w:sz w:val="24"/>
              <w:szCs w:val="24"/>
            </w:rPr>
          </w:rPrChange>
        </w:rPr>
        <w:t>4 – Documentos Comerciais</w:t>
      </w:r>
      <w:r w:rsidRPr="00691778">
        <w:rPr>
          <w:rFonts w:ascii="Arial" w:hAnsi="Arial" w:cs="Arial"/>
          <w:sz w:val="24"/>
          <w:szCs w:val="24"/>
          <w:rPrChange w:id="2318" w:author="Adelino Naquarta Sepalanga Domingos" w:date="2025-03-05T08:49:00Z" w16du:dateUtc="2025-03-05T07:49:00Z">
            <w:rPr>
              <w:rFonts w:ascii="Times New Roman" w:hAnsi="Times New Roman" w:cs="Times New Roman"/>
              <w:sz w:val="24"/>
              <w:szCs w:val="24"/>
            </w:rPr>
          </w:rPrChange>
        </w:rPr>
        <w:tab/>
        <w:t xml:space="preserve"> </w:t>
      </w:r>
    </w:p>
    <w:p w14:paraId="0C53DCB4" w14:textId="77777777" w:rsidR="003F3EDE" w:rsidRPr="00691778" w:rsidRDefault="003F3EDE" w:rsidP="003F3EDE">
      <w:pPr>
        <w:pStyle w:val="PargrafodaLista"/>
        <w:widowControl w:val="0"/>
        <w:numPr>
          <w:ilvl w:val="0"/>
          <w:numId w:val="34"/>
        </w:numPr>
        <w:spacing w:after="240" w:line="276" w:lineRule="auto"/>
        <w:ind w:right="795"/>
        <w:contextualSpacing w:val="0"/>
        <w:jc w:val="both"/>
        <w:rPr>
          <w:rFonts w:ascii="Arial" w:hAnsi="Arial" w:cs="Arial"/>
          <w:sz w:val="24"/>
          <w:szCs w:val="24"/>
          <w:rPrChange w:id="2319"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320" w:author="Adelino Naquarta Sepalanga Domingos" w:date="2025-03-05T08:49:00Z" w16du:dateUtc="2025-03-05T07:49:00Z">
            <w:rPr>
              <w:rFonts w:ascii="Times New Roman" w:hAnsi="Times New Roman" w:cs="Times New Roman"/>
              <w:sz w:val="24"/>
              <w:szCs w:val="24"/>
            </w:rPr>
          </w:rPrChange>
        </w:rPr>
        <w:t>4.1 - Documentos de venda</w:t>
      </w:r>
      <w:r w:rsidRPr="00691778">
        <w:rPr>
          <w:rFonts w:ascii="Arial" w:hAnsi="Arial" w:cs="Arial"/>
          <w:sz w:val="24"/>
          <w:szCs w:val="24"/>
          <w:rPrChange w:id="2321" w:author="Adelino Naquarta Sepalanga Domingos" w:date="2025-03-05T08:49:00Z" w16du:dateUtc="2025-03-05T07:49:00Z">
            <w:rPr>
              <w:rFonts w:ascii="Times New Roman" w:hAnsi="Times New Roman" w:cs="Times New Roman"/>
              <w:sz w:val="24"/>
              <w:szCs w:val="24"/>
            </w:rPr>
          </w:rPrChange>
        </w:rPr>
        <w:tab/>
      </w:r>
    </w:p>
    <w:p w14:paraId="0846A96E" w14:textId="77777777" w:rsidR="003F3EDE" w:rsidRPr="00691778" w:rsidRDefault="003F3EDE" w:rsidP="003F3EDE">
      <w:pPr>
        <w:pStyle w:val="PargrafodaLista"/>
        <w:widowControl w:val="0"/>
        <w:numPr>
          <w:ilvl w:val="0"/>
          <w:numId w:val="34"/>
        </w:numPr>
        <w:spacing w:after="240" w:line="276" w:lineRule="auto"/>
        <w:ind w:right="795"/>
        <w:contextualSpacing w:val="0"/>
        <w:jc w:val="both"/>
        <w:rPr>
          <w:rFonts w:ascii="Arial" w:hAnsi="Arial" w:cs="Arial"/>
          <w:sz w:val="24"/>
          <w:szCs w:val="24"/>
          <w:rPrChange w:id="2322"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323" w:author="Adelino Naquarta Sepalanga Domingos" w:date="2025-03-05T08:49:00Z" w16du:dateUtc="2025-03-05T07:49:00Z">
            <w:rPr>
              <w:rFonts w:ascii="Times New Roman" w:hAnsi="Times New Roman" w:cs="Times New Roman"/>
              <w:sz w:val="24"/>
              <w:szCs w:val="24"/>
            </w:rPr>
          </w:rPrChange>
        </w:rPr>
        <w:t>4.2 - Documentos de movimentação de mercadorias</w:t>
      </w:r>
      <w:r w:rsidRPr="00691778">
        <w:rPr>
          <w:rFonts w:ascii="Arial" w:hAnsi="Arial" w:cs="Arial"/>
          <w:sz w:val="24"/>
          <w:szCs w:val="24"/>
          <w:rPrChange w:id="2324" w:author="Adelino Naquarta Sepalanga Domingos" w:date="2025-03-05T08:49:00Z" w16du:dateUtc="2025-03-05T07:49:00Z">
            <w:rPr>
              <w:rFonts w:ascii="Times New Roman" w:hAnsi="Times New Roman" w:cs="Times New Roman"/>
              <w:sz w:val="24"/>
              <w:szCs w:val="24"/>
            </w:rPr>
          </w:rPrChange>
        </w:rPr>
        <w:tab/>
      </w:r>
    </w:p>
    <w:p w14:paraId="19DE91BE" w14:textId="77777777" w:rsidR="003F3EDE" w:rsidRPr="00691778" w:rsidRDefault="003F3EDE" w:rsidP="003F3EDE">
      <w:pPr>
        <w:pStyle w:val="PargrafodaLista"/>
        <w:widowControl w:val="0"/>
        <w:numPr>
          <w:ilvl w:val="0"/>
          <w:numId w:val="34"/>
        </w:numPr>
        <w:spacing w:after="240" w:line="276" w:lineRule="auto"/>
        <w:ind w:right="795"/>
        <w:contextualSpacing w:val="0"/>
        <w:jc w:val="both"/>
        <w:rPr>
          <w:rFonts w:ascii="Arial" w:hAnsi="Arial" w:cs="Arial"/>
          <w:sz w:val="24"/>
          <w:szCs w:val="24"/>
          <w:rPrChange w:id="2325"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326" w:author="Adelino Naquarta Sepalanga Domingos" w:date="2025-03-05T08:49:00Z" w16du:dateUtc="2025-03-05T07:49:00Z">
            <w:rPr>
              <w:rFonts w:ascii="Times New Roman" w:hAnsi="Times New Roman" w:cs="Times New Roman"/>
              <w:sz w:val="24"/>
              <w:szCs w:val="24"/>
            </w:rPr>
          </w:rPrChange>
        </w:rPr>
        <w:t>4.3 - Documentos de conferência de entrega de mercadorias ou da prestação de serviço</w:t>
      </w:r>
    </w:p>
    <w:p w14:paraId="0A89E305" w14:textId="77777777" w:rsidR="003F3EDE" w:rsidRPr="00691778" w:rsidRDefault="003F3EDE" w:rsidP="003F3EDE">
      <w:pPr>
        <w:pStyle w:val="PargrafodaLista"/>
        <w:widowControl w:val="0"/>
        <w:numPr>
          <w:ilvl w:val="0"/>
          <w:numId w:val="34"/>
        </w:numPr>
        <w:spacing w:after="240" w:line="276" w:lineRule="auto"/>
        <w:ind w:right="795"/>
        <w:contextualSpacing w:val="0"/>
        <w:jc w:val="both"/>
        <w:rPr>
          <w:rFonts w:ascii="Arial" w:hAnsi="Arial" w:cs="Arial"/>
          <w:sz w:val="24"/>
          <w:szCs w:val="24"/>
          <w:rPrChange w:id="2327"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328" w:author="Adelino Naquarta Sepalanga Domingos" w:date="2025-03-05T08:49:00Z" w16du:dateUtc="2025-03-05T07:49:00Z">
            <w:rPr>
              <w:rFonts w:ascii="Times New Roman" w:hAnsi="Times New Roman" w:cs="Times New Roman"/>
              <w:sz w:val="24"/>
              <w:szCs w:val="24"/>
            </w:rPr>
          </w:rPrChange>
        </w:rPr>
        <w:t>4.4 - Documentos de recibos emitidos</w:t>
      </w:r>
    </w:p>
    <w:p w14:paraId="66D6E4BF" w14:textId="77777777" w:rsidR="003F3EDE" w:rsidRPr="00691778" w:rsidRDefault="003F3EDE" w:rsidP="003F3EDE">
      <w:pPr>
        <w:spacing w:after="240" w:line="276" w:lineRule="auto"/>
        <w:ind w:right="795"/>
        <w:jc w:val="both"/>
        <w:rPr>
          <w:rFonts w:ascii="Arial" w:hAnsi="Arial" w:cs="Arial"/>
          <w:sz w:val="24"/>
          <w:szCs w:val="24"/>
          <w:rPrChange w:id="2329"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330" w:author="Adelino Naquarta Sepalanga Domingos" w:date="2025-03-05T08:49:00Z" w16du:dateUtc="2025-03-05T07:49:00Z">
            <w:rPr>
              <w:rFonts w:ascii="Times New Roman" w:hAnsi="Times New Roman" w:cs="Times New Roman"/>
              <w:sz w:val="24"/>
              <w:szCs w:val="24"/>
            </w:rPr>
          </w:rPrChange>
        </w:rPr>
        <w:t xml:space="preserve"> “C” -Contabilidade:</w:t>
      </w:r>
    </w:p>
    <w:p w14:paraId="5D125A7D" w14:textId="77777777" w:rsidR="003F3EDE" w:rsidRPr="00691778" w:rsidRDefault="003F3EDE" w:rsidP="003F3EDE">
      <w:pPr>
        <w:pStyle w:val="PargrafodaLista"/>
        <w:widowControl w:val="0"/>
        <w:numPr>
          <w:ilvl w:val="0"/>
          <w:numId w:val="35"/>
        </w:numPr>
        <w:spacing w:after="240" w:line="276" w:lineRule="auto"/>
        <w:ind w:right="795"/>
        <w:contextualSpacing w:val="0"/>
        <w:jc w:val="both"/>
        <w:rPr>
          <w:rFonts w:ascii="Arial" w:hAnsi="Arial" w:cs="Arial"/>
          <w:sz w:val="24"/>
          <w:szCs w:val="24"/>
          <w:rPrChange w:id="2331"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332" w:author="Adelino Naquarta Sepalanga Domingos" w:date="2025-03-05T08:49:00Z" w16du:dateUtc="2025-03-05T07:49:00Z">
            <w:rPr>
              <w:rFonts w:ascii="Times New Roman" w:hAnsi="Times New Roman" w:cs="Times New Roman"/>
              <w:sz w:val="24"/>
              <w:szCs w:val="24"/>
            </w:rPr>
          </w:rPrChange>
        </w:rPr>
        <w:t>1 – Cabeçalho (Informações gerais)</w:t>
      </w:r>
    </w:p>
    <w:p w14:paraId="242644DA" w14:textId="77777777" w:rsidR="003F3EDE" w:rsidRPr="00691778" w:rsidRDefault="003F3EDE" w:rsidP="003F3EDE">
      <w:pPr>
        <w:pStyle w:val="PargrafodaLista"/>
        <w:widowControl w:val="0"/>
        <w:numPr>
          <w:ilvl w:val="0"/>
          <w:numId w:val="35"/>
        </w:numPr>
        <w:spacing w:after="240" w:line="276" w:lineRule="auto"/>
        <w:ind w:right="795"/>
        <w:contextualSpacing w:val="0"/>
        <w:jc w:val="both"/>
        <w:rPr>
          <w:rFonts w:ascii="Arial" w:hAnsi="Arial" w:cs="Arial"/>
          <w:sz w:val="24"/>
          <w:szCs w:val="24"/>
          <w:rPrChange w:id="2333"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334" w:author="Adelino Naquarta Sepalanga Domingos" w:date="2025-03-05T08:49:00Z" w16du:dateUtc="2025-03-05T07:49:00Z">
            <w:rPr>
              <w:rFonts w:ascii="Times New Roman" w:hAnsi="Times New Roman" w:cs="Times New Roman"/>
              <w:sz w:val="24"/>
              <w:szCs w:val="24"/>
            </w:rPr>
          </w:rPrChange>
        </w:rPr>
        <w:t>2 – Tabelas Mestres</w:t>
      </w:r>
      <w:r w:rsidRPr="00691778">
        <w:rPr>
          <w:rFonts w:ascii="Arial" w:hAnsi="Arial" w:cs="Arial"/>
          <w:sz w:val="24"/>
          <w:szCs w:val="24"/>
          <w:rPrChange w:id="2335" w:author="Adelino Naquarta Sepalanga Domingos" w:date="2025-03-05T08:49:00Z" w16du:dateUtc="2025-03-05T07:49:00Z">
            <w:rPr>
              <w:rFonts w:ascii="Times New Roman" w:hAnsi="Times New Roman" w:cs="Times New Roman"/>
              <w:sz w:val="24"/>
              <w:szCs w:val="24"/>
            </w:rPr>
          </w:rPrChange>
        </w:rPr>
        <w:tab/>
      </w:r>
    </w:p>
    <w:p w14:paraId="6B2C380F" w14:textId="77777777" w:rsidR="003F3EDE" w:rsidRPr="00691778" w:rsidRDefault="003F3EDE" w:rsidP="003F3EDE">
      <w:pPr>
        <w:pStyle w:val="PargrafodaLista"/>
        <w:widowControl w:val="0"/>
        <w:numPr>
          <w:ilvl w:val="0"/>
          <w:numId w:val="35"/>
        </w:numPr>
        <w:spacing w:after="240" w:line="276" w:lineRule="auto"/>
        <w:ind w:right="795"/>
        <w:contextualSpacing w:val="0"/>
        <w:jc w:val="both"/>
        <w:rPr>
          <w:rFonts w:ascii="Arial" w:hAnsi="Arial" w:cs="Arial"/>
          <w:sz w:val="24"/>
          <w:szCs w:val="24"/>
          <w:rPrChange w:id="2336"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337" w:author="Adelino Naquarta Sepalanga Domingos" w:date="2025-03-05T08:49:00Z" w16du:dateUtc="2025-03-05T07:49:00Z">
            <w:rPr>
              <w:rFonts w:ascii="Times New Roman" w:hAnsi="Times New Roman" w:cs="Times New Roman"/>
              <w:sz w:val="24"/>
              <w:szCs w:val="24"/>
            </w:rPr>
          </w:rPrChange>
        </w:rPr>
        <w:t>2.1 – Código de Contas</w:t>
      </w:r>
      <w:r w:rsidRPr="00691778">
        <w:rPr>
          <w:rFonts w:ascii="Arial" w:hAnsi="Arial" w:cs="Arial"/>
          <w:sz w:val="24"/>
          <w:szCs w:val="24"/>
          <w:rPrChange w:id="2338" w:author="Adelino Naquarta Sepalanga Domingos" w:date="2025-03-05T08:49:00Z" w16du:dateUtc="2025-03-05T07:49:00Z">
            <w:rPr>
              <w:rFonts w:ascii="Times New Roman" w:hAnsi="Times New Roman" w:cs="Times New Roman"/>
              <w:sz w:val="24"/>
              <w:szCs w:val="24"/>
            </w:rPr>
          </w:rPrChange>
        </w:rPr>
        <w:tab/>
      </w:r>
    </w:p>
    <w:p w14:paraId="1A6F81A0" w14:textId="77777777" w:rsidR="003F3EDE" w:rsidRPr="00691778" w:rsidRDefault="003F3EDE" w:rsidP="003F3EDE">
      <w:pPr>
        <w:pStyle w:val="PargrafodaLista"/>
        <w:widowControl w:val="0"/>
        <w:numPr>
          <w:ilvl w:val="0"/>
          <w:numId w:val="35"/>
        </w:numPr>
        <w:spacing w:after="240" w:line="276" w:lineRule="auto"/>
        <w:ind w:right="795"/>
        <w:contextualSpacing w:val="0"/>
        <w:jc w:val="both"/>
        <w:rPr>
          <w:rFonts w:ascii="Arial" w:hAnsi="Arial" w:cs="Arial"/>
          <w:sz w:val="24"/>
          <w:szCs w:val="24"/>
          <w:rPrChange w:id="2339"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340" w:author="Adelino Naquarta Sepalanga Domingos" w:date="2025-03-05T08:49:00Z" w16du:dateUtc="2025-03-05T07:49:00Z">
            <w:rPr>
              <w:rFonts w:ascii="Times New Roman" w:hAnsi="Times New Roman" w:cs="Times New Roman"/>
              <w:sz w:val="24"/>
              <w:szCs w:val="24"/>
            </w:rPr>
          </w:rPrChange>
        </w:rPr>
        <w:t>2.2 – Clientes</w:t>
      </w:r>
      <w:r w:rsidRPr="00691778">
        <w:rPr>
          <w:rFonts w:ascii="Arial" w:hAnsi="Arial" w:cs="Arial"/>
          <w:sz w:val="24"/>
          <w:szCs w:val="24"/>
          <w:rPrChange w:id="2341" w:author="Adelino Naquarta Sepalanga Domingos" w:date="2025-03-05T08:49:00Z" w16du:dateUtc="2025-03-05T07:49:00Z">
            <w:rPr>
              <w:rFonts w:ascii="Times New Roman" w:hAnsi="Times New Roman" w:cs="Times New Roman"/>
              <w:sz w:val="24"/>
              <w:szCs w:val="24"/>
            </w:rPr>
          </w:rPrChange>
        </w:rPr>
        <w:tab/>
      </w:r>
    </w:p>
    <w:p w14:paraId="42CC9970" w14:textId="77777777" w:rsidR="003F3EDE" w:rsidRPr="00691778" w:rsidRDefault="003F3EDE" w:rsidP="003F3EDE">
      <w:pPr>
        <w:pStyle w:val="PargrafodaLista"/>
        <w:widowControl w:val="0"/>
        <w:numPr>
          <w:ilvl w:val="0"/>
          <w:numId w:val="35"/>
        </w:numPr>
        <w:spacing w:after="240" w:line="276" w:lineRule="auto"/>
        <w:ind w:right="795"/>
        <w:contextualSpacing w:val="0"/>
        <w:jc w:val="both"/>
        <w:rPr>
          <w:rFonts w:ascii="Arial" w:hAnsi="Arial" w:cs="Arial"/>
          <w:sz w:val="24"/>
          <w:szCs w:val="24"/>
          <w:rPrChange w:id="2342"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343" w:author="Adelino Naquarta Sepalanga Domingos" w:date="2025-03-05T08:49:00Z" w16du:dateUtc="2025-03-05T07:49:00Z">
            <w:rPr>
              <w:rFonts w:ascii="Times New Roman" w:hAnsi="Times New Roman" w:cs="Times New Roman"/>
              <w:sz w:val="24"/>
              <w:szCs w:val="24"/>
            </w:rPr>
          </w:rPrChange>
        </w:rPr>
        <w:t>2.3 – Fornecedores</w:t>
      </w:r>
      <w:r w:rsidRPr="00691778">
        <w:rPr>
          <w:rFonts w:ascii="Arial" w:hAnsi="Arial" w:cs="Arial"/>
          <w:sz w:val="24"/>
          <w:szCs w:val="24"/>
          <w:rPrChange w:id="2344" w:author="Adelino Naquarta Sepalanga Domingos" w:date="2025-03-05T08:49:00Z" w16du:dateUtc="2025-03-05T07:49:00Z">
            <w:rPr>
              <w:rFonts w:ascii="Times New Roman" w:hAnsi="Times New Roman" w:cs="Times New Roman"/>
              <w:sz w:val="24"/>
              <w:szCs w:val="24"/>
            </w:rPr>
          </w:rPrChange>
        </w:rPr>
        <w:tab/>
      </w:r>
    </w:p>
    <w:p w14:paraId="3E272E03" w14:textId="77777777" w:rsidR="003F3EDE" w:rsidRPr="00691778" w:rsidRDefault="003F3EDE" w:rsidP="003F3EDE">
      <w:pPr>
        <w:pStyle w:val="PargrafodaLista"/>
        <w:widowControl w:val="0"/>
        <w:numPr>
          <w:ilvl w:val="0"/>
          <w:numId w:val="35"/>
        </w:numPr>
        <w:spacing w:after="240" w:line="276" w:lineRule="auto"/>
        <w:ind w:right="795"/>
        <w:contextualSpacing w:val="0"/>
        <w:jc w:val="both"/>
        <w:rPr>
          <w:rFonts w:ascii="Arial" w:hAnsi="Arial" w:cs="Arial"/>
          <w:sz w:val="24"/>
          <w:szCs w:val="24"/>
          <w:rPrChange w:id="2345"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346" w:author="Adelino Naquarta Sepalanga Domingos" w:date="2025-03-05T08:49:00Z" w16du:dateUtc="2025-03-05T07:49:00Z">
            <w:rPr>
              <w:rFonts w:ascii="Times New Roman" w:hAnsi="Times New Roman" w:cs="Times New Roman"/>
              <w:sz w:val="24"/>
              <w:szCs w:val="24"/>
            </w:rPr>
          </w:rPrChange>
        </w:rPr>
        <w:t>2.5 – Impostos</w:t>
      </w:r>
      <w:r w:rsidRPr="00691778">
        <w:rPr>
          <w:rFonts w:ascii="Arial" w:hAnsi="Arial" w:cs="Arial"/>
          <w:sz w:val="24"/>
          <w:szCs w:val="24"/>
          <w:rPrChange w:id="2347" w:author="Adelino Naquarta Sepalanga Domingos" w:date="2025-03-05T08:49:00Z" w16du:dateUtc="2025-03-05T07:49:00Z">
            <w:rPr>
              <w:rFonts w:ascii="Times New Roman" w:hAnsi="Times New Roman" w:cs="Times New Roman"/>
              <w:sz w:val="24"/>
              <w:szCs w:val="24"/>
            </w:rPr>
          </w:rPrChange>
        </w:rPr>
        <w:tab/>
      </w:r>
    </w:p>
    <w:p w14:paraId="001CF825" w14:textId="77777777" w:rsidR="003F3EDE" w:rsidRPr="00691778" w:rsidRDefault="003F3EDE" w:rsidP="003F3EDE">
      <w:pPr>
        <w:pStyle w:val="PargrafodaLista"/>
        <w:widowControl w:val="0"/>
        <w:numPr>
          <w:ilvl w:val="0"/>
          <w:numId w:val="35"/>
        </w:numPr>
        <w:spacing w:after="240" w:line="276" w:lineRule="auto"/>
        <w:ind w:right="795"/>
        <w:contextualSpacing w:val="0"/>
        <w:jc w:val="both"/>
        <w:rPr>
          <w:rFonts w:ascii="Arial" w:hAnsi="Arial" w:cs="Arial"/>
          <w:sz w:val="24"/>
          <w:szCs w:val="24"/>
          <w:rPrChange w:id="2348"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349" w:author="Adelino Naquarta Sepalanga Domingos" w:date="2025-03-05T08:49:00Z" w16du:dateUtc="2025-03-05T07:49:00Z">
            <w:rPr>
              <w:rFonts w:ascii="Times New Roman" w:hAnsi="Times New Roman" w:cs="Times New Roman"/>
              <w:sz w:val="24"/>
              <w:szCs w:val="24"/>
            </w:rPr>
          </w:rPrChange>
        </w:rPr>
        <w:t>3 – Movimentos Contabilísticos</w:t>
      </w:r>
      <w:r w:rsidRPr="00691778">
        <w:rPr>
          <w:rFonts w:ascii="Arial" w:hAnsi="Arial" w:cs="Arial"/>
          <w:sz w:val="24"/>
          <w:szCs w:val="24"/>
          <w:rPrChange w:id="2350" w:author="Adelino Naquarta Sepalanga Domingos" w:date="2025-03-05T08:49:00Z" w16du:dateUtc="2025-03-05T07:49:00Z">
            <w:rPr>
              <w:rFonts w:ascii="Times New Roman" w:hAnsi="Times New Roman" w:cs="Times New Roman"/>
              <w:sz w:val="24"/>
              <w:szCs w:val="24"/>
            </w:rPr>
          </w:rPrChange>
        </w:rPr>
        <w:tab/>
      </w:r>
    </w:p>
    <w:p w14:paraId="726848C1" w14:textId="77777777" w:rsidR="003F3EDE" w:rsidRPr="00691778" w:rsidRDefault="003F3EDE" w:rsidP="003F3EDE">
      <w:pPr>
        <w:spacing w:after="240" w:line="276" w:lineRule="auto"/>
        <w:ind w:right="795"/>
        <w:jc w:val="both"/>
        <w:rPr>
          <w:rFonts w:ascii="Arial" w:hAnsi="Arial" w:cs="Arial"/>
          <w:sz w:val="24"/>
          <w:szCs w:val="24"/>
          <w:rPrChange w:id="2351"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352" w:author="Adelino Naquarta Sepalanga Domingos" w:date="2025-03-05T08:49:00Z" w16du:dateUtc="2025-03-05T07:49:00Z">
            <w:rPr>
              <w:rFonts w:ascii="Times New Roman" w:hAnsi="Times New Roman" w:cs="Times New Roman"/>
              <w:sz w:val="24"/>
              <w:szCs w:val="24"/>
            </w:rPr>
          </w:rPrChange>
        </w:rPr>
        <w:t>“F” -Facturação:</w:t>
      </w:r>
    </w:p>
    <w:p w14:paraId="25BBFF7D" w14:textId="77777777" w:rsidR="003F3EDE" w:rsidRPr="00691778" w:rsidRDefault="003F3EDE" w:rsidP="003F3EDE">
      <w:pPr>
        <w:pStyle w:val="PargrafodaLista"/>
        <w:widowControl w:val="0"/>
        <w:numPr>
          <w:ilvl w:val="0"/>
          <w:numId w:val="36"/>
        </w:numPr>
        <w:spacing w:after="240" w:line="276" w:lineRule="auto"/>
        <w:ind w:right="795"/>
        <w:contextualSpacing w:val="0"/>
        <w:jc w:val="both"/>
        <w:rPr>
          <w:rFonts w:ascii="Arial" w:hAnsi="Arial" w:cs="Arial"/>
          <w:sz w:val="24"/>
          <w:szCs w:val="24"/>
          <w:rPrChange w:id="2353"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354" w:author="Adelino Naquarta Sepalanga Domingos" w:date="2025-03-05T08:49:00Z" w16du:dateUtc="2025-03-05T07:49:00Z">
            <w:rPr>
              <w:rFonts w:ascii="Times New Roman" w:hAnsi="Times New Roman" w:cs="Times New Roman"/>
              <w:sz w:val="24"/>
              <w:szCs w:val="24"/>
            </w:rPr>
          </w:rPrChange>
        </w:rPr>
        <w:t>1 – Cabeçalho (Informações gerais)</w:t>
      </w:r>
    </w:p>
    <w:p w14:paraId="38452B83" w14:textId="77777777" w:rsidR="003F3EDE" w:rsidRPr="00691778" w:rsidRDefault="003F3EDE" w:rsidP="003F3EDE">
      <w:pPr>
        <w:pStyle w:val="PargrafodaLista"/>
        <w:widowControl w:val="0"/>
        <w:numPr>
          <w:ilvl w:val="0"/>
          <w:numId w:val="36"/>
        </w:numPr>
        <w:spacing w:after="240" w:line="276" w:lineRule="auto"/>
        <w:ind w:right="795"/>
        <w:contextualSpacing w:val="0"/>
        <w:jc w:val="both"/>
        <w:rPr>
          <w:rFonts w:ascii="Arial" w:hAnsi="Arial" w:cs="Arial"/>
          <w:sz w:val="24"/>
          <w:szCs w:val="24"/>
          <w:rPrChange w:id="2355"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356" w:author="Adelino Naquarta Sepalanga Domingos" w:date="2025-03-05T08:49:00Z" w16du:dateUtc="2025-03-05T07:49:00Z">
            <w:rPr>
              <w:rFonts w:ascii="Times New Roman" w:hAnsi="Times New Roman" w:cs="Times New Roman"/>
              <w:sz w:val="24"/>
              <w:szCs w:val="24"/>
            </w:rPr>
          </w:rPrChange>
        </w:rPr>
        <w:t>2 – Tabelas Mestres</w:t>
      </w:r>
      <w:r w:rsidRPr="00691778">
        <w:rPr>
          <w:rFonts w:ascii="Arial" w:hAnsi="Arial" w:cs="Arial"/>
          <w:sz w:val="24"/>
          <w:szCs w:val="24"/>
          <w:rPrChange w:id="2357" w:author="Adelino Naquarta Sepalanga Domingos" w:date="2025-03-05T08:49:00Z" w16du:dateUtc="2025-03-05T07:49:00Z">
            <w:rPr>
              <w:rFonts w:ascii="Times New Roman" w:hAnsi="Times New Roman" w:cs="Times New Roman"/>
              <w:sz w:val="24"/>
              <w:szCs w:val="24"/>
            </w:rPr>
          </w:rPrChange>
        </w:rPr>
        <w:tab/>
      </w:r>
    </w:p>
    <w:p w14:paraId="50A316E8" w14:textId="77777777" w:rsidR="003F3EDE" w:rsidRPr="00691778" w:rsidRDefault="003F3EDE" w:rsidP="003F3EDE">
      <w:pPr>
        <w:pStyle w:val="PargrafodaLista"/>
        <w:widowControl w:val="0"/>
        <w:numPr>
          <w:ilvl w:val="0"/>
          <w:numId w:val="36"/>
        </w:numPr>
        <w:spacing w:after="240" w:line="276" w:lineRule="auto"/>
        <w:ind w:right="795"/>
        <w:contextualSpacing w:val="0"/>
        <w:jc w:val="both"/>
        <w:rPr>
          <w:rFonts w:ascii="Arial" w:hAnsi="Arial" w:cs="Arial"/>
          <w:sz w:val="24"/>
          <w:szCs w:val="24"/>
          <w:rPrChange w:id="2358"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359" w:author="Adelino Naquarta Sepalanga Domingos" w:date="2025-03-05T08:49:00Z" w16du:dateUtc="2025-03-05T07:49:00Z">
            <w:rPr>
              <w:rFonts w:ascii="Times New Roman" w:hAnsi="Times New Roman" w:cs="Times New Roman"/>
              <w:sz w:val="24"/>
              <w:szCs w:val="24"/>
            </w:rPr>
          </w:rPrChange>
        </w:rPr>
        <w:t>2.2 – Clientes</w:t>
      </w:r>
      <w:r w:rsidRPr="00691778">
        <w:rPr>
          <w:rFonts w:ascii="Arial" w:hAnsi="Arial" w:cs="Arial"/>
          <w:sz w:val="24"/>
          <w:szCs w:val="24"/>
          <w:rPrChange w:id="2360" w:author="Adelino Naquarta Sepalanga Domingos" w:date="2025-03-05T08:49:00Z" w16du:dateUtc="2025-03-05T07:49:00Z">
            <w:rPr>
              <w:rFonts w:ascii="Times New Roman" w:hAnsi="Times New Roman" w:cs="Times New Roman"/>
              <w:sz w:val="24"/>
              <w:szCs w:val="24"/>
            </w:rPr>
          </w:rPrChange>
        </w:rPr>
        <w:tab/>
      </w:r>
    </w:p>
    <w:p w14:paraId="1BB2A5B7" w14:textId="77777777" w:rsidR="003F3EDE" w:rsidRPr="00691778" w:rsidRDefault="003F3EDE" w:rsidP="003F3EDE">
      <w:pPr>
        <w:pStyle w:val="PargrafodaLista"/>
        <w:widowControl w:val="0"/>
        <w:numPr>
          <w:ilvl w:val="0"/>
          <w:numId w:val="36"/>
        </w:numPr>
        <w:spacing w:after="240" w:line="276" w:lineRule="auto"/>
        <w:ind w:right="795"/>
        <w:contextualSpacing w:val="0"/>
        <w:jc w:val="both"/>
        <w:rPr>
          <w:rFonts w:ascii="Arial" w:hAnsi="Arial" w:cs="Arial"/>
          <w:sz w:val="24"/>
          <w:szCs w:val="24"/>
          <w:rPrChange w:id="2361"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362" w:author="Adelino Naquarta Sepalanga Domingos" w:date="2025-03-05T08:49:00Z" w16du:dateUtc="2025-03-05T07:49:00Z">
            <w:rPr>
              <w:rFonts w:ascii="Times New Roman" w:hAnsi="Times New Roman" w:cs="Times New Roman"/>
              <w:sz w:val="24"/>
              <w:szCs w:val="24"/>
            </w:rPr>
          </w:rPrChange>
        </w:rPr>
        <w:t>2.4 – Produtos/Serviços</w:t>
      </w:r>
      <w:r w:rsidRPr="00691778">
        <w:rPr>
          <w:rFonts w:ascii="Arial" w:hAnsi="Arial" w:cs="Arial"/>
          <w:sz w:val="24"/>
          <w:szCs w:val="24"/>
          <w:rPrChange w:id="2363" w:author="Adelino Naquarta Sepalanga Domingos" w:date="2025-03-05T08:49:00Z" w16du:dateUtc="2025-03-05T07:49:00Z">
            <w:rPr>
              <w:rFonts w:ascii="Times New Roman" w:hAnsi="Times New Roman" w:cs="Times New Roman"/>
              <w:sz w:val="24"/>
              <w:szCs w:val="24"/>
            </w:rPr>
          </w:rPrChange>
        </w:rPr>
        <w:tab/>
      </w:r>
    </w:p>
    <w:p w14:paraId="2F8C1262" w14:textId="77777777" w:rsidR="003F3EDE" w:rsidRPr="00691778" w:rsidRDefault="003F3EDE" w:rsidP="003F3EDE">
      <w:pPr>
        <w:pStyle w:val="PargrafodaLista"/>
        <w:widowControl w:val="0"/>
        <w:numPr>
          <w:ilvl w:val="0"/>
          <w:numId w:val="36"/>
        </w:numPr>
        <w:spacing w:after="240" w:line="276" w:lineRule="auto"/>
        <w:ind w:right="795"/>
        <w:contextualSpacing w:val="0"/>
        <w:jc w:val="both"/>
        <w:rPr>
          <w:rFonts w:ascii="Arial" w:hAnsi="Arial" w:cs="Arial"/>
          <w:sz w:val="24"/>
          <w:szCs w:val="24"/>
          <w:rPrChange w:id="2364"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365" w:author="Adelino Naquarta Sepalanga Domingos" w:date="2025-03-05T08:49:00Z" w16du:dateUtc="2025-03-05T07:49:00Z">
            <w:rPr>
              <w:rFonts w:ascii="Times New Roman" w:hAnsi="Times New Roman" w:cs="Times New Roman"/>
              <w:sz w:val="24"/>
              <w:szCs w:val="24"/>
            </w:rPr>
          </w:rPrChange>
        </w:rPr>
        <w:t>2.5 - Impostos</w:t>
      </w:r>
      <w:r w:rsidRPr="00691778">
        <w:rPr>
          <w:rFonts w:ascii="Arial" w:hAnsi="Arial" w:cs="Arial"/>
          <w:sz w:val="24"/>
          <w:szCs w:val="24"/>
          <w:rPrChange w:id="2366" w:author="Adelino Naquarta Sepalanga Domingos" w:date="2025-03-05T08:49:00Z" w16du:dateUtc="2025-03-05T07:49:00Z">
            <w:rPr>
              <w:rFonts w:ascii="Times New Roman" w:hAnsi="Times New Roman" w:cs="Times New Roman"/>
              <w:sz w:val="24"/>
              <w:szCs w:val="24"/>
            </w:rPr>
          </w:rPrChange>
        </w:rPr>
        <w:tab/>
      </w:r>
    </w:p>
    <w:p w14:paraId="2BA9F638" w14:textId="77777777" w:rsidR="003F3EDE" w:rsidRPr="00691778" w:rsidRDefault="003F3EDE" w:rsidP="003F3EDE">
      <w:pPr>
        <w:pStyle w:val="PargrafodaLista"/>
        <w:widowControl w:val="0"/>
        <w:numPr>
          <w:ilvl w:val="0"/>
          <w:numId w:val="36"/>
        </w:numPr>
        <w:spacing w:after="240" w:line="276" w:lineRule="auto"/>
        <w:ind w:right="795"/>
        <w:contextualSpacing w:val="0"/>
        <w:jc w:val="both"/>
        <w:rPr>
          <w:rFonts w:ascii="Arial" w:hAnsi="Arial" w:cs="Arial"/>
          <w:sz w:val="24"/>
          <w:szCs w:val="24"/>
          <w:rPrChange w:id="2367"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368" w:author="Adelino Naquarta Sepalanga Domingos" w:date="2025-03-05T08:49:00Z" w16du:dateUtc="2025-03-05T07:49:00Z">
            <w:rPr>
              <w:rFonts w:ascii="Times New Roman" w:hAnsi="Times New Roman" w:cs="Times New Roman"/>
              <w:sz w:val="24"/>
              <w:szCs w:val="24"/>
            </w:rPr>
          </w:rPrChange>
        </w:rPr>
        <w:t>4 - Documentos Comerciais</w:t>
      </w:r>
      <w:r w:rsidRPr="00691778">
        <w:rPr>
          <w:rFonts w:ascii="Arial" w:hAnsi="Arial" w:cs="Arial"/>
          <w:sz w:val="24"/>
          <w:szCs w:val="24"/>
          <w:rPrChange w:id="2369" w:author="Adelino Naquarta Sepalanga Domingos" w:date="2025-03-05T08:49:00Z" w16du:dateUtc="2025-03-05T07:49:00Z">
            <w:rPr>
              <w:rFonts w:ascii="Times New Roman" w:hAnsi="Times New Roman" w:cs="Times New Roman"/>
              <w:sz w:val="24"/>
              <w:szCs w:val="24"/>
            </w:rPr>
          </w:rPrChange>
        </w:rPr>
        <w:tab/>
        <w:t xml:space="preserve"> </w:t>
      </w:r>
    </w:p>
    <w:p w14:paraId="32579A29" w14:textId="77777777" w:rsidR="003F3EDE" w:rsidRPr="00691778" w:rsidRDefault="003F3EDE" w:rsidP="003F3EDE">
      <w:pPr>
        <w:pStyle w:val="PargrafodaLista"/>
        <w:widowControl w:val="0"/>
        <w:numPr>
          <w:ilvl w:val="0"/>
          <w:numId w:val="36"/>
        </w:numPr>
        <w:spacing w:after="240" w:line="276" w:lineRule="auto"/>
        <w:ind w:right="795"/>
        <w:contextualSpacing w:val="0"/>
        <w:jc w:val="both"/>
        <w:rPr>
          <w:rFonts w:ascii="Arial" w:hAnsi="Arial" w:cs="Arial"/>
          <w:sz w:val="24"/>
          <w:szCs w:val="24"/>
          <w:rPrChange w:id="2370"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371" w:author="Adelino Naquarta Sepalanga Domingos" w:date="2025-03-05T08:49:00Z" w16du:dateUtc="2025-03-05T07:49:00Z">
            <w:rPr>
              <w:rFonts w:ascii="Times New Roman" w:hAnsi="Times New Roman" w:cs="Times New Roman"/>
              <w:sz w:val="24"/>
              <w:szCs w:val="24"/>
            </w:rPr>
          </w:rPrChange>
        </w:rPr>
        <w:t>4.1 - Documentos de venda</w:t>
      </w:r>
      <w:r w:rsidRPr="00691778">
        <w:rPr>
          <w:rFonts w:ascii="Arial" w:hAnsi="Arial" w:cs="Arial"/>
          <w:sz w:val="24"/>
          <w:szCs w:val="24"/>
          <w:rPrChange w:id="2372" w:author="Adelino Naquarta Sepalanga Domingos" w:date="2025-03-05T08:49:00Z" w16du:dateUtc="2025-03-05T07:49:00Z">
            <w:rPr>
              <w:rFonts w:ascii="Times New Roman" w:hAnsi="Times New Roman" w:cs="Times New Roman"/>
              <w:sz w:val="24"/>
              <w:szCs w:val="24"/>
            </w:rPr>
          </w:rPrChange>
        </w:rPr>
        <w:tab/>
      </w:r>
    </w:p>
    <w:p w14:paraId="65C1EC3C" w14:textId="77777777" w:rsidR="003F3EDE" w:rsidRPr="00691778" w:rsidRDefault="003F3EDE" w:rsidP="003F3EDE">
      <w:pPr>
        <w:pStyle w:val="PargrafodaLista"/>
        <w:widowControl w:val="0"/>
        <w:numPr>
          <w:ilvl w:val="0"/>
          <w:numId w:val="36"/>
        </w:numPr>
        <w:spacing w:after="240" w:line="276" w:lineRule="auto"/>
        <w:ind w:right="795"/>
        <w:contextualSpacing w:val="0"/>
        <w:jc w:val="both"/>
        <w:rPr>
          <w:rFonts w:ascii="Arial" w:hAnsi="Arial" w:cs="Arial"/>
          <w:sz w:val="24"/>
          <w:szCs w:val="24"/>
          <w:rPrChange w:id="2373"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374" w:author="Adelino Naquarta Sepalanga Domingos" w:date="2025-03-05T08:49:00Z" w16du:dateUtc="2025-03-05T07:49:00Z">
            <w:rPr>
              <w:rFonts w:ascii="Times New Roman" w:hAnsi="Times New Roman" w:cs="Times New Roman"/>
              <w:sz w:val="24"/>
              <w:szCs w:val="24"/>
            </w:rPr>
          </w:rPrChange>
        </w:rPr>
        <w:t>4.3 - Documentos de conferência de entrega de mercadorias ou da prestação de serviço</w:t>
      </w:r>
    </w:p>
    <w:p w14:paraId="5B90B5BA" w14:textId="77777777" w:rsidR="003F3EDE" w:rsidRPr="00691778" w:rsidRDefault="003F3EDE" w:rsidP="003F3EDE">
      <w:pPr>
        <w:pStyle w:val="PargrafodaLista"/>
        <w:widowControl w:val="0"/>
        <w:numPr>
          <w:ilvl w:val="0"/>
          <w:numId w:val="36"/>
        </w:numPr>
        <w:spacing w:after="240" w:line="276" w:lineRule="auto"/>
        <w:ind w:right="795"/>
        <w:contextualSpacing w:val="0"/>
        <w:jc w:val="both"/>
        <w:rPr>
          <w:rFonts w:ascii="Arial" w:hAnsi="Arial" w:cs="Arial"/>
          <w:sz w:val="24"/>
          <w:szCs w:val="24"/>
          <w:rPrChange w:id="2375"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376" w:author="Adelino Naquarta Sepalanga Domingos" w:date="2025-03-05T08:49:00Z" w16du:dateUtc="2025-03-05T07:49:00Z">
            <w:rPr>
              <w:rFonts w:ascii="Times New Roman" w:hAnsi="Times New Roman" w:cs="Times New Roman"/>
              <w:sz w:val="24"/>
              <w:szCs w:val="24"/>
            </w:rPr>
          </w:rPrChange>
        </w:rPr>
        <w:t>4.4 - Documentos de recibos emitidos.</w:t>
      </w:r>
    </w:p>
    <w:p w14:paraId="59988B0B" w14:textId="77777777" w:rsidR="003F3EDE" w:rsidRPr="00691778" w:rsidRDefault="003F3EDE" w:rsidP="003F3EDE">
      <w:pPr>
        <w:spacing w:after="240" w:line="276" w:lineRule="auto"/>
        <w:ind w:right="795"/>
        <w:jc w:val="both"/>
        <w:rPr>
          <w:rFonts w:ascii="Arial" w:hAnsi="Arial" w:cs="Arial"/>
          <w:sz w:val="24"/>
          <w:szCs w:val="24"/>
          <w:rPrChange w:id="2377"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378" w:author="Adelino Naquarta Sepalanga Domingos" w:date="2025-03-05T08:49:00Z" w16du:dateUtc="2025-03-05T07:49:00Z">
            <w:rPr>
              <w:rFonts w:ascii="Times New Roman" w:hAnsi="Times New Roman" w:cs="Times New Roman"/>
              <w:sz w:val="24"/>
              <w:szCs w:val="24"/>
            </w:rPr>
          </w:rPrChange>
        </w:rPr>
        <w:t>“R” -Recibos;</w:t>
      </w:r>
    </w:p>
    <w:p w14:paraId="4C1B031B" w14:textId="77777777" w:rsidR="003F3EDE" w:rsidRPr="00691778" w:rsidRDefault="003F3EDE" w:rsidP="003F3EDE">
      <w:pPr>
        <w:numPr>
          <w:ilvl w:val="0"/>
          <w:numId w:val="36"/>
        </w:numPr>
        <w:spacing w:after="240" w:line="276" w:lineRule="auto"/>
        <w:ind w:right="795"/>
        <w:jc w:val="both"/>
        <w:rPr>
          <w:rFonts w:ascii="Arial" w:hAnsi="Arial" w:cs="Arial"/>
          <w:sz w:val="24"/>
          <w:szCs w:val="24"/>
          <w:rPrChange w:id="2379"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380" w:author="Adelino Naquarta Sepalanga Domingos" w:date="2025-03-05T08:49:00Z" w16du:dateUtc="2025-03-05T07:49:00Z">
            <w:rPr>
              <w:rFonts w:ascii="Times New Roman" w:hAnsi="Times New Roman" w:cs="Times New Roman"/>
              <w:sz w:val="24"/>
              <w:szCs w:val="24"/>
            </w:rPr>
          </w:rPrChange>
        </w:rPr>
        <w:t>1 – Cabeçalho (Informações gerais)</w:t>
      </w:r>
    </w:p>
    <w:p w14:paraId="4353020B" w14:textId="77777777" w:rsidR="003F3EDE" w:rsidRPr="00691778" w:rsidRDefault="003F3EDE" w:rsidP="003F3EDE">
      <w:pPr>
        <w:numPr>
          <w:ilvl w:val="0"/>
          <w:numId w:val="36"/>
        </w:numPr>
        <w:spacing w:after="240" w:line="276" w:lineRule="auto"/>
        <w:ind w:right="795"/>
        <w:jc w:val="both"/>
        <w:rPr>
          <w:rFonts w:ascii="Arial" w:hAnsi="Arial" w:cs="Arial"/>
          <w:sz w:val="24"/>
          <w:szCs w:val="24"/>
          <w:rPrChange w:id="2381"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382" w:author="Adelino Naquarta Sepalanga Domingos" w:date="2025-03-05T08:49:00Z" w16du:dateUtc="2025-03-05T07:49:00Z">
            <w:rPr>
              <w:rFonts w:ascii="Times New Roman" w:hAnsi="Times New Roman" w:cs="Times New Roman"/>
              <w:sz w:val="24"/>
              <w:szCs w:val="24"/>
            </w:rPr>
          </w:rPrChange>
        </w:rPr>
        <w:t xml:space="preserve">2 – Tabelas Mestres      </w:t>
      </w:r>
    </w:p>
    <w:p w14:paraId="628234AA" w14:textId="77777777" w:rsidR="003F3EDE" w:rsidRPr="00691778" w:rsidRDefault="003F3EDE" w:rsidP="003F3EDE">
      <w:pPr>
        <w:numPr>
          <w:ilvl w:val="0"/>
          <w:numId w:val="36"/>
        </w:numPr>
        <w:spacing w:after="240" w:line="276" w:lineRule="auto"/>
        <w:ind w:right="795"/>
        <w:jc w:val="both"/>
        <w:rPr>
          <w:rFonts w:ascii="Arial" w:hAnsi="Arial" w:cs="Arial"/>
          <w:sz w:val="24"/>
          <w:szCs w:val="24"/>
          <w:rPrChange w:id="2383"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384" w:author="Adelino Naquarta Sepalanga Domingos" w:date="2025-03-05T08:49:00Z" w16du:dateUtc="2025-03-05T07:49:00Z">
            <w:rPr>
              <w:rFonts w:ascii="Times New Roman" w:hAnsi="Times New Roman" w:cs="Times New Roman"/>
              <w:sz w:val="24"/>
              <w:szCs w:val="24"/>
            </w:rPr>
          </w:rPrChange>
        </w:rPr>
        <w:t xml:space="preserve">2.2 – Clientes   </w:t>
      </w:r>
    </w:p>
    <w:p w14:paraId="382B4157" w14:textId="77777777" w:rsidR="003F3EDE" w:rsidRPr="00691778" w:rsidRDefault="003F3EDE" w:rsidP="003F3EDE">
      <w:pPr>
        <w:numPr>
          <w:ilvl w:val="0"/>
          <w:numId w:val="36"/>
        </w:numPr>
        <w:spacing w:after="240" w:line="276" w:lineRule="auto"/>
        <w:ind w:right="795"/>
        <w:jc w:val="both"/>
        <w:rPr>
          <w:rFonts w:ascii="Arial" w:hAnsi="Arial" w:cs="Arial"/>
          <w:sz w:val="24"/>
          <w:szCs w:val="24"/>
          <w:rPrChange w:id="2385"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386" w:author="Adelino Naquarta Sepalanga Domingos" w:date="2025-03-05T08:49:00Z" w16du:dateUtc="2025-03-05T07:49:00Z">
            <w:rPr>
              <w:rFonts w:ascii="Times New Roman" w:hAnsi="Times New Roman" w:cs="Times New Roman"/>
              <w:sz w:val="24"/>
              <w:szCs w:val="24"/>
            </w:rPr>
          </w:rPrChange>
        </w:rPr>
        <w:t xml:space="preserve">2.5 - Impostos   </w:t>
      </w:r>
    </w:p>
    <w:p w14:paraId="6E766970" w14:textId="77777777" w:rsidR="003F3EDE" w:rsidRPr="00691778" w:rsidRDefault="003F3EDE" w:rsidP="003F3EDE">
      <w:pPr>
        <w:numPr>
          <w:ilvl w:val="0"/>
          <w:numId w:val="36"/>
        </w:numPr>
        <w:spacing w:after="240" w:line="276" w:lineRule="auto"/>
        <w:ind w:right="795"/>
        <w:jc w:val="both"/>
        <w:rPr>
          <w:rFonts w:ascii="Arial" w:hAnsi="Arial" w:cs="Arial"/>
          <w:sz w:val="24"/>
          <w:szCs w:val="24"/>
          <w:rPrChange w:id="2387"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388" w:author="Adelino Naquarta Sepalanga Domingos" w:date="2025-03-05T08:49:00Z" w16du:dateUtc="2025-03-05T07:49:00Z">
            <w:rPr>
              <w:rFonts w:ascii="Times New Roman" w:hAnsi="Times New Roman" w:cs="Times New Roman"/>
              <w:sz w:val="24"/>
              <w:szCs w:val="24"/>
            </w:rPr>
          </w:rPrChange>
        </w:rPr>
        <w:t xml:space="preserve">4 - Documentos Comerciais       </w:t>
      </w:r>
    </w:p>
    <w:p w14:paraId="4FB7EECA" w14:textId="77777777" w:rsidR="003F3EDE" w:rsidRPr="00691778" w:rsidRDefault="003F3EDE" w:rsidP="003F3EDE">
      <w:pPr>
        <w:numPr>
          <w:ilvl w:val="0"/>
          <w:numId w:val="36"/>
        </w:numPr>
        <w:spacing w:after="240" w:line="276" w:lineRule="auto"/>
        <w:ind w:right="795"/>
        <w:jc w:val="both"/>
        <w:rPr>
          <w:rFonts w:ascii="Arial" w:hAnsi="Arial" w:cs="Arial"/>
          <w:sz w:val="24"/>
          <w:szCs w:val="24"/>
          <w:rPrChange w:id="2389"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390" w:author="Adelino Naquarta Sepalanga Domingos" w:date="2025-03-05T08:49:00Z" w16du:dateUtc="2025-03-05T07:49:00Z">
            <w:rPr>
              <w:rFonts w:ascii="Times New Roman" w:hAnsi="Times New Roman" w:cs="Times New Roman"/>
              <w:sz w:val="24"/>
              <w:szCs w:val="24"/>
            </w:rPr>
          </w:rPrChange>
        </w:rPr>
        <w:t>4.4 - Documentos de recibos emitidos.</w:t>
      </w:r>
    </w:p>
    <w:p w14:paraId="5E509405" w14:textId="77777777" w:rsidR="003F3EDE" w:rsidRPr="00691778" w:rsidRDefault="003F3EDE" w:rsidP="003F3EDE">
      <w:pPr>
        <w:spacing w:after="240" w:line="276" w:lineRule="auto"/>
        <w:ind w:right="795"/>
        <w:jc w:val="both"/>
        <w:rPr>
          <w:rFonts w:ascii="Arial" w:hAnsi="Arial" w:cs="Arial"/>
          <w:sz w:val="24"/>
          <w:szCs w:val="24"/>
          <w:rPrChange w:id="2391"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392" w:author="Adelino Naquarta Sepalanga Domingos" w:date="2025-03-05T08:49:00Z" w16du:dateUtc="2025-03-05T07:49:00Z">
            <w:rPr>
              <w:rFonts w:ascii="Times New Roman" w:hAnsi="Times New Roman" w:cs="Times New Roman"/>
              <w:sz w:val="24"/>
              <w:szCs w:val="24"/>
            </w:rPr>
          </w:rPrChange>
        </w:rPr>
        <w:t>“S” – Autofacturação;</w:t>
      </w:r>
    </w:p>
    <w:p w14:paraId="544B7F72" w14:textId="77777777" w:rsidR="003F3EDE" w:rsidRPr="00691778" w:rsidRDefault="003F3EDE" w:rsidP="003F3EDE">
      <w:pPr>
        <w:numPr>
          <w:ilvl w:val="0"/>
          <w:numId w:val="36"/>
        </w:numPr>
        <w:spacing w:after="240" w:line="276" w:lineRule="auto"/>
        <w:ind w:right="795"/>
        <w:jc w:val="both"/>
        <w:rPr>
          <w:rFonts w:ascii="Arial" w:hAnsi="Arial" w:cs="Arial"/>
          <w:sz w:val="24"/>
          <w:szCs w:val="24"/>
          <w:rPrChange w:id="2393"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394" w:author="Adelino Naquarta Sepalanga Domingos" w:date="2025-03-05T08:49:00Z" w16du:dateUtc="2025-03-05T07:49:00Z">
            <w:rPr>
              <w:rFonts w:ascii="Times New Roman" w:hAnsi="Times New Roman" w:cs="Times New Roman"/>
              <w:sz w:val="24"/>
              <w:szCs w:val="24"/>
            </w:rPr>
          </w:rPrChange>
        </w:rPr>
        <w:t>1 – Cabeçalho (Informações gerais)</w:t>
      </w:r>
    </w:p>
    <w:p w14:paraId="6F652D60" w14:textId="77777777" w:rsidR="003F3EDE" w:rsidRPr="00691778" w:rsidRDefault="003F3EDE" w:rsidP="003F3EDE">
      <w:pPr>
        <w:numPr>
          <w:ilvl w:val="0"/>
          <w:numId w:val="36"/>
        </w:numPr>
        <w:spacing w:after="240" w:line="276" w:lineRule="auto"/>
        <w:ind w:right="795"/>
        <w:jc w:val="both"/>
        <w:rPr>
          <w:rFonts w:ascii="Arial" w:hAnsi="Arial" w:cs="Arial"/>
          <w:sz w:val="24"/>
          <w:szCs w:val="24"/>
          <w:rPrChange w:id="2395"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396" w:author="Adelino Naquarta Sepalanga Domingos" w:date="2025-03-05T08:49:00Z" w16du:dateUtc="2025-03-05T07:49:00Z">
            <w:rPr>
              <w:rFonts w:ascii="Times New Roman" w:hAnsi="Times New Roman" w:cs="Times New Roman"/>
              <w:sz w:val="24"/>
              <w:szCs w:val="24"/>
            </w:rPr>
          </w:rPrChange>
        </w:rPr>
        <w:t xml:space="preserve">2 – Tabelas Mestres      </w:t>
      </w:r>
    </w:p>
    <w:p w14:paraId="178AAA79" w14:textId="77777777" w:rsidR="003F3EDE" w:rsidRPr="00691778" w:rsidRDefault="003F3EDE" w:rsidP="003F3EDE">
      <w:pPr>
        <w:numPr>
          <w:ilvl w:val="0"/>
          <w:numId w:val="36"/>
        </w:numPr>
        <w:spacing w:after="240" w:line="276" w:lineRule="auto"/>
        <w:ind w:right="795"/>
        <w:jc w:val="both"/>
        <w:rPr>
          <w:rFonts w:ascii="Arial" w:hAnsi="Arial" w:cs="Arial"/>
          <w:sz w:val="24"/>
          <w:szCs w:val="24"/>
          <w:rPrChange w:id="2397"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398" w:author="Adelino Naquarta Sepalanga Domingos" w:date="2025-03-05T08:49:00Z" w16du:dateUtc="2025-03-05T07:49:00Z">
            <w:rPr>
              <w:rFonts w:ascii="Times New Roman" w:hAnsi="Times New Roman" w:cs="Times New Roman"/>
              <w:sz w:val="24"/>
              <w:szCs w:val="24"/>
            </w:rPr>
          </w:rPrChange>
        </w:rPr>
        <w:t xml:space="preserve">2.2 – Clientes   </w:t>
      </w:r>
    </w:p>
    <w:p w14:paraId="3DBA9B54" w14:textId="77777777" w:rsidR="003F3EDE" w:rsidRPr="00691778" w:rsidRDefault="003F3EDE" w:rsidP="003F3EDE">
      <w:pPr>
        <w:numPr>
          <w:ilvl w:val="0"/>
          <w:numId w:val="36"/>
        </w:numPr>
        <w:spacing w:after="240" w:line="276" w:lineRule="auto"/>
        <w:ind w:right="795"/>
        <w:jc w:val="both"/>
        <w:rPr>
          <w:rFonts w:ascii="Arial" w:hAnsi="Arial" w:cs="Arial"/>
          <w:sz w:val="24"/>
          <w:szCs w:val="24"/>
          <w:rPrChange w:id="2399"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400" w:author="Adelino Naquarta Sepalanga Domingos" w:date="2025-03-05T08:49:00Z" w16du:dateUtc="2025-03-05T07:49:00Z">
            <w:rPr>
              <w:rFonts w:ascii="Times New Roman" w:hAnsi="Times New Roman" w:cs="Times New Roman"/>
              <w:sz w:val="24"/>
              <w:szCs w:val="24"/>
            </w:rPr>
          </w:rPrChange>
        </w:rPr>
        <w:t xml:space="preserve">2.4 – Produtos/Serviços </w:t>
      </w:r>
    </w:p>
    <w:p w14:paraId="3AE5C846" w14:textId="77777777" w:rsidR="003F3EDE" w:rsidRPr="00691778" w:rsidRDefault="003F3EDE" w:rsidP="003F3EDE">
      <w:pPr>
        <w:numPr>
          <w:ilvl w:val="0"/>
          <w:numId w:val="36"/>
        </w:numPr>
        <w:spacing w:after="240" w:line="276" w:lineRule="auto"/>
        <w:ind w:right="795"/>
        <w:jc w:val="both"/>
        <w:rPr>
          <w:rFonts w:ascii="Arial" w:hAnsi="Arial" w:cs="Arial"/>
          <w:sz w:val="24"/>
          <w:szCs w:val="24"/>
          <w:rPrChange w:id="2401"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402" w:author="Adelino Naquarta Sepalanga Domingos" w:date="2025-03-05T08:49:00Z" w16du:dateUtc="2025-03-05T07:49:00Z">
            <w:rPr>
              <w:rFonts w:ascii="Times New Roman" w:hAnsi="Times New Roman" w:cs="Times New Roman"/>
              <w:sz w:val="24"/>
              <w:szCs w:val="24"/>
            </w:rPr>
          </w:rPrChange>
        </w:rPr>
        <w:t xml:space="preserve">2.5 - Impostos   </w:t>
      </w:r>
    </w:p>
    <w:p w14:paraId="1C40E858" w14:textId="77777777" w:rsidR="003F3EDE" w:rsidRPr="00691778" w:rsidRDefault="003F3EDE" w:rsidP="003F3EDE">
      <w:pPr>
        <w:numPr>
          <w:ilvl w:val="0"/>
          <w:numId w:val="36"/>
        </w:numPr>
        <w:spacing w:after="240" w:line="276" w:lineRule="auto"/>
        <w:ind w:right="795"/>
        <w:jc w:val="both"/>
        <w:rPr>
          <w:rFonts w:ascii="Arial" w:hAnsi="Arial" w:cs="Arial"/>
          <w:sz w:val="24"/>
          <w:szCs w:val="24"/>
          <w:rPrChange w:id="2403"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404" w:author="Adelino Naquarta Sepalanga Domingos" w:date="2025-03-05T08:49:00Z" w16du:dateUtc="2025-03-05T07:49:00Z">
            <w:rPr>
              <w:rFonts w:ascii="Times New Roman" w:hAnsi="Times New Roman" w:cs="Times New Roman"/>
              <w:sz w:val="24"/>
              <w:szCs w:val="24"/>
            </w:rPr>
          </w:rPrChange>
        </w:rPr>
        <w:t xml:space="preserve">4 - Documentos Comerciais       </w:t>
      </w:r>
    </w:p>
    <w:p w14:paraId="011E3351" w14:textId="77777777" w:rsidR="003F3EDE" w:rsidRPr="00691778" w:rsidRDefault="003F3EDE" w:rsidP="003F3EDE">
      <w:pPr>
        <w:numPr>
          <w:ilvl w:val="0"/>
          <w:numId w:val="36"/>
        </w:numPr>
        <w:spacing w:after="240" w:line="276" w:lineRule="auto"/>
        <w:ind w:right="795"/>
        <w:jc w:val="both"/>
        <w:rPr>
          <w:rFonts w:ascii="Arial" w:hAnsi="Arial" w:cs="Arial"/>
          <w:sz w:val="24"/>
          <w:szCs w:val="24"/>
          <w:rPrChange w:id="2405"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406" w:author="Adelino Naquarta Sepalanga Domingos" w:date="2025-03-05T08:49:00Z" w16du:dateUtc="2025-03-05T07:49:00Z">
            <w:rPr>
              <w:rFonts w:ascii="Times New Roman" w:hAnsi="Times New Roman" w:cs="Times New Roman"/>
              <w:sz w:val="24"/>
              <w:szCs w:val="24"/>
            </w:rPr>
          </w:rPrChange>
        </w:rPr>
        <w:t xml:space="preserve">4.1 - Documentos de venda       </w:t>
      </w:r>
    </w:p>
    <w:p w14:paraId="7EA35881" w14:textId="77777777" w:rsidR="003F3EDE" w:rsidRPr="00691778" w:rsidRDefault="003F3EDE" w:rsidP="003F3EDE">
      <w:pPr>
        <w:spacing w:after="240" w:line="276" w:lineRule="auto"/>
        <w:ind w:right="795"/>
        <w:jc w:val="both"/>
        <w:rPr>
          <w:rFonts w:ascii="Arial" w:hAnsi="Arial" w:cs="Arial"/>
          <w:sz w:val="24"/>
          <w:szCs w:val="24"/>
          <w:rPrChange w:id="2407" w:author="Adelino Naquarta Sepalanga Domingos" w:date="2025-03-05T08:49:00Z" w16du:dateUtc="2025-03-05T07:49:00Z">
            <w:rPr>
              <w:rFonts w:ascii="Times New Roman" w:hAnsi="Times New Roman" w:cs="Times New Roman"/>
              <w:sz w:val="24"/>
              <w:szCs w:val="24"/>
            </w:rPr>
          </w:rPrChange>
        </w:rPr>
      </w:pPr>
      <w:bookmarkStart w:id="2408" w:name="_Hlk518836311"/>
      <w:r w:rsidRPr="00691778">
        <w:rPr>
          <w:rFonts w:ascii="Arial" w:hAnsi="Arial" w:cs="Arial"/>
          <w:sz w:val="24"/>
          <w:szCs w:val="24"/>
          <w:rPrChange w:id="2409" w:author="Adelino Naquarta Sepalanga Domingos" w:date="2025-03-05T08:49:00Z" w16du:dateUtc="2025-03-05T07:49:00Z">
            <w:rPr>
              <w:rFonts w:ascii="Times New Roman" w:hAnsi="Times New Roman" w:cs="Times New Roman"/>
              <w:sz w:val="24"/>
              <w:szCs w:val="24"/>
            </w:rPr>
          </w:rPrChange>
        </w:rPr>
        <w:t>“A” – Aquisição de bens e serviços;</w:t>
      </w:r>
    </w:p>
    <w:bookmarkEnd w:id="2408"/>
    <w:p w14:paraId="5B8741E7" w14:textId="77777777" w:rsidR="003F3EDE" w:rsidRPr="00691778" w:rsidRDefault="003F3EDE" w:rsidP="003F3EDE">
      <w:pPr>
        <w:numPr>
          <w:ilvl w:val="0"/>
          <w:numId w:val="36"/>
        </w:numPr>
        <w:spacing w:after="240" w:line="276" w:lineRule="auto"/>
        <w:ind w:right="795"/>
        <w:jc w:val="both"/>
        <w:rPr>
          <w:rFonts w:ascii="Arial" w:hAnsi="Arial" w:cs="Arial"/>
          <w:sz w:val="24"/>
          <w:szCs w:val="24"/>
          <w:rPrChange w:id="2410"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411" w:author="Adelino Naquarta Sepalanga Domingos" w:date="2025-03-05T08:49:00Z" w16du:dateUtc="2025-03-05T07:49:00Z">
            <w:rPr>
              <w:rFonts w:ascii="Times New Roman" w:hAnsi="Times New Roman" w:cs="Times New Roman"/>
              <w:sz w:val="24"/>
              <w:szCs w:val="24"/>
            </w:rPr>
          </w:rPrChange>
        </w:rPr>
        <w:t>1 – Cabeçalho (Informações gerais)</w:t>
      </w:r>
    </w:p>
    <w:p w14:paraId="6EF815A7" w14:textId="77777777" w:rsidR="003F3EDE" w:rsidRPr="00691778" w:rsidRDefault="003F3EDE" w:rsidP="003F3EDE">
      <w:pPr>
        <w:numPr>
          <w:ilvl w:val="0"/>
          <w:numId w:val="36"/>
        </w:numPr>
        <w:spacing w:after="240" w:line="276" w:lineRule="auto"/>
        <w:ind w:right="795"/>
        <w:jc w:val="both"/>
        <w:rPr>
          <w:rFonts w:ascii="Arial" w:hAnsi="Arial" w:cs="Arial"/>
          <w:sz w:val="24"/>
          <w:szCs w:val="24"/>
          <w:rPrChange w:id="2412"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413" w:author="Adelino Naquarta Sepalanga Domingos" w:date="2025-03-05T08:49:00Z" w16du:dateUtc="2025-03-05T07:49:00Z">
            <w:rPr>
              <w:rFonts w:ascii="Times New Roman" w:hAnsi="Times New Roman" w:cs="Times New Roman"/>
              <w:sz w:val="24"/>
              <w:szCs w:val="24"/>
            </w:rPr>
          </w:rPrChange>
        </w:rPr>
        <w:t xml:space="preserve">2 – Tabelas Mestres      </w:t>
      </w:r>
    </w:p>
    <w:p w14:paraId="3E63A699" w14:textId="77777777" w:rsidR="003F3EDE" w:rsidRPr="00691778" w:rsidRDefault="003F3EDE" w:rsidP="003F3EDE">
      <w:pPr>
        <w:numPr>
          <w:ilvl w:val="0"/>
          <w:numId w:val="36"/>
        </w:numPr>
        <w:spacing w:after="240" w:line="276" w:lineRule="auto"/>
        <w:ind w:right="795"/>
        <w:jc w:val="both"/>
        <w:rPr>
          <w:rFonts w:ascii="Arial" w:hAnsi="Arial" w:cs="Arial"/>
          <w:sz w:val="24"/>
          <w:szCs w:val="24"/>
          <w:rPrChange w:id="2414"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415" w:author="Adelino Naquarta Sepalanga Domingos" w:date="2025-03-05T08:49:00Z" w16du:dateUtc="2025-03-05T07:49:00Z">
            <w:rPr>
              <w:rFonts w:ascii="Times New Roman" w:hAnsi="Times New Roman" w:cs="Times New Roman"/>
              <w:sz w:val="24"/>
              <w:szCs w:val="24"/>
            </w:rPr>
          </w:rPrChange>
        </w:rPr>
        <w:t xml:space="preserve">2.3 – Fornecedores </w:t>
      </w:r>
    </w:p>
    <w:p w14:paraId="0FFB0A09" w14:textId="77777777" w:rsidR="003F3EDE" w:rsidRPr="00691778" w:rsidRDefault="003F3EDE" w:rsidP="003F3EDE">
      <w:pPr>
        <w:numPr>
          <w:ilvl w:val="0"/>
          <w:numId w:val="36"/>
        </w:numPr>
        <w:spacing w:after="240" w:line="276" w:lineRule="auto"/>
        <w:ind w:right="795"/>
        <w:jc w:val="both"/>
        <w:rPr>
          <w:rFonts w:ascii="Arial" w:hAnsi="Arial" w:cs="Arial"/>
          <w:sz w:val="24"/>
          <w:szCs w:val="24"/>
          <w:rPrChange w:id="2416"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417" w:author="Adelino Naquarta Sepalanga Domingos" w:date="2025-03-05T08:49:00Z" w16du:dateUtc="2025-03-05T07:49:00Z">
            <w:rPr>
              <w:rFonts w:ascii="Times New Roman" w:hAnsi="Times New Roman" w:cs="Times New Roman"/>
              <w:sz w:val="24"/>
              <w:szCs w:val="24"/>
            </w:rPr>
          </w:rPrChange>
        </w:rPr>
        <w:t xml:space="preserve">2.5 - Impostos   </w:t>
      </w:r>
    </w:p>
    <w:p w14:paraId="2CBCB591" w14:textId="77777777" w:rsidR="003F3EDE" w:rsidRPr="00691778" w:rsidRDefault="003F3EDE" w:rsidP="003F3EDE">
      <w:pPr>
        <w:numPr>
          <w:ilvl w:val="0"/>
          <w:numId w:val="36"/>
        </w:numPr>
        <w:spacing w:after="240" w:line="276" w:lineRule="auto"/>
        <w:ind w:right="795"/>
        <w:jc w:val="both"/>
        <w:rPr>
          <w:rFonts w:ascii="Arial" w:hAnsi="Arial" w:cs="Arial"/>
          <w:sz w:val="24"/>
          <w:szCs w:val="24"/>
          <w:rPrChange w:id="2418"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419" w:author="Adelino Naquarta Sepalanga Domingos" w:date="2025-03-05T08:49:00Z" w16du:dateUtc="2025-03-05T07:49:00Z">
            <w:rPr>
              <w:rFonts w:ascii="Times New Roman" w:hAnsi="Times New Roman" w:cs="Times New Roman"/>
              <w:sz w:val="24"/>
              <w:szCs w:val="24"/>
            </w:rPr>
          </w:rPrChange>
        </w:rPr>
        <w:t xml:space="preserve">4.5 – Documentos comerciais de Fornecedores (PurchaseInvoices). </w:t>
      </w:r>
    </w:p>
    <w:p w14:paraId="5E8E3B4A" w14:textId="77777777" w:rsidR="003F3EDE" w:rsidRPr="00691778" w:rsidRDefault="003F3EDE" w:rsidP="003F3EDE">
      <w:pPr>
        <w:spacing w:after="240" w:line="276" w:lineRule="auto"/>
        <w:ind w:right="795"/>
        <w:jc w:val="both"/>
        <w:rPr>
          <w:rFonts w:ascii="Arial" w:hAnsi="Arial" w:cs="Arial"/>
          <w:sz w:val="24"/>
          <w:szCs w:val="24"/>
          <w:rPrChange w:id="2420"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421" w:author="Adelino Naquarta Sepalanga Domingos" w:date="2025-03-05T08:49:00Z" w16du:dateUtc="2025-03-05T07:49:00Z">
            <w:rPr>
              <w:rFonts w:ascii="Times New Roman" w:hAnsi="Times New Roman" w:cs="Times New Roman"/>
              <w:sz w:val="24"/>
              <w:szCs w:val="24"/>
            </w:rPr>
          </w:rPrChange>
        </w:rPr>
        <w:t>“Q” - Aquisição de bens e serviços integrada com a facturação:</w:t>
      </w:r>
    </w:p>
    <w:p w14:paraId="118567E4" w14:textId="77777777" w:rsidR="003F3EDE" w:rsidRPr="00691778" w:rsidRDefault="003F3EDE" w:rsidP="003F3EDE">
      <w:pPr>
        <w:pStyle w:val="PargrafodaLista"/>
        <w:widowControl w:val="0"/>
        <w:numPr>
          <w:ilvl w:val="0"/>
          <w:numId w:val="36"/>
        </w:numPr>
        <w:spacing w:after="240" w:line="276" w:lineRule="auto"/>
        <w:ind w:right="795"/>
        <w:contextualSpacing w:val="0"/>
        <w:jc w:val="both"/>
        <w:rPr>
          <w:rFonts w:ascii="Arial" w:hAnsi="Arial" w:cs="Arial"/>
          <w:sz w:val="24"/>
          <w:szCs w:val="24"/>
          <w:rPrChange w:id="2422"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423" w:author="Adelino Naquarta Sepalanga Domingos" w:date="2025-03-05T08:49:00Z" w16du:dateUtc="2025-03-05T07:49:00Z">
            <w:rPr>
              <w:rFonts w:ascii="Times New Roman" w:hAnsi="Times New Roman" w:cs="Times New Roman"/>
              <w:sz w:val="24"/>
              <w:szCs w:val="24"/>
            </w:rPr>
          </w:rPrChange>
        </w:rPr>
        <w:t>1 – Cabeçalho (Informações gerais)</w:t>
      </w:r>
    </w:p>
    <w:p w14:paraId="45EF5FC8" w14:textId="77777777" w:rsidR="003F3EDE" w:rsidRPr="00691778" w:rsidRDefault="003F3EDE" w:rsidP="003F3EDE">
      <w:pPr>
        <w:pStyle w:val="PargrafodaLista"/>
        <w:widowControl w:val="0"/>
        <w:numPr>
          <w:ilvl w:val="0"/>
          <w:numId w:val="36"/>
        </w:numPr>
        <w:spacing w:after="240" w:line="276" w:lineRule="auto"/>
        <w:ind w:right="795"/>
        <w:contextualSpacing w:val="0"/>
        <w:jc w:val="both"/>
        <w:rPr>
          <w:rFonts w:ascii="Arial" w:hAnsi="Arial" w:cs="Arial"/>
          <w:sz w:val="24"/>
          <w:szCs w:val="24"/>
          <w:rPrChange w:id="2424"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425" w:author="Adelino Naquarta Sepalanga Domingos" w:date="2025-03-05T08:49:00Z" w16du:dateUtc="2025-03-05T07:49:00Z">
            <w:rPr>
              <w:rFonts w:ascii="Times New Roman" w:hAnsi="Times New Roman" w:cs="Times New Roman"/>
              <w:sz w:val="24"/>
              <w:szCs w:val="24"/>
            </w:rPr>
          </w:rPrChange>
        </w:rPr>
        <w:t>2 – Tabelas Mestres</w:t>
      </w:r>
      <w:r w:rsidRPr="00691778">
        <w:rPr>
          <w:rFonts w:ascii="Arial" w:hAnsi="Arial" w:cs="Arial"/>
          <w:sz w:val="24"/>
          <w:szCs w:val="24"/>
          <w:rPrChange w:id="2426" w:author="Adelino Naquarta Sepalanga Domingos" w:date="2025-03-05T08:49:00Z" w16du:dateUtc="2025-03-05T07:49:00Z">
            <w:rPr>
              <w:rFonts w:ascii="Times New Roman" w:hAnsi="Times New Roman" w:cs="Times New Roman"/>
              <w:sz w:val="24"/>
              <w:szCs w:val="24"/>
            </w:rPr>
          </w:rPrChange>
        </w:rPr>
        <w:tab/>
      </w:r>
    </w:p>
    <w:p w14:paraId="0B3A6037" w14:textId="77777777" w:rsidR="003F3EDE" w:rsidRPr="00691778" w:rsidRDefault="003F3EDE" w:rsidP="003F3EDE">
      <w:pPr>
        <w:pStyle w:val="PargrafodaLista"/>
        <w:widowControl w:val="0"/>
        <w:numPr>
          <w:ilvl w:val="0"/>
          <w:numId w:val="36"/>
        </w:numPr>
        <w:spacing w:after="240" w:line="276" w:lineRule="auto"/>
        <w:ind w:right="795"/>
        <w:contextualSpacing w:val="0"/>
        <w:jc w:val="both"/>
        <w:rPr>
          <w:rFonts w:ascii="Arial" w:hAnsi="Arial" w:cs="Arial"/>
          <w:sz w:val="24"/>
          <w:szCs w:val="24"/>
          <w:rPrChange w:id="2427"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428" w:author="Adelino Naquarta Sepalanga Domingos" w:date="2025-03-05T08:49:00Z" w16du:dateUtc="2025-03-05T07:49:00Z">
            <w:rPr>
              <w:rFonts w:ascii="Times New Roman" w:hAnsi="Times New Roman" w:cs="Times New Roman"/>
              <w:sz w:val="24"/>
              <w:szCs w:val="24"/>
            </w:rPr>
          </w:rPrChange>
        </w:rPr>
        <w:t>2.2 – Clientes</w:t>
      </w:r>
      <w:r w:rsidRPr="00691778">
        <w:rPr>
          <w:rFonts w:ascii="Arial" w:hAnsi="Arial" w:cs="Arial"/>
          <w:sz w:val="24"/>
          <w:szCs w:val="24"/>
          <w:rPrChange w:id="2429" w:author="Adelino Naquarta Sepalanga Domingos" w:date="2025-03-05T08:49:00Z" w16du:dateUtc="2025-03-05T07:49:00Z">
            <w:rPr>
              <w:rFonts w:ascii="Times New Roman" w:hAnsi="Times New Roman" w:cs="Times New Roman"/>
              <w:sz w:val="24"/>
              <w:szCs w:val="24"/>
            </w:rPr>
          </w:rPrChange>
        </w:rPr>
        <w:tab/>
      </w:r>
    </w:p>
    <w:p w14:paraId="5989C850" w14:textId="77777777" w:rsidR="003F3EDE" w:rsidRPr="00691778" w:rsidRDefault="003F3EDE" w:rsidP="003F3EDE">
      <w:pPr>
        <w:pStyle w:val="PargrafodaLista"/>
        <w:widowControl w:val="0"/>
        <w:numPr>
          <w:ilvl w:val="0"/>
          <w:numId w:val="36"/>
        </w:numPr>
        <w:spacing w:after="240" w:line="276" w:lineRule="auto"/>
        <w:ind w:right="795"/>
        <w:contextualSpacing w:val="0"/>
        <w:jc w:val="both"/>
        <w:rPr>
          <w:rFonts w:ascii="Arial" w:hAnsi="Arial" w:cs="Arial"/>
          <w:sz w:val="24"/>
          <w:szCs w:val="24"/>
          <w:rPrChange w:id="2430"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431" w:author="Adelino Naquarta Sepalanga Domingos" w:date="2025-03-05T08:49:00Z" w16du:dateUtc="2025-03-05T07:49:00Z">
            <w:rPr>
              <w:rFonts w:ascii="Times New Roman" w:hAnsi="Times New Roman" w:cs="Times New Roman"/>
              <w:sz w:val="24"/>
              <w:szCs w:val="24"/>
            </w:rPr>
          </w:rPrChange>
        </w:rPr>
        <w:t>2.3 – Fornecedores</w:t>
      </w:r>
      <w:r w:rsidRPr="00691778">
        <w:rPr>
          <w:rFonts w:ascii="Arial" w:hAnsi="Arial" w:cs="Arial"/>
          <w:sz w:val="24"/>
          <w:szCs w:val="24"/>
          <w:rPrChange w:id="2432" w:author="Adelino Naquarta Sepalanga Domingos" w:date="2025-03-05T08:49:00Z" w16du:dateUtc="2025-03-05T07:49:00Z">
            <w:rPr>
              <w:rFonts w:ascii="Times New Roman" w:hAnsi="Times New Roman" w:cs="Times New Roman"/>
              <w:sz w:val="24"/>
              <w:szCs w:val="24"/>
            </w:rPr>
          </w:rPrChange>
        </w:rPr>
        <w:tab/>
      </w:r>
    </w:p>
    <w:p w14:paraId="15D696F5" w14:textId="77777777" w:rsidR="003F3EDE" w:rsidRPr="00691778" w:rsidRDefault="003F3EDE" w:rsidP="003F3EDE">
      <w:pPr>
        <w:pStyle w:val="PargrafodaLista"/>
        <w:widowControl w:val="0"/>
        <w:numPr>
          <w:ilvl w:val="0"/>
          <w:numId w:val="36"/>
        </w:numPr>
        <w:spacing w:after="240" w:line="276" w:lineRule="auto"/>
        <w:ind w:right="795"/>
        <w:contextualSpacing w:val="0"/>
        <w:jc w:val="both"/>
        <w:rPr>
          <w:rFonts w:ascii="Arial" w:hAnsi="Arial" w:cs="Arial"/>
          <w:sz w:val="24"/>
          <w:szCs w:val="24"/>
          <w:rPrChange w:id="2433"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434" w:author="Adelino Naquarta Sepalanga Domingos" w:date="2025-03-05T08:49:00Z" w16du:dateUtc="2025-03-05T07:49:00Z">
            <w:rPr>
              <w:rFonts w:ascii="Times New Roman" w:hAnsi="Times New Roman" w:cs="Times New Roman"/>
              <w:sz w:val="24"/>
              <w:szCs w:val="24"/>
            </w:rPr>
          </w:rPrChange>
        </w:rPr>
        <w:t>2.4 – Produtos/Serviços</w:t>
      </w:r>
      <w:r w:rsidRPr="00691778">
        <w:rPr>
          <w:rFonts w:ascii="Arial" w:hAnsi="Arial" w:cs="Arial"/>
          <w:sz w:val="24"/>
          <w:szCs w:val="24"/>
          <w:rPrChange w:id="2435" w:author="Adelino Naquarta Sepalanga Domingos" w:date="2025-03-05T08:49:00Z" w16du:dateUtc="2025-03-05T07:49:00Z">
            <w:rPr>
              <w:rFonts w:ascii="Times New Roman" w:hAnsi="Times New Roman" w:cs="Times New Roman"/>
              <w:sz w:val="24"/>
              <w:szCs w:val="24"/>
            </w:rPr>
          </w:rPrChange>
        </w:rPr>
        <w:tab/>
      </w:r>
    </w:p>
    <w:p w14:paraId="6469EC13" w14:textId="77777777" w:rsidR="003F3EDE" w:rsidRPr="00691778" w:rsidRDefault="003F3EDE" w:rsidP="003F3EDE">
      <w:pPr>
        <w:pStyle w:val="PargrafodaLista"/>
        <w:widowControl w:val="0"/>
        <w:numPr>
          <w:ilvl w:val="0"/>
          <w:numId w:val="36"/>
        </w:numPr>
        <w:spacing w:after="240" w:line="276" w:lineRule="auto"/>
        <w:ind w:right="795"/>
        <w:contextualSpacing w:val="0"/>
        <w:jc w:val="both"/>
        <w:rPr>
          <w:rFonts w:ascii="Arial" w:hAnsi="Arial" w:cs="Arial"/>
          <w:sz w:val="24"/>
          <w:szCs w:val="24"/>
          <w:rPrChange w:id="2436"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437" w:author="Adelino Naquarta Sepalanga Domingos" w:date="2025-03-05T08:49:00Z" w16du:dateUtc="2025-03-05T07:49:00Z">
            <w:rPr>
              <w:rFonts w:ascii="Times New Roman" w:hAnsi="Times New Roman" w:cs="Times New Roman"/>
              <w:sz w:val="24"/>
              <w:szCs w:val="24"/>
            </w:rPr>
          </w:rPrChange>
        </w:rPr>
        <w:t>2.5 - Impostos</w:t>
      </w:r>
      <w:r w:rsidRPr="00691778">
        <w:rPr>
          <w:rFonts w:ascii="Arial" w:hAnsi="Arial" w:cs="Arial"/>
          <w:sz w:val="24"/>
          <w:szCs w:val="24"/>
          <w:rPrChange w:id="2438" w:author="Adelino Naquarta Sepalanga Domingos" w:date="2025-03-05T08:49:00Z" w16du:dateUtc="2025-03-05T07:49:00Z">
            <w:rPr>
              <w:rFonts w:ascii="Times New Roman" w:hAnsi="Times New Roman" w:cs="Times New Roman"/>
              <w:sz w:val="24"/>
              <w:szCs w:val="24"/>
            </w:rPr>
          </w:rPrChange>
        </w:rPr>
        <w:tab/>
      </w:r>
    </w:p>
    <w:p w14:paraId="4E928226" w14:textId="77777777" w:rsidR="003F3EDE" w:rsidRPr="00691778" w:rsidRDefault="003F3EDE" w:rsidP="003F3EDE">
      <w:pPr>
        <w:pStyle w:val="PargrafodaLista"/>
        <w:widowControl w:val="0"/>
        <w:numPr>
          <w:ilvl w:val="0"/>
          <w:numId w:val="36"/>
        </w:numPr>
        <w:spacing w:after="240" w:line="276" w:lineRule="auto"/>
        <w:ind w:right="795"/>
        <w:contextualSpacing w:val="0"/>
        <w:jc w:val="both"/>
        <w:rPr>
          <w:rFonts w:ascii="Arial" w:hAnsi="Arial" w:cs="Arial"/>
          <w:sz w:val="24"/>
          <w:szCs w:val="24"/>
          <w:rPrChange w:id="2439"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440" w:author="Adelino Naquarta Sepalanga Domingos" w:date="2025-03-05T08:49:00Z" w16du:dateUtc="2025-03-05T07:49:00Z">
            <w:rPr>
              <w:rFonts w:ascii="Times New Roman" w:hAnsi="Times New Roman" w:cs="Times New Roman"/>
              <w:sz w:val="24"/>
              <w:szCs w:val="24"/>
            </w:rPr>
          </w:rPrChange>
        </w:rPr>
        <w:t>4 - Documentos Comerciais</w:t>
      </w:r>
      <w:r w:rsidRPr="00691778">
        <w:rPr>
          <w:rFonts w:ascii="Arial" w:hAnsi="Arial" w:cs="Arial"/>
          <w:sz w:val="24"/>
          <w:szCs w:val="24"/>
          <w:rPrChange w:id="2441" w:author="Adelino Naquarta Sepalanga Domingos" w:date="2025-03-05T08:49:00Z" w16du:dateUtc="2025-03-05T07:49:00Z">
            <w:rPr>
              <w:rFonts w:ascii="Times New Roman" w:hAnsi="Times New Roman" w:cs="Times New Roman"/>
              <w:sz w:val="24"/>
              <w:szCs w:val="24"/>
            </w:rPr>
          </w:rPrChange>
        </w:rPr>
        <w:tab/>
        <w:t xml:space="preserve"> </w:t>
      </w:r>
    </w:p>
    <w:p w14:paraId="6597BF33" w14:textId="77777777" w:rsidR="003F3EDE" w:rsidRPr="00691778" w:rsidRDefault="003F3EDE" w:rsidP="003F3EDE">
      <w:pPr>
        <w:pStyle w:val="PargrafodaLista"/>
        <w:widowControl w:val="0"/>
        <w:numPr>
          <w:ilvl w:val="0"/>
          <w:numId w:val="36"/>
        </w:numPr>
        <w:spacing w:after="240" w:line="276" w:lineRule="auto"/>
        <w:ind w:right="795"/>
        <w:contextualSpacing w:val="0"/>
        <w:jc w:val="both"/>
        <w:rPr>
          <w:rFonts w:ascii="Arial" w:hAnsi="Arial" w:cs="Arial"/>
          <w:sz w:val="24"/>
          <w:szCs w:val="24"/>
          <w:rPrChange w:id="2442"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443" w:author="Adelino Naquarta Sepalanga Domingos" w:date="2025-03-05T08:49:00Z" w16du:dateUtc="2025-03-05T07:49:00Z">
            <w:rPr>
              <w:rFonts w:ascii="Times New Roman" w:hAnsi="Times New Roman" w:cs="Times New Roman"/>
              <w:sz w:val="24"/>
              <w:szCs w:val="24"/>
            </w:rPr>
          </w:rPrChange>
        </w:rPr>
        <w:t>4.1 - Documentos de venda</w:t>
      </w:r>
      <w:r w:rsidRPr="00691778">
        <w:rPr>
          <w:rFonts w:ascii="Arial" w:hAnsi="Arial" w:cs="Arial"/>
          <w:sz w:val="24"/>
          <w:szCs w:val="24"/>
          <w:rPrChange w:id="2444" w:author="Adelino Naquarta Sepalanga Domingos" w:date="2025-03-05T08:49:00Z" w16du:dateUtc="2025-03-05T07:49:00Z">
            <w:rPr>
              <w:rFonts w:ascii="Times New Roman" w:hAnsi="Times New Roman" w:cs="Times New Roman"/>
              <w:sz w:val="24"/>
              <w:szCs w:val="24"/>
            </w:rPr>
          </w:rPrChange>
        </w:rPr>
        <w:tab/>
      </w:r>
    </w:p>
    <w:p w14:paraId="098EE7BD" w14:textId="77777777" w:rsidR="003F3EDE" w:rsidRPr="00691778" w:rsidRDefault="003F3EDE" w:rsidP="003F3EDE">
      <w:pPr>
        <w:pStyle w:val="PargrafodaLista"/>
        <w:widowControl w:val="0"/>
        <w:numPr>
          <w:ilvl w:val="0"/>
          <w:numId w:val="36"/>
        </w:numPr>
        <w:spacing w:after="240" w:line="276" w:lineRule="auto"/>
        <w:ind w:right="795"/>
        <w:contextualSpacing w:val="0"/>
        <w:jc w:val="both"/>
        <w:rPr>
          <w:rFonts w:ascii="Arial" w:hAnsi="Arial" w:cs="Arial"/>
          <w:sz w:val="24"/>
          <w:szCs w:val="24"/>
          <w:rPrChange w:id="2445"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446" w:author="Adelino Naquarta Sepalanga Domingos" w:date="2025-03-05T08:49:00Z" w16du:dateUtc="2025-03-05T07:49:00Z">
            <w:rPr>
              <w:rFonts w:ascii="Times New Roman" w:hAnsi="Times New Roman" w:cs="Times New Roman"/>
              <w:sz w:val="24"/>
              <w:szCs w:val="24"/>
            </w:rPr>
          </w:rPrChange>
        </w:rPr>
        <w:t>4.3 - Documentos de conferência de entrega de mercadorias ou da prestação de serviço</w:t>
      </w:r>
    </w:p>
    <w:p w14:paraId="4A5CF9D4" w14:textId="77777777" w:rsidR="003F3EDE" w:rsidRPr="00691778" w:rsidRDefault="003F3EDE" w:rsidP="003F3EDE">
      <w:pPr>
        <w:pStyle w:val="PargrafodaLista"/>
        <w:widowControl w:val="0"/>
        <w:numPr>
          <w:ilvl w:val="0"/>
          <w:numId w:val="36"/>
        </w:numPr>
        <w:spacing w:after="240" w:line="276" w:lineRule="auto"/>
        <w:ind w:right="795"/>
        <w:contextualSpacing w:val="0"/>
        <w:jc w:val="both"/>
        <w:rPr>
          <w:rFonts w:ascii="Arial" w:hAnsi="Arial" w:cs="Arial"/>
          <w:sz w:val="24"/>
          <w:szCs w:val="24"/>
          <w:rPrChange w:id="2447"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448" w:author="Adelino Naquarta Sepalanga Domingos" w:date="2025-03-05T08:49:00Z" w16du:dateUtc="2025-03-05T07:49:00Z">
            <w:rPr>
              <w:rFonts w:ascii="Times New Roman" w:hAnsi="Times New Roman" w:cs="Times New Roman"/>
              <w:sz w:val="24"/>
              <w:szCs w:val="24"/>
            </w:rPr>
          </w:rPrChange>
        </w:rPr>
        <w:t>4.4 - Documentos de recibos emitidos.</w:t>
      </w:r>
    </w:p>
    <w:p w14:paraId="6BE90E62" w14:textId="77777777" w:rsidR="003F3EDE" w:rsidRPr="00691778" w:rsidRDefault="003F3EDE" w:rsidP="003F3EDE">
      <w:pPr>
        <w:pStyle w:val="PargrafodaLista"/>
        <w:widowControl w:val="0"/>
        <w:numPr>
          <w:ilvl w:val="0"/>
          <w:numId w:val="36"/>
        </w:numPr>
        <w:spacing w:after="0" w:line="276" w:lineRule="auto"/>
        <w:ind w:right="-142"/>
        <w:contextualSpacing w:val="0"/>
        <w:jc w:val="both"/>
        <w:rPr>
          <w:rFonts w:ascii="Arial" w:eastAsia="Times New Roman" w:hAnsi="Arial" w:cs="Arial"/>
          <w:spacing w:val="-1"/>
          <w:sz w:val="24"/>
          <w:szCs w:val="24"/>
          <w:rPrChange w:id="2449" w:author="Adelino Naquarta Sepalanga Domingos" w:date="2025-03-05T08:49:00Z" w16du:dateUtc="2025-03-05T07:49:00Z">
            <w:rPr>
              <w:rFonts w:ascii="Times New Roman" w:eastAsia="Times New Roman" w:hAnsi="Times New Roman" w:cs="Times New Roman"/>
              <w:spacing w:val="-1"/>
              <w:sz w:val="24"/>
              <w:szCs w:val="24"/>
            </w:rPr>
          </w:rPrChange>
        </w:rPr>
      </w:pPr>
      <w:r w:rsidRPr="00691778">
        <w:rPr>
          <w:rFonts w:ascii="Arial" w:hAnsi="Arial" w:cs="Arial"/>
          <w:sz w:val="24"/>
          <w:szCs w:val="24"/>
          <w:rPrChange w:id="2450" w:author="Adelino Naquarta Sepalanga Domingos" w:date="2025-03-05T08:49:00Z" w16du:dateUtc="2025-03-05T07:49:00Z">
            <w:rPr>
              <w:rFonts w:ascii="Times New Roman" w:hAnsi="Times New Roman" w:cs="Times New Roman"/>
              <w:sz w:val="24"/>
              <w:szCs w:val="24"/>
            </w:rPr>
          </w:rPrChange>
        </w:rPr>
        <w:t>4.5 – Documentos comerciais de Fornecedores (PurchaseInvoices).</w:t>
      </w:r>
    </w:p>
    <w:p w14:paraId="66D9B3AB" w14:textId="77777777" w:rsidR="003F3EDE" w:rsidRPr="00691778" w:rsidRDefault="003F3EDE" w:rsidP="003F3EDE">
      <w:pPr>
        <w:pStyle w:val="PargrafodaLista"/>
        <w:widowControl w:val="0"/>
        <w:spacing w:after="240" w:line="276" w:lineRule="auto"/>
        <w:ind w:right="795"/>
        <w:contextualSpacing w:val="0"/>
        <w:jc w:val="both"/>
        <w:rPr>
          <w:rFonts w:ascii="Arial" w:hAnsi="Arial" w:cs="Arial"/>
          <w:sz w:val="24"/>
          <w:szCs w:val="24"/>
          <w:rPrChange w:id="2451" w:author="Adelino Naquarta Sepalanga Domingos" w:date="2025-03-05T08:49:00Z" w16du:dateUtc="2025-03-05T07:49:00Z">
            <w:rPr>
              <w:rFonts w:ascii="Times New Roman" w:hAnsi="Times New Roman" w:cs="Times New Roman"/>
              <w:sz w:val="24"/>
              <w:szCs w:val="24"/>
            </w:rPr>
          </w:rPrChange>
        </w:rPr>
      </w:pPr>
    </w:p>
    <w:p w14:paraId="48CEA0E1" w14:textId="77777777" w:rsidR="003F3EDE" w:rsidRPr="00691778" w:rsidRDefault="003F3EDE" w:rsidP="003F3EDE">
      <w:pPr>
        <w:spacing w:after="240" w:line="276" w:lineRule="auto"/>
        <w:ind w:left="142" w:right="795"/>
        <w:jc w:val="both"/>
        <w:rPr>
          <w:rFonts w:ascii="Arial" w:hAnsi="Arial" w:cs="Arial"/>
          <w:sz w:val="24"/>
          <w:szCs w:val="24"/>
          <w:rPrChange w:id="2452"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453" w:author="Adelino Naquarta Sepalanga Domingos" w:date="2025-03-05T08:49:00Z" w16du:dateUtc="2025-03-05T07:49:00Z">
            <w:rPr>
              <w:rFonts w:ascii="Times New Roman" w:hAnsi="Times New Roman" w:cs="Times New Roman"/>
              <w:sz w:val="24"/>
              <w:szCs w:val="24"/>
            </w:rPr>
          </w:rPrChange>
        </w:rPr>
        <w:t xml:space="preserve">“E” – Facturação para o Estado; </w:t>
      </w:r>
    </w:p>
    <w:p w14:paraId="39FEB7F2" w14:textId="77777777" w:rsidR="003F3EDE" w:rsidRPr="00691778" w:rsidRDefault="003F3EDE" w:rsidP="003F3EDE">
      <w:pPr>
        <w:pStyle w:val="PargrafodaLista"/>
        <w:widowControl w:val="0"/>
        <w:numPr>
          <w:ilvl w:val="0"/>
          <w:numId w:val="36"/>
        </w:numPr>
        <w:spacing w:after="240" w:line="276" w:lineRule="auto"/>
        <w:ind w:right="795"/>
        <w:contextualSpacing w:val="0"/>
        <w:jc w:val="both"/>
        <w:rPr>
          <w:rFonts w:ascii="Arial" w:hAnsi="Arial" w:cs="Arial"/>
          <w:sz w:val="24"/>
          <w:szCs w:val="24"/>
          <w:rPrChange w:id="2454"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455" w:author="Adelino Naquarta Sepalanga Domingos" w:date="2025-03-05T08:49:00Z" w16du:dateUtc="2025-03-05T07:49:00Z">
            <w:rPr>
              <w:rFonts w:ascii="Times New Roman" w:hAnsi="Times New Roman" w:cs="Times New Roman"/>
              <w:sz w:val="24"/>
              <w:szCs w:val="24"/>
            </w:rPr>
          </w:rPrChange>
        </w:rPr>
        <w:t>1 – Cabeçalho (Informações gerais)</w:t>
      </w:r>
    </w:p>
    <w:p w14:paraId="7BE3A171" w14:textId="77777777" w:rsidR="003F3EDE" w:rsidRPr="00691778" w:rsidRDefault="003F3EDE" w:rsidP="003F3EDE">
      <w:pPr>
        <w:pStyle w:val="PargrafodaLista"/>
        <w:widowControl w:val="0"/>
        <w:numPr>
          <w:ilvl w:val="0"/>
          <w:numId w:val="36"/>
        </w:numPr>
        <w:spacing w:after="240" w:line="276" w:lineRule="auto"/>
        <w:ind w:right="795"/>
        <w:contextualSpacing w:val="0"/>
        <w:jc w:val="both"/>
        <w:rPr>
          <w:rFonts w:ascii="Arial" w:hAnsi="Arial" w:cs="Arial"/>
          <w:sz w:val="24"/>
          <w:szCs w:val="24"/>
          <w:rPrChange w:id="2456"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457" w:author="Adelino Naquarta Sepalanga Domingos" w:date="2025-03-05T08:49:00Z" w16du:dateUtc="2025-03-05T07:49:00Z">
            <w:rPr>
              <w:rFonts w:ascii="Times New Roman" w:hAnsi="Times New Roman" w:cs="Times New Roman"/>
              <w:sz w:val="24"/>
              <w:szCs w:val="24"/>
            </w:rPr>
          </w:rPrChange>
        </w:rPr>
        <w:t>2 – Tabelas Mestres</w:t>
      </w:r>
      <w:r w:rsidRPr="00691778">
        <w:rPr>
          <w:rFonts w:ascii="Arial" w:hAnsi="Arial" w:cs="Arial"/>
          <w:sz w:val="24"/>
          <w:szCs w:val="24"/>
          <w:rPrChange w:id="2458" w:author="Adelino Naquarta Sepalanga Domingos" w:date="2025-03-05T08:49:00Z" w16du:dateUtc="2025-03-05T07:49:00Z">
            <w:rPr>
              <w:rFonts w:ascii="Times New Roman" w:hAnsi="Times New Roman" w:cs="Times New Roman"/>
              <w:sz w:val="24"/>
              <w:szCs w:val="24"/>
            </w:rPr>
          </w:rPrChange>
        </w:rPr>
        <w:tab/>
      </w:r>
    </w:p>
    <w:p w14:paraId="66B566C8" w14:textId="77777777" w:rsidR="003F3EDE" w:rsidRPr="00691778" w:rsidRDefault="003F3EDE" w:rsidP="003F3EDE">
      <w:pPr>
        <w:pStyle w:val="PargrafodaLista"/>
        <w:widowControl w:val="0"/>
        <w:numPr>
          <w:ilvl w:val="0"/>
          <w:numId w:val="36"/>
        </w:numPr>
        <w:spacing w:after="240" w:line="276" w:lineRule="auto"/>
        <w:ind w:right="795"/>
        <w:contextualSpacing w:val="0"/>
        <w:jc w:val="both"/>
        <w:rPr>
          <w:rFonts w:ascii="Arial" w:hAnsi="Arial" w:cs="Arial"/>
          <w:sz w:val="24"/>
          <w:szCs w:val="24"/>
          <w:rPrChange w:id="2459"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460" w:author="Adelino Naquarta Sepalanga Domingos" w:date="2025-03-05T08:49:00Z" w16du:dateUtc="2025-03-05T07:49:00Z">
            <w:rPr>
              <w:rFonts w:ascii="Times New Roman" w:hAnsi="Times New Roman" w:cs="Times New Roman"/>
              <w:sz w:val="24"/>
              <w:szCs w:val="24"/>
            </w:rPr>
          </w:rPrChange>
        </w:rPr>
        <w:t>2.2 – Clientes</w:t>
      </w:r>
      <w:r w:rsidRPr="00691778">
        <w:rPr>
          <w:rFonts w:ascii="Arial" w:hAnsi="Arial" w:cs="Arial"/>
          <w:sz w:val="24"/>
          <w:szCs w:val="24"/>
          <w:rPrChange w:id="2461" w:author="Adelino Naquarta Sepalanga Domingos" w:date="2025-03-05T08:49:00Z" w16du:dateUtc="2025-03-05T07:49:00Z">
            <w:rPr>
              <w:rFonts w:ascii="Times New Roman" w:hAnsi="Times New Roman" w:cs="Times New Roman"/>
              <w:sz w:val="24"/>
              <w:szCs w:val="24"/>
            </w:rPr>
          </w:rPrChange>
        </w:rPr>
        <w:tab/>
      </w:r>
    </w:p>
    <w:p w14:paraId="5834F4E0" w14:textId="77777777" w:rsidR="003F3EDE" w:rsidRPr="00691778" w:rsidRDefault="003F3EDE" w:rsidP="003F3EDE">
      <w:pPr>
        <w:pStyle w:val="PargrafodaLista"/>
        <w:widowControl w:val="0"/>
        <w:numPr>
          <w:ilvl w:val="0"/>
          <w:numId w:val="36"/>
        </w:numPr>
        <w:spacing w:after="240" w:line="276" w:lineRule="auto"/>
        <w:ind w:right="795"/>
        <w:contextualSpacing w:val="0"/>
        <w:jc w:val="both"/>
        <w:rPr>
          <w:rFonts w:ascii="Arial" w:hAnsi="Arial" w:cs="Arial"/>
          <w:sz w:val="24"/>
          <w:szCs w:val="24"/>
          <w:rPrChange w:id="2462"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463" w:author="Adelino Naquarta Sepalanga Domingos" w:date="2025-03-05T08:49:00Z" w16du:dateUtc="2025-03-05T07:49:00Z">
            <w:rPr>
              <w:rFonts w:ascii="Times New Roman" w:hAnsi="Times New Roman" w:cs="Times New Roman"/>
              <w:sz w:val="24"/>
              <w:szCs w:val="24"/>
            </w:rPr>
          </w:rPrChange>
        </w:rPr>
        <w:t>4 - Documentos Comerciais</w:t>
      </w:r>
      <w:r w:rsidRPr="00691778">
        <w:rPr>
          <w:rFonts w:ascii="Arial" w:hAnsi="Arial" w:cs="Arial"/>
          <w:sz w:val="24"/>
          <w:szCs w:val="24"/>
          <w:rPrChange w:id="2464" w:author="Adelino Naquarta Sepalanga Domingos" w:date="2025-03-05T08:49:00Z" w16du:dateUtc="2025-03-05T07:49:00Z">
            <w:rPr>
              <w:rFonts w:ascii="Times New Roman" w:hAnsi="Times New Roman" w:cs="Times New Roman"/>
              <w:sz w:val="24"/>
              <w:szCs w:val="24"/>
            </w:rPr>
          </w:rPrChange>
        </w:rPr>
        <w:tab/>
        <w:t xml:space="preserve"> </w:t>
      </w:r>
    </w:p>
    <w:p w14:paraId="02A316A3" w14:textId="77777777" w:rsidR="003F3EDE" w:rsidRPr="00691778" w:rsidRDefault="003F3EDE" w:rsidP="003F3EDE">
      <w:pPr>
        <w:pStyle w:val="PargrafodaLista"/>
        <w:widowControl w:val="0"/>
        <w:numPr>
          <w:ilvl w:val="0"/>
          <w:numId w:val="36"/>
        </w:numPr>
        <w:spacing w:after="240" w:line="276" w:lineRule="auto"/>
        <w:ind w:right="795"/>
        <w:contextualSpacing w:val="0"/>
        <w:jc w:val="both"/>
        <w:rPr>
          <w:rFonts w:ascii="Arial" w:hAnsi="Arial" w:cs="Arial"/>
          <w:sz w:val="24"/>
          <w:szCs w:val="24"/>
          <w:rPrChange w:id="2465" w:author="Adelino Naquarta Sepalanga Domingos" w:date="2025-03-05T08:49:00Z" w16du:dateUtc="2025-03-05T07:49:00Z">
            <w:rPr>
              <w:rFonts w:ascii="Times New Roman" w:hAnsi="Times New Roman" w:cs="Times New Roman"/>
              <w:sz w:val="24"/>
              <w:szCs w:val="24"/>
            </w:rPr>
          </w:rPrChange>
        </w:rPr>
      </w:pPr>
      <w:r w:rsidRPr="00691778">
        <w:rPr>
          <w:rFonts w:ascii="Arial" w:hAnsi="Arial" w:cs="Arial"/>
          <w:sz w:val="24"/>
          <w:szCs w:val="24"/>
          <w:rPrChange w:id="2466" w:author="Adelino Naquarta Sepalanga Domingos" w:date="2025-03-05T08:49:00Z" w16du:dateUtc="2025-03-05T07:49:00Z">
            <w:rPr>
              <w:rFonts w:ascii="Times New Roman" w:hAnsi="Times New Roman" w:cs="Times New Roman"/>
              <w:sz w:val="24"/>
              <w:szCs w:val="24"/>
            </w:rPr>
          </w:rPrChange>
        </w:rPr>
        <w:t>4.1 - Documentos de venda</w:t>
      </w:r>
    </w:p>
    <w:p w14:paraId="45A815D9" w14:textId="77777777" w:rsidR="003F3EDE" w:rsidRPr="00691778" w:rsidRDefault="003F3EDE" w:rsidP="003F3EDE">
      <w:pPr>
        <w:pStyle w:val="PargrafodaLista"/>
        <w:widowControl w:val="0"/>
        <w:spacing w:after="240" w:line="276" w:lineRule="auto"/>
        <w:ind w:right="795"/>
        <w:contextualSpacing w:val="0"/>
        <w:jc w:val="both"/>
        <w:rPr>
          <w:rFonts w:ascii="Arial" w:hAnsi="Arial" w:cs="Arial"/>
          <w:sz w:val="24"/>
          <w:szCs w:val="24"/>
          <w:rPrChange w:id="2467" w:author="Adelino Naquarta Sepalanga Domingos" w:date="2025-03-05T08:49:00Z" w16du:dateUtc="2025-03-05T07:49:00Z">
            <w:rPr>
              <w:rFonts w:ascii="Times New Roman" w:hAnsi="Times New Roman" w:cs="Times New Roman"/>
              <w:sz w:val="24"/>
              <w:szCs w:val="24"/>
            </w:rPr>
          </w:rPrChange>
        </w:rPr>
      </w:pPr>
    </w:p>
    <w:p w14:paraId="5C5B0D3C" w14:textId="77777777" w:rsidR="003F3EDE" w:rsidRPr="00691778" w:rsidRDefault="003F3EDE" w:rsidP="003F3EDE">
      <w:pPr>
        <w:spacing w:after="240" w:line="276" w:lineRule="auto"/>
        <w:rPr>
          <w:rFonts w:ascii="Arial" w:eastAsia="Microsoft JhengHei" w:hAnsi="Arial" w:cs="Arial"/>
          <w:b/>
          <w:sz w:val="24"/>
          <w:szCs w:val="24"/>
          <w:rPrChange w:id="2468" w:author="Adelino Naquarta Sepalanga Domingos" w:date="2025-03-05T08:49:00Z" w16du:dateUtc="2025-03-05T07:49:00Z">
            <w:rPr>
              <w:rFonts w:ascii="Times New Roman" w:eastAsia="Microsoft JhengHei" w:hAnsi="Times New Roman" w:cs="Times New Roman"/>
              <w:b/>
              <w:sz w:val="24"/>
              <w:szCs w:val="24"/>
            </w:rPr>
          </w:rPrChange>
        </w:rPr>
      </w:pPr>
      <w:r w:rsidRPr="00691778">
        <w:rPr>
          <w:rFonts w:ascii="Arial" w:eastAsia="Microsoft JhengHei" w:hAnsi="Arial" w:cs="Arial"/>
          <w:b/>
          <w:sz w:val="24"/>
          <w:szCs w:val="24"/>
          <w:rPrChange w:id="2469" w:author="Adelino Naquarta Sepalanga Domingos" w:date="2025-03-05T08:49:00Z" w16du:dateUtc="2025-03-05T07:49:00Z">
            <w:rPr>
              <w:rFonts w:ascii="Times New Roman" w:eastAsia="Microsoft JhengHei" w:hAnsi="Times New Roman" w:cs="Times New Roman"/>
              <w:b/>
              <w:sz w:val="24"/>
              <w:szCs w:val="24"/>
            </w:rPr>
          </w:rPrChange>
        </w:rPr>
        <w:t xml:space="preserve">                                                        Estrutura de dados</w:t>
      </w:r>
    </w:p>
    <w:p w14:paraId="2C179AC1" w14:textId="77777777" w:rsidR="003F3EDE" w:rsidRPr="00691778" w:rsidRDefault="003F3EDE" w:rsidP="003F3EDE">
      <w:pPr>
        <w:spacing w:after="240" w:line="276" w:lineRule="auto"/>
        <w:rPr>
          <w:rFonts w:ascii="Arial" w:eastAsia="Microsoft JhengHei" w:hAnsi="Arial" w:cs="Arial"/>
          <w:b/>
          <w:sz w:val="10"/>
          <w:szCs w:val="24"/>
          <w:rPrChange w:id="2470" w:author="Adelino Naquarta Sepalanga Domingos" w:date="2025-03-05T08:49:00Z" w16du:dateUtc="2025-03-05T07:49:00Z">
            <w:rPr>
              <w:rFonts w:ascii="Times New Roman" w:eastAsia="Microsoft JhengHei" w:hAnsi="Times New Roman" w:cs="Times New Roman"/>
              <w:b/>
              <w:sz w:val="10"/>
              <w:szCs w:val="24"/>
            </w:rPr>
          </w:rPrChange>
        </w:rPr>
      </w:pPr>
    </w:p>
    <w:p w14:paraId="20989D6E" w14:textId="77777777" w:rsidR="003F3EDE" w:rsidRPr="00691778" w:rsidRDefault="003F3EDE" w:rsidP="003F3EDE">
      <w:pPr>
        <w:spacing w:after="240" w:line="276" w:lineRule="auto"/>
        <w:jc w:val="both"/>
        <w:rPr>
          <w:rFonts w:ascii="Arial" w:eastAsia="Microsoft JhengHei" w:hAnsi="Arial" w:cs="Arial"/>
          <w:b/>
          <w:sz w:val="24"/>
          <w:szCs w:val="24"/>
          <w:rPrChange w:id="2471" w:author="Adelino Naquarta Sepalanga Domingos" w:date="2025-03-05T08:49:00Z" w16du:dateUtc="2025-03-05T07:49:00Z">
            <w:rPr>
              <w:rFonts w:ascii="Times New Roman" w:eastAsia="Microsoft JhengHei" w:hAnsi="Times New Roman" w:cs="Times New Roman"/>
              <w:b/>
              <w:sz w:val="24"/>
              <w:szCs w:val="24"/>
            </w:rPr>
          </w:rPrChange>
        </w:rPr>
      </w:pPr>
      <w:r w:rsidRPr="00691778">
        <w:rPr>
          <w:rFonts w:ascii="Arial" w:eastAsia="Microsoft JhengHei" w:hAnsi="Arial" w:cs="Arial"/>
          <w:b/>
          <w:sz w:val="24"/>
          <w:szCs w:val="24"/>
          <w:rPrChange w:id="2472" w:author="Adelino Naquarta Sepalanga Domingos" w:date="2025-03-05T08:49:00Z" w16du:dateUtc="2025-03-05T07:49:00Z">
            <w:rPr>
              <w:rFonts w:ascii="Times New Roman" w:eastAsia="Microsoft JhengHei" w:hAnsi="Times New Roman" w:cs="Times New Roman"/>
              <w:b/>
              <w:sz w:val="24"/>
              <w:szCs w:val="24"/>
            </w:rPr>
          </w:rPrChange>
        </w:rPr>
        <w:t>1- * Cabeçalho (Header)</w:t>
      </w:r>
    </w:p>
    <w:p w14:paraId="19DC4B19" w14:textId="77777777" w:rsidR="003F3EDE" w:rsidRPr="00691778" w:rsidRDefault="003F3EDE" w:rsidP="003F3EDE">
      <w:pPr>
        <w:spacing w:after="240" w:line="276" w:lineRule="auto"/>
        <w:jc w:val="both"/>
        <w:rPr>
          <w:rFonts w:ascii="Arial" w:eastAsia="Times New Roman" w:hAnsi="Arial" w:cs="Arial"/>
          <w:spacing w:val="-1"/>
          <w:sz w:val="24"/>
          <w:szCs w:val="24"/>
          <w:rPrChange w:id="2473" w:author="Adelino Naquarta Sepalanga Domingos" w:date="2025-03-05T08:49:00Z" w16du:dateUtc="2025-03-05T07:49:00Z">
            <w:rPr>
              <w:rFonts w:ascii="Times New Roman" w:eastAsia="Times New Roman" w:hAnsi="Times New Roman" w:cs="Times New Roman"/>
              <w:spacing w:val="-1"/>
              <w:sz w:val="24"/>
              <w:szCs w:val="24"/>
            </w:rPr>
          </w:rPrChange>
        </w:rPr>
      </w:pPr>
      <w:r w:rsidRPr="00691778">
        <w:rPr>
          <w:rFonts w:ascii="Arial" w:eastAsia="Times New Roman" w:hAnsi="Arial" w:cs="Arial"/>
          <w:spacing w:val="-1"/>
          <w:sz w:val="24"/>
          <w:szCs w:val="24"/>
          <w:rPrChange w:id="2474" w:author="Adelino Naquarta Sepalanga Domingos" w:date="2025-03-05T08:49:00Z" w16du:dateUtc="2025-03-05T07:49:00Z">
            <w:rPr>
              <w:rFonts w:ascii="Times New Roman" w:eastAsia="Times New Roman" w:hAnsi="Times New Roman" w:cs="Times New Roman"/>
              <w:spacing w:val="-1"/>
              <w:sz w:val="24"/>
              <w:szCs w:val="24"/>
            </w:rPr>
          </w:rPrChange>
        </w:rPr>
        <w:t>Esta tabela contém a informação geral referente ao sujeito passivo a que respeita ao SAFT (AO).</w:t>
      </w:r>
    </w:p>
    <w:p w14:paraId="3339B229" w14:textId="77777777" w:rsidR="003F3EDE" w:rsidRPr="00691778" w:rsidRDefault="003F3EDE" w:rsidP="003F3EDE">
      <w:pPr>
        <w:spacing w:after="240" w:line="276" w:lineRule="auto"/>
        <w:jc w:val="both"/>
        <w:rPr>
          <w:rFonts w:ascii="Arial" w:eastAsia="Times New Roman" w:hAnsi="Arial" w:cs="Arial"/>
          <w:spacing w:val="-1"/>
          <w:sz w:val="2"/>
          <w:szCs w:val="24"/>
          <w:rPrChange w:id="2475" w:author="Adelino Naquarta Sepalanga Domingos" w:date="2025-03-05T08:49:00Z" w16du:dateUtc="2025-03-05T07:49:00Z">
            <w:rPr>
              <w:rFonts w:ascii="Times New Roman" w:eastAsia="Times New Roman" w:hAnsi="Times New Roman" w:cs="Times New Roman"/>
              <w:spacing w:val="-1"/>
              <w:sz w:val="2"/>
              <w:szCs w:val="24"/>
            </w:rPr>
          </w:rPrChange>
        </w:rPr>
      </w:pPr>
    </w:p>
    <w:p w14:paraId="47748B96" w14:textId="77777777" w:rsidR="003F3EDE" w:rsidRPr="00691778" w:rsidRDefault="003F3EDE" w:rsidP="003F3EDE">
      <w:pPr>
        <w:widowControl w:val="0"/>
        <w:spacing w:after="0" w:line="240" w:lineRule="auto"/>
        <w:jc w:val="center"/>
        <w:rPr>
          <w:rFonts w:ascii="Arial" w:eastAsia="Times New Roman" w:hAnsi="Arial" w:cs="Arial"/>
          <w:spacing w:val="-1"/>
          <w:sz w:val="6"/>
          <w:rPrChange w:id="2476" w:author="Adelino Naquarta Sepalanga Domingos" w:date="2025-03-05T08:49:00Z" w16du:dateUtc="2025-03-05T07:49:00Z">
            <w:rPr>
              <w:rFonts w:ascii="Times New Roman" w:eastAsia="Times New Roman" w:hAnsi="Times New Roman"/>
              <w:spacing w:val="-1"/>
              <w:sz w:val="6"/>
            </w:rPr>
          </w:rPrChange>
        </w:rPr>
      </w:pPr>
    </w:p>
    <w:tbl>
      <w:tblPr>
        <w:tblW w:w="11341" w:type="dxa"/>
        <w:tblInd w:w="-1001" w:type="dxa"/>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701"/>
        <w:gridCol w:w="1504"/>
        <w:gridCol w:w="3000"/>
        <w:gridCol w:w="3915"/>
        <w:gridCol w:w="1221"/>
      </w:tblGrid>
      <w:tr w:rsidR="003F3EDE" w:rsidRPr="001A2728" w14:paraId="62744685" w14:textId="77777777" w:rsidTr="0025185C">
        <w:trPr>
          <w:trHeight w:val="463"/>
          <w:tblHeader/>
        </w:trPr>
        <w:tc>
          <w:tcPr>
            <w:tcW w:w="1701"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5D1BD846" w14:textId="77777777" w:rsidR="003F3EDE" w:rsidRPr="001A2728" w:rsidRDefault="003F3EDE" w:rsidP="0025185C">
            <w:pPr>
              <w:widowControl w:val="0"/>
              <w:spacing w:after="0" w:line="240" w:lineRule="auto"/>
              <w:jc w:val="center"/>
              <w:rPr>
                <w:rFonts w:ascii="Arial" w:eastAsia="Times New Roman" w:hAnsi="Arial" w:cs="Arial"/>
                <w:b/>
                <w:bCs/>
                <w:spacing w:val="-1"/>
                <w:sz w:val="20"/>
                <w:szCs w:val="20"/>
                <w:rPrChange w:id="2477" w:author="Adelino Naquarta Sepalanga Domingos" w:date="2025-03-05T09:00:00Z" w16du:dateUtc="2025-03-05T08:00:00Z">
                  <w:rPr>
                    <w:rFonts w:ascii="Times New Roman" w:eastAsia="Times New Roman" w:hAnsi="Times New Roman"/>
                    <w:b/>
                    <w:bCs/>
                    <w:spacing w:val="-1"/>
                  </w:rPr>
                </w:rPrChange>
              </w:rPr>
            </w:pPr>
            <w:bookmarkStart w:id="2478" w:name="_Hlk36415868"/>
            <w:r w:rsidRPr="001A2728">
              <w:rPr>
                <w:rFonts w:ascii="Arial" w:eastAsia="Times New Roman" w:hAnsi="Arial" w:cs="Arial"/>
                <w:b/>
                <w:bCs/>
                <w:spacing w:val="-1"/>
                <w:sz w:val="20"/>
                <w:szCs w:val="20"/>
                <w:rPrChange w:id="2479" w:author="Adelino Naquarta Sepalanga Domingos" w:date="2025-03-05T09:00:00Z" w16du:dateUtc="2025-03-05T08:00:00Z">
                  <w:rPr>
                    <w:rFonts w:ascii="Times New Roman" w:eastAsia="Times New Roman" w:hAnsi="Times New Roman"/>
                    <w:b/>
                    <w:bCs/>
                    <w:spacing w:val="-1"/>
                  </w:rPr>
                </w:rPrChange>
              </w:rPr>
              <w:t>Índice do campo</w:t>
            </w:r>
          </w:p>
        </w:tc>
        <w:tc>
          <w:tcPr>
            <w:tcW w:w="1504"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1044ED05" w14:textId="77777777" w:rsidR="003F3EDE" w:rsidRPr="001A2728" w:rsidRDefault="003F3EDE" w:rsidP="0025185C">
            <w:pPr>
              <w:widowControl w:val="0"/>
              <w:spacing w:after="0" w:line="240" w:lineRule="auto"/>
              <w:jc w:val="center"/>
              <w:rPr>
                <w:rFonts w:ascii="Arial" w:eastAsia="Times New Roman" w:hAnsi="Arial" w:cs="Arial"/>
                <w:b/>
                <w:bCs/>
                <w:spacing w:val="-1"/>
                <w:sz w:val="20"/>
                <w:szCs w:val="20"/>
                <w:rPrChange w:id="2480" w:author="Adelino Naquarta Sepalanga Domingos" w:date="2025-03-05T09:00:00Z" w16du:dateUtc="2025-03-05T08:00:00Z">
                  <w:rPr>
                    <w:rFonts w:ascii="Times New Roman" w:eastAsia="Times New Roman" w:hAnsi="Times New Roman"/>
                    <w:b/>
                    <w:bCs/>
                    <w:spacing w:val="-1"/>
                  </w:rPr>
                </w:rPrChange>
              </w:rPr>
            </w:pPr>
            <w:r w:rsidRPr="001A2728">
              <w:rPr>
                <w:rFonts w:ascii="Arial" w:eastAsia="Times New Roman" w:hAnsi="Arial" w:cs="Arial"/>
                <w:b/>
                <w:bCs/>
                <w:spacing w:val="-1"/>
                <w:sz w:val="20"/>
                <w:szCs w:val="20"/>
                <w:rPrChange w:id="2481" w:author="Adelino Naquarta Sepalanga Domingos" w:date="2025-03-05T09:00:00Z" w16du:dateUtc="2025-03-05T08:00:00Z">
                  <w:rPr>
                    <w:rFonts w:ascii="Times New Roman" w:eastAsia="Times New Roman" w:hAnsi="Times New Roman"/>
                    <w:b/>
                    <w:bCs/>
                    <w:spacing w:val="-1"/>
                  </w:rPr>
                </w:rPrChange>
              </w:rPr>
              <w:t>Obrigatório</w:t>
            </w:r>
          </w:p>
        </w:tc>
        <w:tc>
          <w:tcPr>
            <w:tcW w:w="3000"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3F458865" w14:textId="77777777" w:rsidR="003F3EDE" w:rsidRPr="001A2728" w:rsidRDefault="003F3EDE" w:rsidP="0025185C">
            <w:pPr>
              <w:widowControl w:val="0"/>
              <w:spacing w:after="0" w:line="240" w:lineRule="auto"/>
              <w:jc w:val="center"/>
              <w:rPr>
                <w:rFonts w:ascii="Arial" w:eastAsia="Times New Roman" w:hAnsi="Arial" w:cs="Arial"/>
                <w:b/>
                <w:bCs/>
                <w:spacing w:val="-1"/>
                <w:sz w:val="20"/>
                <w:szCs w:val="20"/>
                <w:rPrChange w:id="2482" w:author="Adelino Naquarta Sepalanga Domingos" w:date="2025-03-05T09:00:00Z" w16du:dateUtc="2025-03-05T08:00:00Z">
                  <w:rPr>
                    <w:rFonts w:ascii="Times New Roman" w:eastAsia="Times New Roman" w:hAnsi="Times New Roman"/>
                    <w:b/>
                    <w:bCs/>
                    <w:spacing w:val="-1"/>
                  </w:rPr>
                </w:rPrChange>
              </w:rPr>
            </w:pPr>
            <w:r w:rsidRPr="001A2728">
              <w:rPr>
                <w:rFonts w:ascii="Arial" w:eastAsia="Times New Roman" w:hAnsi="Arial" w:cs="Arial"/>
                <w:b/>
                <w:bCs/>
                <w:spacing w:val="-1"/>
                <w:sz w:val="20"/>
                <w:szCs w:val="20"/>
                <w:rPrChange w:id="2483" w:author="Adelino Naquarta Sepalanga Domingos" w:date="2025-03-05T09:00:00Z" w16du:dateUtc="2025-03-05T08:00:00Z">
                  <w:rPr>
                    <w:rFonts w:ascii="Times New Roman" w:eastAsia="Times New Roman" w:hAnsi="Times New Roman"/>
                    <w:b/>
                    <w:bCs/>
                    <w:spacing w:val="-1"/>
                  </w:rPr>
                </w:rPrChange>
              </w:rPr>
              <w:t>Nome do campo</w:t>
            </w:r>
          </w:p>
        </w:tc>
        <w:tc>
          <w:tcPr>
            <w:tcW w:w="3915"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698E71A4" w14:textId="77777777" w:rsidR="003F3EDE" w:rsidRPr="001A2728" w:rsidRDefault="003F3EDE" w:rsidP="0025185C">
            <w:pPr>
              <w:widowControl w:val="0"/>
              <w:spacing w:after="0" w:line="240" w:lineRule="auto"/>
              <w:jc w:val="center"/>
              <w:rPr>
                <w:rFonts w:ascii="Arial" w:eastAsia="Times New Roman" w:hAnsi="Arial" w:cs="Arial"/>
                <w:b/>
                <w:bCs/>
                <w:spacing w:val="-1"/>
                <w:sz w:val="20"/>
                <w:szCs w:val="20"/>
                <w:rPrChange w:id="2484" w:author="Adelino Naquarta Sepalanga Domingos" w:date="2025-03-05T09:00:00Z" w16du:dateUtc="2025-03-05T08:00:00Z">
                  <w:rPr>
                    <w:rFonts w:ascii="Times New Roman" w:eastAsia="Times New Roman" w:hAnsi="Times New Roman"/>
                    <w:b/>
                    <w:bCs/>
                    <w:spacing w:val="-1"/>
                  </w:rPr>
                </w:rPrChange>
              </w:rPr>
            </w:pPr>
            <w:r w:rsidRPr="001A2728">
              <w:rPr>
                <w:rFonts w:ascii="Arial" w:eastAsia="Times New Roman" w:hAnsi="Arial" w:cs="Arial"/>
                <w:b/>
                <w:bCs/>
                <w:spacing w:val="-1"/>
                <w:sz w:val="20"/>
                <w:szCs w:val="20"/>
                <w:rPrChange w:id="2485" w:author="Adelino Naquarta Sepalanga Domingos" w:date="2025-03-05T09:00:00Z" w16du:dateUtc="2025-03-05T08:00:00Z">
                  <w:rPr>
                    <w:rFonts w:ascii="Times New Roman" w:eastAsia="Times New Roman" w:hAnsi="Times New Roman"/>
                    <w:b/>
                    <w:bCs/>
                    <w:spacing w:val="-1"/>
                  </w:rPr>
                </w:rPrChange>
              </w:rPr>
              <w:t>Notas técnicas</w:t>
            </w:r>
          </w:p>
        </w:tc>
        <w:tc>
          <w:tcPr>
            <w:tcW w:w="1221"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18AA9073" w14:textId="77777777" w:rsidR="003F3EDE" w:rsidRPr="001A2728" w:rsidRDefault="003F3EDE" w:rsidP="0025185C">
            <w:pPr>
              <w:widowControl w:val="0"/>
              <w:spacing w:after="0" w:line="240" w:lineRule="auto"/>
              <w:jc w:val="center"/>
              <w:rPr>
                <w:rFonts w:ascii="Arial" w:eastAsia="Times New Roman" w:hAnsi="Arial" w:cs="Arial"/>
                <w:b/>
                <w:bCs/>
                <w:spacing w:val="-1"/>
                <w:sz w:val="20"/>
                <w:szCs w:val="20"/>
                <w:rPrChange w:id="2486" w:author="Adelino Naquarta Sepalanga Domingos" w:date="2025-03-05T09:00:00Z" w16du:dateUtc="2025-03-05T08:00:00Z">
                  <w:rPr>
                    <w:rFonts w:ascii="Times New Roman" w:eastAsia="Times New Roman" w:hAnsi="Times New Roman"/>
                    <w:b/>
                    <w:bCs/>
                    <w:spacing w:val="-1"/>
                  </w:rPr>
                </w:rPrChange>
              </w:rPr>
            </w:pPr>
            <w:r w:rsidRPr="001A2728">
              <w:rPr>
                <w:rFonts w:ascii="Arial" w:eastAsia="Times New Roman" w:hAnsi="Arial" w:cs="Arial"/>
                <w:b/>
                <w:bCs/>
                <w:spacing w:val="-1"/>
                <w:sz w:val="20"/>
                <w:szCs w:val="20"/>
                <w:rPrChange w:id="2487" w:author="Adelino Naquarta Sepalanga Domingos" w:date="2025-03-05T09:00:00Z" w16du:dateUtc="2025-03-05T08:00:00Z">
                  <w:rPr>
                    <w:rFonts w:ascii="Times New Roman" w:eastAsia="Times New Roman" w:hAnsi="Times New Roman"/>
                    <w:b/>
                    <w:bCs/>
                    <w:spacing w:val="-1"/>
                  </w:rPr>
                </w:rPrChange>
              </w:rPr>
              <w:t>Formato</w:t>
            </w:r>
          </w:p>
        </w:tc>
      </w:tr>
      <w:bookmarkEnd w:id="2478"/>
      <w:tr w:rsidR="003F3EDE" w:rsidRPr="001A2728" w14:paraId="72C777C7" w14:textId="77777777" w:rsidTr="0025185C">
        <w:tc>
          <w:tcPr>
            <w:tcW w:w="1701"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tcPr>
          <w:p w14:paraId="21C245BE"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488" w:author="Adelino Naquarta Sepalanga Domingos" w:date="2025-03-05T09:00:00Z" w16du:dateUtc="2025-03-05T08:00:00Z">
                  <w:rPr>
                    <w:rFonts w:ascii="Times New Roman" w:eastAsia="Times New Roman" w:hAnsi="Times New Roman"/>
                    <w:spacing w:val="-1"/>
                  </w:rPr>
                </w:rPrChange>
              </w:rPr>
            </w:pPr>
          </w:p>
          <w:p w14:paraId="34FA534E"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489"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490" w:author="Adelino Naquarta Sepalanga Domingos" w:date="2025-03-05T09:00:00Z" w16du:dateUtc="2025-03-05T08:00:00Z">
                  <w:rPr>
                    <w:rFonts w:ascii="Times New Roman" w:eastAsia="Times New Roman" w:hAnsi="Times New Roman"/>
                    <w:spacing w:val="-1"/>
                  </w:rPr>
                </w:rPrChange>
              </w:rPr>
              <w:t>1.1.</w:t>
            </w:r>
          </w:p>
        </w:tc>
        <w:tc>
          <w:tcPr>
            <w:tcW w:w="1504"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tcPr>
          <w:p w14:paraId="025AA38B"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491" w:author="Adelino Naquarta Sepalanga Domingos" w:date="2025-03-05T09:00:00Z" w16du:dateUtc="2025-03-05T08:00:00Z">
                  <w:rPr>
                    <w:rFonts w:ascii="Times New Roman" w:eastAsia="Times New Roman" w:hAnsi="Times New Roman"/>
                    <w:spacing w:val="-1"/>
                  </w:rPr>
                </w:rPrChange>
              </w:rPr>
            </w:pPr>
          </w:p>
          <w:p w14:paraId="6A40B48E"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492"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493" w:author="Adelino Naquarta Sepalanga Domingos" w:date="2025-03-05T09:00:00Z" w16du:dateUtc="2025-03-05T08:00: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tcPr>
          <w:p w14:paraId="4F5B9A1B" w14:textId="77777777" w:rsidR="003F3EDE" w:rsidRPr="001A2728" w:rsidRDefault="003F3EDE" w:rsidP="0025185C">
            <w:pPr>
              <w:widowControl w:val="0"/>
              <w:spacing w:after="0" w:line="240" w:lineRule="auto"/>
              <w:rPr>
                <w:rFonts w:ascii="Arial" w:eastAsia="Times New Roman" w:hAnsi="Arial" w:cs="Arial"/>
                <w:spacing w:val="-1"/>
                <w:sz w:val="20"/>
                <w:szCs w:val="20"/>
                <w:rPrChange w:id="2494"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495" w:author="Adelino Naquarta Sepalanga Domingos" w:date="2025-03-05T09:00:00Z" w16du:dateUtc="2025-03-05T08:00:00Z">
                  <w:rPr>
                    <w:rFonts w:ascii="Times New Roman" w:eastAsia="Times New Roman" w:hAnsi="Times New Roman"/>
                    <w:spacing w:val="-1"/>
                  </w:rPr>
                </w:rPrChange>
              </w:rPr>
              <w:t>Ficheiro de auditoria informática (AuditFile Version)</w:t>
            </w:r>
          </w:p>
        </w:tc>
        <w:tc>
          <w:tcPr>
            <w:tcW w:w="3915"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tcPr>
          <w:p w14:paraId="0833EB95" w14:textId="77777777" w:rsidR="003F3EDE" w:rsidRPr="001A2728" w:rsidRDefault="003F3EDE" w:rsidP="0025185C">
            <w:pPr>
              <w:widowControl w:val="0"/>
              <w:spacing w:after="0" w:line="240" w:lineRule="auto"/>
              <w:rPr>
                <w:rFonts w:ascii="Arial" w:eastAsia="Times New Roman" w:hAnsi="Arial" w:cs="Arial"/>
                <w:spacing w:val="-1"/>
                <w:sz w:val="20"/>
                <w:szCs w:val="20"/>
                <w:rPrChange w:id="2496"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497" w:author="Adelino Naquarta Sepalanga Domingos" w:date="2025-03-05T09:00:00Z" w16du:dateUtc="2025-03-05T08:00:00Z">
                  <w:rPr>
                    <w:rFonts w:ascii="Times New Roman" w:eastAsia="Times New Roman" w:hAnsi="Times New Roman"/>
                    <w:spacing w:val="-1"/>
                  </w:rPr>
                </w:rPrChange>
              </w:rPr>
              <w:t xml:space="preserve"> A versão a utilizar do esquema XML </w:t>
            </w:r>
          </w:p>
        </w:tc>
        <w:tc>
          <w:tcPr>
            <w:tcW w:w="1221"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tcPr>
          <w:p w14:paraId="4AE16A93"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498"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499" w:author="Adelino Naquarta Sepalanga Domingos" w:date="2025-03-05T09:00:00Z" w16du:dateUtc="2025-03-05T08:00:00Z">
                  <w:rPr>
                    <w:rFonts w:ascii="Times New Roman" w:eastAsia="Times New Roman" w:hAnsi="Times New Roman"/>
                    <w:spacing w:val="-1"/>
                  </w:rPr>
                </w:rPrChange>
              </w:rPr>
              <w:t>Texto</w:t>
            </w:r>
          </w:p>
          <w:p w14:paraId="44C27320"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500"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501" w:author="Adelino Naquarta Sepalanga Domingos" w:date="2025-03-05T09:00:00Z" w16du:dateUtc="2025-03-05T08:00:00Z">
                  <w:rPr>
                    <w:rFonts w:ascii="Times New Roman" w:eastAsia="Times New Roman" w:hAnsi="Times New Roman"/>
                    <w:spacing w:val="-1"/>
                  </w:rPr>
                </w:rPrChange>
              </w:rPr>
              <w:t>10</w:t>
            </w:r>
          </w:p>
        </w:tc>
      </w:tr>
      <w:tr w:rsidR="003F3EDE" w:rsidRPr="001A2728" w14:paraId="2BDD68EF" w14:textId="77777777" w:rsidTr="0025185C">
        <w:tc>
          <w:tcPr>
            <w:tcW w:w="1701"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94AEF5F"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502" w:author="Adelino Naquarta Sepalanga Domingos" w:date="2025-03-05T09:00:00Z" w16du:dateUtc="2025-03-05T08:00:00Z">
                  <w:rPr>
                    <w:rFonts w:ascii="Times New Roman" w:eastAsia="Times New Roman" w:hAnsi="Times New Roman"/>
                    <w:spacing w:val="-1"/>
                  </w:rPr>
                </w:rPrChange>
              </w:rPr>
            </w:pPr>
          </w:p>
          <w:p w14:paraId="7ACE06DF"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503"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504" w:author="Adelino Naquarta Sepalanga Domingos" w:date="2025-03-05T09:00:00Z" w16du:dateUtc="2025-03-05T08:00:00Z">
                  <w:rPr>
                    <w:rFonts w:ascii="Times New Roman" w:eastAsia="Times New Roman" w:hAnsi="Times New Roman"/>
                    <w:spacing w:val="-1"/>
                  </w:rPr>
                </w:rPrChange>
              </w:rPr>
              <w:t>1.2.</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CEA806A"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505" w:author="Adelino Naquarta Sepalanga Domingos" w:date="2025-03-05T09:00:00Z" w16du:dateUtc="2025-03-05T08:00:00Z">
                  <w:rPr>
                    <w:rFonts w:ascii="Times New Roman" w:eastAsia="Times New Roman" w:hAnsi="Times New Roman"/>
                    <w:spacing w:val="-1"/>
                  </w:rPr>
                </w:rPrChange>
              </w:rPr>
            </w:pPr>
          </w:p>
          <w:p w14:paraId="5B4D2F75"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506"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507" w:author="Adelino Naquarta Sepalanga Domingos" w:date="2025-03-05T09:00:00Z" w16du:dateUtc="2025-03-05T08:00: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B228A40" w14:textId="77777777" w:rsidR="003F3EDE" w:rsidRPr="001A2728" w:rsidRDefault="003F3EDE" w:rsidP="0025185C">
            <w:pPr>
              <w:widowControl w:val="0"/>
              <w:spacing w:after="0" w:line="240" w:lineRule="auto"/>
              <w:rPr>
                <w:rFonts w:ascii="Arial" w:eastAsia="Times New Roman" w:hAnsi="Arial" w:cs="Arial"/>
                <w:spacing w:val="-1"/>
                <w:sz w:val="20"/>
                <w:szCs w:val="20"/>
                <w:rPrChange w:id="2508"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509" w:author="Adelino Naquarta Sepalanga Domingos" w:date="2025-03-05T09:00:00Z" w16du:dateUtc="2025-03-05T08:00:00Z">
                  <w:rPr>
                    <w:rFonts w:ascii="Times New Roman" w:eastAsia="Times New Roman" w:hAnsi="Times New Roman"/>
                    <w:spacing w:val="-1"/>
                  </w:rPr>
                </w:rPrChange>
              </w:rPr>
              <w:t>Identificação do registo comercial da empresa (CompanyID)</w:t>
            </w:r>
          </w:p>
        </w:tc>
        <w:tc>
          <w:tcPr>
            <w:tcW w:w="391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71E7E8F" w14:textId="77777777" w:rsidR="003F3EDE" w:rsidRPr="001A2728" w:rsidRDefault="003F3EDE" w:rsidP="0025185C">
            <w:pPr>
              <w:widowControl w:val="0"/>
              <w:spacing w:after="0" w:line="240" w:lineRule="auto"/>
              <w:rPr>
                <w:rFonts w:ascii="Arial" w:eastAsia="Times New Roman" w:hAnsi="Arial" w:cs="Arial"/>
                <w:spacing w:val="-1"/>
                <w:sz w:val="20"/>
                <w:szCs w:val="20"/>
                <w:rPrChange w:id="2510"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511" w:author="Adelino Naquarta Sepalanga Domingos" w:date="2025-03-05T09:00:00Z" w16du:dateUtc="2025-03-05T08:00:00Z">
                  <w:rPr>
                    <w:rFonts w:ascii="Times New Roman" w:eastAsia="Times New Roman" w:hAnsi="Times New Roman"/>
                    <w:spacing w:val="-1"/>
                  </w:rPr>
                </w:rPrChange>
              </w:rPr>
              <w:t>Registo comercial.</w:t>
            </w:r>
          </w:p>
          <w:p w14:paraId="27EA0E77" w14:textId="77777777" w:rsidR="003F3EDE" w:rsidRPr="001A2728" w:rsidRDefault="003F3EDE" w:rsidP="0025185C">
            <w:pPr>
              <w:widowControl w:val="0"/>
              <w:spacing w:after="0" w:line="240" w:lineRule="auto"/>
              <w:rPr>
                <w:rFonts w:ascii="Arial" w:eastAsia="Times New Roman" w:hAnsi="Arial" w:cs="Arial"/>
                <w:spacing w:val="-1"/>
                <w:sz w:val="20"/>
                <w:szCs w:val="20"/>
                <w:rPrChange w:id="2512" w:author="Adelino Naquarta Sepalanga Domingos" w:date="2025-03-05T09:00:00Z" w16du:dateUtc="2025-03-05T08:00:00Z">
                  <w:rPr>
                    <w:rFonts w:ascii="Times New Roman" w:eastAsia="Times New Roman" w:hAnsi="Times New Roman"/>
                    <w:spacing w:val="-1"/>
                  </w:rPr>
                </w:rPrChange>
              </w:rPr>
            </w:pPr>
          </w:p>
          <w:p w14:paraId="5939AEE4" w14:textId="77777777" w:rsidR="003F3EDE" w:rsidRPr="001A2728" w:rsidRDefault="003F3EDE" w:rsidP="0025185C">
            <w:pPr>
              <w:widowControl w:val="0"/>
              <w:spacing w:after="0" w:line="240" w:lineRule="auto"/>
              <w:rPr>
                <w:rFonts w:ascii="Arial" w:eastAsia="Times New Roman" w:hAnsi="Arial" w:cs="Arial"/>
                <w:spacing w:val="-1"/>
                <w:sz w:val="20"/>
                <w:szCs w:val="20"/>
                <w:rPrChange w:id="2513" w:author="Adelino Naquarta Sepalanga Domingos" w:date="2025-03-05T09:00:00Z" w16du:dateUtc="2025-03-05T08:00:00Z">
                  <w:rPr>
                    <w:rFonts w:ascii="Times New Roman" w:eastAsia="Times New Roman" w:hAnsi="Times New Roman"/>
                    <w:spacing w:val="-1"/>
                  </w:rPr>
                </w:rPrChange>
              </w:rPr>
            </w:pPr>
          </w:p>
        </w:tc>
        <w:tc>
          <w:tcPr>
            <w:tcW w:w="1221"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4F73B7F"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514"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515" w:author="Adelino Naquarta Sepalanga Domingos" w:date="2025-03-05T09:00:00Z" w16du:dateUtc="2025-03-05T08:00:00Z">
                  <w:rPr>
                    <w:rFonts w:ascii="Times New Roman" w:eastAsia="Times New Roman" w:hAnsi="Times New Roman"/>
                    <w:spacing w:val="-1"/>
                  </w:rPr>
                </w:rPrChange>
              </w:rPr>
              <w:t>Texto</w:t>
            </w:r>
          </w:p>
          <w:p w14:paraId="6BB2225E"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516"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517" w:author="Adelino Naquarta Sepalanga Domingos" w:date="2025-03-05T09:00:00Z" w16du:dateUtc="2025-03-05T08:00:00Z">
                  <w:rPr>
                    <w:rFonts w:ascii="Times New Roman" w:eastAsia="Times New Roman" w:hAnsi="Times New Roman"/>
                    <w:spacing w:val="-1"/>
                  </w:rPr>
                </w:rPrChange>
              </w:rPr>
              <w:t>50</w:t>
            </w:r>
          </w:p>
        </w:tc>
      </w:tr>
      <w:tr w:rsidR="003F3EDE" w:rsidRPr="001A2728" w14:paraId="6EB06224" w14:textId="77777777" w:rsidTr="0025185C">
        <w:tc>
          <w:tcPr>
            <w:tcW w:w="1701"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tcPr>
          <w:p w14:paraId="680F6B2B"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518" w:author="Adelino Naquarta Sepalanga Domingos" w:date="2025-03-05T09:00:00Z" w16du:dateUtc="2025-03-05T08:00:00Z">
                  <w:rPr>
                    <w:rFonts w:ascii="Times New Roman" w:eastAsia="Times New Roman" w:hAnsi="Times New Roman"/>
                    <w:spacing w:val="-1"/>
                  </w:rPr>
                </w:rPrChange>
              </w:rPr>
            </w:pPr>
          </w:p>
          <w:p w14:paraId="328F425D"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519"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520" w:author="Adelino Naquarta Sepalanga Domingos" w:date="2025-03-05T09:00:00Z" w16du:dateUtc="2025-03-05T08:00:00Z">
                  <w:rPr>
                    <w:rFonts w:ascii="Times New Roman" w:eastAsia="Times New Roman" w:hAnsi="Times New Roman"/>
                    <w:spacing w:val="-1"/>
                  </w:rPr>
                </w:rPrChange>
              </w:rPr>
              <w:t>1.3.</w:t>
            </w:r>
          </w:p>
        </w:tc>
        <w:tc>
          <w:tcPr>
            <w:tcW w:w="1504"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tcPr>
          <w:p w14:paraId="3CF1B949"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521" w:author="Adelino Naquarta Sepalanga Domingos" w:date="2025-03-05T09:00:00Z" w16du:dateUtc="2025-03-05T08:00:00Z">
                  <w:rPr>
                    <w:rFonts w:ascii="Times New Roman" w:eastAsia="Times New Roman" w:hAnsi="Times New Roman"/>
                    <w:spacing w:val="-1"/>
                  </w:rPr>
                </w:rPrChange>
              </w:rPr>
            </w:pPr>
          </w:p>
          <w:p w14:paraId="205DF4A5"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522"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523" w:author="Adelino Naquarta Sepalanga Domingos" w:date="2025-03-05T09:00:00Z" w16du:dateUtc="2025-03-05T08:00: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tcPr>
          <w:p w14:paraId="4F7F3096" w14:textId="77777777" w:rsidR="003F3EDE" w:rsidRPr="001A2728" w:rsidRDefault="003F3EDE" w:rsidP="0025185C">
            <w:pPr>
              <w:widowControl w:val="0"/>
              <w:spacing w:after="0" w:line="240" w:lineRule="auto"/>
              <w:rPr>
                <w:rFonts w:ascii="Arial" w:eastAsia="Times New Roman" w:hAnsi="Arial" w:cs="Arial"/>
                <w:spacing w:val="-1"/>
                <w:sz w:val="20"/>
                <w:szCs w:val="20"/>
                <w:rPrChange w:id="2524"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525" w:author="Adelino Naquarta Sepalanga Domingos" w:date="2025-03-05T09:00:00Z" w16du:dateUtc="2025-03-05T08:00:00Z">
                  <w:rPr>
                    <w:rFonts w:ascii="Times New Roman" w:eastAsia="Times New Roman" w:hAnsi="Times New Roman"/>
                    <w:spacing w:val="-1"/>
                  </w:rPr>
                </w:rPrChange>
              </w:rPr>
              <w:t>Número de identificação fiscal da empresa (Tax RegistrationNumber)</w:t>
            </w:r>
          </w:p>
        </w:tc>
        <w:tc>
          <w:tcPr>
            <w:tcW w:w="3915"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tcPr>
          <w:p w14:paraId="5D77D1BE" w14:textId="77777777" w:rsidR="003F3EDE" w:rsidRPr="001A2728" w:rsidRDefault="003F3EDE" w:rsidP="0025185C">
            <w:pPr>
              <w:widowControl w:val="0"/>
              <w:spacing w:after="0" w:line="240" w:lineRule="auto"/>
              <w:rPr>
                <w:rFonts w:ascii="Arial" w:eastAsia="Times New Roman" w:hAnsi="Arial" w:cs="Arial"/>
                <w:spacing w:val="-1"/>
                <w:sz w:val="20"/>
                <w:szCs w:val="20"/>
                <w:rPrChange w:id="2526"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527" w:author="Adelino Naquarta Sepalanga Domingos" w:date="2025-03-05T09:00:00Z" w16du:dateUtc="2025-03-05T08:00:00Z">
                  <w:rPr>
                    <w:rFonts w:ascii="Times New Roman" w:eastAsia="Times New Roman" w:hAnsi="Times New Roman"/>
                    <w:spacing w:val="-1"/>
                  </w:rPr>
                </w:rPrChange>
              </w:rPr>
              <w:t>Preencher com o NIF Angolano sem espaços e sem qualquer prefixo do país.</w:t>
            </w:r>
          </w:p>
        </w:tc>
        <w:tc>
          <w:tcPr>
            <w:tcW w:w="1221"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tcPr>
          <w:p w14:paraId="58B64B66"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528" w:author="Adelino Naquarta Sepalanga Domingos" w:date="2025-03-05T09:00:00Z" w16du:dateUtc="2025-03-05T08:00:00Z">
                  <w:rPr>
                    <w:rFonts w:ascii="Times New Roman" w:eastAsia="Times New Roman" w:hAnsi="Times New Roman"/>
                    <w:spacing w:val="-1"/>
                  </w:rPr>
                </w:rPrChange>
              </w:rPr>
            </w:pPr>
          </w:p>
          <w:p w14:paraId="64777F0A"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529"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530" w:author="Adelino Naquarta Sepalanga Domingos" w:date="2025-03-05T09:00:00Z" w16du:dateUtc="2025-03-05T08:00:00Z">
                  <w:rPr>
                    <w:rFonts w:ascii="Times New Roman" w:eastAsia="Times New Roman" w:hAnsi="Times New Roman"/>
                    <w:spacing w:val="-1"/>
                  </w:rPr>
                </w:rPrChange>
              </w:rPr>
              <w:t>Texto</w:t>
            </w:r>
          </w:p>
          <w:p w14:paraId="57518D8E"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531"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532" w:author="Adelino Naquarta Sepalanga Domingos" w:date="2025-03-05T09:00:00Z" w16du:dateUtc="2025-03-05T08:00:00Z">
                  <w:rPr>
                    <w:rFonts w:ascii="Times New Roman" w:eastAsia="Times New Roman" w:hAnsi="Times New Roman"/>
                    <w:spacing w:val="-1"/>
                  </w:rPr>
                </w:rPrChange>
              </w:rPr>
              <w:t>15</w:t>
            </w:r>
          </w:p>
        </w:tc>
      </w:tr>
      <w:tr w:rsidR="003F3EDE" w:rsidRPr="001A2728" w14:paraId="0B2CEBD6" w14:textId="77777777" w:rsidTr="0025185C">
        <w:trPr>
          <w:trHeight w:val="2168"/>
        </w:trPr>
        <w:tc>
          <w:tcPr>
            <w:tcW w:w="1701"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FB1EBF2"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533" w:author="Adelino Naquarta Sepalanga Domingos" w:date="2025-03-05T09:00:00Z" w16du:dateUtc="2025-03-05T08:00:00Z">
                  <w:rPr>
                    <w:rFonts w:ascii="Times New Roman" w:eastAsia="Times New Roman" w:hAnsi="Times New Roman"/>
                    <w:spacing w:val="-1"/>
                  </w:rPr>
                </w:rPrChange>
              </w:rPr>
            </w:pPr>
          </w:p>
          <w:p w14:paraId="67B5A044"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534" w:author="Adelino Naquarta Sepalanga Domingos" w:date="2025-03-05T09:00:00Z" w16du:dateUtc="2025-03-05T08:00:00Z">
                  <w:rPr>
                    <w:rFonts w:ascii="Times New Roman" w:eastAsia="Times New Roman" w:hAnsi="Times New Roman"/>
                    <w:spacing w:val="-1"/>
                  </w:rPr>
                </w:rPrChange>
              </w:rPr>
            </w:pPr>
          </w:p>
          <w:p w14:paraId="3DD24C8F"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535" w:author="Adelino Naquarta Sepalanga Domingos" w:date="2025-03-05T09:00:00Z" w16du:dateUtc="2025-03-05T08:00:00Z">
                  <w:rPr>
                    <w:rFonts w:ascii="Times New Roman" w:eastAsia="Times New Roman" w:hAnsi="Times New Roman"/>
                    <w:spacing w:val="-1"/>
                  </w:rPr>
                </w:rPrChange>
              </w:rPr>
            </w:pPr>
          </w:p>
          <w:p w14:paraId="47CFED74"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536" w:author="Adelino Naquarta Sepalanga Domingos" w:date="2025-03-05T09:00:00Z" w16du:dateUtc="2025-03-05T08:00:00Z">
                  <w:rPr>
                    <w:rFonts w:ascii="Times New Roman" w:eastAsia="Times New Roman" w:hAnsi="Times New Roman"/>
                    <w:spacing w:val="-1"/>
                  </w:rPr>
                </w:rPrChange>
              </w:rPr>
            </w:pPr>
          </w:p>
          <w:p w14:paraId="0ED55D60"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537" w:author="Adelino Naquarta Sepalanga Domingos" w:date="2025-03-05T09:00:00Z" w16du:dateUtc="2025-03-05T08:00:00Z">
                  <w:rPr>
                    <w:rFonts w:ascii="Times New Roman" w:eastAsia="Times New Roman" w:hAnsi="Times New Roman"/>
                    <w:spacing w:val="-1"/>
                  </w:rPr>
                </w:rPrChange>
              </w:rPr>
            </w:pPr>
          </w:p>
          <w:p w14:paraId="2A6BE45F"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538" w:author="Adelino Naquarta Sepalanga Domingos" w:date="2025-03-05T09:00:00Z" w16du:dateUtc="2025-03-05T08:00:00Z">
                  <w:rPr>
                    <w:rFonts w:ascii="Times New Roman" w:eastAsia="Times New Roman" w:hAnsi="Times New Roman"/>
                    <w:spacing w:val="-1"/>
                  </w:rPr>
                </w:rPrChange>
              </w:rPr>
            </w:pPr>
          </w:p>
          <w:p w14:paraId="0824E8B5"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539" w:author="Adelino Naquarta Sepalanga Domingos" w:date="2025-03-05T09:00:00Z" w16du:dateUtc="2025-03-05T08:00:00Z">
                  <w:rPr>
                    <w:rFonts w:ascii="Times New Roman" w:eastAsia="Times New Roman" w:hAnsi="Times New Roman"/>
                    <w:spacing w:val="-1"/>
                  </w:rPr>
                </w:rPrChange>
              </w:rPr>
            </w:pPr>
          </w:p>
          <w:p w14:paraId="0B001337"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540"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541" w:author="Adelino Naquarta Sepalanga Domingos" w:date="2025-03-05T09:00:00Z" w16du:dateUtc="2025-03-05T08:00:00Z">
                  <w:rPr>
                    <w:rFonts w:ascii="Times New Roman" w:eastAsia="Times New Roman" w:hAnsi="Times New Roman"/>
                    <w:spacing w:val="-1"/>
                  </w:rPr>
                </w:rPrChange>
              </w:rPr>
              <w:t>1.4.</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CEDE5F2"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542" w:author="Adelino Naquarta Sepalanga Domingos" w:date="2025-03-05T09:00:00Z" w16du:dateUtc="2025-03-05T08:00:00Z">
                  <w:rPr>
                    <w:rFonts w:ascii="Times New Roman" w:eastAsia="Times New Roman" w:hAnsi="Times New Roman"/>
                    <w:spacing w:val="-1"/>
                  </w:rPr>
                </w:rPrChange>
              </w:rPr>
            </w:pPr>
          </w:p>
          <w:p w14:paraId="6D9B3AE5"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543" w:author="Adelino Naquarta Sepalanga Domingos" w:date="2025-03-05T09:00:00Z" w16du:dateUtc="2025-03-05T08:00:00Z">
                  <w:rPr>
                    <w:rFonts w:ascii="Times New Roman" w:eastAsia="Times New Roman" w:hAnsi="Times New Roman"/>
                    <w:spacing w:val="-1"/>
                  </w:rPr>
                </w:rPrChange>
              </w:rPr>
            </w:pPr>
          </w:p>
          <w:p w14:paraId="772F560E"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544" w:author="Adelino Naquarta Sepalanga Domingos" w:date="2025-03-05T09:00:00Z" w16du:dateUtc="2025-03-05T08:00:00Z">
                  <w:rPr>
                    <w:rFonts w:ascii="Times New Roman" w:eastAsia="Times New Roman" w:hAnsi="Times New Roman"/>
                    <w:spacing w:val="-1"/>
                  </w:rPr>
                </w:rPrChange>
              </w:rPr>
            </w:pPr>
          </w:p>
          <w:p w14:paraId="6E054275"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545" w:author="Adelino Naquarta Sepalanga Domingos" w:date="2025-03-05T09:00:00Z" w16du:dateUtc="2025-03-05T08:00:00Z">
                  <w:rPr>
                    <w:rFonts w:ascii="Times New Roman" w:eastAsia="Times New Roman" w:hAnsi="Times New Roman"/>
                    <w:spacing w:val="-1"/>
                  </w:rPr>
                </w:rPrChange>
              </w:rPr>
            </w:pPr>
          </w:p>
          <w:p w14:paraId="5AD36795"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546" w:author="Adelino Naquarta Sepalanga Domingos" w:date="2025-03-05T09:00:00Z" w16du:dateUtc="2025-03-05T08:00:00Z">
                  <w:rPr>
                    <w:rFonts w:ascii="Times New Roman" w:eastAsia="Times New Roman" w:hAnsi="Times New Roman"/>
                    <w:spacing w:val="-1"/>
                  </w:rPr>
                </w:rPrChange>
              </w:rPr>
            </w:pPr>
          </w:p>
          <w:p w14:paraId="7B399A50"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547" w:author="Adelino Naquarta Sepalanga Domingos" w:date="2025-03-05T09:00:00Z" w16du:dateUtc="2025-03-05T08:00:00Z">
                  <w:rPr>
                    <w:rFonts w:ascii="Times New Roman" w:eastAsia="Times New Roman" w:hAnsi="Times New Roman"/>
                    <w:spacing w:val="-1"/>
                  </w:rPr>
                </w:rPrChange>
              </w:rPr>
            </w:pPr>
          </w:p>
          <w:p w14:paraId="6BE1F16F"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548" w:author="Adelino Naquarta Sepalanga Domingos" w:date="2025-03-05T09:00:00Z" w16du:dateUtc="2025-03-05T08:00:00Z">
                  <w:rPr>
                    <w:rFonts w:ascii="Times New Roman" w:eastAsia="Times New Roman" w:hAnsi="Times New Roman"/>
                    <w:spacing w:val="-1"/>
                  </w:rPr>
                </w:rPrChange>
              </w:rPr>
            </w:pPr>
          </w:p>
          <w:p w14:paraId="55F831A0"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549"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550" w:author="Adelino Naquarta Sepalanga Domingos" w:date="2025-03-05T09:00:00Z" w16du:dateUtc="2025-03-05T08:00: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D949C2C" w14:textId="77777777" w:rsidR="003F3EDE" w:rsidRPr="001A2728" w:rsidRDefault="003F3EDE" w:rsidP="0025185C">
            <w:pPr>
              <w:widowControl w:val="0"/>
              <w:spacing w:after="0" w:line="240" w:lineRule="auto"/>
              <w:rPr>
                <w:rFonts w:ascii="Arial" w:eastAsia="Times New Roman" w:hAnsi="Arial" w:cs="Arial"/>
                <w:spacing w:val="-1"/>
                <w:sz w:val="20"/>
                <w:szCs w:val="20"/>
                <w:rPrChange w:id="2551" w:author="Adelino Naquarta Sepalanga Domingos" w:date="2025-03-05T09:00:00Z" w16du:dateUtc="2025-03-05T08:00:00Z">
                  <w:rPr>
                    <w:rFonts w:ascii="Times New Roman" w:eastAsia="Times New Roman" w:hAnsi="Times New Roman"/>
                    <w:spacing w:val="-1"/>
                  </w:rPr>
                </w:rPrChange>
              </w:rPr>
            </w:pPr>
          </w:p>
          <w:p w14:paraId="3937FDAE" w14:textId="77777777" w:rsidR="003F3EDE" w:rsidRPr="001A2728" w:rsidRDefault="003F3EDE" w:rsidP="0025185C">
            <w:pPr>
              <w:widowControl w:val="0"/>
              <w:spacing w:after="0" w:line="240" w:lineRule="auto"/>
              <w:rPr>
                <w:rFonts w:ascii="Arial" w:eastAsia="Times New Roman" w:hAnsi="Arial" w:cs="Arial"/>
                <w:spacing w:val="-1"/>
                <w:sz w:val="20"/>
                <w:szCs w:val="20"/>
                <w:rPrChange w:id="2552" w:author="Adelino Naquarta Sepalanga Domingos" w:date="2025-03-05T09:00:00Z" w16du:dateUtc="2025-03-05T08:00:00Z">
                  <w:rPr>
                    <w:rFonts w:ascii="Times New Roman" w:eastAsia="Times New Roman" w:hAnsi="Times New Roman"/>
                    <w:spacing w:val="-1"/>
                  </w:rPr>
                </w:rPrChange>
              </w:rPr>
            </w:pPr>
          </w:p>
          <w:p w14:paraId="340BD0CE" w14:textId="77777777" w:rsidR="003F3EDE" w:rsidRPr="001A2728" w:rsidRDefault="003F3EDE" w:rsidP="0025185C">
            <w:pPr>
              <w:widowControl w:val="0"/>
              <w:spacing w:after="0" w:line="240" w:lineRule="auto"/>
              <w:rPr>
                <w:rFonts w:ascii="Arial" w:eastAsia="Times New Roman" w:hAnsi="Arial" w:cs="Arial"/>
                <w:spacing w:val="-1"/>
                <w:sz w:val="20"/>
                <w:szCs w:val="20"/>
                <w:rPrChange w:id="2553" w:author="Adelino Naquarta Sepalanga Domingos" w:date="2025-03-05T09:00:00Z" w16du:dateUtc="2025-03-05T08:00:00Z">
                  <w:rPr>
                    <w:rFonts w:ascii="Times New Roman" w:eastAsia="Times New Roman" w:hAnsi="Times New Roman"/>
                    <w:spacing w:val="-1"/>
                  </w:rPr>
                </w:rPrChange>
              </w:rPr>
            </w:pPr>
          </w:p>
          <w:p w14:paraId="44564B73" w14:textId="77777777" w:rsidR="003F3EDE" w:rsidRPr="001A2728" w:rsidRDefault="003F3EDE" w:rsidP="0025185C">
            <w:pPr>
              <w:widowControl w:val="0"/>
              <w:spacing w:after="0" w:line="240" w:lineRule="auto"/>
              <w:rPr>
                <w:rFonts w:ascii="Arial" w:eastAsia="Times New Roman" w:hAnsi="Arial" w:cs="Arial"/>
                <w:spacing w:val="-1"/>
                <w:sz w:val="20"/>
                <w:szCs w:val="20"/>
                <w:rPrChange w:id="2554" w:author="Adelino Naquarta Sepalanga Domingos" w:date="2025-03-05T09:00:00Z" w16du:dateUtc="2025-03-05T08:00:00Z">
                  <w:rPr>
                    <w:rFonts w:ascii="Times New Roman" w:eastAsia="Times New Roman" w:hAnsi="Times New Roman"/>
                    <w:spacing w:val="-1"/>
                  </w:rPr>
                </w:rPrChange>
              </w:rPr>
            </w:pPr>
          </w:p>
          <w:p w14:paraId="3D9941BC" w14:textId="77777777" w:rsidR="003F3EDE" w:rsidRPr="001A2728" w:rsidRDefault="003F3EDE" w:rsidP="0025185C">
            <w:pPr>
              <w:widowControl w:val="0"/>
              <w:spacing w:after="0" w:line="240" w:lineRule="auto"/>
              <w:rPr>
                <w:rFonts w:ascii="Arial" w:eastAsia="Times New Roman" w:hAnsi="Arial" w:cs="Arial"/>
                <w:spacing w:val="-1"/>
                <w:sz w:val="20"/>
                <w:szCs w:val="20"/>
                <w:rPrChange w:id="2555" w:author="Adelino Naquarta Sepalanga Domingos" w:date="2025-03-05T09:00:00Z" w16du:dateUtc="2025-03-05T08:00:00Z">
                  <w:rPr>
                    <w:rFonts w:ascii="Times New Roman" w:eastAsia="Times New Roman" w:hAnsi="Times New Roman"/>
                    <w:spacing w:val="-1"/>
                  </w:rPr>
                </w:rPrChange>
              </w:rPr>
            </w:pPr>
          </w:p>
          <w:p w14:paraId="3B7BA3A9" w14:textId="77777777" w:rsidR="003F3EDE" w:rsidRPr="001A2728" w:rsidRDefault="003F3EDE" w:rsidP="0025185C">
            <w:pPr>
              <w:widowControl w:val="0"/>
              <w:spacing w:after="0" w:line="240" w:lineRule="auto"/>
              <w:rPr>
                <w:rFonts w:ascii="Arial" w:eastAsia="Times New Roman" w:hAnsi="Arial" w:cs="Arial"/>
                <w:spacing w:val="-1"/>
                <w:sz w:val="20"/>
                <w:szCs w:val="20"/>
                <w:rPrChange w:id="2556" w:author="Adelino Naquarta Sepalanga Domingos" w:date="2025-03-05T09:00:00Z" w16du:dateUtc="2025-03-05T08:00:00Z">
                  <w:rPr>
                    <w:rFonts w:ascii="Times New Roman" w:eastAsia="Times New Roman" w:hAnsi="Times New Roman"/>
                    <w:spacing w:val="-1"/>
                  </w:rPr>
                </w:rPrChange>
              </w:rPr>
            </w:pPr>
          </w:p>
          <w:p w14:paraId="1142667C" w14:textId="77777777" w:rsidR="003F3EDE" w:rsidRPr="001A2728" w:rsidRDefault="003F3EDE" w:rsidP="0025185C">
            <w:pPr>
              <w:widowControl w:val="0"/>
              <w:spacing w:after="0" w:line="240" w:lineRule="auto"/>
              <w:rPr>
                <w:rFonts w:ascii="Arial" w:eastAsia="Times New Roman" w:hAnsi="Arial" w:cs="Arial"/>
                <w:spacing w:val="-1"/>
                <w:sz w:val="20"/>
                <w:szCs w:val="20"/>
                <w:rPrChange w:id="2557"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558" w:author="Adelino Naquarta Sepalanga Domingos" w:date="2025-03-05T09:00:00Z" w16du:dateUtc="2025-03-05T08:00:00Z">
                  <w:rPr>
                    <w:rFonts w:ascii="Times New Roman" w:eastAsia="Times New Roman" w:hAnsi="Times New Roman"/>
                    <w:spacing w:val="-1"/>
                  </w:rPr>
                </w:rPrChange>
              </w:rPr>
              <w:t>Sistema Contabilístico (TaxAccountingBasis)</w:t>
            </w:r>
          </w:p>
        </w:tc>
        <w:tc>
          <w:tcPr>
            <w:tcW w:w="391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B625F97" w14:textId="77777777" w:rsidR="003F3EDE" w:rsidRPr="001A2728" w:rsidRDefault="003F3EDE" w:rsidP="0025185C">
            <w:pPr>
              <w:widowControl w:val="0"/>
              <w:spacing w:after="0" w:line="240" w:lineRule="auto"/>
              <w:rPr>
                <w:rFonts w:ascii="Arial" w:eastAsia="Times New Roman" w:hAnsi="Arial" w:cs="Arial"/>
                <w:spacing w:val="-1"/>
                <w:sz w:val="20"/>
                <w:szCs w:val="20"/>
                <w:rPrChange w:id="2559"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560" w:author="Adelino Naquarta Sepalanga Domingos" w:date="2025-03-05T09:00:00Z" w16du:dateUtc="2025-03-05T08:00:00Z">
                  <w:rPr>
                    <w:rFonts w:ascii="Times New Roman" w:eastAsia="Times New Roman" w:hAnsi="Times New Roman"/>
                    <w:spacing w:val="-1"/>
                  </w:rPr>
                </w:rPrChange>
              </w:rPr>
              <w:t>Deve ser preenchido com o tipo de programa fornecendo os dados aplicáveis (incluindo os documentos de conferência e os recibos emitidos, quando existam):</w:t>
            </w:r>
          </w:p>
          <w:p w14:paraId="47F9F4B4" w14:textId="77777777" w:rsidR="003F3EDE" w:rsidRPr="001A2728" w:rsidRDefault="003F3EDE" w:rsidP="0025185C">
            <w:pPr>
              <w:widowControl w:val="0"/>
              <w:spacing w:after="0" w:line="240" w:lineRule="auto"/>
              <w:rPr>
                <w:rFonts w:ascii="Arial" w:eastAsia="Times New Roman" w:hAnsi="Arial" w:cs="Arial"/>
                <w:spacing w:val="-1"/>
                <w:sz w:val="20"/>
                <w:szCs w:val="20"/>
                <w:rPrChange w:id="2561"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562" w:author="Adelino Naquarta Sepalanga Domingos" w:date="2025-03-05T09:00:00Z" w16du:dateUtc="2025-03-05T08:00:00Z">
                  <w:rPr>
                    <w:rFonts w:ascii="Times New Roman" w:eastAsia="Times New Roman" w:hAnsi="Times New Roman"/>
                    <w:spacing w:val="-1"/>
                  </w:rPr>
                </w:rPrChange>
              </w:rPr>
              <w:t>“I” -Contabilidade integrada com a facturação;</w:t>
            </w:r>
          </w:p>
          <w:p w14:paraId="5B2D76DB" w14:textId="77777777" w:rsidR="003F3EDE" w:rsidRPr="001A2728" w:rsidRDefault="003F3EDE" w:rsidP="0025185C">
            <w:pPr>
              <w:widowControl w:val="0"/>
              <w:spacing w:after="0" w:line="240" w:lineRule="auto"/>
              <w:rPr>
                <w:rFonts w:ascii="Arial" w:eastAsia="Times New Roman" w:hAnsi="Arial" w:cs="Arial"/>
                <w:spacing w:val="-1"/>
                <w:sz w:val="20"/>
                <w:szCs w:val="20"/>
                <w:rPrChange w:id="2563"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564" w:author="Adelino Naquarta Sepalanga Domingos" w:date="2025-03-05T09:00:00Z" w16du:dateUtc="2025-03-05T08:00:00Z">
                  <w:rPr>
                    <w:rFonts w:ascii="Times New Roman" w:eastAsia="Times New Roman" w:hAnsi="Times New Roman"/>
                    <w:spacing w:val="-1"/>
                  </w:rPr>
                </w:rPrChange>
              </w:rPr>
              <w:t>“C” -Contabilidade;</w:t>
            </w:r>
          </w:p>
          <w:p w14:paraId="7A3584C0" w14:textId="77777777" w:rsidR="003F3EDE" w:rsidRPr="001A2728" w:rsidRDefault="003F3EDE" w:rsidP="0025185C">
            <w:pPr>
              <w:widowControl w:val="0"/>
              <w:spacing w:after="0" w:line="240" w:lineRule="auto"/>
              <w:rPr>
                <w:rFonts w:ascii="Arial" w:eastAsia="Times New Roman" w:hAnsi="Arial" w:cs="Arial"/>
                <w:spacing w:val="-1"/>
                <w:sz w:val="20"/>
                <w:szCs w:val="20"/>
                <w:rPrChange w:id="2565"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566" w:author="Adelino Naquarta Sepalanga Domingos" w:date="2025-03-05T09:00:00Z" w16du:dateUtc="2025-03-05T08:00:00Z">
                  <w:rPr>
                    <w:rFonts w:ascii="Times New Roman" w:eastAsia="Times New Roman" w:hAnsi="Times New Roman"/>
                    <w:spacing w:val="-1"/>
                  </w:rPr>
                </w:rPrChange>
              </w:rPr>
              <w:t>“F” -Facturação;</w:t>
            </w:r>
          </w:p>
          <w:p w14:paraId="7232A7BE" w14:textId="77777777" w:rsidR="003F3EDE" w:rsidRPr="001A2728" w:rsidRDefault="003F3EDE" w:rsidP="0025185C">
            <w:pPr>
              <w:widowControl w:val="0"/>
              <w:spacing w:after="0" w:line="240" w:lineRule="auto"/>
              <w:rPr>
                <w:rFonts w:ascii="Arial" w:eastAsia="Times New Roman" w:hAnsi="Arial" w:cs="Arial"/>
                <w:spacing w:val="-1"/>
                <w:sz w:val="20"/>
                <w:szCs w:val="20"/>
                <w:rPrChange w:id="2567"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568" w:author="Adelino Naquarta Sepalanga Domingos" w:date="2025-03-05T09:00:00Z" w16du:dateUtc="2025-03-05T08:00:00Z">
                  <w:rPr>
                    <w:rFonts w:ascii="Times New Roman" w:eastAsia="Times New Roman" w:hAnsi="Times New Roman"/>
                    <w:spacing w:val="-1"/>
                  </w:rPr>
                </w:rPrChange>
              </w:rPr>
              <w:t>“P” -Facturação parcial;</w:t>
            </w:r>
          </w:p>
          <w:p w14:paraId="1C5A16BE" w14:textId="77777777" w:rsidR="003F3EDE" w:rsidRPr="001A2728" w:rsidRDefault="003F3EDE" w:rsidP="0025185C">
            <w:pPr>
              <w:widowControl w:val="0"/>
              <w:spacing w:after="0" w:line="240" w:lineRule="auto"/>
              <w:rPr>
                <w:rFonts w:ascii="Arial" w:eastAsia="Times New Roman" w:hAnsi="Arial" w:cs="Arial"/>
                <w:spacing w:val="-1"/>
                <w:sz w:val="20"/>
                <w:szCs w:val="20"/>
                <w:rPrChange w:id="2569"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570" w:author="Adelino Naquarta Sepalanga Domingos" w:date="2025-03-05T09:00:00Z" w16du:dateUtc="2025-03-05T08:00:00Z">
                  <w:rPr>
                    <w:rFonts w:ascii="Times New Roman" w:eastAsia="Times New Roman" w:hAnsi="Times New Roman"/>
                    <w:spacing w:val="-1"/>
                  </w:rPr>
                </w:rPrChange>
              </w:rPr>
              <w:t>“R” -Recibos;</w:t>
            </w:r>
          </w:p>
          <w:p w14:paraId="47272E18" w14:textId="77777777" w:rsidR="003F3EDE" w:rsidRPr="001A2728" w:rsidRDefault="003F3EDE" w:rsidP="0025185C">
            <w:pPr>
              <w:widowControl w:val="0"/>
              <w:spacing w:after="0" w:line="240" w:lineRule="auto"/>
              <w:rPr>
                <w:rFonts w:ascii="Arial" w:eastAsia="Times New Roman" w:hAnsi="Arial" w:cs="Arial"/>
                <w:spacing w:val="-1"/>
                <w:sz w:val="20"/>
                <w:szCs w:val="20"/>
                <w:rPrChange w:id="2571"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572" w:author="Adelino Naquarta Sepalanga Domingos" w:date="2025-03-05T09:00:00Z" w16du:dateUtc="2025-03-05T08:00:00Z">
                  <w:rPr>
                    <w:rFonts w:ascii="Times New Roman" w:eastAsia="Times New Roman" w:hAnsi="Times New Roman"/>
                    <w:spacing w:val="-1"/>
                  </w:rPr>
                </w:rPrChange>
              </w:rPr>
              <w:t>“A” – Aquisição de bens e serviços;</w:t>
            </w:r>
          </w:p>
          <w:p w14:paraId="45203BF7" w14:textId="77777777" w:rsidR="003F3EDE" w:rsidRPr="001A2728" w:rsidRDefault="003F3EDE" w:rsidP="0025185C">
            <w:pPr>
              <w:widowControl w:val="0"/>
              <w:spacing w:after="0" w:line="240" w:lineRule="auto"/>
              <w:rPr>
                <w:rFonts w:ascii="Arial" w:eastAsia="Times New Roman" w:hAnsi="Arial" w:cs="Arial"/>
                <w:spacing w:val="-1"/>
                <w:sz w:val="20"/>
                <w:szCs w:val="20"/>
                <w:rPrChange w:id="2573"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574" w:author="Adelino Naquarta Sepalanga Domingos" w:date="2025-03-05T09:00:00Z" w16du:dateUtc="2025-03-05T08:00:00Z">
                  <w:rPr>
                    <w:rFonts w:ascii="Times New Roman" w:eastAsia="Times New Roman" w:hAnsi="Times New Roman"/>
                    <w:spacing w:val="-1"/>
                  </w:rPr>
                </w:rPrChange>
              </w:rPr>
              <w:t>”Q” - Aquisição de bens e serviços integrada com a facturação:</w:t>
            </w:r>
          </w:p>
          <w:p w14:paraId="00A94621" w14:textId="77777777" w:rsidR="003F3EDE" w:rsidRPr="001A2728" w:rsidRDefault="003F3EDE" w:rsidP="0025185C">
            <w:pPr>
              <w:widowControl w:val="0"/>
              <w:spacing w:after="0" w:line="240" w:lineRule="auto"/>
              <w:rPr>
                <w:rFonts w:ascii="Arial" w:eastAsia="Times New Roman" w:hAnsi="Arial" w:cs="Arial"/>
                <w:spacing w:val="-1"/>
                <w:sz w:val="20"/>
                <w:szCs w:val="20"/>
                <w:rPrChange w:id="2575"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576" w:author="Adelino Naquarta Sepalanga Domingos" w:date="2025-03-05T09:00:00Z" w16du:dateUtc="2025-03-05T08:00:00Z">
                  <w:rPr>
                    <w:rFonts w:ascii="Times New Roman" w:eastAsia="Times New Roman" w:hAnsi="Times New Roman"/>
                    <w:spacing w:val="-1"/>
                  </w:rPr>
                </w:rPrChange>
              </w:rPr>
              <w:t>“S” -Autofacturação.</w:t>
            </w:r>
          </w:p>
          <w:p w14:paraId="78F419D4" w14:textId="77777777" w:rsidR="003F3EDE" w:rsidRPr="001A2728" w:rsidRDefault="003F3EDE" w:rsidP="0025185C">
            <w:pPr>
              <w:widowControl w:val="0"/>
              <w:spacing w:after="0" w:line="240" w:lineRule="auto"/>
              <w:rPr>
                <w:rFonts w:ascii="Arial" w:eastAsia="Times New Roman" w:hAnsi="Arial" w:cs="Arial"/>
                <w:spacing w:val="-1"/>
                <w:sz w:val="20"/>
                <w:szCs w:val="20"/>
                <w:rPrChange w:id="2577"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578" w:author="Adelino Naquarta Sepalanga Domingos" w:date="2025-03-05T09:00:00Z" w16du:dateUtc="2025-03-05T08:00:00Z">
                  <w:rPr>
                    <w:rFonts w:ascii="Times New Roman" w:eastAsia="Times New Roman" w:hAnsi="Times New Roman"/>
                    <w:spacing w:val="-1"/>
                  </w:rPr>
                </w:rPrChange>
              </w:rPr>
              <w:t>“E” – Facturação para o Estado;</w:t>
            </w:r>
          </w:p>
          <w:p w14:paraId="478FE2E9" w14:textId="589A9D85" w:rsidR="003F3EDE" w:rsidRPr="001A2728" w:rsidRDefault="003F3EDE" w:rsidP="0025185C">
            <w:pPr>
              <w:widowControl w:val="0"/>
              <w:spacing w:after="0" w:line="240" w:lineRule="auto"/>
              <w:rPr>
                <w:rFonts w:ascii="Arial" w:eastAsia="Times New Roman" w:hAnsi="Arial" w:cs="Arial"/>
                <w:spacing w:val="-1"/>
                <w:sz w:val="20"/>
                <w:szCs w:val="20"/>
                <w:rPrChange w:id="2579"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580" w:author="Adelino Naquarta Sepalanga Domingos" w:date="2025-03-05T09:00:00Z" w16du:dateUtc="2025-03-05T08:00:00Z">
                  <w:rPr>
                    <w:rFonts w:ascii="Times New Roman" w:eastAsia="Times New Roman" w:hAnsi="Times New Roman"/>
                    <w:spacing w:val="-1"/>
                  </w:rPr>
                </w:rPrChange>
              </w:rPr>
              <w:t>(a) Deve ser indicado este tipo de programa se este emitir só este tipo de documento. Caso contrário, deve</w:t>
            </w:r>
            <w:del w:id="2581" w:author="Adelino Naquarta Sepalanga Domingos" w:date="2025-03-05T09:01:00Z" w16du:dateUtc="2025-03-05T08:01:00Z">
              <w:r w:rsidRPr="001A2728" w:rsidDel="00C30B30">
                <w:rPr>
                  <w:rFonts w:ascii="Arial" w:eastAsia="Times New Roman" w:hAnsi="Arial" w:cs="Arial"/>
                  <w:spacing w:val="-1"/>
                  <w:sz w:val="20"/>
                  <w:szCs w:val="20"/>
                  <w:rPrChange w:id="2582" w:author="Adelino Naquarta Sepalanga Domingos" w:date="2025-03-05T09:00:00Z" w16du:dateUtc="2025-03-05T08:00:00Z">
                    <w:rPr>
                      <w:rFonts w:ascii="Times New Roman" w:eastAsia="Times New Roman" w:hAnsi="Times New Roman"/>
                      <w:spacing w:val="-1"/>
                    </w:rPr>
                  </w:rPrChange>
                </w:rPr>
                <w:delText>rá</w:delText>
              </w:r>
            </w:del>
            <w:r w:rsidRPr="001A2728">
              <w:rPr>
                <w:rFonts w:ascii="Arial" w:eastAsia="Times New Roman" w:hAnsi="Arial" w:cs="Arial"/>
                <w:spacing w:val="-1"/>
                <w:sz w:val="20"/>
                <w:szCs w:val="20"/>
                <w:rPrChange w:id="2583" w:author="Adelino Naquarta Sepalanga Domingos" w:date="2025-03-05T09:00:00Z" w16du:dateUtc="2025-03-05T08:00:00Z">
                  <w:rPr>
                    <w:rFonts w:ascii="Times New Roman" w:eastAsia="Times New Roman" w:hAnsi="Times New Roman"/>
                    <w:spacing w:val="-1"/>
                  </w:rPr>
                </w:rPrChange>
              </w:rPr>
              <w:t xml:space="preserve"> ser utilizado o tipo “C”, “F”</w:t>
            </w:r>
          </w:p>
        </w:tc>
        <w:tc>
          <w:tcPr>
            <w:tcW w:w="1221"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600E4A0"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584" w:author="Adelino Naquarta Sepalanga Domingos" w:date="2025-03-05T09:00:00Z" w16du:dateUtc="2025-03-05T08:00:00Z">
                  <w:rPr>
                    <w:rFonts w:ascii="Times New Roman" w:eastAsia="Times New Roman" w:hAnsi="Times New Roman"/>
                    <w:spacing w:val="-1"/>
                  </w:rPr>
                </w:rPrChange>
              </w:rPr>
            </w:pPr>
          </w:p>
          <w:p w14:paraId="1B4FC21E"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585" w:author="Adelino Naquarta Sepalanga Domingos" w:date="2025-03-05T09:00:00Z" w16du:dateUtc="2025-03-05T08:00:00Z">
                  <w:rPr>
                    <w:rFonts w:ascii="Times New Roman" w:eastAsia="Times New Roman" w:hAnsi="Times New Roman"/>
                    <w:spacing w:val="-1"/>
                  </w:rPr>
                </w:rPrChange>
              </w:rPr>
            </w:pPr>
          </w:p>
          <w:p w14:paraId="5DD6B344"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586" w:author="Adelino Naquarta Sepalanga Domingos" w:date="2025-03-05T09:00:00Z" w16du:dateUtc="2025-03-05T08:00:00Z">
                  <w:rPr>
                    <w:rFonts w:ascii="Times New Roman" w:eastAsia="Times New Roman" w:hAnsi="Times New Roman"/>
                    <w:spacing w:val="-1"/>
                  </w:rPr>
                </w:rPrChange>
              </w:rPr>
            </w:pPr>
          </w:p>
          <w:p w14:paraId="10A824A7"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587" w:author="Adelino Naquarta Sepalanga Domingos" w:date="2025-03-05T09:00:00Z" w16du:dateUtc="2025-03-05T08:00:00Z">
                  <w:rPr>
                    <w:rFonts w:ascii="Times New Roman" w:eastAsia="Times New Roman" w:hAnsi="Times New Roman"/>
                    <w:spacing w:val="-1"/>
                  </w:rPr>
                </w:rPrChange>
              </w:rPr>
            </w:pPr>
          </w:p>
          <w:p w14:paraId="1D92D231"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588" w:author="Adelino Naquarta Sepalanga Domingos" w:date="2025-03-05T09:00:00Z" w16du:dateUtc="2025-03-05T08:00:00Z">
                  <w:rPr>
                    <w:rFonts w:ascii="Times New Roman" w:eastAsia="Times New Roman" w:hAnsi="Times New Roman"/>
                    <w:spacing w:val="-1"/>
                  </w:rPr>
                </w:rPrChange>
              </w:rPr>
            </w:pPr>
          </w:p>
          <w:p w14:paraId="24966C22"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589" w:author="Adelino Naquarta Sepalanga Domingos" w:date="2025-03-05T09:00:00Z" w16du:dateUtc="2025-03-05T08:00:00Z">
                  <w:rPr>
                    <w:rFonts w:ascii="Times New Roman" w:eastAsia="Times New Roman" w:hAnsi="Times New Roman"/>
                    <w:spacing w:val="-1"/>
                  </w:rPr>
                </w:rPrChange>
              </w:rPr>
            </w:pPr>
          </w:p>
          <w:p w14:paraId="39BF0F05"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590"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591" w:author="Adelino Naquarta Sepalanga Domingos" w:date="2025-03-05T09:00:00Z" w16du:dateUtc="2025-03-05T08:00:00Z">
                  <w:rPr>
                    <w:rFonts w:ascii="Times New Roman" w:eastAsia="Times New Roman" w:hAnsi="Times New Roman"/>
                    <w:spacing w:val="-1"/>
                  </w:rPr>
                </w:rPrChange>
              </w:rPr>
              <w:t>Texto</w:t>
            </w:r>
          </w:p>
          <w:p w14:paraId="71B01545"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592"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593" w:author="Adelino Naquarta Sepalanga Domingos" w:date="2025-03-05T09:00:00Z" w16du:dateUtc="2025-03-05T08:00:00Z">
                  <w:rPr>
                    <w:rFonts w:ascii="Times New Roman" w:eastAsia="Times New Roman" w:hAnsi="Times New Roman"/>
                    <w:spacing w:val="-1"/>
                  </w:rPr>
                </w:rPrChange>
              </w:rPr>
              <w:t>1</w:t>
            </w:r>
          </w:p>
        </w:tc>
      </w:tr>
      <w:tr w:rsidR="003F3EDE" w:rsidRPr="001A2728" w14:paraId="1646B399" w14:textId="77777777" w:rsidTr="0025185C">
        <w:tc>
          <w:tcPr>
            <w:tcW w:w="1701"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tcPr>
          <w:p w14:paraId="55601648"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594" w:author="Adelino Naquarta Sepalanga Domingos" w:date="2025-03-05T09:00:00Z" w16du:dateUtc="2025-03-05T08:00:00Z">
                  <w:rPr>
                    <w:rFonts w:ascii="Times New Roman" w:eastAsia="Times New Roman" w:hAnsi="Times New Roman"/>
                    <w:spacing w:val="-1"/>
                  </w:rPr>
                </w:rPrChange>
              </w:rPr>
            </w:pPr>
          </w:p>
          <w:p w14:paraId="6243A212"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595"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596" w:author="Adelino Naquarta Sepalanga Domingos" w:date="2025-03-05T09:00:00Z" w16du:dateUtc="2025-03-05T08:00:00Z">
                  <w:rPr>
                    <w:rFonts w:ascii="Times New Roman" w:eastAsia="Times New Roman" w:hAnsi="Times New Roman"/>
                    <w:spacing w:val="-1"/>
                  </w:rPr>
                </w:rPrChange>
              </w:rPr>
              <w:t>1.5.</w:t>
            </w:r>
          </w:p>
        </w:tc>
        <w:tc>
          <w:tcPr>
            <w:tcW w:w="1504"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tcPr>
          <w:p w14:paraId="57AD652E"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597" w:author="Adelino Naquarta Sepalanga Domingos" w:date="2025-03-05T09:00:00Z" w16du:dateUtc="2025-03-05T08:00:00Z">
                  <w:rPr>
                    <w:rFonts w:ascii="Times New Roman" w:eastAsia="Times New Roman" w:hAnsi="Times New Roman"/>
                    <w:spacing w:val="-1"/>
                  </w:rPr>
                </w:rPrChange>
              </w:rPr>
            </w:pPr>
          </w:p>
          <w:p w14:paraId="320F6AFB"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598"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599" w:author="Adelino Naquarta Sepalanga Domingos" w:date="2025-03-05T09:00:00Z" w16du:dateUtc="2025-03-05T08:00: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tcPr>
          <w:p w14:paraId="1487EDC9" w14:textId="77777777" w:rsidR="003F3EDE" w:rsidRPr="001A2728" w:rsidRDefault="003F3EDE" w:rsidP="0025185C">
            <w:pPr>
              <w:widowControl w:val="0"/>
              <w:spacing w:after="0" w:line="240" w:lineRule="auto"/>
              <w:rPr>
                <w:rFonts w:ascii="Arial" w:eastAsia="Times New Roman" w:hAnsi="Arial" w:cs="Arial"/>
                <w:spacing w:val="-1"/>
                <w:sz w:val="20"/>
                <w:szCs w:val="20"/>
                <w:rPrChange w:id="2600"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601" w:author="Adelino Naquarta Sepalanga Domingos" w:date="2025-03-05T09:00:00Z" w16du:dateUtc="2025-03-05T08:00:00Z">
                  <w:rPr>
                    <w:rFonts w:ascii="Times New Roman" w:eastAsia="Times New Roman" w:hAnsi="Times New Roman"/>
                    <w:spacing w:val="-1"/>
                  </w:rPr>
                </w:rPrChange>
              </w:rPr>
              <w:t>Nome da empresa</w:t>
            </w:r>
          </w:p>
          <w:p w14:paraId="3DBA0040" w14:textId="77777777" w:rsidR="003F3EDE" w:rsidRPr="001A2728" w:rsidRDefault="003F3EDE" w:rsidP="0025185C">
            <w:pPr>
              <w:widowControl w:val="0"/>
              <w:spacing w:after="0" w:line="240" w:lineRule="auto"/>
              <w:rPr>
                <w:rFonts w:ascii="Arial" w:eastAsia="Times New Roman" w:hAnsi="Arial" w:cs="Arial"/>
                <w:spacing w:val="-1"/>
                <w:sz w:val="20"/>
                <w:szCs w:val="20"/>
                <w:rPrChange w:id="2602"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603" w:author="Adelino Naquarta Sepalanga Domingos" w:date="2025-03-05T09:00:00Z" w16du:dateUtc="2025-03-05T08:00:00Z">
                  <w:rPr>
                    <w:rFonts w:ascii="Times New Roman" w:eastAsia="Times New Roman" w:hAnsi="Times New Roman"/>
                    <w:spacing w:val="-1"/>
                  </w:rPr>
                </w:rPrChange>
              </w:rPr>
              <w:t>(CompanyName)</w:t>
            </w:r>
          </w:p>
        </w:tc>
        <w:tc>
          <w:tcPr>
            <w:tcW w:w="3915"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tcPr>
          <w:p w14:paraId="23A874FD" w14:textId="77777777" w:rsidR="003F3EDE" w:rsidRPr="001A2728" w:rsidRDefault="003F3EDE" w:rsidP="0025185C">
            <w:pPr>
              <w:widowControl w:val="0"/>
              <w:spacing w:after="0" w:line="240" w:lineRule="auto"/>
              <w:rPr>
                <w:rFonts w:ascii="Arial" w:eastAsia="Times New Roman" w:hAnsi="Arial" w:cs="Arial"/>
                <w:spacing w:val="-1"/>
                <w:sz w:val="20"/>
                <w:szCs w:val="20"/>
                <w:rPrChange w:id="2604"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605" w:author="Adelino Naquarta Sepalanga Domingos" w:date="2025-03-05T09:00:00Z" w16du:dateUtc="2025-03-05T08:00:00Z">
                  <w:rPr>
                    <w:rFonts w:ascii="Times New Roman" w:eastAsia="Times New Roman" w:hAnsi="Times New Roman"/>
                    <w:spacing w:val="-1"/>
                  </w:rPr>
                </w:rPrChange>
              </w:rPr>
              <w:t>Denominação social da empresa ou nome do sujeito passivo.</w:t>
            </w:r>
          </w:p>
        </w:tc>
        <w:tc>
          <w:tcPr>
            <w:tcW w:w="1221"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tcPr>
          <w:p w14:paraId="109CCA4E"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606"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607" w:author="Adelino Naquarta Sepalanga Domingos" w:date="2025-03-05T09:00:00Z" w16du:dateUtc="2025-03-05T08:00:00Z">
                  <w:rPr>
                    <w:rFonts w:ascii="Times New Roman" w:eastAsia="Times New Roman" w:hAnsi="Times New Roman"/>
                    <w:spacing w:val="-1"/>
                  </w:rPr>
                </w:rPrChange>
              </w:rPr>
              <w:t>Texto</w:t>
            </w:r>
          </w:p>
          <w:p w14:paraId="6A09D53F"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608"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609" w:author="Adelino Naquarta Sepalanga Domingos" w:date="2025-03-05T09:00:00Z" w16du:dateUtc="2025-03-05T08:00:00Z">
                  <w:rPr>
                    <w:rFonts w:ascii="Times New Roman" w:eastAsia="Times New Roman" w:hAnsi="Times New Roman"/>
                    <w:spacing w:val="-1"/>
                  </w:rPr>
                </w:rPrChange>
              </w:rPr>
              <w:t>100</w:t>
            </w:r>
          </w:p>
        </w:tc>
      </w:tr>
      <w:tr w:rsidR="003F3EDE" w:rsidRPr="001A2728" w14:paraId="18A1BF66" w14:textId="77777777" w:rsidTr="0025185C">
        <w:tc>
          <w:tcPr>
            <w:tcW w:w="1701"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164A2AA"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610" w:author="Adelino Naquarta Sepalanga Domingos" w:date="2025-03-05T09:00:00Z" w16du:dateUtc="2025-03-05T08:00:00Z">
                  <w:rPr>
                    <w:rFonts w:ascii="Times New Roman" w:eastAsia="Times New Roman" w:hAnsi="Times New Roman"/>
                    <w:spacing w:val="-1"/>
                  </w:rPr>
                </w:rPrChange>
              </w:rPr>
            </w:pPr>
          </w:p>
          <w:p w14:paraId="7CC1226E"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611"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612" w:author="Adelino Naquarta Sepalanga Domingos" w:date="2025-03-05T09:00:00Z" w16du:dateUtc="2025-03-05T08:00:00Z">
                  <w:rPr>
                    <w:rFonts w:ascii="Times New Roman" w:eastAsia="Times New Roman" w:hAnsi="Times New Roman"/>
                    <w:spacing w:val="-1"/>
                  </w:rPr>
                </w:rPrChange>
              </w:rPr>
              <w:t>1.6.</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852CB87"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613" w:author="Adelino Naquarta Sepalanga Domingos" w:date="2025-03-05T09:00:00Z" w16du:dateUtc="2025-03-05T08:00: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B56AD5F" w14:textId="77777777" w:rsidR="003F3EDE" w:rsidRPr="001A2728" w:rsidRDefault="003F3EDE" w:rsidP="0025185C">
            <w:pPr>
              <w:widowControl w:val="0"/>
              <w:spacing w:after="0" w:line="240" w:lineRule="auto"/>
              <w:rPr>
                <w:rFonts w:ascii="Arial" w:eastAsia="Times New Roman" w:hAnsi="Arial" w:cs="Arial"/>
                <w:spacing w:val="-1"/>
                <w:sz w:val="20"/>
                <w:szCs w:val="20"/>
                <w:rPrChange w:id="2614"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615" w:author="Adelino Naquarta Sepalanga Domingos" w:date="2025-03-05T09:00:00Z" w16du:dateUtc="2025-03-05T08:00:00Z">
                  <w:rPr>
                    <w:rFonts w:ascii="Times New Roman" w:eastAsia="Times New Roman" w:hAnsi="Times New Roman"/>
                    <w:spacing w:val="-1"/>
                  </w:rPr>
                </w:rPrChange>
              </w:rPr>
              <w:t xml:space="preserve">Designação Comercial </w:t>
            </w:r>
          </w:p>
          <w:p w14:paraId="0745D940" w14:textId="77777777" w:rsidR="003F3EDE" w:rsidRPr="001A2728" w:rsidRDefault="003F3EDE" w:rsidP="0025185C">
            <w:pPr>
              <w:widowControl w:val="0"/>
              <w:spacing w:after="0" w:line="240" w:lineRule="auto"/>
              <w:rPr>
                <w:rFonts w:ascii="Arial" w:eastAsia="Times New Roman" w:hAnsi="Arial" w:cs="Arial"/>
                <w:spacing w:val="-1"/>
                <w:sz w:val="20"/>
                <w:szCs w:val="20"/>
                <w:rPrChange w:id="2616"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617" w:author="Adelino Naquarta Sepalanga Domingos" w:date="2025-03-05T09:00:00Z" w16du:dateUtc="2025-03-05T08:00:00Z">
                  <w:rPr>
                    <w:rFonts w:ascii="Times New Roman" w:eastAsia="Times New Roman" w:hAnsi="Times New Roman"/>
                    <w:spacing w:val="-1"/>
                  </w:rPr>
                </w:rPrChange>
              </w:rPr>
              <w:t>(BusinessName)</w:t>
            </w:r>
          </w:p>
        </w:tc>
        <w:tc>
          <w:tcPr>
            <w:tcW w:w="391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DAC2785" w14:textId="77777777" w:rsidR="003F3EDE" w:rsidRPr="001A2728" w:rsidRDefault="003F3EDE" w:rsidP="0025185C">
            <w:pPr>
              <w:widowControl w:val="0"/>
              <w:spacing w:after="0" w:line="240" w:lineRule="auto"/>
              <w:rPr>
                <w:rFonts w:ascii="Arial" w:eastAsia="Times New Roman" w:hAnsi="Arial" w:cs="Arial"/>
                <w:spacing w:val="-1"/>
                <w:sz w:val="20"/>
                <w:szCs w:val="20"/>
                <w:rPrChange w:id="2618"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619" w:author="Adelino Naquarta Sepalanga Domingos" w:date="2025-03-05T09:00:00Z" w16du:dateUtc="2025-03-05T08:00:00Z">
                  <w:rPr>
                    <w:rFonts w:ascii="Times New Roman" w:eastAsia="Times New Roman" w:hAnsi="Times New Roman"/>
                    <w:spacing w:val="-1"/>
                  </w:rPr>
                </w:rPrChange>
              </w:rPr>
              <w:t>Designação comercial do sujeito passivo.</w:t>
            </w:r>
          </w:p>
        </w:tc>
        <w:tc>
          <w:tcPr>
            <w:tcW w:w="1221"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074E6CA"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620"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621" w:author="Adelino Naquarta Sepalanga Domingos" w:date="2025-03-05T09:00:00Z" w16du:dateUtc="2025-03-05T08:00:00Z">
                  <w:rPr>
                    <w:rFonts w:ascii="Times New Roman" w:eastAsia="Times New Roman" w:hAnsi="Times New Roman"/>
                    <w:spacing w:val="-1"/>
                  </w:rPr>
                </w:rPrChange>
              </w:rPr>
              <w:t>Texto</w:t>
            </w:r>
          </w:p>
          <w:p w14:paraId="4FC6CC8B"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622"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623" w:author="Adelino Naquarta Sepalanga Domingos" w:date="2025-03-05T09:00:00Z" w16du:dateUtc="2025-03-05T08:00:00Z">
                  <w:rPr>
                    <w:rFonts w:ascii="Times New Roman" w:eastAsia="Times New Roman" w:hAnsi="Times New Roman"/>
                    <w:spacing w:val="-1"/>
                  </w:rPr>
                </w:rPrChange>
              </w:rPr>
              <w:t>60</w:t>
            </w:r>
          </w:p>
        </w:tc>
      </w:tr>
      <w:tr w:rsidR="003F3EDE" w:rsidRPr="001A2728" w14:paraId="6A1E5312" w14:textId="77777777" w:rsidTr="0025185C">
        <w:tc>
          <w:tcPr>
            <w:tcW w:w="1701"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tcPr>
          <w:p w14:paraId="103869CD"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624" w:author="Adelino Naquarta Sepalanga Domingos" w:date="2025-03-05T09:00:00Z" w16du:dateUtc="2025-03-05T08:00:00Z">
                  <w:rPr>
                    <w:rFonts w:ascii="Times New Roman" w:eastAsia="Times New Roman" w:hAnsi="Times New Roman"/>
                    <w:spacing w:val="-1"/>
                  </w:rPr>
                </w:rPrChange>
              </w:rPr>
            </w:pPr>
          </w:p>
          <w:p w14:paraId="5F3F845C"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625"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626" w:author="Adelino Naquarta Sepalanga Domingos" w:date="2025-03-05T09:00:00Z" w16du:dateUtc="2025-03-05T08:00:00Z">
                  <w:rPr>
                    <w:rFonts w:ascii="Times New Roman" w:eastAsia="Times New Roman" w:hAnsi="Times New Roman"/>
                    <w:spacing w:val="-1"/>
                  </w:rPr>
                </w:rPrChange>
              </w:rPr>
              <w:t>1.7.</w:t>
            </w:r>
          </w:p>
        </w:tc>
        <w:tc>
          <w:tcPr>
            <w:tcW w:w="1504"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tcPr>
          <w:p w14:paraId="22C5A1AE"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627" w:author="Adelino Naquarta Sepalanga Domingos" w:date="2025-03-05T09:00:00Z" w16du:dateUtc="2025-03-05T08:00:00Z">
                  <w:rPr>
                    <w:rFonts w:ascii="Times New Roman" w:eastAsia="Times New Roman" w:hAnsi="Times New Roman"/>
                    <w:spacing w:val="-1"/>
                  </w:rPr>
                </w:rPrChange>
              </w:rPr>
            </w:pPr>
          </w:p>
          <w:p w14:paraId="12D8450A"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628"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629" w:author="Adelino Naquarta Sepalanga Domingos" w:date="2025-03-05T09:00:00Z" w16du:dateUtc="2025-03-05T08:00: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tcPr>
          <w:p w14:paraId="0DDD4649" w14:textId="77777777" w:rsidR="003F3EDE" w:rsidRPr="001A2728" w:rsidRDefault="003F3EDE" w:rsidP="0025185C">
            <w:pPr>
              <w:widowControl w:val="0"/>
              <w:spacing w:after="0" w:line="240" w:lineRule="auto"/>
              <w:rPr>
                <w:rFonts w:ascii="Arial" w:eastAsia="Times New Roman" w:hAnsi="Arial" w:cs="Arial"/>
                <w:spacing w:val="-1"/>
                <w:sz w:val="20"/>
                <w:szCs w:val="20"/>
                <w:rPrChange w:id="2630"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631" w:author="Adelino Naquarta Sepalanga Domingos" w:date="2025-03-05T09:00:00Z" w16du:dateUtc="2025-03-05T08:00:00Z">
                  <w:rPr>
                    <w:rFonts w:ascii="Times New Roman" w:eastAsia="Times New Roman" w:hAnsi="Times New Roman"/>
                    <w:spacing w:val="-1"/>
                  </w:rPr>
                </w:rPrChange>
              </w:rPr>
              <w:t xml:space="preserve">Endereço da empresa </w:t>
            </w:r>
          </w:p>
          <w:p w14:paraId="7CDE1417" w14:textId="77777777" w:rsidR="003F3EDE" w:rsidRPr="001A2728" w:rsidRDefault="003F3EDE" w:rsidP="0025185C">
            <w:pPr>
              <w:widowControl w:val="0"/>
              <w:spacing w:after="0" w:line="240" w:lineRule="auto"/>
              <w:rPr>
                <w:rFonts w:ascii="Arial" w:eastAsia="Times New Roman" w:hAnsi="Arial" w:cs="Arial"/>
                <w:spacing w:val="-1"/>
                <w:sz w:val="20"/>
                <w:szCs w:val="20"/>
                <w:rPrChange w:id="2632"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633" w:author="Adelino Naquarta Sepalanga Domingos" w:date="2025-03-05T09:00:00Z" w16du:dateUtc="2025-03-05T08:00:00Z">
                  <w:rPr>
                    <w:rFonts w:ascii="Times New Roman" w:eastAsia="Times New Roman" w:hAnsi="Times New Roman"/>
                    <w:spacing w:val="-1"/>
                  </w:rPr>
                </w:rPrChange>
              </w:rPr>
              <w:t>(CompanyAddress)</w:t>
            </w:r>
          </w:p>
        </w:tc>
        <w:tc>
          <w:tcPr>
            <w:tcW w:w="3915"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tcPr>
          <w:p w14:paraId="6EB5B1AF" w14:textId="77777777" w:rsidR="003F3EDE" w:rsidRPr="001A2728" w:rsidRDefault="003F3EDE" w:rsidP="0025185C">
            <w:pPr>
              <w:widowControl w:val="0"/>
              <w:spacing w:after="0" w:line="240" w:lineRule="auto"/>
              <w:rPr>
                <w:rFonts w:ascii="Arial" w:eastAsia="Times New Roman" w:hAnsi="Arial" w:cs="Arial"/>
                <w:spacing w:val="-1"/>
                <w:sz w:val="20"/>
                <w:szCs w:val="20"/>
                <w:rPrChange w:id="2634" w:author="Adelino Naquarta Sepalanga Domingos" w:date="2025-03-05T09:00:00Z" w16du:dateUtc="2025-03-05T08:00:00Z">
                  <w:rPr>
                    <w:rFonts w:ascii="Times New Roman" w:eastAsia="Times New Roman" w:hAnsi="Times New Roman"/>
                    <w:spacing w:val="-1"/>
                  </w:rPr>
                </w:rPrChange>
              </w:rPr>
            </w:pPr>
          </w:p>
        </w:tc>
        <w:tc>
          <w:tcPr>
            <w:tcW w:w="1221"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tcPr>
          <w:p w14:paraId="4B6E862D"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635"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636" w:author="Adelino Naquarta Sepalanga Domingos" w:date="2025-03-05T09:00:00Z" w16du:dateUtc="2025-03-05T08:00:00Z">
                  <w:rPr>
                    <w:rFonts w:ascii="Times New Roman" w:eastAsia="Times New Roman" w:hAnsi="Times New Roman"/>
                    <w:spacing w:val="-1"/>
                  </w:rPr>
                </w:rPrChange>
              </w:rPr>
              <w:t>Não Aplicável</w:t>
            </w:r>
          </w:p>
        </w:tc>
      </w:tr>
      <w:tr w:rsidR="003F3EDE" w:rsidRPr="001A2728" w14:paraId="68507BE2" w14:textId="77777777" w:rsidTr="0025185C">
        <w:tc>
          <w:tcPr>
            <w:tcW w:w="1701"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865DADE"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637" w:author="Adelino Naquarta Sepalanga Domingos" w:date="2025-03-05T09:00:00Z" w16du:dateUtc="2025-03-05T08:00:00Z">
                  <w:rPr>
                    <w:rFonts w:ascii="Times New Roman" w:eastAsia="Times New Roman" w:hAnsi="Times New Roman"/>
                    <w:spacing w:val="-1"/>
                  </w:rPr>
                </w:rPrChange>
              </w:rPr>
            </w:pPr>
          </w:p>
          <w:p w14:paraId="668A3DC1"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638"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639" w:author="Adelino Naquarta Sepalanga Domingos" w:date="2025-03-05T09:00:00Z" w16du:dateUtc="2025-03-05T08:00:00Z">
                  <w:rPr>
                    <w:rFonts w:ascii="Times New Roman" w:eastAsia="Times New Roman" w:hAnsi="Times New Roman"/>
                    <w:spacing w:val="-1"/>
                  </w:rPr>
                </w:rPrChange>
              </w:rPr>
              <w:t>1.7.1.</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06FFD69"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640" w:author="Adelino Naquarta Sepalanga Domingos" w:date="2025-03-05T09:00:00Z" w16du:dateUtc="2025-03-05T08:00: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3599F5A" w14:textId="77777777" w:rsidR="003F3EDE" w:rsidRPr="001A2728" w:rsidRDefault="003F3EDE" w:rsidP="0025185C">
            <w:pPr>
              <w:widowControl w:val="0"/>
              <w:spacing w:after="0" w:line="240" w:lineRule="auto"/>
              <w:rPr>
                <w:rFonts w:ascii="Arial" w:eastAsia="Times New Roman" w:hAnsi="Arial" w:cs="Arial"/>
                <w:spacing w:val="-1"/>
                <w:sz w:val="20"/>
                <w:szCs w:val="20"/>
                <w:rPrChange w:id="2641"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642" w:author="Adelino Naquarta Sepalanga Domingos" w:date="2025-03-05T09:00:00Z" w16du:dateUtc="2025-03-05T08:00:00Z">
                  <w:rPr>
                    <w:rFonts w:ascii="Times New Roman" w:eastAsia="Times New Roman" w:hAnsi="Times New Roman"/>
                    <w:spacing w:val="-1"/>
                  </w:rPr>
                </w:rPrChange>
              </w:rPr>
              <w:t>Número da porta</w:t>
            </w:r>
          </w:p>
          <w:p w14:paraId="60432359" w14:textId="77777777" w:rsidR="003F3EDE" w:rsidRPr="001A2728" w:rsidRDefault="003F3EDE" w:rsidP="0025185C">
            <w:pPr>
              <w:widowControl w:val="0"/>
              <w:spacing w:after="0" w:line="240" w:lineRule="auto"/>
              <w:rPr>
                <w:rFonts w:ascii="Arial" w:eastAsia="Times New Roman" w:hAnsi="Arial" w:cs="Arial"/>
                <w:spacing w:val="-1"/>
                <w:sz w:val="20"/>
                <w:szCs w:val="20"/>
                <w:rPrChange w:id="2643"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644" w:author="Adelino Naquarta Sepalanga Domingos" w:date="2025-03-05T09:00:00Z" w16du:dateUtc="2025-03-05T08:00:00Z">
                  <w:rPr>
                    <w:rFonts w:ascii="Times New Roman" w:eastAsia="Times New Roman" w:hAnsi="Times New Roman"/>
                    <w:spacing w:val="-1"/>
                  </w:rPr>
                </w:rPrChange>
              </w:rPr>
              <w:t>(BuildingNumber)</w:t>
            </w:r>
          </w:p>
        </w:tc>
        <w:tc>
          <w:tcPr>
            <w:tcW w:w="391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AAFFD81" w14:textId="77777777" w:rsidR="003F3EDE" w:rsidRPr="001A2728" w:rsidRDefault="003F3EDE" w:rsidP="0025185C">
            <w:pPr>
              <w:widowControl w:val="0"/>
              <w:spacing w:after="0" w:line="240" w:lineRule="auto"/>
              <w:rPr>
                <w:rFonts w:ascii="Arial" w:eastAsia="Times New Roman" w:hAnsi="Arial" w:cs="Arial"/>
                <w:spacing w:val="-1"/>
                <w:sz w:val="20"/>
                <w:szCs w:val="20"/>
                <w:rPrChange w:id="2645" w:author="Adelino Naquarta Sepalanga Domingos" w:date="2025-03-05T09:00:00Z" w16du:dateUtc="2025-03-05T08:00:00Z">
                  <w:rPr>
                    <w:rFonts w:ascii="Times New Roman" w:eastAsia="Times New Roman" w:hAnsi="Times New Roman"/>
                    <w:spacing w:val="-1"/>
                  </w:rPr>
                </w:rPrChange>
              </w:rPr>
            </w:pPr>
          </w:p>
        </w:tc>
        <w:tc>
          <w:tcPr>
            <w:tcW w:w="1221"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C9CEE1F"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646"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647" w:author="Adelino Naquarta Sepalanga Domingos" w:date="2025-03-05T09:00:00Z" w16du:dateUtc="2025-03-05T08:00:00Z">
                  <w:rPr>
                    <w:rFonts w:ascii="Times New Roman" w:eastAsia="Times New Roman" w:hAnsi="Times New Roman"/>
                    <w:spacing w:val="-1"/>
                  </w:rPr>
                </w:rPrChange>
              </w:rPr>
              <w:t>Texto</w:t>
            </w:r>
          </w:p>
          <w:p w14:paraId="4B67CDD7"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648"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649" w:author="Adelino Naquarta Sepalanga Domingos" w:date="2025-03-05T09:00:00Z" w16du:dateUtc="2025-03-05T08:00:00Z">
                  <w:rPr>
                    <w:rFonts w:ascii="Times New Roman" w:eastAsia="Times New Roman" w:hAnsi="Times New Roman"/>
                    <w:spacing w:val="-1"/>
                  </w:rPr>
                </w:rPrChange>
              </w:rPr>
              <w:t>10</w:t>
            </w:r>
          </w:p>
        </w:tc>
      </w:tr>
      <w:tr w:rsidR="003F3EDE" w:rsidRPr="001A2728" w14:paraId="4D8E7826" w14:textId="77777777" w:rsidTr="0025185C">
        <w:trPr>
          <w:trHeight w:val="506"/>
        </w:trPr>
        <w:tc>
          <w:tcPr>
            <w:tcW w:w="1701"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tcPr>
          <w:p w14:paraId="72AD7194"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650"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651" w:author="Adelino Naquarta Sepalanga Domingos" w:date="2025-03-05T09:00:00Z" w16du:dateUtc="2025-03-05T08:00:00Z">
                  <w:rPr>
                    <w:rFonts w:ascii="Times New Roman" w:eastAsia="Times New Roman" w:hAnsi="Times New Roman"/>
                    <w:spacing w:val="-1"/>
                  </w:rPr>
                </w:rPrChange>
              </w:rPr>
              <w:t>1.7.2.</w:t>
            </w:r>
          </w:p>
        </w:tc>
        <w:tc>
          <w:tcPr>
            <w:tcW w:w="1504"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tcPr>
          <w:p w14:paraId="02EB2ADD"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652" w:author="Adelino Naquarta Sepalanga Domingos" w:date="2025-03-05T09:00:00Z" w16du:dateUtc="2025-03-05T08:00: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tcPr>
          <w:p w14:paraId="12D80993" w14:textId="77777777" w:rsidR="003F3EDE" w:rsidRPr="001A2728" w:rsidRDefault="003F3EDE" w:rsidP="0025185C">
            <w:pPr>
              <w:widowControl w:val="0"/>
              <w:spacing w:after="0" w:line="240" w:lineRule="auto"/>
              <w:rPr>
                <w:rFonts w:ascii="Arial" w:eastAsia="Times New Roman" w:hAnsi="Arial" w:cs="Arial"/>
                <w:spacing w:val="-1"/>
                <w:sz w:val="20"/>
                <w:szCs w:val="20"/>
                <w:rPrChange w:id="2653"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654" w:author="Adelino Naquarta Sepalanga Domingos" w:date="2025-03-05T09:00:00Z" w16du:dateUtc="2025-03-05T08:00:00Z">
                  <w:rPr>
                    <w:rFonts w:ascii="Times New Roman" w:eastAsia="Times New Roman" w:hAnsi="Times New Roman"/>
                    <w:spacing w:val="-1"/>
                  </w:rPr>
                </w:rPrChange>
              </w:rPr>
              <w:t>Nome da rua (StreetName)</w:t>
            </w:r>
          </w:p>
        </w:tc>
        <w:tc>
          <w:tcPr>
            <w:tcW w:w="3915"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tcPr>
          <w:p w14:paraId="04F4031B" w14:textId="77777777" w:rsidR="003F3EDE" w:rsidRPr="001A2728" w:rsidRDefault="003F3EDE" w:rsidP="0025185C">
            <w:pPr>
              <w:widowControl w:val="0"/>
              <w:spacing w:after="0" w:line="240" w:lineRule="auto"/>
              <w:rPr>
                <w:rFonts w:ascii="Arial" w:eastAsia="Times New Roman" w:hAnsi="Arial" w:cs="Arial"/>
                <w:spacing w:val="-1"/>
                <w:sz w:val="20"/>
                <w:szCs w:val="20"/>
                <w:rPrChange w:id="2655" w:author="Adelino Naquarta Sepalanga Domingos" w:date="2025-03-05T09:00:00Z" w16du:dateUtc="2025-03-05T08:00:00Z">
                  <w:rPr>
                    <w:rFonts w:ascii="Times New Roman" w:eastAsia="Times New Roman" w:hAnsi="Times New Roman"/>
                    <w:spacing w:val="-1"/>
                  </w:rPr>
                </w:rPrChange>
              </w:rPr>
            </w:pPr>
          </w:p>
        </w:tc>
        <w:tc>
          <w:tcPr>
            <w:tcW w:w="1221"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tcPr>
          <w:p w14:paraId="2027DDDB"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656"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657" w:author="Adelino Naquarta Sepalanga Domingos" w:date="2025-03-05T09:00:00Z" w16du:dateUtc="2025-03-05T08:00:00Z">
                  <w:rPr>
                    <w:rFonts w:ascii="Times New Roman" w:eastAsia="Times New Roman" w:hAnsi="Times New Roman"/>
                    <w:spacing w:val="-1"/>
                  </w:rPr>
                </w:rPrChange>
              </w:rPr>
              <w:t>Texto</w:t>
            </w:r>
          </w:p>
          <w:p w14:paraId="3476D321"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658"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659" w:author="Adelino Naquarta Sepalanga Domingos" w:date="2025-03-05T09:00:00Z" w16du:dateUtc="2025-03-05T08:00:00Z">
                  <w:rPr>
                    <w:rFonts w:ascii="Times New Roman" w:eastAsia="Times New Roman" w:hAnsi="Times New Roman"/>
                    <w:spacing w:val="-1"/>
                  </w:rPr>
                </w:rPrChange>
              </w:rPr>
              <w:t>200</w:t>
            </w:r>
          </w:p>
        </w:tc>
      </w:tr>
      <w:tr w:rsidR="003F3EDE" w:rsidRPr="001A2728" w14:paraId="7C2D4F39" w14:textId="77777777" w:rsidTr="0025185C">
        <w:tc>
          <w:tcPr>
            <w:tcW w:w="1701"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DA41781"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660" w:author="Adelino Naquarta Sepalanga Domingos" w:date="2025-03-05T09:00:00Z" w16du:dateUtc="2025-03-05T08:00:00Z">
                  <w:rPr>
                    <w:rFonts w:ascii="Times New Roman" w:eastAsia="Times New Roman" w:hAnsi="Times New Roman"/>
                    <w:spacing w:val="-1"/>
                  </w:rPr>
                </w:rPrChange>
              </w:rPr>
            </w:pPr>
          </w:p>
          <w:p w14:paraId="4B269790"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661"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662" w:author="Adelino Naquarta Sepalanga Domingos" w:date="2025-03-05T09:00:00Z" w16du:dateUtc="2025-03-05T08:00:00Z">
                  <w:rPr>
                    <w:rFonts w:ascii="Times New Roman" w:eastAsia="Times New Roman" w:hAnsi="Times New Roman"/>
                    <w:spacing w:val="-1"/>
                  </w:rPr>
                </w:rPrChange>
              </w:rPr>
              <w:t>1.7.3.</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2915824"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663" w:author="Adelino Naquarta Sepalanga Domingos" w:date="2025-03-05T09:00:00Z" w16du:dateUtc="2025-03-05T08:00:00Z">
                  <w:rPr>
                    <w:rFonts w:ascii="Times New Roman" w:eastAsia="Times New Roman" w:hAnsi="Times New Roman"/>
                    <w:spacing w:val="-1"/>
                  </w:rPr>
                </w:rPrChange>
              </w:rPr>
            </w:pPr>
          </w:p>
          <w:p w14:paraId="3CEF14FA"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664"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665" w:author="Adelino Naquarta Sepalanga Domingos" w:date="2025-03-05T09:00:00Z" w16du:dateUtc="2025-03-05T08:00: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B0481A1" w14:textId="77777777" w:rsidR="003F3EDE" w:rsidRPr="001A2728" w:rsidRDefault="003F3EDE" w:rsidP="0025185C">
            <w:pPr>
              <w:widowControl w:val="0"/>
              <w:spacing w:after="0" w:line="240" w:lineRule="auto"/>
              <w:rPr>
                <w:rFonts w:ascii="Arial" w:eastAsia="Times New Roman" w:hAnsi="Arial" w:cs="Arial"/>
                <w:spacing w:val="-1"/>
                <w:sz w:val="20"/>
                <w:szCs w:val="20"/>
                <w:rPrChange w:id="2666"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667" w:author="Adelino Naquarta Sepalanga Domingos" w:date="2025-03-05T09:00:00Z" w16du:dateUtc="2025-03-05T08:00:00Z">
                  <w:rPr>
                    <w:rFonts w:ascii="Times New Roman" w:eastAsia="Times New Roman" w:hAnsi="Times New Roman"/>
                    <w:spacing w:val="-1"/>
                  </w:rPr>
                </w:rPrChange>
              </w:rPr>
              <w:t>Endereço detalhado</w:t>
            </w:r>
          </w:p>
          <w:p w14:paraId="36EDC9EB" w14:textId="77777777" w:rsidR="003F3EDE" w:rsidRPr="001A2728" w:rsidRDefault="003F3EDE" w:rsidP="0025185C">
            <w:pPr>
              <w:widowControl w:val="0"/>
              <w:spacing w:after="0" w:line="240" w:lineRule="auto"/>
              <w:rPr>
                <w:rFonts w:ascii="Arial" w:eastAsia="Times New Roman" w:hAnsi="Arial" w:cs="Arial"/>
                <w:spacing w:val="-1"/>
                <w:sz w:val="20"/>
                <w:szCs w:val="20"/>
                <w:rPrChange w:id="2668"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669" w:author="Adelino Naquarta Sepalanga Domingos" w:date="2025-03-05T09:00:00Z" w16du:dateUtc="2025-03-05T08:00:00Z">
                  <w:rPr>
                    <w:rFonts w:ascii="Times New Roman" w:eastAsia="Times New Roman" w:hAnsi="Times New Roman"/>
                    <w:spacing w:val="-1"/>
                  </w:rPr>
                </w:rPrChange>
              </w:rPr>
              <w:t>(AddressDetail)</w:t>
            </w:r>
          </w:p>
        </w:tc>
        <w:tc>
          <w:tcPr>
            <w:tcW w:w="391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B67FA56" w14:textId="77777777" w:rsidR="003F3EDE" w:rsidRPr="001A2728" w:rsidRDefault="003F3EDE" w:rsidP="0025185C">
            <w:pPr>
              <w:widowControl w:val="0"/>
              <w:spacing w:after="0" w:line="240" w:lineRule="auto"/>
              <w:rPr>
                <w:rFonts w:ascii="Arial" w:eastAsia="Times New Roman" w:hAnsi="Arial" w:cs="Arial"/>
                <w:spacing w:val="-1"/>
                <w:sz w:val="20"/>
                <w:szCs w:val="20"/>
                <w:rPrChange w:id="2670"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671" w:author="Adelino Naquarta Sepalanga Domingos" w:date="2025-03-05T09:00:00Z" w16du:dateUtc="2025-03-05T08:00:00Z">
                  <w:rPr>
                    <w:rFonts w:ascii="Times New Roman" w:eastAsia="Times New Roman" w:hAnsi="Times New Roman"/>
                    <w:spacing w:val="-1"/>
                  </w:rPr>
                </w:rPrChange>
              </w:rPr>
              <w:t>Deve incluir o nome da rua, número da porta e andar, se aplicável.</w:t>
            </w:r>
          </w:p>
        </w:tc>
        <w:tc>
          <w:tcPr>
            <w:tcW w:w="1221"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EFB9766"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672"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673" w:author="Adelino Naquarta Sepalanga Domingos" w:date="2025-03-05T09:00:00Z" w16du:dateUtc="2025-03-05T08:00:00Z">
                  <w:rPr>
                    <w:rFonts w:ascii="Times New Roman" w:eastAsia="Times New Roman" w:hAnsi="Times New Roman"/>
                    <w:spacing w:val="-1"/>
                  </w:rPr>
                </w:rPrChange>
              </w:rPr>
              <w:t>Texto</w:t>
            </w:r>
          </w:p>
          <w:p w14:paraId="54EBFBF2"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674"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675" w:author="Adelino Naquarta Sepalanga Domingos" w:date="2025-03-05T09:00:00Z" w16du:dateUtc="2025-03-05T08:00:00Z">
                  <w:rPr>
                    <w:rFonts w:ascii="Times New Roman" w:eastAsia="Times New Roman" w:hAnsi="Times New Roman"/>
                    <w:spacing w:val="-1"/>
                  </w:rPr>
                </w:rPrChange>
              </w:rPr>
              <w:t>210</w:t>
            </w:r>
          </w:p>
        </w:tc>
      </w:tr>
      <w:tr w:rsidR="003F3EDE" w:rsidRPr="001A2728" w14:paraId="49E36CFA" w14:textId="77777777" w:rsidTr="0025185C">
        <w:tc>
          <w:tcPr>
            <w:tcW w:w="1701"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tcPr>
          <w:p w14:paraId="71453584"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676"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677" w:author="Adelino Naquarta Sepalanga Domingos" w:date="2025-03-05T09:00:00Z" w16du:dateUtc="2025-03-05T08:00:00Z">
                  <w:rPr>
                    <w:rFonts w:ascii="Times New Roman" w:eastAsia="Times New Roman" w:hAnsi="Times New Roman"/>
                    <w:spacing w:val="-1"/>
                  </w:rPr>
                </w:rPrChange>
              </w:rPr>
              <w:t>1.7.4.</w:t>
            </w:r>
          </w:p>
        </w:tc>
        <w:tc>
          <w:tcPr>
            <w:tcW w:w="1504"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tcPr>
          <w:p w14:paraId="0722F3E1"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678"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679" w:author="Adelino Naquarta Sepalanga Domingos" w:date="2025-03-05T09:00:00Z" w16du:dateUtc="2025-03-05T08:00: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tcPr>
          <w:p w14:paraId="62F2BA01" w14:textId="77777777" w:rsidR="003F3EDE" w:rsidRPr="001A2728" w:rsidRDefault="003F3EDE" w:rsidP="0025185C">
            <w:pPr>
              <w:widowControl w:val="0"/>
              <w:spacing w:after="0" w:line="240" w:lineRule="auto"/>
              <w:rPr>
                <w:rFonts w:ascii="Arial" w:eastAsia="Times New Roman" w:hAnsi="Arial" w:cs="Arial"/>
                <w:spacing w:val="-1"/>
                <w:sz w:val="20"/>
                <w:szCs w:val="20"/>
                <w:rPrChange w:id="2680"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681" w:author="Adelino Naquarta Sepalanga Domingos" w:date="2025-03-05T09:00:00Z" w16du:dateUtc="2025-03-05T08:00:00Z">
                  <w:rPr>
                    <w:rFonts w:ascii="Times New Roman" w:eastAsia="Times New Roman" w:hAnsi="Times New Roman"/>
                    <w:spacing w:val="-1"/>
                  </w:rPr>
                </w:rPrChange>
              </w:rPr>
              <w:t>Cidade (City)</w:t>
            </w:r>
          </w:p>
        </w:tc>
        <w:tc>
          <w:tcPr>
            <w:tcW w:w="3915"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tcPr>
          <w:p w14:paraId="14D6AC35" w14:textId="77777777" w:rsidR="003F3EDE" w:rsidRPr="001A2728" w:rsidRDefault="003F3EDE" w:rsidP="0025185C">
            <w:pPr>
              <w:widowControl w:val="0"/>
              <w:spacing w:after="0" w:line="240" w:lineRule="auto"/>
              <w:rPr>
                <w:rFonts w:ascii="Arial" w:eastAsia="Times New Roman" w:hAnsi="Arial" w:cs="Arial"/>
                <w:spacing w:val="-1"/>
                <w:sz w:val="20"/>
                <w:szCs w:val="20"/>
                <w:rPrChange w:id="2682" w:author="Adelino Naquarta Sepalanga Domingos" w:date="2025-03-05T09:00:00Z" w16du:dateUtc="2025-03-05T08:00:00Z">
                  <w:rPr>
                    <w:rFonts w:ascii="Times New Roman" w:eastAsia="Times New Roman" w:hAnsi="Times New Roman"/>
                    <w:spacing w:val="-1"/>
                  </w:rPr>
                </w:rPrChange>
              </w:rPr>
            </w:pPr>
          </w:p>
        </w:tc>
        <w:tc>
          <w:tcPr>
            <w:tcW w:w="1221"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tcPr>
          <w:p w14:paraId="0A9919B1"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683"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684" w:author="Adelino Naquarta Sepalanga Domingos" w:date="2025-03-05T09:00:00Z" w16du:dateUtc="2025-03-05T08:00:00Z">
                  <w:rPr>
                    <w:rFonts w:ascii="Times New Roman" w:eastAsia="Times New Roman" w:hAnsi="Times New Roman"/>
                    <w:spacing w:val="-1"/>
                  </w:rPr>
                </w:rPrChange>
              </w:rPr>
              <w:t>Texto</w:t>
            </w:r>
          </w:p>
          <w:p w14:paraId="2E7B43C3"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685"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686" w:author="Adelino Naquarta Sepalanga Domingos" w:date="2025-03-05T09:00:00Z" w16du:dateUtc="2025-03-05T08:00:00Z">
                  <w:rPr>
                    <w:rFonts w:ascii="Times New Roman" w:eastAsia="Times New Roman" w:hAnsi="Times New Roman"/>
                    <w:spacing w:val="-1"/>
                  </w:rPr>
                </w:rPrChange>
              </w:rPr>
              <w:t>50</w:t>
            </w:r>
          </w:p>
        </w:tc>
      </w:tr>
      <w:tr w:rsidR="003F3EDE" w:rsidRPr="001A2728" w14:paraId="32EC030A" w14:textId="77777777" w:rsidTr="0025185C">
        <w:tc>
          <w:tcPr>
            <w:tcW w:w="1701"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4D88432"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687"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688" w:author="Adelino Naquarta Sepalanga Domingos" w:date="2025-03-05T09:00:00Z" w16du:dateUtc="2025-03-05T08:00:00Z">
                  <w:rPr>
                    <w:rFonts w:ascii="Times New Roman" w:eastAsia="Times New Roman" w:hAnsi="Times New Roman"/>
                    <w:spacing w:val="-1"/>
                  </w:rPr>
                </w:rPrChange>
              </w:rPr>
              <w:t>1.7.5.</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1542FAD"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689" w:author="Adelino Naquarta Sepalanga Domingos" w:date="2025-03-05T09:00:00Z" w16du:dateUtc="2025-03-05T08:00: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5B604EC" w14:textId="77777777" w:rsidR="003F3EDE" w:rsidRPr="001A2728" w:rsidRDefault="003F3EDE" w:rsidP="0025185C">
            <w:pPr>
              <w:widowControl w:val="0"/>
              <w:spacing w:after="0" w:line="240" w:lineRule="auto"/>
              <w:rPr>
                <w:rFonts w:ascii="Arial" w:eastAsia="Times New Roman" w:hAnsi="Arial" w:cs="Arial"/>
                <w:spacing w:val="-1"/>
                <w:sz w:val="20"/>
                <w:szCs w:val="20"/>
                <w:rPrChange w:id="2690"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691" w:author="Adelino Naquarta Sepalanga Domingos" w:date="2025-03-05T09:00:00Z" w16du:dateUtc="2025-03-05T08:00:00Z">
                  <w:rPr>
                    <w:rFonts w:ascii="Times New Roman" w:eastAsia="Times New Roman" w:hAnsi="Times New Roman"/>
                    <w:spacing w:val="-1"/>
                  </w:rPr>
                </w:rPrChange>
              </w:rPr>
              <w:t>Código Postal (PostalCode)</w:t>
            </w:r>
          </w:p>
        </w:tc>
        <w:tc>
          <w:tcPr>
            <w:tcW w:w="391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2E79BFC" w14:textId="77777777" w:rsidR="003F3EDE" w:rsidRPr="001A2728" w:rsidRDefault="003F3EDE" w:rsidP="0025185C">
            <w:pPr>
              <w:widowControl w:val="0"/>
              <w:spacing w:after="0" w:line="240" w:lineRule="auto"/>
              <w:rPr>
                <w:rFonts w:ascii="Arial" w:eastAsia="Times New Roman" w:hAnsi="Arial" w:cs="Arial"/>
                <w:spacing w:val="-1"/>
                <w:sz w:val="20"/>
                <w:szCs w:val="20"/>
                <w:rPrChange w:id="2692" w:author="Adelino Naquarta Sepalanga Domingos" w:date="2025-03-05T09:00:00Z" w16du:dateUtc="2025-03-05T08:00:00Z">
                  <w:rPr>
                    <w:rFonts w:ascii="Times New Roman" w:eastAsia="Times New Roman" w:hAnsi="Times New Roman"/>
                    <w:spacing w:val="-1"/>
                  </w:rPr>
                </w:rPrChange>
              </w:rPr>
            </w:pPr>
          </w:p>
        </w:tc>
        <w:tc>
          <w:tcPr>
            <w:tcW w:w="1221"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A5812FA"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693"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694" w:author="Adelino Naquarta Sepalanga Domingos" w:date="2025-03-05T09:00:00Z" w16du:dateUtc="2025-03-05T08:00:00Z">
                  <w:rPr>
                    <w:rFonts w:ascii="Times New Roman" w:eastAsia="Times New Roman" w:hAnsi="Times New Roman"/>
                    <w:spacing w:val="-1"/>
                  </w:rPr>
                </w:rPrChange>
              </w:rPr>
              <w:t xml:space="preserve">Texto </w:t>
            </w:r>
          </w:p>
          <w:p w14:paraId="5FDCC12F"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695"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696" w:author="Adelino Naquarta Sepalanga Domingos" w:date="2025-03-05T09:00:00Z" w16du:dateUtc="2025-03-05T08:00:00Z">
                  <w:rPr>
                    <w:rFonts w:ascii="Times New Roman" w:eastAsia="Times New Roman" w:hAnsi="Times New Roman"/>
                    <w:spacing w:val="-1"/>
                  </w:rPr>
                </w:rPrChange>
              </w:rPr>
              <w:t>10</w:t>
            </w:r>
          </w:p>
        </w:tc>
      </w:tr>
      <w:tr w:rsidR="003F3EDE" w:rsidRPr="001A2728" w14:paraId="0A797FF7" w14:textId="77777777" w:rsidTr="0025185C">
        <w:tc>
          <w:tcPr>
            <w:tcW w:w="1701"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tcPr>
          <w:p w14:paraId="233D5DBE"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697" w:author="Adelino Naquarta Sepalanga Domingos" w:date="2025-03-05T09:00:00Z" w16du:dateUtc="2025-03-05T08:00:00Z">
                  <w:rPr>
                    <w:rFonts w:ascii="Times New Roman" w:eastAsia="Times New Roman" w:hAnsi="Times New Roman"/>
                    <w:spacing w:val="-1"/>
                  </w:rPr>
                </w:rPrChange>
              </w:rPr>
            </w:pPr>
          </w:p>
          <w:p w14:paraId="044203F7"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698"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699" w:author="Adelino Naquarta Sepalanga Domingos" w:date="2025-03-05T09:00:00Z" w16du:dateUtc="2025-03-05T08:00:00Z">
                  <w:rPr>
                    <w:rFonts w:ascii="Times New Roman" w:eastAsia="Times New Roman" w:hAnsi="Times New Roman"/>
                    <w:spacing w:val="-1"/>
                  </w:rPr>
                </w:rPrChange>
              </w:rPr>
              <w:t>1.7.6.</w:t>
            </w:r>
          </w:p>
        </w:tc>
        <w:tc>
          <w:tcPr>
            <w:tcW w:w="1504"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tcPr>
          <w:p w14:paraId="739EC836"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700" w:author="Adelino Naquarta Sepalanga Domingos" w:date="2025-03-05T09:00:00Z" w16du:dateUtc="2025-03-05T08:00: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tcPr>
          <w:p w14:paraId="2D73A346" w14:textId="77777777" w:rsidR="003F3EDE" w:rsidRPr="001A2728" w:rsidRDefault="003F3EDE" w:rsidP="0025185C">
            <w:pPr>
              <w:widowControl w:val="0"/>
              <w:spacing w:after="0" w:line="240" w:lineRule="auto"/>
              <w:rPr>
                <w:rFonts w:ascii="Arial" w:eastAsia="Times New Roman" w:hAnsi="Arial" w:cs="Arial"/>
                <w:spacing w:val="-1"/>
                <w:sz w:val="20"/>
                <w:szCs w:val="20"/>
                <w:rPrChange w:id="2701"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702" w:author="Adelino Naquarta Sepalanga Domingos" w:date="2025-03-05T09:00:00Z" w16du:dateUtc="2025-03-05T08:00:00Z">
                  <w:rPr>
                    <w:rFonts w:ascii="Times New Roman" w:eastAsia="Times New Roman" w:hAnsi="Times New Roman"/>
                    <w:spacing w:val="-1"/>
                  </w:rPr>
                </w:rPrChange>
              </w:rPr>
              <w:t>Província (Province)</w:t>
            </w:r>
          </w:p>
        </w:tc>
        <w:tc>
          <w:tcPr>
            <w:tcW w:w="3915"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tcPr>
          <w:p w14:paraId="484B7E62" w14:textId="77777777" w:rsidR="003F3EDE" w:rsidRPr="001A2728" w:rsidRDefault="003F3EDE" w:rsidP="0025185C">
            <w:pPr>
              <w:widowControl w:val="0"/>
              <w:spacing w:after="0" w:line="240" w:lineRule="auto"/>
              <w:rPr>
                <w:rFonts w:ascii="Arial" w:eastAsia="Times New Roman" w:hAnsi="Arial" w:cs="Arial"/>
                <w:spacing w:val="-1"/>
                <w:sz w:val="20"/>
                <w:szCs w:val="20"/>
                <w:rPrChange w:id="2703" w:author="Adelino Naquarta Sepalanga Domingos" w:date="2025-03-05T09:00:00Z" w16du:dateUtc="2025-03-05T08:00:00Z">
                  <w:rPr>
                    <w:rFonts w:ascii="Times New Roman" w:eastAsia="Times New Roman" w:hAnsi="Times New Roman"/>
                    <w:spacing w:val="-1"/>
                  </w:rPr>
                </w:rPrChange>
              </w:rPr>
            </w:pPr>
          </w:p>
        </w:tc>
        <w:tc>
          <w:tcPr>
            <w:tcW w:w="1221"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tcPr>
          <w:p w14:paraId="133C5A29"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704"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705" w:author="Adelino Naquarta Sepalanga Domingos" w:date="2025-03-05T09:00:00Z" w16du:dateUtc="2025-03-05T08:00:00Z">
                  <w:rPr>
                    <w:rFonts w:ascii="Times New Roman" w:eastAsia="Times New Roman" w:hAnsi="Times New Roman"/>
                    <w:spacing w:val="-1"/>
                  </w:rPr>
                </w:rPrChange>
              </w:rPr>
              <w:t xml:space="preserve">Texto </w:t>
            </w:r>
          </w:p>
          <w:p w14:paraId="0D5B813C"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706"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707" w:author="Adelino Naquarta Sepalanga Domingos" w:date="2025-03-05T09:00:00Z" w16du:dateUtc="2025-03-05T08:00:00Z">
                  <w:rPr>
                    <w:rFonts w:ascii="Times New Roman" w:eastAsia="Times New Roman" w:hAnsi="Times New Roman"/>
                    <w:spacing w:val="-1"/>
                  </w:rPr>
                </w:rPrChange>
              </w:rPr>
              <w:t>50</w:t>
            </w:r>
          </w:p>
        </w:tc>
      </w:tr>
      <w:tr w:rsidR="003F3EDE" w:rsidRPr="001A2728" w14:paraId="14A04E5D" w14:textId="77777777" w:rsidTr="0025185C">
        <w:tc>
          <w:tcPr>
            <w:tcW w:w="1701"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22EDDCD"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708" w:author="Adelino Naquarta Sepalanga Domingos" w:date="2025-03-05T09:00:00Z" w16du:dateUtc="2025-03-05T08:00:00Z">
                  <w:rPr>
                    <w:rFonts w:ascii="Times New Roman" w:eastAsia="Times New Roman" w:hAnsi="Times New Roman"/>
                    <w:spacing w:val="-1"/>
                  </w:rPr>
                </w:rPrChange>
              </w:rPr>
            </w:pPr>
          </w:p>
          <w:p w14:paraId="0AFFEEB9"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709"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710" w:author="Adelino Naquarta Sepalanga Domingos" w:date="2025-03-05T09:00:00Z" w16du:dateUtc="2025-03-05T08:00:00Z">
                  <w:rPr>
                    <w:rFonts w:ascii="Times New Roman" w:eastAsia="Times New Roman" w:hAnsi="Times New Roman"/>
                    <w:spacing w:val="-1"/>
                  </w:rPr>
                </w:rPrChange>
              </w:rPr>
              <w:t>1.7.7.</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775DC64"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711" w:author="Adelino Naquarta Sepalanga Domingos" w:date="2025-03-05T09:00:00Z" w16du:dateUtc="2025-03-05T08:00:00Z">
                  <w:rPr>
                    <w:rFonts w:ascii="Times New Roman" w:eastAsia="Times New Roman" w:hAnsi="Times New Roman"/>
                    <w:spacing w:val="-1"/>
                  </w:rPr>
                </w:rPrChange>
              </w:rPr>
            </w:pPr>
          </w:p>
          <w:p w14:paraId="1F94B01D"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712"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713" w:author="Adelino Naquarta Sepalanga Domingos" w:date="2025-03-05T09:00:00Z" w16du:dateUtc="2025-03-05T08:00: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634FC76" w14:textId="77777777" w:rsidR="003F3EDE" w:rsidRPr="001A2728" w:rsidRDefault="003F3EDE" w:rsidP="0025185C">
            <w:pPr>
              <w:widowControl w:val="0"/>
              <w:spacing w:after="0" w:line="240" w:lineRule="auto"/>
              <w:rPr>
                <w:rFonts w:ascii="Arial" w:eastAsia="Times New Roman" w:hAnsi="Arial" w:cs="Arial"/>
                <w:spacing w:val="-1"/>
                <w:sz w:val="20"/>
                <w:szCs w:val="20"/>
                <w:rPrChange w:id="2714"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715" w:author="Adelino Naquarta Sepalanga Domingos" w:date="2025-03-05T09:00:00Z" w16du:dateUtc="2025-03-05T08:00:00Z">
                  <w:rPr>
                    <w:rFonts w:ascii="Times New Roman" w:eastAsia="Times New Roman" w:hAnsi="Times New Roman"/>
                    <w:spacing w:val="-1"/>
                  </w:rPr>
                </w:rPrChange>
              </w:rPr>
              <w:t>País (Country)</w:t>
            </w:r>
          </w:p>
        </w:tc>
        <w:tc>
          <w:tcPr>
            <w:tcW w:w="391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9C60FFC" w14:textId="77777777" w:rsidR="003F3EDE" w:rsidRPr="001A2728" w:rsidRDefault="003F3EDE" w:rsidP="0025185C">
            <w:pPr>
              <w:widowControl w:val="0"/>
              <w:spacing w:after="0" w:line="240" w:lineRule="auto"/>
              <w:rPr>
                <w:rFonts w:ascii="Arial" w:eastAsia="Times New Roman" w:hAnsi="Arial" w:cs="Arial"/>
                <w:spacing w:val="-1"/>
                <w:sz w:val="20"/>
                <w:szCs w:val="20"/>
                <w:rPrChange w:id="2716"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717" w:author="Adelino Naquarta Sepalanga Domingos" w:date="2025-03-05T09:00:00Z" w16du:dateUtc="2025-03-05T08:00:00Z">
                  <w:rPr>
                    <w:rFonts w:ascii="Times New Roman" w:eastAsia="Times New Roman" w:hAnsi="Times New Roman"/>
                    <w:spacing w:val="-1"/>
                  </w:rPr>
                </w:rPrChange>
              </w:rPr>
              <w:t>Preencher com “AO”.</w:t>
            </w:r>
          </w:p>
        </w:tc>
        <w:tc>
          <w:tcPr>
            <w:tcW w:w="1221"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E601D93"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718"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719" w:author="Adelino Naquarta Sepalanga Domingos" w:date="2025-03-05T09:00:00Z" w16du:dateUtc="2025-03-05T08:00:00Z">
                  <w:rPr>
                    <w:rFonts w:ascii="Times New Roman" w:eastAsia="Times New Roman" w:hAnsi="Times New Roman"/>
                    <w:spacing w:val="-1"/>
                  </w:rPr>
                </w:rPrChange>
              </w:rPr>
              <w:t>Texto</w:t>
            </w:r>
          </w:p>
          <w:p w14:paraId="685B60E0"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720"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721" w:author="Adelino Naquarta Sepalanga Domingos" w:date="2025-03-05T09:00:00Z" w16du:dateUtc="2025-03-05T08:00:00Z">
                  <w:rPr>
                    <w:rFonts w:ascii="Times New Roman" w:eastAsia="Times New Roman" w:hAnsi="Times New Roman"/>
                    <w:spacing w:val="-1"/>
                  </w:rPr>
                </w:rPrChange>
              </w:rPr>
              <w:t xml:space="preserve"> 2</w:t>
            </w:r>
          </w:p>
        </w:tc>
      </w:tr>
      <w:tr w:rsidR="003F3EDE" w:rsidRPr="001A2728" w14:paraId="4E1F2EA0" w14:textId="77777777" w:rsidTr="0025185C">
        <w:tc>
          <w:tcPr>
            <w:tcW w:w="1701"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tcPr>
          <w:p w14:paraId="64EB0938"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722" w:author="Adelino Naquarta Sepalanga Domingos" w:date="2025-03-05T09:00:00Z" w16du:dateUtc="2025-03-05T08:00:00Z">
                  <w:rPr>
                    <w:rFonts w:ascii="Times New Roman" w:eastAsia="Times New Roman" w:hAnsi="Times New Roman"/>
                    <w:spacing w:val="-1"/>
                  </w:rPr>
                </w:rPrChange>
              </w:rPr>
            </w:pPr>
          </w:p>
          <w:p w14:paraId="27CD9578"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723"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724" w:author="Adelino Naquarta Sepalanga Domingos" w:date="2025-03-05T09:00:00Z" w16du:dateUtc="2025-03-05T08:00:00Z">
                  <w:rPr>
                    <w:rFonts w:ascii="Times New Roman" w:eastAsia="Times New Roman" w:hAnsi="Times New Roman"/>
                    <w:spacing w:val="-1"/>
                  </w:rPr>
                </w:rPrChange>
              </w:rPr>
              <w:t>1.8.</w:t>
            </w:r>
          </w:p>
        </w:tc>
        <w:tc>
          <w:tcPr>
            <w:tcW w:w="1504"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tcPr>
          <w:p w14:paraId="14EBD432"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725" w:author="Adelino Naquarta Sepalanga Domingos" w:date="2025-03-05T09:00:00Z" w16du:dateUtc="2025-03-05T08:00:00Z">
                  <w:rPr>
                    <w:rFonts w:ascii="Times New Roman" w:eastAsia="Times New Roman" w:hAnsi="Times New Roman"/>
                    <w:spacing w:val="-1"/>
                  </w:rPr>
                </w:rPrChange>
              </w:rPr>
            </w:pPr>
          </w:p>
          <w:p w14:paraId="36382D19"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726"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727" w:author="Adelino Naquarta Sepalanga Domingos" w:date="2025-03-05T09:00:00Z" w16du:dateUtc="2025-03-05T08:00: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tcPr>
          <w:p w14:paraId="2426F4FF" w14:textId="77777777" w:rsidR="003F3EDE" w:rsidRPr="001A2728" w:rsidRDefault="003F3EDE" w:rsidP="0025185C">
            <w:pPr>
              <w:widowControl w:val="0"/>
              <w:spacing w:after="0" w:line="240" w:lineRule="auto"/>
              <w:rPr>
                <w:rFonts w:ascii="Arial" w:eastAsia="Times New Roman" w:hAnsi="Arial" w:cs="Arial"/>
                <w:spacing w:val="-1"/>
                <w:sz w:val="20"/>
                <w:szCs w:val="20"/>
                <w:rPrChange w:id="2728" w:author="Adelino Naquarta Sepalanga Domingos" w:date="2025-03-05T09:00:00Z" w16du:dateUtc="2025-03-05T08:00:00Z">
                  <w:rPr>
                    <w:rFonts w:ascii="Times New Roman" w:eastAsia="Times New Roman" w:hAnsi="Times New Roman"/>
                    <w:spacing w:val="-1"/>
                  </w:rPr>
                </w:rPrChange>
              </w:rPr>
            </w:pPr>
          </w:p>
          <w:p w14:paraId="0591971C" w14:textId="77777777" w:rsidR="003F3EDE" w:rsidRPr="001A2728" w:rsidRDefault="003F3EDE" w:rsidP="0025185C">
            <w:pPr>
              <w:widowControl w:val="0"/>
              <w:spacing w:after="0" w:line="240" w:lineRule="auto"/>
              <w:rPr>
                <w:rFonts w:ascii="Arial" w:eastAsia="Times New Roman" w:hAnsi="Arial" w:cs="Arial"/>
                <w:spacing w:val="-1"/>
                <w:sz w:val="20"/>
                <w:szCs w:val="20"/>
                <w:rPrChange w:id="2729"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730" w:author="Adelino Naquarta Sepalanga Domingos" w:date="2025-03-05T09:00:00Z" w16du:dateUtc="2025-03-05T08:00:00Z">
                  <w:rPr>
                    <w:rFonts w:ascii="Times New Roman" w:eastAsia="Times New Roman" w:hAnsi="Times New Roman"/>
                    <w:spacing w:val="-1"/>
                  </w:rPr>
                </w:rPrChange>
              </w:rPr>
              <w:t>Ano fiscal (FiscalYear)</w:t>
            </w:r>
          </w:p>
        </w:tc>
        <w:tc>
          <w:tcPr>
            <w:tcW w:w="3915"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tcPr>
          <w:p w14:paraId="3D5EB0B0" w14:textId="77777777" w:rsidR="003F3EDE" w:rsidRPr="001A2728" w:rsidRDefault="003F3EDE" w:rsidP="0025185C">
            <w:pPr>
              <w:widowControl w:val="0"/>
              <w:spacing w:after="0" w:line="240" w:lineRule="auto"/>
              <w:rPr>
                <w:rFonts w:ascii="Arial" w:eastAsia="Times New Roman" w:hAnsi="Arial" w:cs="Arial"/>
                <w:spacing w:val="-1"/>
                <w:sz w:val="20"/>
                <w:szCs w:val="20"/>
                <w:rPrChange w:id="2731"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732" w:author="Adelino Naquarta Sepalanga Domingos" w:date="2025-03-05T09:00:00Z" w16du:dateUtc="2025-03-05T08:00:00Z">
                  <w:rPr>
                    <w:rFonts w:ascii="Times New Roman" w:eastAsia="Times New Roman" w:hAnsi="Times New Roman"/>
                    <w:spacing w:val="-1"/>
                  </w:rPr>
                </w:rPrChange>
              </w:rPr>
              <w:t>Utilizar as regras do Código do II, no caso de períodos contabilísticos coincidentes com o ano civil.</w:t>
            </w:r>
          </w:p>
        </w:tc>
        <w:tc>
          <w:tcPr>
            <w:tcW w:w="1221"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tcPr>
          <w:p w14:paraId="74AD2D85"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733" w:author="Adelino Naquarta Sepalanga Domingos" w:date="2025-03-05T09:00:00Z" w16du:dateUtc="2025-03-05T08:00:00Z">
                  <w:rPr>
                    <w:rFonts w:ascii="Times New Roman" w:eastAsia="Times New Roman" w:hAnsi="Times New Roman"/>
                    <w:spacing w:val="-1"/>
                  </w:rPr>
                </w:rPrChange>
              </w:rPr>
            </w:pPr>
          </w:p>
          <w:p w14:paraId="32B84280"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734"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735" w:author="Adelino Naquarta Sepalanga Domingos" w:date="2025-03-05T09:00:00Z" w16du:dateUtc="2025-03-05T08:00:00Z">
                  <w:rPr>
                    <w:rFonts w:ascii="Times New Roman" w:eastAsia="Times New Roman" w:hAnsi="Times New Roman"/>
                    <w:spacing w:val="-1"/>
                  </w:rPr>
                </w:rPrChange>
              </w:rPr>
              <w:t xml:space="preserve">Inteiro </w:t>
            </w:r>
          </w:p>
          <w:p w14:paraId="61DBF3A7"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736"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737" w:author="Adelino Naquarta Sepalanga Domingos" w:date="2025-03-05T09:00:00Z" w16du:dateUtc="2025-03-05T08:00:00Z">
                  <w:rPr>
                    <w:rFonts w:ascii="Times New Roman" w:eastAsia="Times New Roman" w:hAnsi="Times New Roman"/>
                    <w:spacing w:val="-1"/>
                  </w:rPr>
                </w:rPrChange>
              </w:rPr>
              <w:t>4</w:t>
            </w:r>
          </w:p>
        </w:tc>
      </w:tr>
      <w:tr w:rsidR="003F3EDE" w:rsidRPr="001A2728" w14:paraId="5DA393F9" w14:textId="77777777" w:rsidTr="0025185C">
        <w:tc>
          <w:tcPr>
            <w:tcW w:w="1701"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D4C8B9D"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738" w:author="Adelino Naquarta Sepalanga Domingos" w:date="2025-03-05T09:00:00Z" w16du:dateUtc="2025-03-05T08:00:00Z">
                  <w:rPr>
                    <w:rFonts w:ascii="Times New Roman" w:eastAsia="Times New Roman" w:hAnsi="Times New Roman"/>
                    <w:spacing w:val="-1"/>
                  </w:rPr>
                </w:rPrChange>
              </w:rPr>
            </w:pPr>
          </w:p>
          <w:p w14:paraId="1C94D78F"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739"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740" w:author="Adelino Naquarta Sepalanga Domingos" w:date="2025-03-05T09:00:00Z" w16du:dateUtc="2025-03-05T08:00:00Z">
                  <w:rPr>
                    <w:rFonts w:ascii="Times New Roman" w:eastAsia="Times New Roman" w:hAnsi="Times New Roman"/>
                    <w:spacing w:val="-1"/>
                  </w:rPr>
                </w:rPrChange>
              </w:rPr>
              <w:t>1.9.</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51E5468"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741" w:author="Adelino Naquarta Sepalanga Domingos" w:date="2025-03-05T09:00:00Z" w16du:dateUtc="2025-03-05T08:00:00Z">
                  <w:rPr>
                    <w:rFonts w:ascii="Times New Roman" w:eastAsia="Times New Roman" w:hAnsi="Times New Roman"/>
                    <w:spacing w:val="-1"/>
                  </w:rPr>
                </w:rPrChange>
              </w:rPr>
            </w:pPr>
          </w:p>
          <w:p w14:paraId="4798C9E3"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742"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743" w:author="Adelino Naquarta Sepalanga Domingos" w:date="2025-03-05T09:00:00Z" w16du:dateUtc="2025-03-05T08:00: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B85D478" w14:textId="77777777" w:rsidR="003F3EDE" w:rsidRPr="001A2728" w:rsidRDefault="003F3EDE" w:rsidP="0025185C">
            <w:pPr>
              <w:widowControl w:val="0"/>
              <w:spacing w:after="0" w:line="240" w:lineRule="auto"/>
              <w:rPr>
                <w:rFonts w:ascii="Arial" w:eastAsia="Times New Roman" w:hAnsi="Arial" w:cs="Arial"/>
                <w:spacing w:val="-1"/>
                <w:sz w:val="20"/>
                <w:szCs w:val="20"/>
                <w:rPrChange w:id="2744"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745" w:author="Adelino Naquarta Sepalanga Domingos" w:date="2025-03-05T09:00:00Z" w16du:dateUtc="2025-03-05T08:00:00Z">
                  <w:rPr>
                    <w:rFonts w:ascii="Times New Roman" w:eastAsia="Times New Roman" w:hAnsi="Times New Roman"/>
                    <w:spacing w:val="-1"/>
                  </w:rPr>
                </w:rPrChange>
              </w:rPr>
              <w:t>Data do início do período do ficheiro (StartDate)</w:t>
            </w:r>
          </w:p>
        </w:tc>
        <w:tc>
          <w:tcPr>
            <w:tcW w:w="391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834D29D" w14:textId="77777777" w:rsidR="003F3EDE" w:rsidRPr="001A2728" w:rsidRDefault="003F3EDE" w:rsidP="0025185C">
            <w:pPr>
              <w:widowControl w:val="0"/>
              <w:spacing w:after="0" w:line="240" w:lineRule="auto"/>
              <w:rPr>
                <w:rFonts w:ascii="Arial" w:eastAsia="Times New Roman" w:hAnsi="Arial" w:cs="Arial"/>
                <w:spacing w:val="-1"/>
                <w:sz w:val="20"/>
                <w:szCs w:val="20"/>
                <w:rPrChange w:id="2746" w:author="Adelino Naquarta Sepalanga Domingos" w:date="2025-03-05T09:00:00Z" w16du:dateUtc="2025-03-05T08:00:00Z">
                  <w:rPr>
                    <w:rFonts w:ascii="Times New Roman" w:eastAsia="Times New Roman" w:hAnsi="Times New Roman"/>
                    <w:spacing w:val="-1"/>
                  </w:rPr>
                </w:rPrChange>
              </w:rPr>
            </w:pPr>
          </w:p>
        </w:tc>
        <w:tc>
          <w:tcPr>
            <w:tcW w:w="1221"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D80B4C4"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747"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748" w:author="Adelino Naquarta Sepalanga Domingos" w:date="2025-03-05T09:00:00Z" w16du:dateUtc="2025-03-05T08:00:00Z">
                  <w:rPr>
                    <w:rFonts w:ascii="Times New Roman" w:eastAsia="Times New Roman" w:hAnsi="Times New Roman"/>
                    <w:spacing w:val="-1"/>
                  </w:rPr>
                </w:rPrChange>
              </w:rPr>
              <w:t>Data</w:t>
            </w:r>
          </w:p>
        </w:tc>
      </w:tr>
      <w:tr w:rsidR="003F3EDE" w:rsidRPr="001A2728" w14:paraId="36A29CB2" w14:textId="77777777" w:rsidTr="0025185C">
        <w:tc>
          <w:tcPr>
            <w:tcW w:w="1701"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tcPr>
          <w:p w14:paraId="6770B050"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749" w:author="Adelino Naquarta Sepalanga Domingos" w:date="2025-03-05T09:00:00Z" w16du:dateUtc="2025-03-05T08:00:00Z">
                  <w:rPr>
                    <w:rFonts w:ascii="Times New Roman" w:eastAsia="Times New Roman" w:hAnsi="Times New Roman"/>
                    <w:spacing w:val="-1"/>
                  </w:rPr>
                </w:rPrChange>
              </w:rPr>
            </w:pPr>
          </w:p>
          <w:p w14:paraId="6928ECBD"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750"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751" w:author="Adelino Naquarta Sepalanga Domingos" w:date="2025-03-05T09:00:00Z" w16du:dateUtc="2025-03-05T08:00:00Z">
                  <w:rPr>
                    <w:rFonts w:ascii="Times New Roman" w:eastAsia="Times New Roman" w:hAnsi="Times New Roman"/>
                    <w:spacing w:val="-1"/>
                  </w:rPr>
                </w:rPrChange>
              </w:rPr>
              <w:t>1.10.</w:t>
            </w:r>
          </w:p>
        </w:tc>
        <w:tc>
          <w:tcPr>
            <w:tcW w:w="1504"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tcPr>
          <w:p w14:paraId="620EFC47"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752" w:author="Adelino Naquarta Sepalanga Domingos" w:date="2025-03-05T09:00:00Z" w16du:dateUtc="2025-03-05T08:00:00Z">
                  <w:rPr>
                    <w:rFonts w:ascii="Times New Roman" w:eastAsia="Times New Roman" w:hAnsi="Times New Roman"/>
                    <w:spacing w:val="-1"/>
                  </w:rPr>
                </w:rPrChange>
              </w:rPr>
            </w:pPr>
          </w:p>
          <w:p w14:paraId="73F12607"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753"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754" w:author="Adelino Naquarta Sepalanga Domingos" w:date="2025-03-05T09:00:00Z" w16du:dateUtc="2025-03-05T08:00: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tcPr>
          <w:p w14:paraId="054CCC83" w14:textId="77777777" w:rsidR="003F3EDE" w:rsidRPr="001A2728" w:rsidRDefault="003F3EDE" w:rsidP="0025185C">
            <w:pPr>
              <w:widowControl w:val="0"/>
              <w:spacing w:after="0" w:line="240" w:lineRule="auto"/>
              <w:rPr>
                <w:rFonts w:ascii="Arial" w:eastAsia="Times New Roman" w:hAnsi="Arial" w:cs="Arial"/>
                <w:spacing w:val="-1"/>
                <w:sz w:val="20"/>
                <w:szCs w:val="20"/>
                <w:rPrChange w:id="2755"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756" w:author="Adelino Naquarta Sepalanga Domingos" w:date="2025-03-05T09:00:00Z" w16du:dateUtc="2025-03-05T08:00:00Z">
                  <w:rPr>
                    <w:rFonts w:ascii="Times New Roman" w:eastAsia="Times New Roman" w:hAnsi="Times New Roman"/>
                    <w:spacing w:val="-1"/>
                  </w:rPr>
                </w:rPrChange>
              </w:rPr>
              <w:t>Data do fim do período do ficheiro (EndDate)</w:t>
            </w:r>
          </w:p>
        </w:tc>
        <w:tc>
          <w:tcPr>
            <w:tcW w:w="3915"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tcPr>
          <w:p w14:paraId="6E4E7BB4" w14:textId="77777777" w:rsidR="003F3EDE" w:rsidRPr="001A2728" w:rsidRDefault="003F3EDE" w:rsidP="0025185C">
            <w:pPr>
              <w:widowControl w:val="0"/>
              <w:spacing w:after="0" w:line="240" w:lineRule="auto"/>
              <w:rPr>
                <w:rFonts w:ascii="Arial" w:eastAsia="Times New Roman" w:hAnsi="Arial" w:cs="Arial"/>
                <w:spacing w:val="-1"/>
                <w:sz w:val="20"/>
                <w:szCs w:val="20"/>
                <w:rPrChange w:id="2757" w:author="Adelino Naquarta Sepalanga Domingos" w:date="2025-03-05T09:00:00Z" w16du:dateUtc="2025-03-05T08:00:00Z">
                  <w:rPr>
                    <w:rFonts w:ascii="Times New Roman" w:eastAsia="Times New Roman" w:hAnsi="Times New Roman"/>
                    <w:spacing w:val="-1"/>
                  </w:rPr>
                </w:rPrChange>
              </w:rPr>
            </w:pPr>
          </w:p>
        </w:tc>
        <w:tc>
          <w:tcPr>
            <w:tcW w:w="1221"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tcPr>
          <w:p w14:paraId="53EC987C"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758"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759" w:author="Adelino Naquarta Sepalanga Domingos" w:date="2025-03-05T09:00:00Z" w16du:dateUtc="2025-03-05T08:00:00Z">
                  <w:rPr>
                    <w:rFonts w:ascii="Times New Roman" w:eastAsia="Times New Roman" w:hAnsi="Times New Roman"/>
                    <w:spacing w:val="-1"/>
                  </w:rPr>
                </w:rPrChange>
              </w:rPr>
              <w:t>Data</w:t>
            </w:r>
          </w:p>
        </w:tc>
      </w:tr>
      <w:tr w:rsidR="003F3EDE" w:rsidRPr="001A2728" w14:paraId="35903E4F" w14:textId="77777777" w:rsidTr="0025185C">
        <w:tc>
          <w:tcPr>
            <w:tcW w:w="1701"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76235BA"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760" w:author="Adelino Naquarta Sepalanga Domingos" w:date="2025-03-05T09:00:00Z" w16du:dateUtc="2025-03-05T08:00:00Z">
                  <w:rPr>
                    <w:rFonts w:ascii="Times New Roman" w:eastAsia="Times New Roman" w:hAnsi="Times New Roman"/>
                    <w:spacing w:val="-1"/>
                  </w:rPr>
                </w:rPrChange>
              </w:rPr>
            </w:pPr>
          </w:p>
          <w:p w14:paraId="2DB3EAFA"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761"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762" w:author="Adelino Naquarta Sepalanga Domingos" w:date="2025-03-05T09:00:00Z" w16du:dateUtc="2025-03-05T08:00:00Z">
                  <w:rPr>
                    <w:rFonts w:ascii="Times New Roman" w:eastAsia="Times New Roman" w:hAnsi="Times New Roman"/>
                    <w:spacing w:val="-1"/>
                  </w:rPr>
                </w:rPrChange>
              </w:rPr>
              <w:t>1.11.</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A4A3A75"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763" w:author="Adelino Naquarta Sepalanga Domingos" w:date="2025-03-05T09:00:00Z" w16du:dateUtc="2025-03-05T08:00:00Z">
                  <w:rPr>
                    <w:rFonts w:ascii="Times New Roman" w:eastAsia="Times New Roman" w:hAnsi="Times New Roman"/>
                    <w:spacing w:val="-1"/>
                  </w:rPr>
                </w:rPrChange>
              </w:rPr>
            </w:pPr>
          </w:p>
          <w:p w14:paraId="3CB178D7"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764"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765" w:author="Adelino Naquarta Sepalanga Domingos" w:date="2025-03-05T09:00:00Z" w16du:dateUtc="2025-03-05T08:00: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F759DE1" w14:textId="77777777" w:rsidR="003F3EDE" w:rsidRPr="001A2728" w:rsidRDefault="003F3EDE" w:rsidP="0025185C">
            <w:pPr>
              <w:widowControl w:val="0"/>
              <w:spacing w:after="0" w:line="240" w:lineRule="auto"/>
              <w:rPr>
                <w:rFonts w:ascii="Arial" w:eastAsia="Times New Roman" w:hAnsi="Arial" w:cs="Arial"/>
                <w:spacing w:val="-1"/>
                <w:sz w:val="20"/>
                <w:szCs w:val="20"/>
                <w:rPrChange w:id="2766"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767" w:author="Adelino Naquarta Sepalanga Domingos" w:date="2025-03-05T09:00:00Z" w16du:dateUtc="2025-03-05T08:00:00Z">
                  <w:rPr>
                    <w:rFonts w:ascii="Times New Roman" w:eastAsia="Times New Roman" w:hAnsi="Times New Roman"/>
                    <w:spacing w:val="-1"/>
                  </w:rPr>
                </w:rPrChange>
              </w:rPr>
              <w:t>Código de moeda</w:t>
            </w:r>
          </w:p>
          <w:p w14:paraId="5E36AF68" w14:textId="77777777" w:rsidR="003F3EDE" w:rsidRPr="001A2728" w:rsidRDefault="003F3EDE" w:rsidP="0025185C">
            <w:pPr>
              <w:widowControl w:val="0"/>
              <w:spacing w:after="0" w:line="240" w:lineRule="auto"/>
              <w:rPr>
                <w:rFonts w:ascii="Arial" w:eastAsia="Times New Roman" w:hAnsi="Arial" w:cs="Arial"/>
                <w:spacing w:val="-1"/>
                <w:sz w:val="20"/>
                <w:szCs w:val="20"/>
                <w:rPrChange w:id="2768"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769" w:author="Adelino Naquarta Sepalanga Domingos" w:date="2025-03-05T09:00:00Z" w16du:dateUtc="2025-03-05T08:00:00Z">
                  <w:rPr>
                    <w:rFonts w:ascii="Times New Roman" w:eastAsia="Times New Roman" w:hAnsi="Times New Roman"/>
                    <w:spacing w:val="-1"/>
                  </w:rPr>
                </w:rPrChange>
              </w:rPr>
              <w:t>(CurrencyCode)</w:t>
            </w:r>
          </w:p>
        </w:tc>
        <w:tc>
          <w:tcPr>
            <w:tcW w:w="391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2F40D8F" w14:textId="77777777" w:rsidR="003F3EDE" w:rsidRPr="001A2728" w:rsidRDefault="003F3EDE" w:rsidP="0025185C">
            <w:pPr>
              <w:widowControl w:val="0"/>
              <w:spacing w:after="0" w:line="240" w:lineRule="auto"/>
              <w:rPr>
                <w:rFonts w:ascii="Arial" w:eastAsia="Times New Roman" w:hAnsi="Arial" w:cs="Arial"/>
                <w:spacing w:val="-1"/>
                <w:sz w:val="20"/>
                <w:szCs w:val="20"/>
                <w:rPrChange w:id="2770"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771" w:author="Adelino Naquarta Sepalanga Domingos" w:date="2025-03-05T09:00:00Z" w16du:dateUtc="2025-03-05T08:00:00Z">
                  <w:rPr>
                    <w:rFonts w:ascii="Times New Roman" w:eastAsia="Times New Roman" w:hAnsi="Times New Roman"/>
                    <w:spacing w:val="-1"/>
                  </w:rPr>
                </w:rPrChange>
              </w:rPr>
              <w:t>Identifica a moeda padrão a utilizar nos campos do tipo monetário existentes no ficheiro. Preencher com “AOA”.</w:t>
            </w:r>
          </w:p>
        </w:tc>
        <w:tc>
          <w:tcPr>
            <w:tcW w:w="1221"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7B90C8E"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772"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773" w:author="Adelino Naquarta Sepalanga Domingos" w:date="2025-03-05T09:00:00Z" w16du:dateUtc="2025-03-05T08:00:00Z">
                  <w:rPr>
                    <w:rFonts w:ascii="Times New Roman" w:eastAsia="Times New Roman" w:hAnsi="Times New Roman"/>
                    <w:spacing w:val="-1"/>
                  </w:rPr>
                </w:rPrChange>
              </w:rPr>
              <w:t xml:space="preserve">Texto </w:t>
            </w:r>
          </w:p>
          <w:p w14:paraId="312362C0"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774"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775" w:author="Adelino Naquarta Sepalanga Domingos" w:date="2025-03-05T09:00:00Z" w16du:dateUtc="2025-03-05T08:00:00Z">
                  <w:rPr>
                    <w:rFonts w:ascii="Times New Roman" w:eastAsia="Times New Roman" w:hAnsi="Times New Roman"/>
                    <w:spacing w:val="-1"/>
                  </w:rPr>
                </w:rPrChange>
              </w:rPr>
              <w:t>3</w:t>
            </w:r>
          </w:p>
        </w:tc>
      </w:tr>
      <w:tr w:rsidR="003F3EDE" w:rsidRPr="001A2728" w14:paraId="2252C906" w14:textId="77777777" w:rsidTr="0025185C">
        <w:tc>
          <w:tcPr>
            <w:tcW w:w="1701"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tcPr>
          <w:p w14:paraId="79B33F60"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776" w:author="Adelino Naquarta Sepalanga Domingos" w:date="2025-03-05T09:00:00Z" w16du:dateUtc="2025-03-05T08:00:00Z">
                  <w:rPr>
                    <w:rFonts w:ascii="Times New Roman" w:eastAsia="Times New Roman" w:hAnsi="Times New Roman"/>
                    <w:spacing w:val="-1"/>
                  </w:rPr>
                </w:rPrChange>
              </w:rPr>
            </w:pPr>
          </w:p>
          <w:p w14:paraId="6C934E8B"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777"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778" w:author="Adelino Naquarta Sepalanga Domingos" w:date="2025-03-05T09:00:00Z" w16du:dateUtc="2025-03-05T08:00:00Z">
                  <w:rPr>
                    <w:rFonts w:ascii="Times New Roman" w:eastAsia="Times New Roman" w:hAnsi="Times New Roman"/>
                    <w:spacing w:val="-1"/>
                  </w:rPr>
                </w:rPrChange>
              </w:rPr>
              <w:t>1.12.</w:t>
            </w:r>
          </w:p>
        </w:tc>
        <w:tc>
          <w:tcPr>
            <w:tcW w:w="1504"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tcPr>
          <w:p w14:paraId="6A391052"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779" w:author="Adelino Naquarta Sepalanga Domingos" w:date="2025-03-05T09:00:00Z" w16du:dateUtc="2025-03-05T08:00:00Z">
                  <w:rPr>
                    <w:rFonts w:ascii="Times New Roman" w:eastAsia="Times New Roman" w:hAnsi="Times New Roman"/>
                    <w:spacing w:val="-1"/>
                  </w:rPr>
                </w:rPrChange>
              </w:rPr>
            </w:pPr>
          </w:p>
          <w:p w14:paraId="2A34144C"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780"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781" w:author="Adelino Naquarta Sepalanga Domingos" w:date="2025-03-05T09:00:00Z" w16du:dateUtc="2025-03-05T08:00: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tcPr>
          <w:p w14:paraId="2AFB80C7" w14:textId="77777777" w:rsidR="003F3EDE" w:rsidRPr="001A2728" w:rsidRDefault="003F3EDE" w:rsidP="0025185C">
            <w:pPr>
              <w:widowControl w:val="0"/>
              <w:spacing w:after="0" w:line="240" w:lineRule="auto"/>
              <w:rPr>
                <w:rFonts w:ascii="Arial" w:eastAsia="Times New Roman" w:hAnsi="Arial" w:cs="Arial"/>
                <w:spacing w:val="-1"/>
                <w:sz w:val="20"/>
                <w:szCs w:val="20"/>
                <w:rPrChange w:id="2782"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783" w:author="Adelino Naquarta Sepalanga Domingos" w:date="2025-03-05T09:00:00Z" w16du:dateUtc="2025-03-05T08:00:00Z">
                  <w:rPr>
                    <w:rFonts w:ascii="Times New Roman" w:eastAsia="Times New Roman" w:hAnsi="Times New Roman"/>
                    <w:spacing w:val="-1"/>
                  </w:rPr>
                </w:rPrChange>
              </w:rPr>
              <w:t>Data da criação (DateCreated)</w:t>
            </w:r>
          </w:p>
        </w:tc>
        <w:tc>
          <w:tcPr>
            <w:tcW w:w="3915"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tcPr>
          <w:p w14:paraId="0D880B9E" w14:textId="77777777" w:rsidR="003F3EDE" w:rsidRPr="001A2728" w:rsidRDefault="003F3EDE" w:rsidP="0025185C">
            <w:pPr>
              <w:widowControl w:val="0"/>
              <w:spacing w:after="0" w:line="240" w:lineRule="auto"/>
              <w:rPr>
                <w:rFonts w:ascii="Arial" w:eastAsia="Times New Roman" w:hAnsi="Arial" w:cs="Arial"/>
                <w:spacing w:val="-1"/>
                <w:sz w:val="20"/>
                <w:szCs w:val="20"/>
                <w:rPrChange w:id="2784"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785" w:author="Adelino Naquarta Sepalanga Domingos" w:date="2025-03-05T09:00:00Z" w16du:dateUtc="2025-03-05T08:00:00Z">
                  <w:rPr>
                    <w:rFonts w:ascii="Times New Roman" w:eastAsia="Times New Roman" w:hAnsi="Times New Roman"/>
                    <w:spacing w:val="-1"/>
                  </w:rPr>
                </w:rPrChange>
              </w:rPr>
              <w:t>Data de criação do ficheiro XML do SAFT (AO).</w:t>
            </w:r>
          </w:p>
        </w:tc>
        <w:tc>
          <w:tcPr>
            <w:tcW w:w="1221"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tcPr>
          <w:p w14:paraId="37325E27"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786"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787" w:author="Adelino Naquarta Sepalanga Domingos" w:date="2025-03-05T09:00:00Z" w16du:dateUtc="2025-03-05T08:00:00Z">
                  <w:rPr>
                    <w:rFonts w:ascii="Times New Roman" w:eastAsia="Times New Roman" w:hAnsi="Times New Roman"/>
                    <w:spacing w:val="-1"/>
                  </w:rPr>
                </w:rPrChange>
              </w:rPr>
              <w:t>Data</w:t>
            </w:r>
          </w:p>
        </w:tc>
      </w:tr>
      <w:tr w:rsidR="003F3EDE" w:rsidRPr="001A2728" w14:paraId="22912098" w14:textId="77777777" w:rsidTr="0025185C">
        <w:tc>
          <w:tcPr>
            <w:tcW w:w="1701"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CF6B043"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788" w:author="Adelino Naquarta Sepalanga Domingos" w:date="2025-03-05T09:00:00Z" w16du:dateUtc="2025-03-05T08:00:00Z">
                  <w:rPr>
                    <w:rFonts w:ascii="Times New Roman" w:eastAsia="Times New Roman" w:hAnsi="Times New Roman"/>
                    <w:spacing w:val="-1"/>
                  </w:rPr>
                </w:rPrChange>
              </w:rPr>
            </w:pPr>
          </w:p>
          <w:p w14:paraId="7ED4E64F"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789" w:author="Adelino Naquarta Sepalanga Domingos" w:date="2025-03-05T09:00:00Z" w16du:dateUtc="2025-03-05T08:00:00Z">
                  <w:rPr>
                    <w:rFonts w:ascii="Times New Roman" w:eastAsia="Times New Roman" w:hAnsi="Times New Roman"/>
                    <w:spacing w:val="-1"/>
                  </w:rPr>
                </w:rPrChange>
              </w:rPr>
            </w:pPr>
          </w:p>
          <w:p w14:paraId="48945B16"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790" w:author="Adelino Naquarta Sepalanga Domingos" w:date="2025-03-05T09:00:00Z" w16du:dateUtc="2025-03-05T08:00:00Z">
                  <w:rPr>
                    <w:rFonts w:ascii="Times New Roman" w:eastAsia="Times New Roman" w:hAnsi="Times New Roman"/>
                    <w:spacing w:val="-1"/>
                  </w:rPr>
                </w:rPrChange>
              </w:rPr>
            </w:pPr>
          </w:p>
          <w:p w14:paraId="7E773487"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791"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792" w:author="Adelino Naquarta Sepalanga Domingos" w:date="2025-03-05T09:00:00Z" w16du:dateUtc="2025-03-05T08:00:00Z">
                  <w:rPr>
                    <w:rFonts w:ascii="Times New Roman" w:eastAsia="Times New Roman" w:hAnsi="Times New Roman"/>
                    <w:spacing w:val="-1"/>
                  </w:rPr>
                </w:rPrChange>
              </w:rPr>
              <w:t>1.13.</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E272192"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793" w:author="Adelino Naquarta Sepalanga Domingos" w:date="2025-03-05T09:00:00Z" w16du:dateUtc="2025-03-05T08:00:00Z">
                  <w:rPr>
                    <w:rFonts w:ascii="Times New Roman" w:eastAsia="Times New Roman" w:hAnsi="Times New Roman"/>
                    <w:spacing w:val="-1"/>
                  </w:rPr>
                </w:rPrChange>
              </w:rPr>
            </w:pPr>
          </w:p>
          <w:p w14:paraId="7E3FA1B2"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794" w:author="Adelino Naquarta Sepalanga Domingos" w:date="2025-03-05T09:00:00Z" w16du:dateUtc="2025-03-05T08:00:00Z">
                  <w:rPr>
                    <w:rFonts w:ascii="Times New Roman" w:eastAsia="Times New Roman" w:hAnsi="Times New Roman"/>
                    <w:spacing w:val="-1"/>
                  </w:rPr>
                </w:rPrChange>
              </w:rPr>
            </w:pPr>
          </w:p>
          <w:p w14:paraId="6A2B2AB0"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795" w:author="Adelino Naquarta Sepalanga Domingos" w:date="2025-03-05T09:00:00Z" w16du:dateUtc="2025-03-05T08:00:00Z">
                  <w:rPr>
                    <w:rFonts w:ascii="Times New Roman" w:eastAsia="Times New Roman" w:hAnsi="Times New Roman"/>
                    <w:spacing w:val="-1"/>
                  </w:rPr>
                </w:rPrChange>
              </w:rPr>
            </w:pPr>
          </w:p>
          <w:p w14:paraId="15119A0D"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796"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797" w:author="Adelino Naquarta Sepalanga Domingos" w:date="2025-03-05T09:00:00Z" w16du:dateUtc="2025-03-05T08:00: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F4F9EB7" w14:textId="77777777" w:rsidR="003F3EDE" w:rsidRPr="001A2728" w:rsidRDefault="003F3EDE" w:rsidP="0025185C">
            <w:pPr>
              <w:widowControl w:val="0"/>
              <w:spacing w:after="0" w:line="240" w:lineRule="auto"/>
              <w:rPr>
                <w:rFonts w:ascii="Arial" w:eastAsia="Times New Roman" w:hAnsi="Arial" w:cs="Arial"/>
                <w:spacing w:val="-1"/>
                <w:sz w:val="20"/>
                <w:szCs w:val="20"/>
                <w:rPrChange w:id="2798" w:author="Adelino Naquarta Sepalanga Domingos" w:date="2025-03-05T09:00:00Z" w16du:dateUtc="2025-03-05T08:00:00Z">
                  <w:rPr>
                    <w:rFonts w:ascii="Times New Roman" w:eastAsia="Times New Roman" w:hAnsi="Times New Roman"/>
                    <w:spacing w:val="-1"/>
                  </w:rPr>
                </w:rPrChange>
              </w:rPr>
            </w:pPr>
          </w:p>
          <w:p w14:paraId="0C88C2F4" w14:textId="77777777" w:rsidR="003F3EDE" w:rsidRPr="001A2728" w:rsidRDefault="003F3EDE" w:rsidP="0025185C">
            <w:pPr>
              <w:widowControl w:val="0"/>
              <w:spacing w:after="0" w:line="240" w:lineRule="auto"/>
              <w:rPr>
                <w:rFonts w:ascii="Arial" w:eastAsia="Times New Roman" w:hAnsi="Arial" w:cs="Arial"/>
                <w:spacing w:val="-1"/>
                <w:sz w:val="20"/>
                <w:szCs w:val="20"/>
                <w:rPrChange w:id="2799" w:author="Adelino Naquarta Sepalanga Domingos" w:date="2025-03-05T09:00:00Z" w16du:dateUtc="2025-03-05T08:00:00Z">
                  <w:rPr>
                    <w:rFonts w:ascii="Times New Roman" w:eastAsia="Times New Roman" w:hAnsi="Times New Roman"/>
                    <w:spacing w:val="-1"/>
                  </w:rPr>
                </w:rPrChange>
              </w:rPr>
            </w:pPr>
          </w:p>
          <w:p w14:paraId="75ABB067" w14:textId="77777777" w:rsidR="003F3EDE" w:rsidRPr="001A2728" w:rsidRDefault="003F3EDE" w:rsidP="0025185C">
            <w:pPr>
              <w:widowControl w:val="0"/>
              <w:spacing w:after="0" w:line="240" w:lineRule="auto"/>
              <w:rPr>
                <w:rFonts w:ascii="Arial" w:eastAsia="Times New Roman" w:hAnsi="Arial" w:cs="Arial"/>
                <w:spacing w:val="-1"/>
                <w:sz w:val="20"/>
                <w:szCs w:val="20"/>
                <w:rPrChange w:id="2800" w:author="Adelino Naquarta Sepalanga Domingos" w:date="2025-03-05T09:00:00Z" w16du:dateUtc="2025-03-05T08:00:00Z">
                  <w:rPr>
                    <w:rFonts w:ascii="Times New Roman" w:eastAsia="Times New Roman" w:hAnsi="Times New Roman"/>
                    <w:spacing w:val="-1"/>
                  </w:rPr>
                </w:rPrChange>
              </w:rPr>
            </w:pPr>
          </w:p>
          <w:p w14:paraId="569B4E3C" w14:textId="77777777" w:rsidR="003F3EDE" w:rsidRPr="001A2728" w:rsidRDefault="003F3EDE" w:rsidP="0025185C">
            <w:pPr>
              <w:widowControl w:val="0"/>
              <w:spacing w:after="0" w:line="240" w:lineRule="auto"/>
              <w:rPr>
                <w:rFonts w:ascii="Arial" w:eastAsia="Times New Roman" w:hAnsi="Arial" w:cs="Arial"/>
                <w:spacing w:val="-1"/>
                <w:sz w:val="20"/>
                <w:szCs w:val="20"/>
                <w:rPrChange w:id="2801"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802" w:author="Adelino Naquarta Sepalanga Domingos" w:date="2025-03-05T09:00:00Z" w16du:dateUtc="2025-03-05T08:00:00Z">
                  <w:rPr>
                    <w:rFonts w:ascii="Times New Roman" w:eastAsia="Times New Roman" w:hAnsi="Times New Roman"/>
                    <w:spacing w:val="-1"/>
                  </w:rPr>
                </w:rPrChange>
              </w:rPr>
              <w:t>Identificação do estabelecimento (TaxEntity)</w:t>
            </w:r>
          </w:p>
        </w:tc>
        <w:tc>
          <w:tcPr>
            <w:tcW w:w="391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F154684" w14:textId="77777777" w:rsidR="003F3EDE" w:rsidRPr="001A2728" w:rsidRDefault="003F3EDE" w:rsidP="0025185C">
            <w:pPr>
              <w:widowControl w:val="0"/>
              <w:spacing w:after="0" w:line="240" w:lineRule="auto"/>
              <w:rPr>
                <w:rFonts w:ascii="Arial" w:eastAsia="Times New Roman" w:hAnsi="Arial" w:cs="Arial"/>
                <w:spacing w:val="-1"/>
                <w:sz w:val="20"/>
                <w:szCs w:val="20"/>
                <w:rPrChange w:id="2803"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804" w:author="Adelino Naquarta Sepalanga Domingos" w:date="2025-03-05T09:00:00Z" w16du:dateUtc="2025-03-05T08:00:00Z">
                  <w:rPr>
                    <w:rFonts w:ascii="Times New Roman" w:eastAsia="Times New Roman" w:hAnsi="Times New Roman"/>
                    <w:spacing w:val="-1"/>
                  </w:rPr>
                </w:rPrChange>
              </w:rPr>
              <w:t>No caso do ficheiro de facturação, deve ser especificado a que estabelecimento (posto de venda) diz respeito o ficheiro produzido, se aplicável. Caso contrário, deve ser preenchido com a especificação “Global”.</w:t>
            </w:r>
          </w:p>
          <w:p w14:paraId="0E3EECF4" w14:textId="77777777" w:rsidR="003F3EDE" w:rsidRPr="001A2728" w:rsidRDefault="003F3EDE" w:rsidP="0025185C">
            <w:pPr>
              <w:widowControl w:val="0"/>
              <w:spacing w:after="0" w:line="240" w:lineRule="auto"/>
              <w:rPr>
                <w:rFonts w:ascii="Arial" w:eastAsia="Times New Roman" w:hAnsi="Arial" w:cs="Arial"/>
                <w:spacing w:val="-1"/>
                <w:sz w:val="20"/>
                <w:szCs w:val="20"/>
                <w:rPrChange w:id="2805"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806" w:author="Adelino Naquarta Sepalanga Domingos" w:date="2025-03-05T09:00:00Z" w16du:dateUtc="2025-03-05T08:00:00Z">
                  <w:rPr>
                    <w:rFonts w:ascii="Times New Roman" w:eastAsia="Times New Roman" w:hAnsi="Times New Roman"/>
                    <w:spacing w:val="-1"/>
                  </w:rPr>
                </w:rPrChange>
              </w:rPr>
              <w:t>No caso do ficheiro de contabilidade ou integrado, este campo deve ser preenchido com a especificação “Sede”.</w:t>
            </w:r>
          </w:p>
        </w:tc>
        <w:tc>
          <w:tcPr>
            <w:tcW w:w="1221"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F150C8F"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807" w:author="Adelino Naquarta Sepalanga Domingos" w:date="2025-03-05T09:00:00Z" w16du:dateUtc="2025-03-05T08:00:00Z">
                  <w:rPr>
                    <w:rFonts w:ascii="Times New Roman" w:eastAsia="Times New Roman" w:hAnsi="Times New Roman"/>
                    <w:spacing w:val="-1"/>
                  </w:rPr>
                </w:rPrChange>
              </w:rPr>
            </w:pPr>
          </w:p>
          <w:p w14:paraId="058F7B1B"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808" w:author="Adelino Naquarta Sepalanga Domingos" w:date="2025-03-05T09:00:00Z" w16du:dateUtc="2025-03-05T08:00:00Z">
                  <w:rPr>
                    <w:rFonts w:ascii="Times New Roman" w:eastAsia="Times New Roman" w:hAnsi="Times New Roman"/>
                    <w:spacing w:val="-1"/>
                  </w:rPr>
                </w:rPrChange>
              </w:rPr>
            </w:pPr>
          </w:p>
          <w:p w14:paraId="6C727447"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809" w:author="Adelino Naquarta Sepalanga Domingos" w:date="2025-03-05T09:00:00Z" w16du:dateUtc="2025-03-05T08:00:00Z">
                  <w:rPr>
                    <w:rFonts w:ascii="Times New Roman" w:eastAsia="Times New Roman" w:hAnsi="Times New Roman"/>
                    <w:spacing w:val="-1"/>
                  </w:rPr>
                </w:rPrChange>
              </w:rPr>
            </w:pPr>
          </w:p>
          <w:p w14:paraId="7DE3ADD8"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810"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811" w:author="Adelino Naquarta Sepalanga Domingos" w:date="2025-03-05T09:00:00Z" w16du:dateUtc="2025-03-05T08:00:00Z">
                  <w:rPr>
                    <w:rFonts w:ascii="Times New Roman" w:eastAsia="Times New Roman" w:hAnsi="Times New Roman"/>
                    <w:spacing w:val="-1"/>
                  </w:rPr>
                </w:rPrChange>
              </w:rPr>
              <w:t>Texto 20</w:t>
            </w:r>
          </w:p>
        </w:tc>
      </w:tr>
      <w:tr w:rsidR="003F3EDE" w:rsidRPr="001A2728" w14:paraId="6999153C" w14:textId="77777777" w:rsidTr="0025185C">
        <w:tc>
          <w:tcPr>
            <w:tcW w:w="1701"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tcPr>
          <w:p w14:paraId="349C3B11"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812" w:author="Adelino Naquarta Sepalanga Domingos" w:date="2025-03-05T09:00:00Z" w16du:dateUtc="2025-03-05T08:00:00Z">
                  <w:rPr>
                    <w:rFonts w:ascii="Times New Roman" w:eastAsia="Times New Roman" w:hAnsi="Times New Roman"/>
                    <w:spacing w:val="-1"/>
                  </w:rPr>
                </w:rPrChange>
              </w:rPr>
            </w:pPr>
          </w:p>
          <w:p w14:paraId="6892B877"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813"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814" w:author="Adelino Naquarta Sepalanga Domingos" w:date="2025-03-05T09:00:00Z" w16du:dateUtc="2025-03-05T08:00:00Z">
                  <w:rPr>
                    <w:rFonts w:ascii="Times New Roman" w:eastAsia="Times New Roman" w:hAnsi="Times New Roman"/>
                    <w:spacing w:val="-1"/>
                  </w:rPr>
                </w:rPrChange>
              </w:rPr>
              <w:t>1.14.</w:t>
            </w:r>
          </w:p>
        </w:tc>
        <w:tc>
          <w:tcPr>
            <w:tcW w:w="1504"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tcPr>
          <w:p w14:paraId="5FBB9D66"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815" w:author="Adelino Naquarta Sepalanga Domingos" w:date="2025-03-05T09:00:00Z" w16du:dateUtc="2025-03-05T08:00:00Z">
                  <w:rPr>
                    <w:rFonts w:ascii="Times New Roman" w:eastAsia="Times New Roman" w:hAnsi="Times New Roman"/>
                    <w:spacing w:val="-1"/>
                  </w:rPr>
                </w:rPrChange>
              </w:rPr>
            </w:pPr>
          </w:p>
          <w:p w14:paraId="3B9228AC"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816"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817" w:author="Adelino Naquarta Sepalanga Domingos" w:date="2025-03-05T09:00:00Z" w16du:dateUtc="2025-03-05T08:00: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tcPr>
          <w:p w14:paraId="712F276C" w14:textId="77777777" w:rsidR="003F3EDE" w:rsidRPr="001A2728" w:rsidRDefault="003F3EDE" w:rsidP="0025185C">
            <w:pPr>
              <w:widowControl w:val="0"/>
              <w:spacing w:after="0" w:line="240" w:lineRule="auto"/>
              <w:rPr>
                <w:rFonts w:ascii="Arial" w:eastAsia="Times New Roman" w:hAnsi="Arial" w:cs="Arial"/>
                <w:spacing w:val="-1"/>
                <w:sz w:val="20"/>
                <w:szCs w:val="20"/>
                <w:rPrChange w:id="2818"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819" w:author="Adelino Naquarta Sepalanga Domingos" w:date="2025-03-05T09:00:00Z" w16du:dateUtc="2025-03-05T08:00:00Z">
                  <w:rPr>
                    <w:rFonts w:ascii="Times New Roman" w:eastAsia="Times New Roman" w:hAnsi="Times New Roman"/>
                    <w:spacing w:val="-1"/>
                  </w:rPr>
                </w:rPrChange>
              </w:rPr>
              <w:t xml:space="preserve">Identificação fiscal da entidade produtora do software </w:t>
            </w:r>
          </w:p>
          <w:p w14:paraId="39084B60" w14:textId="77777777" w:rsidR="003F3EDE" w:rsidRPr="001A2728" w:rsidRDefault="003F3EDE" w:rsidP="0025185C">
            <w:pPr>
              <w:widowControl w:val="0"/>
              <w:spacing w:after="0" w:line="240" w:lineRule="auto"/>
              <w:rPr>
                <w:rFonts w:ascii="Arial" w:eastAsia="Times New Roman" w:hAnsi="Arial" w:cs="Arial"/>
                <w:spacing w:val="-1"/>
                <w:sz w:val="20"/>
                <w:szCs w:val="20"/>
                <w:rPrChange w:id="2820"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821" w:author="Adelino Naquarta Sepalanga Domingos" w:date="2025-03-05T09:00:00Z" w16du:dateUtc="2025-03-05T08:00:00Z">
                  <w:rPr>
                    <w:rFonts w:ascii="Times New Roman" w:eastAsia="Times New Roman" w:hAnsi="Times New Roman"/>
                    <w:spacing w:val="-1"/>
                  </w:rPr>
                </w:rPrChange>
              </w:rPr>
              <w:t>(Product CompanyTaxID)</w:t>
            </w:r>
          </w:p>
        </w:tc>
        <w:tc>
          <w:tcPr>
            <w:tcW w:w="3915"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tcPr>
          <w:p w14:paraId="0E408682" w14:textId="77777777" w:rsidR="003F3EDE" w:rsidRPr="001A2728" w:rsidRDefault="003F3EDE" w:rsidP="0025185C">
            <w:pPr>
              <w:widowControl w:val="0"/>
              <w:spacing w:after="0" w:line="240" w:lineRule="auto"/>
              <w:rPr>
                <w:rFonts w:ascii="Arial" w:eastAsia="Times New Roman" w:hAnsi="Arial" w:cs="Arial"/>
                <w:spacing w:val="-1"/>
                <w:sz w:val="20"/>
                <w:szCs w:val="20"/>
                <w:rPrChange w:id="2822"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823" w:author="Adelino Naquarta Sepalanga Domingos" w:date="2025-03-05T09:00:00Z" w16du:dateUtc="2025-03-05T08:00:00Z">
                  <w:rPr>
                    <w:rFonts w:ascii="Times New Roman" w:eastAsia="Times New Roman" w:hAnsi="Times New Roman"/>
                    <w:spacing w:val="-1"/>
                  </w:rPr>
                </w:rPrChange>
              </w:rPr>
              <w:t>Preencher com o NIF da entidade produtora do software.</w:t>
            </w:r>
          </w:p>
        </w:tc>
        <w:tc>
          <w:tcPr>
            <w:tcW w:w="1221"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tcPr>
          <w:p w14:paraId="5C74DA87"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824" w:author="Adelino Naquarta Sepalanga Domingos" w:date="2025-03-05T09:00:00Z" w16du:dateUtc="2025-03-05T08:00:00Z">
                  <w:rPr>
                    <w:rFonts w:ascii="Times New Roman" w:eastAsia="Times New Roman" w:hAnsi="Times New Roman"/>
                    <w:spacing w:val="-1"/>
                  </w:rPr>
                </w:rPrChange>
              </w:rPr>
            </w:pPr>
          </w:p>
          <w:p w14:paraId="09F05AD1"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825"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826" w:author="Adelino Naquarta Sepalanga Domingos" w:date="2025-03-05T09:00:00Z" w16du:dateUtc="2025-03-05T08:00:00Z">
                  <w:rPr>
                    <w:rFonts w:ascii="Times New Roman" w:eastAsia="Times New Roman" w:hAnsi="Times New Roman"/>
                    <w:spacing w:val="-1"/>
                  </w:rPr>
                </w:rPrChange>
              </w:rPr>
              <w:t>Texto</w:t>
            </w:r>
          </w:p>
          <w:p w14:paraId="64D8BB5F"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827"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828" w:author="Adelino Naquarta Sepalanga Domingos" w:date="2025-03-05T09:00:00Z" w16du:dateUtc="2025-03-05T08:00:00Z">
                  <w:rPr>
                    <w:rFonts w:ascii="Times New Roman" w:eastAsia="Times New Roman" w:hAnsi="Times New Roman"/>
                    <w:spacing w:val="-1"/>
                  </w:rPr>
                </w:rPrChange>
              </w:rPr>
              <w:t>20</w:t>
            </w:r>
          </w:p>
        </w:tc>
      </w:tr>
      <w:tr w:rsidR="003F3EDE" w:rsidRPr="001A2728" w14:paraId="5E459CD0" w14:textId="77777777" w:rsidTr="0025185C">
        <w:trPr>
          <w:trHeight w:val="911"/>
        </w:trPr>
        <w:tc>
          <w:tcPr>
            <w:tcW w:w="1701"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0D083F4"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829" w:author="Adelino Naquarta Sepalanga Domingos" w:date="2025-03-05T09:00:00Z" w16du:dateUtc="2025-03-05T08:00:00Z">
                  <w:rPr>
                    <w:rFonts w:ascii="Times New Roman" w:eastAsia="Times New Roman" w:hAnsi="Times New Roman"/>
                    <w:spacing w:val="-1"/>
                  </w:rPr>
                </w:rPrChange>
              </w:rPr>
            </w:pPr>
          </w:p>
          <w:p w14:paraId="4A62E35C"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830" w:author="Adelino Naquarta Sepalanga Domingos" w:date="2025-03-05T09:00:00Z" w16du:dateUtc="2025-03-05T08:00:00Z">
                  <w:rPr>
                    <w:rFonts w:ascii="Times New Roman" w:eastAsia="Times New Roman" w:hAnsi="Times New Roman"/>
                    <w:spacing w:val="-1"/>
                  </w:rPr>
                </w:rPrChange>
              </w:rPr>
            </w:pPr>
          </w:p>
          <w:p w14:paraId="4EB91158"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831"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832" w:author="Adelino Naquarta Sepalanga Domingos" w:date="2025-03-05T09:00:00Z" w16du:dateUtc="2025-03-05T08:00:00Z">
                  <w:rPr>
                    <w:rFonts w:ascii="Times New Roman" w:eastAsia="Times New Roman" w:hAnsi="Times New Roman"/>
                    <w:spacing w:val="-1"/>
                  </w:rPr>
                </w:rPrChange>
              </w:rPr>
              <w:t>1.15.</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CDB3D67"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833" w:author="Adelino Naquarta Sepalanga Domingos" w:date="2025-03-05T09:00:00Z" w16du:dateUtc="2025-03-05T08:00:00Z">
                  <w:rPr>
                    <w:rFonts w:ascii="Times New Roman" w:eastAsia="Times New Roman" w:hAnsi="Times New Roman"/>
                    <w:spacing w:val="-1"/>
                  </w:rPr>
                </w:rPrChange>
              </w:rPr>
            </w:pPr>
          </w:p>
          <w:p w14:paraId="71CF697D"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834" w:author="Adelino Naquarta Sepalanga Domingos" w:date="2025-03-05T09:00:00Z" w16du:dateUtc="2025-03-05T08:00:00Z">
                  <w:rPr>
                    <w:rFonts w:ascii="Times New Roman" w:eastAsia="Times New Roman" w:hAnsi="Times New Roman"/>
                    <w:spacing w:val="-1"/>
                  </w:rPr>
                </w:rPrChange>
              </w:rPr>
            </w:pPr>
          </w:p>
          <w:p w14:paraId="3D0ECEC8"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835"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836" w:author="Adelino Naquarta Sepalanga Domingos" w:date="2025-03-05T09:00:00Z" w16du:dateUtc="2025-03-05T08:00: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C1F978F" w14:textId="77777777" w:rsidR="003F3EDE" w:rsidRPr="001A2728" w:rsidRDefault="003F3EDE" w:rsidP="0025185C">
            <w:pPr>
              <w:widowControl w:val="0"/>
              <w:spacing w:after="0" w:line="240" w:lineRule="auto"/>
              <w:rPr>
                <w:rFonts w:ascii="Arial" w:eastAsia="Times New Roman" w:hAnsi="Arial" w:cs="Arial"/>
                <w:spacing w:val="-1"/>
                <w:sz w:val="20"/>
                <w:szCs w:val="20"/>
                <w:rPrChange w:id="2837" w:author="Adelino Naquarta Sepalanga Domingos" w:date="2025-03-05T09:00:00Z" w16du:dateUtc="2025-03-05T08:00:00Z">
                  <w:rPr>
                    <w:rFonts w:ascii="Times New Roman" w:eastAsia="Times New Roman" w:hAnsi="Times New Roman"/>
                    <w:spacing w:val="-1"/>
                  </w:rPr>
                </w:rPrChange>
              </w:rPr>
            </w:pPr>
          </w:p>
          <w:p w14:paraId="63063F09" w14:textId="77777777" w:rsidR="003F3EDE" w:rsidRPr="001A2728" w:rsidRDefault="003F3EDE" w:rsidP="0025185C">
            <w:pPr>
              <w:widowControl w:val="0"/>
              <w:spacing w:after="0" w:line="240" w:lineRule="auto"/>
              <w:rPr>
                <w:rFonts w:ascii="Arial" w:eastAsia="Times New Roman" w:hAnsi="Arial" w:cs="Arial"/>
                <w:spacing w:val="-1"/>
                <w:sz w:val="20"/>
                <w:szCs w:val="20"/>
                <w:rPrChange w:id="2838" w:author="Adelino Naquarta Sepalanga Domingos" w:date="2025-03-05T09:00:00Z" w16du:dateUtc="2025-03-05T08:00:00Z">
                  <w:rPr>
                    <w:rFonts w:ascii="Times New Roman" w:eastAsia="Times New Roman" w:hAnsi="Times New Roman"/>
                    <w:spacing w:val="-1"/>
                  </w:rPr>
                </w:rPrChange>
              </w:rPr>
            </w:pPr>
          </w:p>
          <w:p w14:paraId="01AD204E" w14:textId="77777777" w:rsidR="003F3EDE" w:rsidRPr="001A2728" w:rsidRDefault="003F3EDE" w:rsidP="0025185C">
            <w:pPr>
              <w:widowControl w:val="0"/>
              <w:spacing w:after="0" w:line="240" w:lineRule="auto"/>
              <w:rPr>
                <w:rFonts w:ascii="Arial" w:eastAsia="Times New Roman" w:hAnsi="Arial" w:cs="Arial"/>
                <w:spacing w:val="-1"/>
                <w:sz w:val="20"/>
                <w:szCs w:val="20"/>
                <w:rPrChange w:id="2839"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840" w:author="Adelino Naquarta Sepalanga Domingos" w:date="2025-03-05T09:00:00Z" w16du:dateUtc="2025-03-05T08:00:00Z">
                  <w:rPr>
                    <w:rFonts w:ascii="Times New Roman" w:eastAsia="Times New Roman" w:hAnsi="Times New Roman"/>
                    <w:spacing w:val="-1"/>
                  </w:rPr>
                </w:rPrChange>
              </w:rPr>
              <w:t>Número da validação. Atribuído ao software (SoftwareValidationNumber)</w:t>
            </w:r>
          </w:p>
        </w:tc>
        <w:tc>
          <w:tcPr>
            <w:tcW w:w="391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9BCF041" w14:textId="77777777" w:rsidR="003F3EDE" w:rsidRPr="001A2728" w:rsidRDefault="003F3EDE" w:rsidP="0025185C">
            <w:pPr>
              <w:rPr>
                <w:rFonts w:ascii="Arial" w:eastAsia="Times New Roman" w:hAnsi="Arial" w:cs="Arial"/>
                <w:spacing w:val="-1"/>
                <w:sz w:val="20"/>
                <w:szCs w:val="20"/>
                <w:rPrChange w:id="2841"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842" w:author="Adelino Naquarta Sepalanga Domingos" w:date="2025-03-05T09:00:00Z" w16du:dateUtc="2025-03-05T08:00:00Z">
                  <w:rPr>
                    <w:rFonts w:ascii="Times New Roman" w:eastAsia="Times New Roman" w:hAnsi="Times New Roman"/>
                    <w:spacing w:val="-1"/>
                  </w:rPr>
                </w:rPrChange>
              </w:rPr>
              <w:t>Número da validação. atribuído à entidade produtora do software. </w:t>
            </w:r>
          </w:p>
          <w:p w14:paraId="1059D5FE" w14:textId="77777777" w:rsidR="003F3EDE" w:rsidRPr="001A2728" w:rsidRDefault="003F3EDE" w:rsidP="0025185C">
            <w:pPr>
              <w:rPr>
                <w:rFonts w:ascii="Arial" w:eastAsia="Times New Roman" w:hAnsi="Arial" w:cs="Arial"/>
                <w:spacing w:val="-1"/>
                <w:sz w:val="20"/>
                <w:szCs w:val="20"/>
                <w:rPrChange w:id="2843"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844" w:author="Adelino Naquarta Sepalanga Domingos" w:date="2025-03-05T09:00:00Z" w16du:dateUtc="2025-03-05T08:00:00Z">
                  <w:rPr>
                    <w:rFonts w:ascii="Times New Roman" w:eastAsia="Times New Roman" w:hAnsi="Times New Roman"/>
                    <w:spacing w:val="-1"/>
                  </w:rPr>
                </w:rPrChange>
              </w:rPr>
              <w:t>Deve ser preenchido com: NNN/AGT/AAAA.</w:t>
            </w:r>
          </w:p>
          <w:p w14:paraId="61733CB9" w14:textId="77777777" w:rsidR="003F3EDE" w:rsidRPr="001A2728" w:rsidRDefault="003F3EDE" w:rsidP="0025185C">
            <w:pPr>
              <w:rPr>
                <w:rFonts w:ascii="Arial" w:eastAsia="Times New Roman" w:hAnsi="Arial" w:cs="Arial"/>
                <w:spacing w:val="-1"/>
                <w:sz w:val="20"/>
                <w:szCs w:val="20"/>
                <w:rPrChange w:id="2845"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846" w:author="Adelino Naquarta Sepalanga Domingos" w:date="2025-03-05T09:00:00Z" w16du:dateUtc="2025-03-05T08:00:00Z">
                  <w:rPr>
                    <w:rFonts w:ascii="Times New Roman" w:eastAsia="Times New Roman" w:hAnsi="Times New Roman"/>
                    <w:spacing w:val="-1"/>
                  </w:rPr>
                </w:rPrChange>
              </w:rPr>
              <w:t>Se não aplicável, deve ser preenchido com «0» (zero).</w:t>
            </w:r>
          </w:p>
        </w:tc>
        <w:tc>
          <w:tcPr>
            <w:tcW w:w="1221"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CED820A"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847" w:author="Adelino Naquarta Sepalanga Domingos" w:date="2025-03-05T09:00:00Z" w16du:dateUtc="2025-03-05T08:00:00Z">
                  <w:rPr>
                    <w:rFonts w:ascii="Times New Roman" w:eastAsia="Times New Roman" w:hAnsi="Times New Roman"/>
                    <w:spacing w:val="-1"/>
                  </w:rPr>
                </w:rPrChange>
              </w:rPr>
            </w:pPr>
          </w:p>
          <w:p w14:paraId="5EA284A2"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848" w:author="Adelino Naquarta Sepalanga Domingos" w:date="2025-03-05T09:00:00Z" w16du:dateUtc="2025-03-05T08:00:00Z">
                  <w:rPr>
                    <w:rFonts w:ascii="Times New Roman" w:eastAsia="Times New Roman" w:hAnsi="Times New Roman"/>
                    <w:spacing w:val="-1"/>
                  </w:rPr>
                </w:rPrChange>
              </w:rPr>
            </w:pPr>
          </w:p>
          <w:p w14:paraId="1BC7343D"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849"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850" w:author="Adelino Naquarta Sepalanga Domingos" w:date="2025-03-05T09:00:00Z" w16du:dateUtc="2025-03-05T08:00:00Z">
                  <w:rPr>
                    <w:rFonts w:ascii="Times New Roman" w:eastAsia="Times New Roman" w:hAnsi="Times New Roman"/>
                    <w:spacing w:val="-1"/>
                  </w:rPr>
                </w:rPrChange>
              </w:rPr>
              <w:t>Texto</w:t>
            </w:r>
          </w:p>
          <w:p w14:paraId="442BC587"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851"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852" w:author="Adelino Naquarta Sepalanga Domingos" w:date="2025-03-05T09:00:00Z" w16du:dateUtc="2025-03-05T08:00:00Z">
                  <w:rPr>
                    <w:rFonts w:ascii="Times New Roman" w:eastAsia="Times New Roman" w:hAnsi="Times New Roman"/>
                    <w:spacing w:val="-1"/>
                  </w:rPr>
                </w:rPrChange>
              </w:rPr>
              <w:t>15</w:t>
            </w:r>
          </w:p>
        </w:tc>
      </w:tr>
      <w:tr w:rsidR="003F3EDE" w:rsidRPr="001A2728" w14:paraId="121530F8" w14:textId="77777777" w:rsidTr="0025185C">
        <w:tc>
          <w:tcPr>
            <w:tcW w:w="1701"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tcPr>
          <w:p w14:paraId="2F9DD06C"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853" w:author="Adelino Naquarta Sepalanga Domingos" w:date="2025-03-05T09:00:00Z" w16du:dateUtc="2025-03-05T08:00:00Z">
                  <w:rPr>
                    <w:rFonts w:ascii="Times New Roman" w:eastAsia="Times New Roman" w:hAnsi="Times New Roman"/>
                    <w:spacing w:val="-1"/>
                  </w:rPr>
                </w:rPrChange>
              </w:rPr>
            </w:pPr>
          </w:p>
          <w:p w14:paraId="5451988C"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854" w:author="Adelino Naquarta Sepalanga Domingos" w:date="2025-03-05T09:00:00Z" w16du:dateUtc="2025-03-05T08:00:00Z">
                  <w:rPr>
                    <w:rFonts w:ascii="Times New Roman" w:eastAsia="Times New Roman" w:hAnsi="Times New Roman"/>
                    <w:spacing w:val="-1"/>
                  </w:rPr>
                </w:rPrChange>
              </w:rPr>
            </w:pPr>
          </w:p>
          <w:p w14:paraId="5956207A"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855"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856" w:author="Adelino Naquarta Sepalanga Domingos" w:date="2025-03-05T09:00:00Z" w16du:dateUtc="2025-03-05T08:00:00Z">
                  <w:rPr>
                    <w:rFonts w:ascii="Times New Roman" w:eastAsia="Times New Roman" w:hAnsi="Times New Roman"/>
                    <w:spacing w:val="-1"/>
                  </w:rPr>
                </w:rPrChange>
              </w:rPr>
              <w:t>1.16.</w:t>
            </w:r>
          </w:p>
        </w:tc>
        <w:tc>
          <w:tcPr>
            <w:tcW w:w="1504"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tcPr>
          <w:p w14:paraId="5828DE8E"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857" w:author="Adelino Naquarta Sepalanga Domingos" w:date="2025-03-05T09:00:00Z" w16du:dateUtc="2025-03-05T08:00:00Z">
                  <w:rPr>
                    <w:rFonts w:ascii="Times New Roman" w:eastAsia="Times New Roman" w:hAnsi="Times New Roman"/>
                    <w:spacing w:val="-1"/>
                  </w:rPr>
                </w:rPrChange>
              </w:rPr>
            </w:pPr>
          </w:p>
          <w:p w14:paraId="32EEDF8E"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858" w:author="Adelino Naquarta Sepalanga Domingos" w:date="2025-03-05T09:00:00Z" w16du:dateUtc="2025-03-05T08:00:00Z">
                  <w:rPr>
                    <w:rFonts w:ascii="Times New Roman" w:eastAsia="Times New Roman" w:hAnsi="Times New Roman"/>
                    <w:spacing w:val="-1"/>
                  </w:rPr>
                </w:rPrChange>
              </w:rPr>
            </w:pPr>
          </w:p>
          <w:p w14:paraId="110308A1"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859"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860" w:author="Adelino Naquarta Sepalanga Domingos" w:date="2025-03-05T09:00:00Z" w16du:dateUtc="2025-03-05T08:00: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tcPr>
          <w:p w14:paraId="3C6ECB40" w14:textId="77777777" w:rsidR="003F3EDE" w:rsidRPr="001A2728" w:rsidRDefault="003F3EDE" w:rsidP="0025185C">
            <w:pPr>
              <w:widowControl w:val="0"/>
              <w:spacing w:after="0" w:line="240" w:lineRule="auto"/>
              <w:rPr>
                <w:rFonts w:ascii="Arial" w:eastAsia="Times New Roman" w:hAnsi="Arial" w:cs="Arial"/>
                <w:spacing w:val="-1"/>
                <w:sz w:val="20"/>
                <w:szCs w:val="20"/>
                <w:rPrChange w:id="2861" w:author="Adelino Naquarta Sepalanga Domingos" w:date="2025-03-05T09:00:00Z" w16du:dateUtc="2025-03-05T08:00:00Z">
                  <w:rPr>
                    <w:rFonts w:ascii="Times New Roman" w:eastAsia="Times New Roman" w:hAnsi="Times New Roman"/>
                    <w:spacing w:val="-1"/>
                  </w:rPr>
                </w:rPrChange>
              </w:rPr>
            </w:pPr>
          </w:p>
          <w:p w14:paraId="01782A06" w14:textId="77777777" w:rsidR="003F3EDE" w:rsidRPr="001A2728" w:rsidRDefault="003F3EDE" w:rsidP="0025185C">
            <w:pPr>
              <w:widowControl w:val="0"/>
              <w:spacing w:after="0" w:line="240" w:lineRule="auto"/>
              <w:rPr>
                <w:rFonts w:ascii="Arial" w:eastAsia="Times New Roman" w:hAnsi="Arial" w:cs="Arial"/>
                <w:spacing w:val="-1"/>
                <w:sz w:val="20"/>
                <w:szCs w:val="20"/>
                <w:rPrChange w:id="2862" w:author="Adelino Naquarta Sepalanga Domingos" w:date="2025-03-05T09:00:00Z" w16du:dateUtc="2025-03-05T08:00:00Z">
                  <w:rPr>
                    <w:rFonts w:ascii="Times New Roman" w:eastAsia="Times New Roman" w:hAnsi="Times New Roman"/>
                    <w:spacing w:val="-1"/>
                  </w:rPr>
                </w:rPrChange>
              </w:rPr>
            </w:pPr>
          </w:p>
          <w:p w14:paraId="79F0DE80" w14:textId="77777777" w:rsidR="003F3EDE" w:rsidRPr="001A2728" w:rsidRDefault="003F3EDE" w:rsidP="0025185C">
            <w:pPr>
              <w:widowControl w:val="0"/>
              <w:spacing w:after="0" w:line="240" w:lineRule="auto"/>
              <w:rPr>
                <w:rFonts w:ascii="Arial" w:eastAsia="Times New Roman" w:hAnsi="Arial" w:cs="Arial"/>
                <w:spacing w:val="-1"/>
                <w:sz w:val="20"/>
                <w:szCs w:val="20"/>
                <w:rPrChange w:id="2863"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864" w:author="Adelino Naquarta Sepalanga Domingos" w:date="2025-03-05T09:00:00Z" w16du:dateUtc="2025-03-05T08:00:00Z">
                  <w:rPr>
                    <w:rFonts w:ascii="Times New Roman" w:eastAsia="Times New Roman" w:hAnsi="Times New Roman"/>
                    <w:spacing w:val="-1"/>
                  </w:rPr>
                </w:rPrChange>
              </w:rPr>
              <w:t xml:space="preserve">Nome da aplicação </w:t>
            </w:r>
          </w:p>
          <w:p w14:paraId="2894C8CB" w14:textId="77777777" w:rsidR="003F3EDE" w:rsidRPr="001A2728" w:rsidRDefault="003F3EDE" w:rsidP="0025185C">
            <w:pPr>
              <w:widowControl w:val="0"/>
              <w:spacing w:after="0" w:line="240" w:lineRule="auto"/>
              <w:rPr>
                <w:rFonts w:ascii="Arial" w:eastAsia="Times New Roman" w:hAnsi="Arial" w:cs="Arial"/>
                <w:spacing w:val="-1"/>
                <w:sz w:val="20"/>
                <w:szCs w:val="20"/>
                <w:rPrChange w:id="2865"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866" w:author="Adelino Naquarta Sepalanga Domingos" w:date="2025-03-05T09:00:00Z" w16du:dateUtc="2025-03-05T08:00:00Z">
                  <w:rPr>
                    <w:rFonts w:ascii="Times New Roman" w:eastAsia="Times New Roman" w:hAnsi="Times New Roman"/>
                    <w:spacing w:val="-1"/>
                  </w:rPr>
                </w:rPrChange>
              </w:rPr>
              <w:t>(ProductID)</w:t>
            </w:r>
          </w:p>
        </w:tc>
        <w:tc>
          <w:tcPr>
            <w:tcW w:w="3915"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tcPr>
          <w:p w14:paraId="6EE7CF29" w14:textId="77777777" w:rsidR="003F3EDE" w:rsidRPr="001A2728" w:rsidRDefault="003F3EDE" w:rsidP="0025185C">
            <w:pPr>
              <w:widowControl w:val="0"/>
              <w:spacing w:after="0" w:line="240" w:lineRule="auto"/>
              <w:rPr>
                <w:rFonts w:ascii="Arial" w:eastAsia="Times New Roman" w:hAnsi="Arial" w:cs="Arial"/>
                <w:spacing w:val="-1"/>
                <w:sz w:val="20"/>
                <w:szCs w:val="20"/>
                <w:rPrChange w:id="2867"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868" w:author="Adelino Naquarta Sepalanga Domingos" w:date="2025-03-05T09:00:00Z" w16du:dateUtc="2025-03-05T08:00:00Z">
                  <w:rPr>
                    <w:rFonts w:ascii="Times New Roman" w:eastAsia="Times New Roman" w:hAnsi="Times New Roman"/>
                    <w:spacing w:val="-1"/>
                  </w:rPr>
                </w:rPrChange>
              </w:rPr>
              <w:t>Nome da aplicação que gera o SAFT (AO).</w:t>
            </w:r>
          </w:p>
          <w:p w14:paraId="4E0359AB" w14:textId="77777777" w:rsidR="003F3EDE" w:rsidRPr="001A2728" w:rsidRDefault="003F3EDE" w:rsidP="0025185C">
            <w:pPr>
              <w:widowControl w:val="0"/>
              <w:spacing w:after="0" w:line="240" w:lineRule="auto"/>
              <w:rPr>
                <w:rFonts w:ascii="Arial" w:eastAsia="Times New Roman" w:hAnsi="Arial" w:cs="Arial"/>
                <w:spacing w:val="-1"/>
                <w:sz w:val="20"/>
                <w:szCs w:val="20"/>
                <w:rPrChange w:id="2869"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870" w:author="Adelino Naquarta Sepalanga Domingos" w:date="2025-03-05T09:00:00Z" w16du:dateUtc="2025-03-05T08:00:00Z">
                  <w:rPr>
                    <w:rFonts w:ascii="Times New Roman" w:eastAsia="Times New Roman" w:hAnsi="Times New Roman"/>
                    <w:spacing w:val="-1"/>
                  </w:rPr>
                </w:rPrChange>
              </w:rPr>
              <w:t>Deve ser indicado o nome comercial do software e o da empresa produtora no formato “Nome da aplicação/Nome da empresa produtora do software”.</w:t>
            </w:r>
          </w:p>
        </w:tc>
        <w:tc>
          <w:tcPr>
            <w:tcW w:w="1221"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tcPr>
          <w:p w14:paraId="7193E609"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871" w:author="Adelino Naquarta Sepalanga Domingos" w:date="2025-03-05T09:00:00Z" w16du:dateUtc="2025-03-05T08:00:00Z">
                  <w:rPr>
                    <w:rFonts w:ascii="Times New Roman" w:eastAsia="Times New Roman" w:hAnsi="Times New Roman"/>
                    <w:spacing w:val="-1"/>
                  </w:rPr>
                </w:rPrChange>
              </w:rPr>
            </w:pPr>
          </w:p>
          <w:p w14:paraId="51ECDD35"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872" w:author="Adelino Naquarta Sepalanga Domingos" w:date="2025-03-05T09:00:00Z" w16du:dateUtc="2025-03-05T08:00:00Z">
                  <w:rPr>
                    <w:rFonts w:ascii="Times New Roman" w:eastAsia="Times New Roman" w:hAnsi="Times New Roman"/>
                    <w:spacing w:val="-1"/>
                  </w:rPr>
                </w:rPrChange>
              </w:rPr>
            </w:pPr>
          </w:p>
          <w:p w14:paraId="06EF1080"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873"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874" w:author="Adelino Naquarta Sepalanga Domingos" w:date="2025-03-05T09:00:00Z" w16du:dateUtc="2025-03-05T08:00:00Z">
                  <w:rPr>
                    <w:rFonts w:ascii="Times New Roman" w:eastAsia="Times New Roman" w:hAnsi="Times New Roman"/>
                    <w:spacing w:val="-1"/>
                  </w:rPr>
                </w:rPrChange>
              </w:rPr>
              <w:t>Texto</w:t>
            </w:r>
          </w:p>
          <w:p w14:paraId="1C58B49A"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875"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876" w:author="Adelino Naquarta Sepalanga Domingos" w:date="2025-03-05T09:00:00Z" w16du:dateUtc="2025-03-05T08:00:00Z">
                  <w:rPr>
                    <w:rFonts w:ascii="Times New Roman" w:eastAsia="Times New Roman" w:hAnsi="Times New Roman"/>
                    <w:spacing w:val="-1"/>
                  </w:rPr>
                </w:rPrChange>
              </w:rPr>
              <w:t>255</w:t>
            </w:r>
          </w:p>
        </w:tc>
      </w:tr>
      <w:tr w:rsidR="003F3EDE" w:rsidRPr="001A2728" w14:paraId="6C69C397" w14:textId="77777777" w:rsidTr="0025185C">
        <w:tc>
          <w:tcPr>
            <w:tcW w:w="1701"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2045656"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877" w:author="Adelino Naquarta Sepalanga Domingos" w:date="2025-03-05T09:00:00Z" w16du:dateUtc="2025-03-05T08:00:00Z">
                  <w:rPr>
                    <w:rFonts w:ascii="Times New Roman" w:eastAsia="Times New Roman" w:hAnsi="Times New Roman"/>
                    <w:spacing w:val="-1"/>
                  </w:rPr>
                </w:rPrChange>
              </w:rPr>
            </w:pPr>
          </w:p>
          <w:p w14:paraId="0B70FC95"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878"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879" w:author="Adelino Naquarta Sepalanga Domingos" w:date="2025-03-05T09:00:00Z" w16du:dateUtc="2025-03-05T08:00:00Z">
                  <w:rPr>
                    <w:rFonts w:ascii="Times New Roman" w:eastAsia="Times New Roman" w:hAnsi="Times New Roman"/>
                    <w:spacing w:val="-1"/>
                  </w:rPr>
                </w:rPrChange>
              </w:rPr>
              <w:t>1.17.</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896A3B8"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880" w:author="Adelino Naquarta Sepalanga Domingos" w:date="2025-03-05T09:00:00Z" w16du:dateUtc="2025-03-05T08:00:00Z">
                  <w:rPr>
                    <w:rFonts w:ascii="Times New Roman" w:eastAsia="Times New Roman" w:hAnsi="Times New Roman"/>
                    <w:spacing w:val="-1"/>
                  </w:rPr>
                </w:rPrChange>
              </w:rPr>
            </w:pPr>
          </w:p>
          <w:p w14:paraId="1613772E"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881"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882" w:author="Adelino Naquarta Sepalanga Domingos" w:date="2025-03-05T09:00:00Z" w16du:dateUtc="2025-03-05T08:00: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3CFCF12" w14:textId="77777777" w:rsidR="003F3EDE" w:rsidRPr="001A2728" w:rsidRDefault="003F3EDE" w:rsidP="0025185C">
            <w:pPr>
              <w:widowControl w:val="0"/>
              <w:spacing w:after="0" w:line="240" w:lineRule="auto"/>
              <w:rPr>
                <w:rFonts w:ascii="Arial" w:eastAsia="Times New Roman" w:hAnsi="Arial" w:cs="Arial"/>
                <w:spacing w:val="-1"/>
                <w:sz w:val="20"/>
                <w:szCs w:val="20"/>
                <w:rPrChange w:id="2883"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884" w:author="Adelino Naquarta Sepalanga Domingos" w:date="2025-03-05T09:00:00Z" w16du:dateUtc="2025-03-05T08:00:00Z">
                  <w:rPr>
                    <w:rFonts w:ascii="Times New Roman" w:eastAsia="Times New Roman" w:hAnsi="Times New Roman"/>
                    <w:spacing w:val="-1"/>
                  </w:rPr>
                </w:rPrChange>
              </w:rPr>
              <w:t>Versão da aplicação (ProductVersion)</w:t>
            </w:r>
          </w:p>
        </w:tc>
        <w:tc>
          <w:tcPr>
            <w:tcW w:w="391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6479139" w14:textId="77777777" w:rsidR="003F3EDE" w:rsidRPr="001A2728" w:rsidRDefault="003F3EDE" w:rsidP="0025185C">
            <w:pPr>
              <w:widowControl w:val="0"/>
              <w:spacing w:after="0" w:line="240" w:lineRule="auto"/>
              <w:rPr>
                <w:rFonts w:ascii="Arial" w:eastAsia="Times New Roman" w:hAnsi="Arial" w:cs="Arial"/>
                <w:spacing w:val="-1"/>
                <w:sz w:val="20"/>
                <w:szCs w:val="20"/>
                <w:rPrChange w:id="2885"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886" w:author="Adelino Naquarta Sepalanga Domingos" w:date="2025-03-05T09:00:00Z" w16du:dateUtc="2025-03-05T08:00:00Z">
                  <w:rPr>
                    <w:rFonts w:ascii="Times New Roman" w:eastAsia="Times New Roman" w:hAnsi="Times New Roman"/>
                    <w:spacing w:val="-1"/>
                  </w:rPr>
                </w:rPrChange>
              </w:rPr>
              <w:t>Deve ser indicada a versão da aplicação produtora do ficheiro.</w:t>
            </w:r>
          </w:p>
        </w:tc>
        <w:tc>
          <w:tcPr>
            <w:tcW w:w="1221"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29B0D94"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887"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888" w:author="Adelino Naquarta Sepalanga Domingos" w:date="2025-03-05T09:00:00Z" w16du:dateUtc="2025-03-05T08:00:00Z">
                  <w:rPr>
                    <w:rFonts w:ascii="Times New Roman" w:eastAsia="Times New Roman" w:hAnsi="Times New Roman"/>
                    <w:spacing w:val="-1"/>
                  </w:rPr>
                </w:rPrChange>
              </w:rPr>
              <w:t>Texto</w:t>
            </w:r>
          </w:p>
          <w:p w14:paraId="6164A062"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889"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890" w:author="Adelino Naquarta Sepalanga Domingos" w:date="2025-03-05T09:00:00Z" w16du:dateUtc="2025-03-05T08:00:00Z">
                  <w:rPr>
                    <w:rFonts w:ascii="Times New Roman" w:eastAsia="Times New Roman" w:hAnsi="Times New Roman"/>
                    <w:spacing w:val="-1"/>
                  </w:rPr>
                </w:rPrChange>
              </w:rPr>
              <w:t>30</w:t>
            </w:r>
          </w:p>
        </w:tc>
      </w:tr>
      <w:tr w:rsidR="003F3EDE" w:rsidRPr="001A2728" w14:paraId="1D06B308" w14:textId="77777777" w:rsidTr="0025185C">
        <w:tc>
          <w:tcPr>
            <w:tcW w:w="1701"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tcPr>
          <w:p w14:paraId="30815897"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891" w:author="Adelino Naquarta Sepalanga Domingos" w:date="2025-03-05T09:00:00Z" w16du:dateUtc="2025-03-05T08:00:00Z">
                  <w:rPr>
                    <w:rFonts w:ascii="Times New Roman" w:eastAsia="Times New Roman" w:hAnsi="Times New Roman"/>
                    <w:spacing w:val="-1"/>
                  </w:rPr>
                </w:rPrChange>
              </w:rPr>
            </w:pPr>
          </w:p>
          <w:p w14:paraId="6D305F83"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892"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893" w:author="Adelino Naquarta Sepalanga Domingos" w:date="2025-03-05T09:00:00Z" w16du:dateUtc="2025-03-05T08:00:00Z">
                  <w:rPr>
                    <w:rFonts w:ascii="Times New Roman" w:eastAsia="Times New Roman" w:hAnsi="Times New Roman"/>
                    <w:spacing w:val="-1"/>
                  </w:rPr>
                </w:rPrChange>
              </w:rPr>
              <w:t>1.18.</w:t>
            </w:r>
          </w:p>
        </w:tc>
        <w:tc>
          <w:tcPr>
            <w:tcW w:w="1504"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tcPr>
          <w:p w14:paraId="73CD0971"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894" w:author="Adelino Naquarta Sepalanga Domingos" w:date="2025-03-05T09:00:00Z" w16du:dateUtc="2025-03-05T08:00: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tcPr>
          <w:p w14:paraId="1BF020C6" w14:textId="77777777" w:rsidR="003F3EDE" w:rsidRPr="001A2728" w:rsidRDefault="003F3EDE" w:rsidP="0025185C">
            <w:pPr>
              <w:widowControl w:val="0"/>
              <w:spacing w:after="0" w:line="240" w:lineRule="auto"/>
              <w:rPr>
                <w:rFonts w:ascii="Arial" w:eastAsia="Times New Roman" w:hAnsi="Arial" w:cs="Arial"/>
                <w:spacing w:val="-1"/>
                <w:sz w:val="20"/>
                <w:szCs w:val="20"/>
                <w:rPrChange w:id="2895"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896" w:author="Adelino Naquarta Sepalanga Domingos" w:date="2025-03-05T09:00:00Z" w16du:dateUtc="2025-03-05T08:00:00Z">
                  <w:rPr>
                    <w:rFonts w:ascii="Times New Roman" w:eastAsia="Times New Roman" w:hAnsi="Times New Roman"/>
                    <w:spacing w:val="-1"/>
                  </w:rPr>
                </w:rPrChange>
              </w:rPr>
              <w:t>Comentários adicionais (HeaderComment)</w:t>
            </w:r>
          </w:p>
        </w:tc>
        <w:tc>
          <w:tcPr>
            <w:tcW w:w="3915"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tcPr>
          <w:p w14:paraId="662614FC" w14:textId="77777777" w:rsidR="003F3EDE" w:rsidRPr="001A2728" w:rsidRDefault="003F3EDE" w:rsidP="0025185C">
            <w:pPr>
              <w:widowControl w:val="0"/>
              <w:spacing w:after="0" w:line="240" w:lineRule="auto"/>
              <w:rPr>
                <w:rFonts w:ascii="Arial" w:eastAsia="Times New Roman" w:hAnsi="Arial" w:cs="Arial"/>
                <w:spacing w:val="-1"/>
                <w:sz w:val="20"/>
                <w:szCs w:val="20"/>
                <w:rPrChange w:id="2897" w:author="Adelino Naquarta Sepalanga Domingos" w:date="2025-03-05T09:00:00Z" w16du:dateUtc="2025-03-05T08:00:00Z">
                  <w:rPr>
                    <w:rFonts w:ascii="Times New Roman" w:eastAsia="Times New Roman" w:hAnsi="Times New Roman"/>
                    <w:spacing w:val="-1"/>
                  </w:rPr>
                </w:rPrChange>
              </w:rPr>
            </w:pPr>
          </w:p>
        </w:tc>
        <w:tc>
          <w:tcPr>
            <w:tcW w:w="1221"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tcPr>
          <w:p w14:paraId="5DFFE535"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898"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899" w:author="Adelino Naquarta Sepalanga Domingos" w:date="2025-03-05T09:00:00Z" w16du:dateUtc="2025-03-05T08:00:00Z">
                  <w:rPr>
                    <w:rFonts w:ascii="Times New Roman" w:eastAsia="Times New Roman" w:hAnsi="Times New Roman"/>
                    <w:spacing w:val="-1"/>
                  </w:rPr>
                </w:rPrChange>
              </w:rPr>
              <w:t>Texto</w:t>
            </w:r>
          </w:p>
          <w:p w14:paraId="3D08FE0B"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900"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901" w:author="Adelino Naquarta Sepalanga Domingos" w:date="2025-03-05T09:00:00Z" w16du:dateUtc="2025-03-05T08:00:00Z">
                  <w:rPr>
                    <w:rFonts w:ascii="Times New Roman" w:eastAsia="Times New Roman" w:hAnsi="Times New Roman"/>
                    <w:spacing w:val="-1"/>
                  </w:rPr>
                </w:rPrChange>
              </w:rPr>
              <w:t>255</w:t>
            </w:r>
          </w:p>
        </w:tc>
      </w:tr>
      <w:tr w:rsidR="003F3EDE" w:rsidRPr="001A2728" w14:paraId="250FD361" w14:textId="77777777" w:rsidTr="0025185C">
        <w:trPr>
          <w:trHeight w:val="287"/>
        </w:trPr>
        <w:tc>
          <w:tcPr>
            <w:tcW w:w="1701"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50EF4E0"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902"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903" w:author="Adelino Naquarta Sepalanga Domingos" w:date="2025-03-05T09:00:00Z" w16du:dateUtc="2025-03-05T08:00:00Z">
                  <w:rPr>
                    <w:rFonts w:ascii="Times New Roman" w:eastAsia="Times New Roman" w:hAnsi="Times New Roman"/>
                    <w:spacing w:val="-1"/>
                  </w:rPr>
                </w:rPrChange>
              </w:rPr>
              <w:t>1.19.</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9D50D57"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904" w:author="Adelino Naquarta Sepalanga Domingos" w:date="2025-03-05T09:00:00Z" w16du:dateUtc="2025-03-05T08:00: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D6DA5E4" w14:textId="77777777" w:rsidR="003F3EDE" w:rsidRPr="001A2728" w:rsidRDefault="003F3EDE" w:rsidP="0025185C">
            <w:pPr>
              <w:widowControl w:val="0"/>
              <w:spacing w:after="0" w:line="240" w:lineRule="auto"/>
              <w:rPr>
                <w:rFonts w:ascii="Arial" w:eastAsia="Times New Roman" w:hAnsi="Arial" w:cs="Arial"/>
                <w:spacing w:val="-1"/>
                <w:sz w:val="20"/>
                <w:szCs w:val="20"/>
                <w:rPrChange w:id="2905"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906" w:author="Adelino Naquarta Sepalanga Domingos" w:date="2025-03-05T09:00:00Z" w16du:dateUtc="2025-03-05T08:00:00Z">
                  <w:rPr>
                    <w:rFonts w:ascii="Times New Roman" w:eastAsia="Times New Roman" w:hAnsi="Times New Roman"/>
                    <w:spacing w:val="-1"/>
                  </w:rPr>
                </w:rPrChange>
              </w:rPr>
              <w:t>Telefone (Telephone)</w:t>
            </w:r>
          </w:p>
        </w:tc>
        <w:tc>
          <w:tcPr>
            <w:tcW w:w="391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281C2CA" w14:textId="77777777" w:rsidR="003F3EDE" w:rsidRPr="001A2728" w:rsidRDefault="003F3EDE" w:rsidP="0025185C">
            <w:pPr>
              <w:widowControl w:val="0"/>
              <w:spacing w:after="0" w:line="240" w:lineRule="auto"/>
              <w:rPr>
                <w:rFonts w:ascii="Arial" w:eastAsia="Times New Roman" w:hAnsi="Arial" w:cs="Arial"/>
                <w:spacing w:val="-1"/>
                <w:sz w:val="20"/>
                <w:szCs w:val="20"/>
                <w:rPrChange w:id="2907" w:author="Adelino Naquarta Sepalanga Domingos" w:date="2025-03-05T09:00:00Z" w16du:dateUtc="2025-03-05T08:00:00Z">
                  <w:rPr>
                    <w:rFonts w:ascii="Times New Roman" w:eastAsia="Times New Roman" w:hAnsi="Times New Roman"/>
                    <w:spacing w:val="-1"/>
                  </w:rPr>
                </w:rPrChange>
              </w:rPr>
            </w:pPr>
          </w:p>
        </w:tc>
        <w:tc>
          <w:tcPr>
            <w:tcW w:w="1221"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71AAA9C"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908"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909" w:author="Adelino Naquarta Sepalanga Domingos" w:date="2025-03-05T09:00:00Z" w16du:dateUtc="2025-03-05T08:00:00Z">
                  <w:rPr>
                    <w:rFonts w:ascii="Times New Roman" w:eastAsia="Times New Roman" w:hAnsi="Times New Roman"/>
                    <w:spacing w:val="-1"/>
                  </w:rPr>
                </w:rPrChange>
              </w:rPr>
              <w:t>Texto 20</w:t>
            </w:r>
          </w:p>
        </w:tc>
      </w:tr>
      <w:tr w:rsidR="003F3EDE" w:rsidRPr="001A2728" w14:paraId="681C0C3D" w14:textId="77777777" w:rsidTr="0025185C">
        <w:trPr>
          <w:trHeight w:val="283"/>
        </w:trPr>
        <w:tc>
          <w:tcPr>
            <w:tcW w:w="1701"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tcPr>
          <w:p w14:paraId="6B2CE642"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910"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911" w:author="Adelino Naquarta Sepalanga Domingos" w:date="2025-03-05T09:00:00Z" w16du:dateUtc="2025-03-05T08:00:00Z">
                  <w:rPr>
                    <w:rFonts w:ascii="Times New Roman" w:eastAsia="Times New Roman" w:hAnsi="Times New Roman"/>
                    <w:spacing w:val="-1"/>
                  </w:rPr>
                </w:rPrChange>
              </w:rPr>
              <w:t>1.20.</w:t>
            </w:r>
          </w:p>
        </w:tc>
        <w:tc>
          <w:tcPr>
            <w:tcW w:w="1504"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tcPr>
          <w:p w14:paraId="348A70C2"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912" w:author="Adelino Naquarta Sepalanga Domingos" w:date="2025-03-05T09:00:00Z" w16du:dateUtc="2025-03-05T08:00: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tcPr>
          <w:p w14:paraId="3E1482D7" w14:textId="77777777" w:rsidR="003F3EDE" w:rsidRPr="001A2728" w:rsidRDefault="003F3EDE" w:rsidP="0025185C">
            <w:pPr>
              <w:widowControl w:val="0"/>
              <w:spacing w:after="0" w:line="240" w:lineRule="auto"/>
              <w:rPr>
                <w:rFonts w:ascii="Arial" w:eastAsia="Times New Roman" w:hAnsi="Arial" w:cs="Arial"/>
                <w:spacing w:val="-1"/>
                <w:sz w:val="20"/>
                <w:szCs w:val="20"/>
                <w:rPrChange w:id="2913"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914" w:author="Adelino Naquarta Sepalanga Domingos" w:date="2025-03-05T09:00:00Z" w16du:dateUtc="2025-03-05T08:00:00Z">
                  <w:rPr>
                    <w:rFonts w:ascii="Times New Roman" w:eastAsia="Times New Roman" w:hAnsi="Times New Roman"/>
                    <w:spacing w:val="-1"/>
                  </w:rPr>
                </w:rPrChange>
              </w:rPr>
              <w:t>Fax (Fax)</w:t>
            </w:r>
          </w:p>
        </w:tc>
        <w:tc>
          <w:tcPr>
            <w:tcW w:w="3915"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tcPr>
          <w:p w14:paraId="33EC4D12" w14:textId="77777777" w:rsidR="003F3EDE" w:rsidRPr="001A2728" w:rsidRDefault="003F3EDE" w:rsidP="0025185C">
            <w:pPr>
              <w:widowControl w:val="0"/>
              <w:spacing w:after="0" w:line="240" w:lineRule="auto"/>
              <w:rPr>
                <w:rFonts w:ascii="Arial" w:eastAsia="Times New Roman" w:hAnsi="Arial" w:cs="Arial"/>
                <w:spacing w:val="-1"/>
                <w:sz w:val="20"/>
                <w:szCs w:val="20"/>
                <w:rPrChange w:id="2915" w:author="Adelino Naquarta Sepalanga Domingos" w:date="2025-03-05T09:00:00Z" w16du:dateUtc="2025-03-05T08:00:00Z">
                  <w:rPr>
                    <w:rFonts w:ascii="Times New Roman" w:eastAsia="Times New Roman" w:hAnsi="Times New Roman"/>
                    <w:spacing w:val="-1"/>
                  </w:rPr>
                </w:rPrChange>
              </w:rPr>
            </w:pPr>
          </w:p>
        </w:tc>
        <w:tc>
          <w:tcPr>
            <w:tcW w:w="1221"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tcPr>
          <w:p w14:paraId="0B5572A6"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916"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917" w:author="Adelino Naquarta Sepalanga Domingos" w:date="2025-03-05T09:00:00Z" w16du:dateUtc="2025-03-05T08:00:00Z">
                  <w:rPr>
                    <w:rFonts w:ascii="Times New Roman" w:eastAsia="Times New Roman" w:hAnsi="Times New Roman"/>
                    <w:spacing w:val="-1"/>
                  </w:rPr>
                </w:rPrChange>
              </w:rPr>
              <w:t>Texto 20</w:t>
            </w:r>
          </w:p>
        </w:tc>
      </w:tr>
      <w:tr w:rsidR="003F3EDE" w:rsidRPr="001A2728" w14:paraId="56575E2F" w14:textId="77777777" w:rsidTr="0025185C">
        <w:tc>
          <w:tcPr>
            <w:tcW w:w="1701"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70E7A5F"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918" w:author="Adelino Naquarta Sepalanga Domingos" w:date="2025-03-05T09:00:00Z" w16du:dateUtc="2025-03-05T08:00:00Z">
                  <w:rPr>
                    <w:rFonts w:ascii="Times New Roman" w:eastAsia="Times New Roman" w:hAnsi="Times New Roman"/>
                    <w:spacing w:val="-1"/>
                  </w:rPr>
                </w:rPrChange>
              </w:rPr>
            </w:pPr>
          </w:p>
          <w:p w14:paraId="21794BCE"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919"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920" w:author="Adelino Naquarta Sepalanga Domingos" w:date="2025-03-05T09:00:00Z" w16du:dateUtc="2025-03-05T08:00:00Z">
                  <w:rPr>
                    <w:rFonts w:ascii="Times New Roman" w:eastAsia="Times New Roman" w:hAnsi="Times New Roman"/>
                    <w:spacing w:val="-1"/>
                  </w:rPr>
                </w:rPrChange>
              </w:rPr>
              <w:t>1.21.</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55DE7A4"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921" w:author="Adelino Naquarta Sepalanga Domingos" w:date="2025-03-05T09:00:00Z" w16du:dateUtc="2025-03-05T08:00: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E8C5532" w14:textId="77777777" w:rsidR="003F3EDE" w:rsidRPr="001A2728" w:rsidRDefault="003F3EDE" w:rsidP="0025185C">
            <w:pPr>
              <w:widowControl w:val="0"/>
              <w:spacing w:after="0" w:line="240" w:lineRule="auto"/>
              <w:rPr>
                <w:rFonts w:ascii="Arial" w:eastAsia="Times New Roman" w:hAnsi="Arial" w:cs="Arial"/>
                <w:spacing w:val="-1"/>
                <w:sz w:val="20"/>
                <w:szCs w:val="20"/>
                <w:rPrChange w:id="2922"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923" w:author="Adelino Naquarta Sepalanga Domingos" w:date="2025-03-05T09:00:00Z" w16du:dateUtc="2025-03-05T08:00:00Z">
                  <w:rPr>
                    <w:rFonts w:ascii="Times New Roman" w:eastAsia="Times New Roman" w:hAnsi="Times New Roman"/>
                    <w:spacing w:val="-1"/>
                  </w:rPr>
                </w:rPrChange>
              </w:rPr>
              <w:t>Endereço de correio electrónico da empresa (Email)</w:t>
            </w:r>
          </w:p>
        </w:tc>
        <w:tc>
          <w:tcPr>
            <w:tcW w:w="391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8AD381B" w14:textId="77777777" w:rsidR="003F3EDE" w:rsidRPr="001A2728" w:rsidRDefault="003F3EDE" w:rsidP="0025185C">
            <w:pPr>
              <w:widowControl w:val="0"/>
              <w:spacing w:after="0" w:line="240" w:lineRule="auto"/>
              <w:rPr>
                <w:rFonts w:ascii="Arial" w:eastAsia="Times New Roman" w:hAnsi="Arial" w:cs="Arial"/>
                <w:spacing w:val="-1"/>
                <w:sz w:val="20"/>
                <w:szCs w:val="20"/>
                <w:rPrChange w:id="2924" w:author="Adelino Naquarta Sepalanga Domingos" w:date="2025-03-05T09:00:00Z" w16du:dateUtc="2025-03-05T08:00:00Z">
                  <w:rPr>
                    <w:rFonts w:ascii="Times New Roman" w:eastAsia="Times New Roman" w:hAnsi="Times New Roman"/>
                    <w:spacing w:val="-1"/>
                  </w:rPr>
                </w:rPrChange>
              </w:rPr>
            </w:pPr>
          </w:p>
        </w:tc>
        <w:tc>
          <w:tcPr>
            <w:tcW w:w="1221"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84E2E97"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925"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926" w:author="Adelino Naquarta Sepalanga Domingos" w:date="2025-03-05T09:00:00Z" w16du:dateUtc="2025-03-05T08:00:00Z">
                  <w:rPr>
                    <w:rFonts w:ascii="Times New Roman" w:eastAsia="Times New Roman" w:hAnsi="Times New Roman"/>
                    <w:spacing w:val="-1"/>
                  </w:rPr>
                </w:rPrChange>
              </w:rPr>
              <w:t>Texto</w:t>
            </w:r>
          </w:p>
          <w:p w14:paraId="0A5E14FA"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927"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928" w:author="Adelino Naquarta Sepalanga Domingos" w:date="2025-03-05T09:00:00Z" w16du:dateUtc="2025-03-05T08:00:00Z">
                  <w:rPr>
                    <w:rFonts w:ascii="Times New Roman" w:eastAsia="Times New Roman" w:hAnsi="Times New Roman"/>
                    <w:spacing w:val="-1"/>
                  </w:rPr>
                </w:rPrChange>
              </w:rPr>
              <w:t>200</w:t>
            </w:r>
          </w:p>
        </w:tc>
      </w:tr>
      <w:tr w:rsidR="003F3EDE" w:rsidRPr="001A2728" w14:paraId="274AC981" w14:textId="77777777" w:rsidTr="0025185C">
        <w:tc>
          <w:tcPr>
            <w:tcW w:w="1701"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tcPr>
          <w:p w14:paraId="70C52715"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929" w:author="Adelino Naquarta Sepalanga Domingos" w:date="2025-03-05T09:00:00Z" w16du:dateUtc="2025-03-05T08:00:00Z">
                  <w:rPr>
                    <w:rFonts w:ascii="Times New Roman" w:eastAsia="Times New Roman" w:hAnsi="Times New Roman"/>
                    <w:spacing w:val="-1"/>
                  </w:rPr>
                </w:rPrChange>
              </w:rPr>
            </w:pPr>
          </w:p>
          <w:p w14:paraId="5679540D"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930"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931" w:author="Adelino Naquarta Sepalanga Domingos" w:date="2025-03-05T09:00:00Z" w16du:dateUtc="2025-03-05T08:00:00Z">
                  <w:rPr>
                    <w:rFonts w:ascii="Times New Roman" w:eastAsia="Times New Roman" w:hAnsi="Times New Roman"/>
                    <w:spacing w:val="-1"/>
                  </w:rPr>
                </w:rPrChange>
              </w:rPr>
              <w:t>1.22.</w:t>
            </w:r>
          </w:p>
        </w:tc>
        <w:tc>
          <w:tcPr>
            <w:tcW w:w="1504"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tcPr>
          <w:p w14:paraId="079A67A5"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932" w:author="Adelino Naquarta Sepalanga Domingos" w:date="2025-03-05T09:00:00Z" w16du:dateUtc="2025-03-05T08:00: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tcPr>
          <w:p w14:paraId="4986CE27" w14:textId="77777777" w:rsidR="003F3EDE" w:rsidRPr="001A2728" w:rsidRDefault="003F3EDE" w:rsidP="0025185C">
            <w:pPr>
              <w:widowControl w:val="0"/>
              <w:spacing w:after="0" w:line="240" w:lineRule="auto"/>
              <w:rPr>
                <w:rFonts w:ascii="Arial" w:eastAsia="Times New Roman" w:hAnsi="Arial" w:cs="Arial"/>
                <w:spacing w:val="-1"/>
                <w:sz w:val="20"/>
                <w:szCs w:val="20"/>
                <w:rPrChange w:id="2933"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934" w:author="Adelino Naquarta Sepalanga Domingos" w:date="2025-03-05T09:00:00Z" w16du:dateUtc="2025-03-05T08:00:00Z">
                  <w:rPr>
                    <w:rFonts w:ascii="Times New Roman" w:eastAsia="Times New Roman" w:hAnsi="Times New Roman"/>
                    <w:spacing w:val="-1"/>
                  </w:rPr>
                </w:rPrChange>
              </w:rPr>
              <w:t>Endereço do sítio Web da empresa (Website)</w:t>
            </w:r>
          </w:p>
        </w:tc>
        <w:tc>
          <w:tcPr>
            <w:tcW w:w="3915"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tcPr>
          <w:p w14:paraId="539F8442" w14:textId="77777777" w:rsidR="003F3EDE" w:rsidRPr="001A2728" w:rsidRDefault="003F3EDE" w:rsidP="0025185C">
            <w:pPr>
              <w:widowControl w:val="0"/>
              <w:spacing w:after="0" w:line="240" w:lineRule="auto"/>
              <w:rPr>
                <w:rFonts w:ascii="Arial" w:eastAsia="Times New Roman" w:hAnsi="Arial" w:cs="Arial"/>
                <w:spacing w:val="-1"/>
                <w:sz w:val="20"/>
                <w:szCs w:val="20"/>
                <w:rPrChange w:id="2935" w:author="Adelino Naquarta Sepalanga Domingos" w:date="2025-03-05T09:00:00Z" w16du:dateUtc="2025-03-05T08:00:00Z">
                  <w:rPr>
                    <w:rFonts w:ascii="Times New Roman" w:eastAsia="Times New Roman" w:hAnsi="Times New Roman"/>
                    <w:spacing w:val="-1"/>
                  </w:rPr>
                </w:rPrChange>
              </w:rPr>
            </w:pPr>
          </w:p>
        </w:tc>
        <w:tc>
          <w:tcPr>
            <w:tcW w:w="1221"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tcPr>
          <w:p w14:paraId="29A1CCDE"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936"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937" w:author="Adelino Naquarta Sepalanga Domingos" w:date="2025-03-05T09:00:00Z" w16du:dateUtc="2025-03-05T08:00:00Z">
                  <w:rPr>
                    <w:rFonts w:ascii="Times New Roman" w:eastAsia="Times New Roman" w:hAnsi="Times New Roman"/>
                    <w:spacing w:val="-1"/>
                  </w:rPr>
                </w:rPrChange>
              </w:rPr>
              <w:t>Texto</w:t>
            </w:r>
          </w:p>
          <w:p w14:paraId="3F3D21E9" w14:textId="77777777" w:rsidR="003F3EDE" w:rsidRPr="001A2728" w:rsidRDefault="003F3EDE" w:rsidP="0025185C">
            <w:pPr>
              <w:widowControl w:val="0"/>
              <w:spacing w:after="0" w:line="240" w:lineRule="auto"/>
              <w:jc w:val="center"/>
              <w:rPr>
                <w:rFonts w:ascii="Arial" w:eastAsia="Times New Roman" w:hAnsi="Arial" w:cs="Arial"/>
                <w:spacing w:val="-1"/>
                <w:sz w:val="20"/>
                <w:szCs w:val="20"/>
                <w:rPrChange w:id="2938" w:author="Adelino Naquarta Sepalanga Domingos" w:date="2025-03-05T09:00:00Z" w16du:dateUtc="2025-03-05T08:00:00Z">
                  <w:rPr>
                    <w:rFonts w:ascii="Times New Roman" w:eastAsia="Times New Roman" w:hAnsi="Times New Roman"/>
                    <w:spacing w:val="-1"/>
                  </w:rPr>
                </w:rPrChange>
              </w:rPr>
            </w:pPr>
            <w:r w:rsidRPr="001A2728">
              <w:rPr>
                <w:rFonts w:ascii="Arial" w:eastAsia="Times New Roman" w:hAnsi="Arial" w:cs="Arial"/>
                <w:spacing w:val="-1"/>
                <w:sz w:val="20"/>
                <w:szCs w:val="20"/>
                <w:rPrChange w:id="2939" w:author="Adelino Naquarta Sepalanga Domingos" w:date="2025-03-05T09:00:00Z" w16du:dateUtc="2025-03-05T08:00:00Z">
                  <w:rPr>
                    <w:rFonts w:ascii="Times New Roman" w:eastAsia="Times New Roman" w:hAnsi="Times New Roman"/>
                    <w:spacing w:val="-1"/>
                  </w:rPr>
                </w:rPrChange>
              </w:rPr>
              <w:t>60</w:t>
            </w:r>
          </w:p>
        </w:tc>
      </w:tr>
    </w:tbl>
    <w:p w14:paraId="7B2115E1" w14:textId="77777777" w:rsidR="003F3EDE" w:rsidRPr="00691778" w:rsidRDefault="003F3EDE" w:rsidP="003F3EDE">
      <w:pPr>
        <w:widowControl w:val="0"/>
        <w:spacing w:after="0" w:line="240" w:lineRule="auto"/>
        <w:jc w:val="center"/>
        <w:rPr>
          <w:rFonts w:ascii="Arial" w:eastAsia="Times New Roman" w:hAnsi="Arial" w:cs="Arial"/>
          <w:spacing w:val="-1"/>
          <w:rPrChange w:id="2940" w:author="Adelino Naquarta Sepalanga Domingos" w:date="2025-03-05T08:49:00Z" w16du:dateUtc="2025-03-05T07:49:00Z">
            <w:rPr>
              <w:rFonts w:ascii="Times New Roman" w:eastAsia="Times New Roman" w:hAnsi="Times New Roman"/>
              <w:spacing w:val="-1"/>
            </w:rPr>
          </w:rPrChange>
        </w:rPr>
      </w:pPr>
    </w:p>
    <w:p w14:paraId="3F514589" w14:textId="77777777" w:rsidR="003F3EDE" w:rsidRPr="00691778" w:rsidRDefault="003F3EDE" w:rsidP="003F3EDE">
      <w:pPr>
        <w:ind w:right="795"/>
        <w:jc w:val="both"/>
        <w:rPr>
          <w:rFonts w:ascii="Arial" w:hAnsi="Arial" w:cs="Arial"/>
          <w:b/>
          <w:sz w:val="24"/>
          <w:szCs w:val="24"/>
          <w:rPrChange w:id="2941" w:author="Adelino Naquarta Sepalanga Domingos" w:date="2025-03-05T08:49:00Z" w16du:dateUtc="2025-03-05T07:49:00Z">
            <w:rPr>
              <w:rFonts w:ascii="Garamond" w:hAnsi="Garamond" w:cstheme="minorHAnsi"/>
              <w:b/>
              <w:sz w:val="24"/>
              <w:szCs w:val="24"/>
            </w:rPr>
          </w:rPrChange>
        </w:rPr>
      </w:pPr>
    </w:p>
    <w:p w14:paraId="2BE568B8" w14:textId="77777777" w:rsidR="003F3EDE" w:rsidRPr="00691778" w:rsidRDefault="003F3EDE" w:rsidP="003F3EDE">
      <w:pPr>
        <w:ind w:right="795"/>
        <w:jc w:val="both"/>
        <w:rPr>
          <w:rFonts w:ascii="Arial" w:hAnsi="Arial" w:cs="Arial"/>
          <w:b/>
          <w:sz w:val="24"/>
          <w:szCs w:val="24"/>
          <w:rPrChange w:id="2942" w:author="Adelino Naquarta Sepalanga Domingos" w:date="2025-03-05T08:49:00Z" w16du:dateUtc="2025-03-05T07:49:00Z">
            <w:rPr>
              <w:rFonts w:ascii="Garamond" w:hAnsi="Garamond" w:cstheme="minorHAnsi"/>
              <w:b/>
              <w:sz w:val="24"/>
              <w:szCs w:val="24"/>
            </w:rPr>
          </w:rPrChange>
        </w:rPr>
      </w:pPr>
      <w:r w:rsidRPr="00691778">
        <w:rPr>
          <w:rFonts w:ascii="Arial" w:hAnsi="Arial" w:cs="Arial"/>
          <w:b/>
          <w:sz w:val="24"/>
          <w:szCs w:val="24"/>
          <w:rPrChange w:id="2943" w:author="Adelino Naquarta Sepalanga Domingos" w:date="2025-03-05T08:49:00Z" w16du:dateUtc="2025-03-05T07:49:00Z">
            <w:rPr>
              <w:rFonts w:ascii="Garamond" w:hAnsi="Garamond" w:cstheme="minorHAnsi"/>
              <w:b/>
              <w:sz w:val="24"/>
              <w:szCs w:val="24"/>
            </w:rPr>
          </w:rPrChange>
        </w:rPr>
        <w:t>2- * Tabelas mestres (MasterFiles):</w:t>
      </w:r>
    </w:p>
    <w:p w14:paraId="1AEF2D6B" w14:textId="77777777" w:rsidR="003F3EDE" w:rsidRPr="00691778" w:rsidRDefault="003F3EDE" w:rsidP="003F3EDE">
      <w:pPr>
        <w:ind w:right="795"/>
        <w:jc w:val="both"/>
        <w:rPr>
          <w:rFonts w:ascii="Arial" w:hAnsi="Arial" w:cs="Arial"/>
          <w:b/>
          <w:sz w:val="24"/>
          <w:szCs w:val="24"/>
          <w:rPrChange w:id="2944" w:author="Adelino Naquarta Sepalanga Domingos" w:date="2025-03-05T08:49:00Z" w16du:dateUtc="2025-03-05T07:49:00Z">
            <w:rPr>
              <w:rFonts w:ascii="Garamond" w:hAnsi="Garamond" w:cstheme="minorHAnsi"/>
              <w:b/>
              <w:sz w:val="24"/>
              <w:szCs w:val="24"/>
            </w:rPr>
          </w:rPrChange>
        </w:rPr>
      </w:pPr>
      <w:r w:rsidRPr="00691778">
        <w:rPr>
          <w:rFonts w:ascii="Arial" w:hAnsi="Arial" w:cs="Arial"/>
          <w:b/>
          <w:sz w:val="24"/>
          <w:szCs w:val="24"/>
          <w:rPrChange w:id="2945" w:author="Adelino Naquarta Sepalanga Domingos" w:date="2025-03-05T08:49:00Z" w16du:dateUtc="2025-03-05T07:49:00Z">
            <w:rPr>
              <w:rFonts w:ascii="Garamond" w:hAnsi="Garamond" w:cstheme="minorHAnsi"/>
              <w:b/>
              <w:sz w:val="24"/>
              <w:szCs w:val="24"/>
            </w:rPr>
          </w:rPrChange>
        </w:rPr>
        <w:t>2.1 - Tabela de código de contas (GeneralLedgerAccounts).</w:t>
      </w:r>
    </w:p>
    <w:p w14:paraId="64AE1BCA" w14:textId="77777777" w:rsidR="003F3EDE" w:rsidRPr="00691778" w:rsidRDefault="003F3EDE" w:rsidP="003F3EDE">
      <w:pPr>
        <w:spacing w:after="240" w:line="276" w:lineRule="auto"/>
        <w:jc w:val="both"/>
        <w:rPr>
          <w:rFonts w:ascii="Arial" w:eastAsia="Times New Roman" w:hAnsi="Arial" w:cs="Arial"/>
          <w:spacing w:val="-1"/>
          <w:sz w:val="24"/>
          <w:szCs w:val="24"/>
          <w:rPrChange w:id="2946" w:author="Adelino Naquarta Sepalanga Domingos" w:date="2025-03-05T08:49:00Z" w16du:dateUtc="2025-03-05T07:49:00Z">
            <w:rPr>
              <w:rFonts w:ascii="Times New Roman" w:eastAsia="Times New Roman" w:hAnsi="Times New Roman" w:cs="Times New Roman"/>
              <w:spacing w:val="-1"/>
              <w:sz w:val="24"/>
              <w:szCs w:val="24"/>
            </w:rPr>
          </w:rPrChange>
        </w:rPr>
      </w:pPr>
      <w:r w:rsidRPr="00691778">
        <w:rPr>
          <w:rFonts w:ascii="Arial" w:eastAsia="Times New Roman" w:hAnsi="Arial" w:cs="Arial"/>
          <w:spacing w:val="-1"/>
          <w:sz w:val="24"/>
          <w:szCs w:val="24"/>
          <w:rPrChange w:id="2947" w:author="Adelino Naquarta Sepalanga Domingos" w:date="2025-03-05T08:49:00Z" w16du:dateUtc="2025-03-05T07:49:00Z">
            <w:rPr>
              <w:rFonts w:ascii="Times New Roman" w:eastAsia="Times New Roman" w:hAnsi="Times New Roman" w:cs="Times New Roman"/>
              <w:spacing w:val="-1"/>
              <w:sz w:val="24"/>
              <w:szCs w:val="24"/>
            </w:rPr>
          </w:rPrChange>
        </w:rPr>
        <w:t>A tabela de código de contas a exportar é a prevista pelo sistema de normalização contabilística e outras disposições legais em vigor para o respectivo sector de actividade. Não devem ser exportados registos das classes de contas.</w:t>
      </w:r>
    </w:p>
    <w:p w14:paraId="066CFDE3" w14:textId="77777777" w:rsidR="003F3EDE" w:rsidRPr="00691778" w:rsidRDefault="003F3EDE" w:rsidP="003F3EDE">
      <w:pPr>
        <w:spacing w:after="240" w:line="276" w:lineRule="auto"/>
        <w:jc w:val="both"/>
        <w:rPr>
          <w:rFonts w:ascii="Arial" w:eastAsia="Times New Roman" w:hAnsi="Arial" w:cs="Arial"/>
          <w:spacing w:val="-1"/>
          <w:sz w:val="24"/>
          <w:szCs w:val="24"/>
          <w:rPrChange w:id="2948" w:author="Adelino Naquarta Sepalanga Domingos" w:date="2025-03-05T08:49:00Z" w16du:dateUtc="2025-03-05T07:49:00Z">
            <w:rPr>
              <w:rFonts w:ascii="Times New Roman" w:eastAsia="Times New Roman" w:hAnsi="Times New Roman" w:cs="Times New Roman"/>
              <w:spacing w:val="-1"/>
              <w:sz w:val="24"/>
              <w:szCs w:val="24"/>
            </w:rPr>
          </w:rPrChange>
        </w:rPr>
      </w:pPr>
      <w:r w:rsidRPr="00691778">
        <w:rPr>
          <w:rFonts w:ascii="Arial" w:eastAsia="Times New Roman" w:hAnsi="Arial" w:cs="Arial"/>
          <w:spacing w:val="-1"/>
          <w:sz w:val="24"/>
          <w:szCs w:val="24"/>
          <w:rPrChange w:id="2949" w:author="Adelino Naquarta Sepalanga Domingos" w:date="2025-03-05T08:49:00Z" w16du:dateUtc="2025-03-05T07:49:00Z">
            <w:rPr>
              <w:rFonts w:ascii="Times New Roman" w:eastAsia="Times New Roman" w:hAnsi="Times New Roman" w:cs="Times New Roman"/>
              <w:spacing w:val="-1"/>
              <w:sz w:val="24"/>
              <w:szCs w:val="24"/>
            </w:rPr>
          </w:rPrChange>
        </w:rPr>
        <w:t>No caso de contas agregadoras que contenham subcontas com saldos devedores e subcontas com saldos credores, devem ser evidenciados esses saldos devedores e credores na conta agregadora.</w:t>
      </w:r>
    </w:p>
    <w:p w14:paraId="1E54975A" w14:textId="4A3AB00F" w:rsidR="003F3EDE" w:rsidRPr="00691778" w:rsidDel="00C30B30" w:rsidRDefault="003F3EDE" w:rsidP="003F3EDE">
      <w:pPr>
        <w:ind w:right="228"/>
        <w:jc w:val="both"/>
        <w:rPr>
          <w:del w:id="2950" w:author="Adelino Naquarta Sepalanga Domingos" w:date="2025-03-05T09:03:00Z" w16du:dateUtc="2025-03-05T08:03:00Z"/>
          <w:rFonts w:ascii="Arial" w:hAnsi="Arial" w:cs="Arial"/>
          <w:sz w:val="24"/>
          <w:szCs w:val="24"/>
          <w:rPrChange w:id="2951" w:author="Adelino Naquarta Sepalanga Domingos" w:date="2025-03-05T08:49:00Z" w16du:dateUtc="2025-03-05T07:49:00Z">
            <w:rPr>
              <w:del w:id="2952" w:author="Adelino Naquarta Sepalanga Domingos" w:date="2025-03-05T09:03:00Z" w16du:dateUtc="2025-03-05T08:03:00Z"/>
              <w:rFonts w:ascii="Garamond" w:hAnsi="Garamond" w:cstheme="minorHAnsi"/>
              <w:sz w:val="24"/>
              <w:szCs w:val="24"/>
            </w:rPr>
          </w:rPrChange>
        </w:rPr>
      </w:pPr>
    </w:p>
    <w:p w14:paraId="2E3F1FC7" w14:textId="1DF58876" w:rsidR="003F3EDE" w:rsidRPr="00691778" w:rsidDel="00C30B30" w:rsidRDefault="003F3EDE" w:rsidP="003F3EDE">
      <w:pPr>
        <w:ind w:right="228"/>
        <w:jc w:val="both"/>
        <w:rPr>
          <w:del w:id="2953" w:author="Adelino Naquarta Sepalanga Domingos" w:date="2025-03-05T09:03:00Z" w16du:dateUtc="2025-03-05T08:03:00Z"/>
          <w:rFonts w:ascii="Arial" w:hAnsi="Arial" w:cs="Arial"/>
          <w:sz w:val="24"/>
          <w:szCs w:val="24"/>
          <w:rPrChange w:id="2954" w:author="Adelino Naquarta Sepalanga Domingos" w:date="2025-03-05T08:49:00Z" w16du:dateUtc="2025-03-05T07:49:00Z">
            <w:rPr>
              <w:del w:id="2955" w:author="Adelino Naquarta Sepalanga Domingos" w:date="2025-03-05T09:03:00Z" w16du:dateUtc="2025-03-05T08:03:00Z"/>
              <w:rFonts w:ascii="Garamond" w:hAnsi="Garamond" w:cstheme="minorHAnsi"/>
              <w:sz w:val="24"/>
              <w:szCs w:val="24"/>
            </w:rPr>
          </w:rPrChange>
        </w:rPr>
      </w:pPr>
    </w:p>
    <w:p w14:paraId="46B2E517" w14:textId="77777777" w:rsidR="003F3EDE" w:rsidRPr="00691778" w:rsidRDefault="003F3EDE" w:rsidP="003F3EDE">
      <w:pPr>
        <w:ind w:right="228"/>
        <w:jc w:val="both"/>
        <w:rPr>
          <w:rFonts w:ascii="Arial" w:hAnsi="Arial" w:cs="Arial"/>
          <w:sz w:val="24"/>
          <w:szCs w:val="24"/>
          <w:rPrChange w:id="2956" w:author="Adelino Naquarta Sepalanga Domingos" w:date="2025-03-05T08:49:00Z" w16du:dateUtc="2025-03-05T07:49:00Z">
            <w:rPr>
              <w:rFonts w:ascii="Garamond" w:hAnsi="Garamond" w:cstheme="minorHAnsi"/>
              <w:sz w:val="24"/>
              <w:szCs w:val="24"/>
            </w:rPr>
          </w:rPrChange>
        </w:rPr>
      </w:pPr>
    </w:p>
    <w:tbl>
      <w:tblPr>
        <w:tblW w:w="11199" w:type="dxa"/>
        <w:tblInd w:w="-859" w:type="dxa"/>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504"/>
        <w:gridCol w:w="1504"/>
        <w:gridCol w:w="3088"/>
        <w:gridCol w:w="3685"/>
        <w:gridCol w:w="1418"/>
      </w:tblGrid>
      <w:tr w:rsidR="003F3EDE" w:rsidRPr="00C30B30" w14:paraId="5D684DBD" w14:textId="77777777" w:rsidTr="0025185C">
        <w:trPr>
          <w:trHeight w:val="463"/>
          <w:tblHeader/>
        </w:trPr>
        <w:tc>
          <w:tcPr>
            <w:tcW w:w="1504"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580B8E5A" w14:textId="77777777" w:rsidR="003F3EDE" w:rsidRPr="00C30B30" w:rsidRDefault="003F3EDE" w:rsidP="0025185C">
            <w:pPr>
              <w:widowControl w:val="0"/>
              <w:spacing w:after="0" w:line="240" w:lineRule="auto"/>
              <w:jc w:val="center"/>
              <w:rPr>
                <w:rFonts w:ascii="Arial" w:eastAsia="Times New Roman" w:hAnsi="Arial" w:cs="Arial"/>
                <w:b/>
                <w:bCs/>
                <w:color w:val="FFFFFF" w:themeColor="background1"/>
                <w:spacing w:val="-1"/>
                <w:sz w:val="20"/>
                <w:szCs w:val="20"/>
                <w:rPrChange w:id="2957" w:author="Adelino Naquarta Sepalanga Domingos" w:date="2025-03-05T09:03:00Z" w16du:dateUtc="2025-03-05T08:03:00Z">
                  <w:rPr>
                    <w:rFonts w:ascii="Times New Roman" w:eastAsia="Times New Roman" w:hAnsi="Times New Roman"/>
                    <w:b/>
                    <w:bCs/>
                    <w:color w:val="FFFFFF" w:themeColor="background1"/>
                    <w:spacing w:val="-1"/>
                  </w:rPr>
                </w:rPrChange>
              </w:rPr>
            </w:pPr>
            <w:r w:rsidRPr="00C30B30">
              <w:rPr>
                <w:rFonts w:ascii="Arial" w:eastAsia="Times New Roman" w:hAnsi="Arial" w:cs="Arial"/>
                <w:b/>
                <w:bCs/>
                <w:color w:val="FFFFFF" w:themeColor="background1"/>
                <w:spacing w:val="-1"/>
                <w:sz w:val="20"/>
                <w:szCs w:val="20"/>
                <w:rPrChange w:id="2958" w:author="Adelino Naquarta Sepalanga Domingos" w:date="2025-03-05T09:03:00Z" w16du:dateUtc="2025-03-05T08:03:00Z">
                  <w:rPr>
                    <w:rFonts w:ascii="Times New Roman" w:eastAsia="Times New Roman" w:hAnsi="Times New Roman"/>
                    <w:b/>
                    <w:bCs/>
                    <w:color w:val="FFFFFF" w:themeColor="background1"/>
                    <w:spacing w:val="-1"/>
                  </w:rPr>
                </w:rPrChange>
              </w:rPr>
              <w:t>Índice do campo</w:t>
            </w:r>
          </w:p>
        </w:tc>
        <w:tc>
          <w:tcPr>
            <w:tcW w:w="1504"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4E60FB38" w14:textId="77777777" w:rsidR="003F3EDE" w:rsidRPr="00C30B30" w:rsidRDefault="003F3EDE" w:rsidP="0025185C">
            <w:pPr>
              <w:widowControl w:val="0"/>
              <w:spacing w:after="0" w:line="240" w:lineRule="auto"/>
              <w:jc w:val="center"/>
              <w:rPr>
                <w:rFonts w:ascii="Arial" w:eastAsia="Times New Roman" w:hAnsi="Arial" w:cs="Arial"/>
                <w:b/>
                <w:bCs/>
                <w:color w:val="FFFFFF" w:themeColor="background1"/>
                <w:spacing w:val="-1"/>
                <w:sz w:val="20"/>
                <w:szCs w:val="20"/>
                <w:rPrChange w:id="2959" w:author="Adelino Naquarta Sepalanga Domingos" w:date="2025-03-05T09:03:00Z" w16du:dateUtc="2025-03-05T08:03:00Z">
                  <w:rPr>
                    <w:rFonts w:ascii="Times New Roman" w:eastAsia="Times New Roman" w:hAnsi="Times New Roman"/>
                    <w:b/>
                    <w:bCs/>
                    <w:color w:val="FFFFFF" w:themeColor="background1"/>
                    <w:spacing w:val="-1"/>
                  </w:rPr>
                </w:rPrChange>
              </w:rPr>
            </w:pPr>
            <w:r w:rsidRPr="00C30B30">
              <w:rPr>
                <w:rFonts w:ascii="Arial" w:eastAsia="Times New Roman" w:hAnsi="Arial" w:cs="Arial"/>
                <w:b/>
                <w:bCs/>
                <w:color w:val="FFFFFF" w:themeColor="background1"/>
                <w:spacing w:val="-1"/>
                <w:sz w:val="20"/>
                <w:szCs w:val="20"/>
                <w:rPrChange w:id="2960" w:author="Adelino Naquarta Sepalanga Domingos" w:date="2025-03-05T09:03:00Z" w16du:dateUtc="2025-03-05T08:03:00Z">
                  <w:rPr>
                    <w:rFonts w:ascii="Times New Roman" w:eastAsia="Times New Roman" w:hAnsi="Times New Roman"/>
                    <w:b/>
                    <w:bCs/>
                    <w:color w:val="FFFFFF" w:themeColor="background1"/>
                    <w:spacing w:val="-1"/>
                  </w:rPr>
                </w:rPrChange>
              </w:rPr>
              <w:t>Obrigatório</w:t>
            </w:r>
          </w:p>
        </w:tc>
        <w:tc>
          <w:tcPr>
            <w:tcW w:w="3088"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79927C17" w14:textId="77777777" w:rsidR="003F3EDE" w:rsidRPr="00C30B30" w:rsidRDefault="003F3EDE" w:rsidP="0025185C">
            <w:pPr>
              <w:widowControl w:val="0"/>
              <w:spacing w:after="0" w:line="240" w:lineRule="auto"/>
              <w:jc w:val="center"/>
              <w:rPr>
                <w:rFonts w:ascii="Arial" w:eastAsia="Times New Roman" w:hAnsi="Arial" w:cs="Arial"/>
                <w:b/>
                <w:bCs/>
                <w:color w:val="FFFFFF" w:themeColor="background1"/>
                <w:spacing w:val="-1"/>
                <w:sz w:val="20"/>
                <w:szCs w:val="20"/>
                <w:rPrChange w:id="2961" w:author="Adelino Naquarta Sepalanga Domingos" w:date="2025-03-05T09:03:00Z" w16du:dateUtc="2025-03-05T08:03:00Z">
                  <w:rPr>
                    <w:rFonts w:ascii="Times New Roman" w:eastAsia="Times New Roman" w:hAnsi="Times New Roman"/>
                    <w:b/>
                    <w:bCs/>
                    <w:color w:val="FFFFFF" w:themeColor="background1"/>
                    <w:spacing w:val="-1"/>
                  </w:rPr>
                </w:rPrChange>
              </w:rPr>
            </w:pPr>
            <w:r w:rsidRPr="00C30B30">
              <w:rPr>
                <w:rFonts w:ascii="Arial" w:eastAsia="Times New Roman" w:hAnsi="Arial" w:cs="Arial"/>
                <w:b/>
                <w:bCs/>
                <w:color w:val="FFFFFF" w:themeColor="background1"/>
                <w:spacing w:val="-1"/>
                <w:sz w:val="20"/>
                <w:szCs w:val="20"/>
                <w:rPrChange w:id="2962" w:author="Adelino Naquarta Sepalanga Domingos" w:date="2025-03-05T09:03:00Z" w16du:dateUtc="2025-03-05T08:03:00Z">
                  <w:rPr>
                    <w:rFonts w:ascii="Times New Roman" w:eastAsia="Times New Roman" w:hAnsi="Times New Roman"/>
                    <w:b/>
                    <w:bCs/>
                    <w:color w:val="FFFFFF" w:themeColor="background1"/>
                    <w:spacing w:val="-1"/>
                  </w:rPr>
                </w:rPrChange>
              </w:rPr>
              <w:t>Nome do campo</w:t>
            </w:r>
          </w:p>
        </w:tc>
        <w:tc>
          <w:tcPr>
            <w:tcW w:w="3685"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03AF7C04" w14:textId="77777777" w:rsidR="003F3EDE" w:rsidRPr="00C30B30" w:rsidRDefault="003F3EDE" w:rsidP="0025185C">
            <w:pPr>
              <w:widowControl w:val="0"/>
              <w:spacing w:after="0" w:line="240" w:lineRule="auto"/>
              <w:jc w:val="center"/>
              <w:rPr>
                <w:rFonts w:ascii="Arial" w:eastAsia="Times New Roman" w:hAnsi="Arial" w:cs="Arial"/>
                <w:b/>
                <w:bCs/>
                <w:color w:val="FFFFFF" w:themeColor="background1"/>
                <w:spacing w:val="-1"/>
                <w:sz w:val="20"/>
                <w:szCs w:val="20"/>
                <w:rPrChange w:id="2963" w:author="Adelino Naquarta Sepalanga Domingos" w:date="2025-03-05T09:03:00Z" w16du:dateUtc="2025-03-05T08:03:00Z">
                  <w:rPr>
                    <w:rFonts w:ascii="Times New Roman" w:eastAsia="Times New Roman" w:hAnsi="Times New Roman"/>
                    <w:b/>
                    <w:bCs/>
                    <w:color w:val="FFFFFF" w:themeColor="background1"/>
                    <w:spacing w:val="-1"/>
                  </w:rPr>
                </w:rPrChange>
              </w:rPr>
            </w:pPr>
            <w:r w:rsidRPr="00C30B30">
              <w:rPr>
                <w:rFonts w:ascii="Arial" w:eastAsia="Times New Roman" w:hAnsi="Arial" w:cs="Arial"/>
                <w:b/>
                <w:bCs/>
                <w:color w:val="FFFFFF" w:themeColor="background1"/>
                <w:spacing w:val="-1"/>
                <w:sz w:val="20"/>
                <w:szCs w:val="20"/>
                <w:rPrChange w:id="2964" w:author="Adelino Naquarta Sepalanga Domingos" w:date="2025-03-05T09:03:00Z" w16du:dateUtc="2025-03-05T08:03:00Z">
                  <w:rPr>
                    <w:rFonts w:ascii="Times New Roman" w:eastAsia="Times New Roman" w:hAnsi="Times New Roman"/>
                    <w:b/>
                    <w:bCs/>
                    <w:color w:val="FFFFFF" w:themeColor="background1"/>
                    <w:spacing w:val="-1"/>
                  </w:rPr>
                </w:rPrChange>
              </w:rPr>
              <w:t>Notas técnicas</w:t>
            </w:r>
          </w:p>
        </w:tc>
        <w:tc>
          <w:tcPr>
            <w:tcW w:w="1418"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7E354A17" w14:textId="77777777" w:rsidR="003F3EDE" w:rsidRPr="00C30B30" w:rsidRDefault="003F3EDE" w:rsidP="0025185C">
            <w:pPr>
              <w:widowControl w:val="0"/>
              <w:spacing w:after="0" w:line="240" w:lineRule="auto"/>
              <w:jc w:val="center"/>
              <w:rPr>
                <w:rFonts w:ascii="Arial" w:eastAsia="Times New Roman" w:hAnsi="Arial" w:cs="Arial"/>
                <w:b/>
                <w:bCs/>
                <w:color w:val="FFFFFF" w:themeColor="background1"/>
                <w:spacing w:val="-1"/>
                <w:sz w:val="20"/>
                <w:szCs w:val="20"/>
                <w:rPrChange w:id="2965" w:author="Adelino Naquarta Sepalanga Domingos" w:date="2025-03-05T09:03:00Z" w16du:dateUtc="2025-03-05T08:03:00Z">
                  <w:rPr>
                    <w:rFonts w:ascii="Times New Roman" w:eastAsia="Times New Roman" w:hAnsi="Times New Roman"/>
                    <w:b/>
                    <w:bCs/>
                    <w:color w:val="FFFFFF" w:themeColor="background1"/>
                    <w:spacing w:val="-1"/>
                  </w:rPr>
                </w:rPrChange>
              </w:rPr>
            </w:pPr>
            <w:r w:rsidRPr="00C30B30">
              <w:rPr>
                <w:rFonts w:ascii="Arial" w:eastAsia="Times New Roman" w:hAnsi="Arial" w:cs="Arial"/>
                <w:b/>
                <w:bCs/>
                <w:color w:val="FFFFFF" w:themeColor="background1"/>
                <w:spacing w:val="-1"/>
                <w:sz w:val="20"/>
                <w:szCs w:val="20"/>
                <w:rPrChange w:id="2966" w:author="Adelino Naquarta Sepalanga Domingos" w:date="2025-03-05T09:03:00Z" w16du:dateUtc="2025-03-05T08:03:00Z">
                  <w:rPr>
                    <w:rFonts w:ascii="Times New Roman" w:eastAsia="Times New Roman" w:hAnsi="Times New Roman"/>
                    <w:b/>
                    <w:bCs/>
                    <w:color w:val="FFFFFF" w:themeColor="background1"/>
                    <w:spacing w:val="-1"/>
                  </w:rPr>
                </w:rPrChange>
              </w:rPr>
              <w:t>Formato</w:t>
            </w:r>
          </w:p>
        </w:tc>
      </w:tr>
      <w:tr w:rsidR="003F3EDE" w:rsidRPr="00C30B30" w14:paraId="7E56F353" w14:textId="77777777" w:rsidTr="0025185C">
        <w:trPr>
          <w:trHeight w:val="396"/>
        </w:trPr>
        <w:tc>
          <w:tcPr>
            <w:tcW w:w="1504" w:type="dxa"/>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tcPr>
          <w:p w14:paraId="057B2F65" w14:textId="77777777" w:rsidR="003F3EDE" w:rsidRPr="00C30B30" w:rsidRDefault="003F3EDE" w:rsidP="0025185C">
            <w:pPr>
              <w:jc w:val="center"/>
              <w:rPr>
                <w:rFonts w:ascii="Arial" w:eastAsia="Times New Roman" w:hAnsi="Arial" w:cs="Arial"/>
                <w:spacing w:val="-1"/>
                <w:sz w:val="20"/>
                <w:szCs w:val="20"/>
                <w:rPrChange w:id="2967" w:author="Adelino Naquarta Sepalanga Domingos" w:date="2025-03-05T09:03:00Z" w16du:dateUtc="2025-03-05T08:03:00Z">
                  <w:rPr>
                    <w:rFonts w:ascii="Times New Roman" w:eastAsia="Times New Roman" w:hAnsi="Times New Roman"/>
                    <w:spacing w:val="-1"/>
                  </w:rPr>
                </w:rPrChange>
              </w:rPr>
            </w:pPr>
          </w:p>
          <w:p w14:paraId="61D5E019" w14:textId="77777777" w:rsidR="003F3EDE" w:rsidRPr="00C30B30" w:rsidRDefault="003F3EDE" w:rsidP="0025185C">
            <w:pPr>
              <w:jc w:val="center"/>
              <w:rPr>
                <w:rFonts w:ascii="Arial" w:eastAsia="Times New Roman" w:hAnsi="Arial" w:cs="Arial"/>
                <w:spacing w:val="-1"/>
                <w:sz w:val="20"/>
                <w:szCs w:val="20"/>
                <w:rPrChange w:id="2968"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2969" w:author="Adelino Naquarta Sepalanga Domingos" w:date="2025-03-05T09:03:00Z" w16du:dateUtc="2025-03-05T08:03:00Z">
                  <w:rPr>
                    <w:rFonts w:ascii="Times New Roman" w:eastAsia="Times New Roman" w:hAnsi="Times New Roman"/>
                    <w:spacing w:val="-1"/>
                  </w:rPr>
                </w:rPrChange>
              </w:rPr>
              <w:t xml:space="preserve">  2.1.1</w:t>
            </w:r>
            <w:r w:rsidRPr="00C30B30">
              <w:rPr>
                <w:rFonts w:ascii="Arial" w:eastAsia="Times New Roman" w:hAnsi="Arial" w:cs="Arial"/>
                <w:spacing w:val="-1"/>
                <w:sz w:val="20"/>
                <w:szCs w:val="20"/>
                <w:rPrChange w:id="2970" w:author="Adelino Naquarta Sepalanga Domingos" w:date="2025-03-05T09:03:00Z" w16du:dateUtc="2025-03-05T08:03:00Z">
                  <w:rPr>
                    <w:rFonts w:ascii="Times New Roman" w:eastAsia="Times New Roman" w:hAnsi="Times New Roman"/>
                    <w:spacing w:val="-1"/>
                  </w:rPr>
                </w:rPrChange>
              </w:rPr>
              <w:tab/>
            </w:r>
          </w:p>
          <w:p w14:paraId="650317F0" w14:textId="77777777" w:rsidR="003F3EDE" w:rsidRPr="00C30B30" w:rsidRDefault="003F3EDE" w:rsidP="0025185C">
            <w:pPr>
              <w:jc w:val="center"/>
              <w:rPr>
                <w:rFonts w:ascii="Arial" w:eastAsia="Times New Roman" w:hAnsi="Arial" w:cs="Arial"/>
                <w:spacing w:val="-1"/>
                <w:sz w:val="20"/>
                <w:szCs w:val="20"/>
                <w:rPrChange w:id="2971" w:author="Adelino Naquarta Sepalanga Domingos" w:date="2025-03-05T09:03:00Z" w16du:dateUtc="2025-03-05T08:03:00Z">
                  <w:rPr>
                    <w:rFonts w:ascii="Times New Roman" w:eastAsia="Times New Roman" w:hAnsi="Times New Roman"/>
                    <w:spacing w:val="-1"/>
                  </w:rPr>
                </w:rPrChange>
              </w:rPr>
            </w:pPr>
          </w:p>
        </w:tc>
        <w:tc>
          <w:tcPr>
            <w:tcW w:w="1504" w:type="dxa"/>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tcPr>
          <w:p w14:paraId="42BA51DE" w14:textId="77777777" w:rsidR="003F3EDE" w:rsidRPr="00C30B30" w:rsidRDefault="003F3EDE" w:rsidP="0025185C">
            <w:pPr>
              <w:jc w:val="center"/>
              <w:rPr>
                <w:rFonts w:ascii="Arial" w:eastAsia="Times New Roman" w:hAnsi="Arial" w:cs="Arial"/>
                <w:spacing w:val="-1"/>
                <w:sz w:val="20"/>
                <w:szCs w:val="20"/>
                <w:rPrChange w:id="2972" w:author="Adelino Naquarta Sepalanga Domingos" w:date="2025-03-05T09:03:00Z" w16du:dateUtc="2025-03-05T08:03:00Z">
                  <w:rPr>
                    <w:rFonts w:ascii="Times New Roman" w:eastAsia="Times New Roman" w:hAnsi="Times New Roman"/>
                    <w:spacing w:val="-1"/>
                  </w:rPr>
                </w:rPrChange>
              </w:rPr>
            </w:pPr>
          </w:p>
          <w:p w14:paraId="00E378E9" w14:textId="77777777" w:rsidR="003F3EDE" w:rsidRPr="00C30B30" w:rsidRDefault="003F3EDE" w:rsidP="0025185C">
            <w:pPr>
              <w:jc w:val="center"/>
              <w:rPr>
                <w:rFonts w:ascii="Arial" w:eastAsia="Times New Roman" w:hAnsi="Arial" w:cs="Arial"/>
                <w:spacing w:val="-1"/>
                <w:sz w:val="20"/>
                <w:szCs w:val="20"/>
                <w:rPrChange w:id="2973"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2974" w:author="Adelino Naquarta Sepalanga Domingos" w:date="2025-03-05T09:03:00Z" w16du:dateUtc="2025-03-05T08:03:00Z">
                  <w:rPr>
                    <w:rFonts w:ascii="Times New Roman" w:eastAsia="Times New Roman" w:hAnsi="Times New Roman"/>
                    <w:spacing w:val="-1"/>
                  </w:rPr>
                </w:rPrChange>
              </w:rPr>
              <w:t>*</w:t>
            </w:r>
          </w:p>
        </w:tc>
        <w:tc>
          <w:tcPr>
            <w:tcW w:w="3088" w:type="dxa"/>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tcPr>
          <w:p w14:paraId="31A22C28" w14:textId="68FCBA76" w:rsidR="003F3EDE" w:rsidRPr="00C30B30" w:rsidRDefault="003F3EDE" w:rsidP="0025185C">
            <w:pPr>
              <w:rPr>
                <w:rFonts w:ascii="Arial" w:eastAsia="Times New Roman" w:hAnsi="Arial" w:cs="Arial"/>
                <w:spacing w:val="-1"/>
                <w:sz w:val="20"/>
                <w:szCs w:val="20"/>
                <w:rPrChange w:id="2975"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2976" w:author="Adelino Naquarta Sepalanga Domingos" w:date="2025-03-05T09:03:00Z" w16du:dateUtc="2025-03-05T08:03:00Z">
                  <w:rPr>
                    <w:rFonts w:ascii="Times New Roman" w:eastAsia="Times New Roman" w:hAnsi="Times New Roman"/>
                    <w:spacing w:val="-1"/>
                  </w:rPr>
                </w:rPrChange>
              </w:rPr>
              <w:t>Referencial de classificação</w:t>
            </w:r>
            <w:ins w:id="2977" w:author="Adelino Naquarta Sepalanga Domingos" w:date="2025-03-05T09:04:00Z" w16du:dateUtc="2025-03-05T08:04:00Z">
              <w:r w:rsidR="00C30B30">
                <w:rPr>
                  <w:rFonts w:ascii="Arial" w:eastAsia="Times New Roman" w:hAnsi="Arial" w:cs="Arial"/>
                  <w:spacing w:val="-1"/>
                  <w:sz w:val="20"/>
                  <w:szCs w:val="20"/>
                </w:rPr>
                <w:t xml:space="preserve"> </w:t>
              </w:r>
            </w:ins>
            <w:del w:id="2978" w:author="Adelino Naquarta Sepalanga Domingos" w:date="2025-03-05T09:04:00Z" w16du:dateUtc="2025-03-05T08:04:00Z">
              <w:r w:rsidRPr="00C30B30" w:rsidDel="00C30B30">
                <w:rPr>
                  <w:rFonts w:ascii="Arial" w:eastAsia="Times New Roman" w:hAnsi="Arial" w:cs="Arial"/>
                  <w:spacing w:val="-1"/>
                  <w:sz w:val="20"/>
                  <w:szCs w:val="20"/>
                  <w:rPrChange w:id="2979" w:author="Adelino Naquarta Sepalanga Domingos" w:date="2025-03-05T09:03:00Z" w16du:dateUtc="2025-03-05T08:03:00Z">
                    <w:rPr>
                      <w:rFonts w:ascii="Times New Roman" w:eastAsia="Times New Roman" w:hAnsi="Times New Roman"/>
                      <w:spacing w:val="-1"/>
                    </w:rPr>
                  </w:rPrChange>
                </w:rPr>
                <w:delText xml:space="preserve"> </w:delText>
              </w:r>
            </w:del>
          </w:p>
          <w:p w14:paraId="3584C623" w14:textId="77777777" w:rsidR="003F3EDE" w:rsidRPr="00C30B30" w:rsidRDefault="003F3EDE" w:rsidP="0025185C">
            <w:pPr>
              <w:rPr>
                <w:rFonts w:ascii="Arial" w:eastAsia="Times New Roman" w:hAnsi="Arial" w:cs="Arial"/>
                <w:spacing w:val="-1"/>
                <w:sz w:val="20"/>
                <w:szCs w:val="20"/>
                <w:rPrChange w:id="2980"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2981" w:author="Adelino Naquarta Sepalanga Domingos" w:date="2025-03-05T09:03:00Z" w16du:dateUtc="2025-03-05T08:03:00Z">
                  <w:rPr>
                    <w:rFonts w:ascii="Times New Roman" w:eastAsia="Times New Roman" w:hAnsi="Times New Roman"/>
                    <w:spacing w:val="-1"/>
                  </w:rPr>
                </w:rPrChange>
              </w:rPr>
              <w:t>de contas (TaxonomyReference)</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tcPr>
          <w:p w14:paraId="41B1F642" w14:textId="77777777" w:rsidR="003F3EDE" w:rsidRPr="00C30B30" w:rsidRDefault="003F3EDE" w:rsidP="0025185C">
            <w:pPr>
              <w:rPr>
                <w:rFonts w:ascii="Arial" w:eastAsia="Times New Roman" w:hAnsi="Arial" w:cs="Arial"/>
                <w:spacing w:val="-1"/>
                <w:sz w:val="20"/>
                <w:szCs w:val="20"/>
                <w:rPrChange w:id="2982"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2983" w:author="Adelino Naquarta Sepalanga Domingos" w:date="2025-03-05T09:03:00Z" w16du:dateUtc="2025-03-05T08:03:00Z">
                  <w:rPr>
                    <w:rFonts w:ascii="Times New Roman" w:eastAsia="Times New Roman" w:hAnsi="Times New Roman"/>
                    <w:spacing w:val="-1"/>
                  </w:rPr>
                </w:rPrChange>
              </w:rPr>
              <w:t>Deve indicar um dos</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tcPr>
          <w:p w14:paraId="63411359" w14:textId="77777777" w:rsidR="003F3EDE" w:rsidRPr="00C30B30" w:rsidRDefault="003F3EDE" w:rsidP="0025185C">
            <w:pPr>
              <w:jc w:val="center"/>
              <w:rPr>
                <w:rFonts w:ascii="Arial" w:eastAsia="Times New Roman" w:hAnsi="Arial" w:cs="Arial"/>
                <w:spacing w:val="-1"/>
                <w:sz w:val="20"/>
                <w:szCs w:val="20"/>
                <w:rPrChange w:id="2984" w:author="Adelino Naquarta Sepalanga Domingos" w:date="2025-03-05T09:03:00Z" w16du:dateUtc="2025-03-05T08:03:00Z">
                  <w:rPr>
                    <w:rFonts w:ascii="Times New Roman" w:eastAsia="Times New Roman" w:hAnsi="Times New Roman"/>
                    <w:spacing w:val="-1"/>
                  </w:rPr>
                </w:rPrChange>
              </w:rPr>
            </w:pPr>
          </w:p>
          <w:p w14:paraId="52902136" w14:textId="77777777" w:rsidR="003F3EDE" w:rsidRPr="00C30B30" w:rsidRDefault="003F3EDE" w:rsidP="0025185C">
            <w:pPr>
              <w:jc w:val="center"/>
              <w:rPr>
                <w:rFonts w:ascii="Arial" w:eastAsia="Times New Roman" w:hAnsi="Arial" w:cs="Arial"/>
                <w:spacing w:val="-1"/>
                <w:sz w:val="20"/>
                <w:szCs w:val="20"/>
                <w:rPrChange w:id="2985"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2986" w:author="Adelino Naquarta Sepalanga Domingos" w:date="2025-03-05T09:03:00Z" w16du:dateUtc="2025-03-05T08:03:00Z">
                  <w:rPr>
                    <w:rFonts w:ascii="Times New Roman" w:eastAsia="Times New Roman" w:hAnsi="Times New Roman"/>
                    <w:spacing w:val="-1"/>
                  </w:rPr>
                </w:rPrChange>
              </w:rPr>
              <w:t>1</w:t>
            </w:r>
          </w:p>
        </w:tc>
      </w:tr>
      <w:tr w:rsidR="003F3EDE" w:rsidRPr="00C30B30" w14:paraId="09BE0315" w14:textId="77777777" w:rsidTr="0025185C">
        <w:trPr>
          <w:trHeight w:val="396"/>
        </w:trPr>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8C1A7C4" w14:textId="77777777" w:rsidR="003F3EDE" w:rsidRPr="00C30B30" w:rsidRDefault="003F3EDE" w:rsidP="0025185C">
            <w:pPr>
              <w:jc w:val="center"/>
              <w:rPr>
                <w:rFonts w:ascii="Arial" w:eastAsia="Times New Roman" w:hAnsi="Arial" w:cs="Arial"/>
                <w:spacing w:val="-1"/>
                <w:sz w:val="20"/>
                <w:szCs w:val="20"/>
                <w:rPrChange w:id="2987"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2988" w:author="Adelino Naquarta Sepalanga Domingos" w:date="2025-03-05T09:03:00Z" w16du:dateUtc="2025-03-05T08:03:00Z">
                  <w:rPr>
                    <w:rFonts w:ascii="Times New Roman" w:eastAsia="Times New Roman" w:hAnsi="Times New Roman"/>
                    <w:spacing w:val="-1"/>
                  </w:rPr>
                </w:rPrChange>
              </w:rPr>
              <w:t>2.1.2.</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84E0AB4" w14:textId="77777777" w:rsidR="003F3EDE" w:rsidRPr="00C30B30" w:rsidRDefault="003F3EDE" w:rsidP="0025185C">
            <w:pPr>
              <w:jc w:val="center"/>
              <w:rPr>
                <w:rFonts w:ascii="Arial" w:eastAsia="Times New Roman" w:hAnsi="Arial" w:cs="Arial"/>
                <w:spacing w:val="-1"/>
                <w:sz w:val="20"/>
                <w:szCs w:val="20"/>
                <w:rPrChange w:id="2989"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2990" w:author="Adelino Naquarta Sepalanga Domingos" w:date="2025-03-05T09:03:00Z" w16du:dateUtc="2025-03-05T08:03:00Z">
                  <w:rPr>
                    <w:rFonts w:ascii="Times New Roman" w:eastAsia="Times New Roman" w:hAnsi="Times New Roman"/>
                    <w:spacing w:val="-1"/>
                  </w:rPr>
                </w:rPrChange>
              </w:rPr>
              <w:t>*</w:t>
            </w:r>
          </w:p>
        </w:tc>
        <w:tc>
          <w:tcPr>
            <w:tcW w:w="308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4FD88F0" w14:textId="77777777" w:rsidR="003F3EDE" w:rsidRPr="00C30B30" w:rsidRDefault="003F3EDE" w:rsidP="0025185C">
            <w:pPr>
              <w:rPr>
                <w:rFonts w:ascii="Arial" w:eastAsia="Times New Roman" w:hAnsi="Arial" w:cs="Arial"/>
                <w:spacing w:val="-1"/>
                <w:sz w:val="20"/>
                <w:szCs w:val="20"/>
                <w:rPrChange w:id="2991"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2992" w:author="Adelino Naquarta Sepalanga Domingos" w:date="2025-03-05T09:03:00Z" w16du:dateUtc="2025-03-05T08:03:00Z">
                  <w:rPr>
                    <w:rFonts w:ascii="Times New Roman" w:eastAsia="Times New Roman" w:hAnsi="Times New Roman"/>
                    <w:spacing w:val="-1"/>
                  </w:rPr>
                </w:rPrChange>
              </w:rPr>
              <w:t>Registo</w:t>
            </w:r>
            <w:r w:rsidRPr="00C30B30">
              <w:rPr>
                <w:rFonts w:ascii="Arial" w:eastAsia="Times New Roman" w:hAnsi="Arial" w:cs="Arial"/>
                <w:spacing w:val="-1"/>
                <w:sz w:val="20"/>
                <w:szCs w:val="20"/>
                <w:rPrChange w:id="2993" w:author="Adelino Naquarta Sepalanga Domingos" w:date="2025-03-05T09:03:00Z" w16du:dateUtc="2025-03-05T08:03:00Z">
                  <w:rPr>
                    <w:rFonts w:ascii="Times New Roman" w:eastAsia="Times New Roman" w:hAnsi="Times New Roman"/>
                    <w:spacing w:val="-1"/>
                  </w:rPr>
                </w:rPrChange>
              </w:rPr>
              <w:tab/>
              <w:t>na tabela de contas (Account)</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D7B2817" w14:textId="77777777" w:rsidR="003F3EDE" w:rsidRPr="00C30B30" w:rsidRDefault="003F3EDE" w:rsidP="0025185C">
            <w:pPr>
              <w:rPr>
                <w:rFonts w:ascii="Arial" w:eastAsia="Times New Roman" w:hAnsi="Arial" w:cs="Arial"/>
                <w:spacing w:val="-1"/>
                <w:sz w:val="20"/>
                <w:szCs w:val="20"/>
                <w:rPrChange w:id="2994" w:author="Adelino Naquarta Sepalanga Domingos" w:date="2025-03-05T09:03:00Z" w16du:dateUtc="2025-03-05T08:03: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8BDF071" w14:textId="77777777" w:rsidR="003F3EDE" w:rsidRPr="00C30B30" w:rsidRDefault="003F3EDE" w:rsidP="0025185C">
            <w:pPr>
              <w:jc w:val="center"/>
              <w:rPr>
                <w:rFonts w:ascii="Arial" w:eastAsia="Times New Roman" w:hAnsi="Arial" w:cs="Arial"/>
                <w:spacing w:val="-1"/>
                <w:sz w:val="20"/>
                <w:szCs w:val="20"/>
                <w:rPrChange w:id="2995"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2996" w:author="Adelino Naquarta Sepalanga Domingos" w:date="2025-03-05T09:03:00Z" w16du:dateUtc="2025-03-05T08:03:00Z">
                  <w:rPr>
                    <w:rFonts w:ascii="Times New Roman" w:eastAsia="Times New Roman" w:hAnsi="Times New Roman"/>
                    <w:spacing w:val="-1"/>
                  </w:rPr>
                </w:rPrChange>
              </w:rPr>
              <w:t>Não Aplicável</w:t>
            </w:r>
          </w:p>
        </w:tc>
      </w:tr>
      <w:tr w:rsidR="003F3EDE" w:rsidRPr="00C30B30" w14:paraId="6FD17D10" w14:textId="77777777" w:rsidTr="0025185C">
        <w:trPr>
          <w:trHeight w:val="882"/>
        </w:trPr>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98902E9" w14:textId="77777777" w:rsidR="003F3EDE" w:rsidRPr="00C30B30" w:rsidRDefault="003F3EDE" w:rsidP="0025185C">
            <w:pPr>
              <w:jc w:val="center"/>
              <w:rPr>
                <w:rFonts w:ascii="Arial" w:eastAsia="Times New Roman" w:hAnsi="Arial" w:cs="Arial"/>
                <w:spacing w:val="-1"/>
                <w:sz w:val="20"/>
                <w:szCs w:val="20"/>
                <w:rPrChange w:id="2997" w:author="Adelino Naquarta Sepalanga Domingos" w:date="2025-03-05T09:03:00Z" w16du:dateUtc="2025-03-05T08:03:00Z">
                  <w:rPr>
                    <w:rFonts w:ascii="Times New Roman" w:eastAsia="Times New Roman" w:hAnsi="Times New Roman"/>
                    <w:spacing w:val="-1"/>
                  </w:rPr>
                </w:rPrChange>
              </w:rPr>
            </w:pPr>
          </w:p>
          <w:p w14:paraId="78418D04" w14:textId="77777777" w:rsidR="003F3EDE" w:rsidRPr="00C30B30" w:rsidRDefault="003F3EDE" w:rsidP="0025185C">
            <w:pPr>
              <w:jc w:val="center"/>
              <w:rPr>
                <w:rFonts w:ascii="Arial" w:eastAsia="Times New Roman" w:hAnsi="Arial" w:cs="Arial"/>
                <w:spacing w:val="-1"/>
                <w:sz w:val="20"/>
                <w:szCs w:val="20"/>
                <w:rPrChange w:id="2998"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2999" w:author="Adelino Naquarta Sepalanga Domingos" w:date="2025-03-05T09:03:00Z" w16du:dateUtc="2025-03-05T08:03:00Z">
                  <w:rPr>
                    <w:rFonts w:ascii="Times New Roman" w:eastAsia="Times New Roman" w:hAnsi="Times New Roman"/>
                    <w:spacing w:val="-1"/>
                  </w:rPr>
                </w:rPrChange>
              </w:rPr>
              <w:t>2.1.2.1.</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5CBD3A2" w14:textId="77777777" w:rsidR="003F3EDE" w:rsidRPr="00C30B30" w:rsidRDefault="003F3EDE" w:rsidP="0025185C">
            <w:pPr>
              <w:jc w:val="center"/>
              <w:rPr>
                <w:rFonts w:ascii="Arial" w:eastAsia="Times New Roman" w:hAnsi="Arial" w:cs="Arial"/>
                <w:spacing w:val="-1"/>
                <w:sz w:val="20"/>
                <w:szCs w:val="20"/>
                <w:rPrChange w:id="3000" w:author="Adelino Naquarta Sepalanga Domingos" w:date="2025-03-05T09:03:00Z" w16du:dateUtc="2025-03-05T08:03:00Z">
                  <w:rPr>
                    <w:rFonts w:ascii="Times New Roman" w:eastAsia="Times New Roman" w:hAnsi="Times New Roman"/>
                    <w:spacing w:val="-1"/>
                  </w:rPr>
                </w:rPrChange>
              </w:rPr>
            </w:pPr>
          </w:p>
          <w:p w14:paraId="7782A705" w14:textId="77777777" w:rsidR="003F3EDE" w:rsidRPr="00C30B30" w:rsidRDefault="003F3EDE" w:rsidP="0025185C">
            <w:pPr>
              <w:jc w:val="center"/>
              <w:rPr>
                <w:rFonts w:ascii="Arial" w:eastAsia="Times New Roman" w:hAnsi="Arial" w:cs="Arial"/>
                <w:spacing w:val="-1"/>
                <w:sz w:val="20"/>
                <w:szCs w:val="20"/>
                <w:rPrChange w:id="3001"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002" w:author="Adelino Naquarta Sepalanga Domingos" w:date="2025-03-05T09:03:00Z" w16du:dateUtc="2025-03-05T08:03:00Z">
                  <w:rPr>
                    <w:rFonts w:ascii="Times New Roman" w:eastAsia="Times New Roman" w:hAnsi="Times New Roman"/>
                    <w:spacing w:val="-1"/>
                  </w:rPr>
                </w:rPrChange>
              </w:rPr>
              <w:t>*</w:t>
            </w:r>
          </w:p>
        </w:tc>
        <w:tc>
          <w:tcPr>
            <w:tcW w:w="308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A4E5B5B" w14:textId="77777777" w:rsidR="003F3EDE" w:rsidRPr="00C30B30" w:rsidRDefault="003F3EDE" w:rsidP="0025185C">
            <w:pPr>
              <w:rPr>
                <w:rFonts w:ascii="Arial" w:eastAsia="Times New Roman" w:hAnsi="Arial" w:cs="Arial"/>
                <w:spacing w:val="-1"/>
                <w:sz w:val="20"/>
                <w:szCs w:val="20"/>
                <w:rPrChange w:id="3003"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004" w:author="Adelino Naquarta Sepalanga Domingos" w:date="2025-03-05T09:03:00Z" w16du:dateUtc="2025-03-05T08:03:00Z">
                  <w:rPr>
                    <w:rFonts w:ascii="Times New Roman" w:eastAsia="Times New Roman" w:hAnsi="Times New Roman"/>
                    <w:spacing w:val="-1"/>
                  </w:rPr>
                </w:rPrChange>
              </w:rPr>
              <w:t>Código</w:t>
            </w:r>
            <w:r w:rsidRPr="00C30B30">
              <w:rPr>
                <w:rFonts w:ascii="Arial" w:eastAsia="Times New Roman" w:hAnsi="Arial" w:cs="Arial"/>
                <w:spacing w:val="-1"/>
                <w:sz w:val="20"/>
                <w:szCs w:val="20"/>
                <w:rPrChange w:id="3005" w:author="Adelino Naquarta Sepalanga Domingos" w:date="2025-03-05T09:03:00Z" w16du:dateUtc="2025-03-05T08:03:00Z">
                  <w:rPr>
                    <w:rFonts w:ascii="Times New Roman" w:eastAsia="Times New Roman" w:hAnsi="Times New Roman"/>
                    <w:spacing w:val="-1"/>
                  </w:rPr>
                </w:rPrChange>
              </w:rPr>
              <w:tab/>
              <w:t>da conta (AccountID)</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B13ABAA" w14:textId="77777777" w:rsidR="003F3EDE" w:rsidRPr="00C30B30" w:rsidRDefault="003F3EDE" w:rsidP="0025185C">
            <w:pPr>
              <w:rPr>
                <w:rFonts w:ascii="Arial" w:eastAsia="Times New Roman" w:hAnsi="Arial" w:cs="Arial"/>
                <w:spacing w:val="-1"/>
                <w:sz w:val="20"/>
                <w:szCs w:val="20"/>
                <w:rPrChange w:id="3006"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007" w:author="Adelino Naquarta Sepalanga Domingos" w:date="2025-03-05T09:03:00Z" w16du:dateUtc="2025-03-05T08:03:00Z">
                  <w:rPr>
                    <w:rFonts w:ascii="Times New Roman" w:eastAsia="Times New Roman" w:hAnsi="Times New Roman"/>
                    <w:spacing w:val="-1"/>
                  </w:rPr>
                </w:rPrChange>
              </w:rPr>
              <w:t>Devem constar do ficheiro todas as contas, incluindo as respectivas contas integradoras, até às contas do Razão.</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CAD9165" w14:textId="77777777" w:rsidR="003F3EDE" w:rsidRPr="00C30B30" w:rsidRDefault="003F3EDE" w:rsidP="0025185C">
            <w:pPr>
              <w:jc w:val="center"/>
              <w:rPr>
                <w:rFonts w:ascii="Arial" w:eastAsia="Times New Roman" w:hAnsi="Arial" w:cs="Arial"/>
                <w:spacing w:val="-1"/>
                <w:sz w:val="20"/>
                <w:szCs w:val="20"/>
                <w:rPrChange w:id="3008"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009" w:author="Adelino Naquarta Sepalanga Domingos" w:date="2025-03-05T09:03:00Z" w16du:dateUtc="2025-03-05T08:03:00Z">
                  <w:rPr>
                    <w:rFonts w:ascii="Times New Roman" w:eastAsia="Times New Roman" w:hAnsi="Times New Roman"/>
                    <w:spacing w:val="-1"/>
                  </w:rPr>
                </w:rPrChange>
              </w:rPr>
              <w:t>Texto</w:t>
            </w:r>
          </w:p>
          <w:p w14:paraId="49AF941A" w14:textId="77777777" w:rsidR="003F3EDE" w:rsidRPr="00C30B30" w:rsidRDefault="003F3EDE" w:rsidP="0025185C">
            <w:pPr>
              <w:jc w:val="center"/>
              <w:rPr>
                <w:rFonts w:ascii="Arial" w:eastAsia="Times New Roman" w:hAnsi="Arial" w:cs="Arial"/>
                <w:spacing w:val="-1"/>
                <w:sz w:val="20"/>
                <w:szCs w:val="20"/>
                <w:rPrChange w:id="3010"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011" w:author="Adelino Naquarta Sepalanga Domingos" w:date="2025-03-05T09:03:00Z" w16du:dateUtc="2025-03-05T08:03:00Z">
                  <w:rPr>
                    <w:rFonts w:ascii="Times New Roman" w:eastAsia="Times New Roman" w:hAnsi="Times New Roman"/>
                    <w:spacing w:val="-1"/>
                  </w:rPr>
                </w:rPrChange>
              </w:rPr>
              <w:t>30</w:t>
            </w:r>
          </w:p>
        </w:tc>
      </w:tr>
      <w:tr w:rsidR="003F3EDE" w:rsidRPr="00C30B30" w14:paraId="7C0D4C16" w14:textId="77777777" w:rsidTr="0025185C">
        <w:trPr>
          <w:trHeight w:val="573"/>
        </w:trPr>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2B7C3ED" w14:textId="77777777" w:rsidR="003F3EDE" w:rsidRPr="00C30B30" w:rsidRDefault="003F3EDE" w:rsidP="0025185C">
            <w:pPr>
              <w:jc w:val="center"/>
              <w:rPr>
                <w:rFonts w:ascii="Arial" w:eastAsia="Times New Roman" w:hAnsi="Arial" w:cs="Arial"/>
                <w:spacing w:val="-1"/>
                <w:sz w:val="20"/>
                <w:szCs w:val="20"/>
                <w:rPrChange w:id="3012"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013" w:author="Adelino Naquarta Sepalanga Domingos" w:date="2025-03-05T09:03:00Z" w16du:dateUtc="2025-03-05T08:03:00Z">
                  <w:rPr>
                    <w:rFonts w:ascii="Times New Roman" w:eastAsia="Times New Roman" w:hAnsi="Times New Roman"/>
                    <w:spacing w:val="-1"/>
                  </w:rPr>
                </w:rPrChange>
              </w:rPr>
              <w:t>2.1.2.2.</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EE43156" w14:textId="77777777" w:rsidR="003F3EDE" w:rsidRPr="00C30B30" w:rsidRDefault="003F3EDE" w:rsidP="0025185C">
            <w:pPr>
              <w:jc w:val="center"/>
              <w:rPr>
                <w:rFonts w:ascii="Arial" w:eastAsia="Times New Roman" w:hAnsi="Arial" w:cs="Arial"/>
                <w:spacing w:val="-1"/>
                <w:sz w:val="20"/>
                <w:szCs w:val="20"/>
                <w:rPrChange w:id="3014"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015" w:author="Adelino Naquarta Sepalanga Domingos" w:date="2025-03-05T09:03:00Z" w16du:dateUtc="2025-03-05T08:03:00Z">
                  <w:rPr>
                    <w:rFonts w:ascii="Times New Roman" w:eastAsia="Times New Roman" w:hAnsi="Times New Roman"/>
                    <w:spacing w:val="-1"/>
                  </w:rPr>
                </w:rPrChange>
              </w:rPr>
              <w:t>*</w:t>
            </w:r>
          </w:p>
        </w:tc>
        <w:tc>
          <w:tcPr>
            <w:tcW w:w="308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345B311" w14:textId="77777777" w:rsidR="003F3EDE" w:rsidRPr="00C30B30" w:rsidRDefault="003F3EDE" w:rsidP="0025185C">
            <w:pPr>
              <w:rPr>
                <w:rFonts w:ascii="Arial" w:eastAsia="Times New Roman" w:hAnsi="Arial" w:cs="Arial"/>
                <w:spacing w:val="-1"/>
                <w:sz w:val="20"/>
                <w:szCs w:val="20"/>
                <w:rPrChange w:id="3016"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017" w:author="Adelino Naquarta Sepalanga Domingos" w:date="2025-03-05T09:03:00Z" w16du:dateUtc="2025-03-05T08:03:00Z">
                  <w:rPr>
                    <w:rFonts w:ascii="Times New Roman" w:eastAsia="Times New Roman" w:hAnsi="Times New Roman"/>
                    <w:spacing w:val="-1"/>
                  </w:rPr>
                </w:rPrChange>
              </w:rPr>
              <w:t>Descrição da conta (AccountDescription)</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3F372B5" w14:textId="77777777" w:rsidR="003F3EDE" w:rsidRPr="00C30B30" w:rsidRDefault="003F3EDE" w:rsidP="0025185C">
            <w:pPr>
              <w:rPr>
                <w:rFonts w:ascii="Arial" w:eastAsia="Times New Roman" w:hAnsi="Arial" w:cs="Arial"/>
                <w:spacing w:val="-1"/>
                <w:sz w:val="20"/>
                <w:szCs w:val="20"/>
                <w:rPrChange w:id="3018" w:author="Adelino Naquarta Sepalanga Domingos" w:date="2025-03-05T09:03:00Z" w16du:dateUtc="2025-03-05T08:03: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D847A4D" w14:textId="77777777" w:rsidR="003F3EDE" w:rsidRPr="00C30B30" w:rsidRDefault="003F3EDE" w:rsidP="0025185C">
            <w:pPr>
              <w:jc w:val="center"/>
              <w:rPr>
                <w:rFonts w:ascii="Arial" w:eastAsia="Times New Roman" w:hAnsi="Arial" w:cs="Arial"/>
                <w:spacing w:val="-1"/>
                <w:sz w:val="20"/>
                <w:szCs w:val="20"/>
                <w:rPrChange w:id="3019"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020" w:author="Adelino Naquarta Sepalanga Domingos" w:date="2025-03-05T09:03:00Z" w16du:dateUtc="2025-03-05T08:03:00Z">
                  <w:rPr>
                    <w:rFonts w:ascii="Times New Roman" w:eastAsia="Times New Roman" w:hAnsi="Times New Roman"/>
                    <w:spacing w:val="-1"/>
                  </w:rPr>
                </w:rPrChange>
              </w:rPr>
              <w:t>Texto</w:t>
            </w:r>
          </w:p>
          <w:p w14:paraId="2E5488B5" w14:textId="77777777" w:rsidR="003F3EDE" w:rsidRPr="00C30B30" w:rsidRDefault="003F3EDE" w:rsidP="0025185C">
            <w:pPr>
              <w:jc w:val="center"/>
              <w:rPr>
                <w:rFonts w:ascii="Arial" w:eastAsia="Times New Roman" w:hAnsi="Arial" w:cs="Arial"/>
                <w:spacing w:val="-1"/>
                <w:sz w:val="20"/>
                <w:szCs w:val="20"/>
                <w:rPrChange w:id="3021"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022" w:author="Adelino Naquarta Sepalanga Domingos" w:date="2025-03-05T09:03:00Z" w16du:dateUtc="2025-03-05T08:03:00Z">
                  <w:rPr>
                    <w:rFonts w:ascii="Times New Roman" w:eastAsia="Times New Roman" w:hAnsi="Times New Roman"/>
                    <w:spacing w:val="-1"/>
                  </w:rPr>
                </w:rPrChange>
              </w:rPr>
              <w:t>100</w:t>
            </w:r>
          </w:p>
        </w:tc>
      </w:tr>
      <w:tr w:rsidR="003F3EDE" w:rsidRPr="00C30B30" w14:paraId="31D29716" w14:textId="77777777" w:rsidTr="0025185C">
        <w:trPr>
          <w:trHeight w:val="1067"/>
        </w:trPr>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52CDB02" w14:textId="77777777" w:rsidR="003F3EDE" w:rsidRPr="00C30B30" w:rsidRDefault="003F3EDE" w:rsidP="0025185C">
            <w:pPr>
              <w:jc w:val="center"/>
              <w:rPr>
                <w:rFonts w:ascii="Arial" w:eastAsia="Times New Roman" w:hAnsi="Arial" w:cs="Arial"/>
                <w:spacing w:val="-1"/>
                <w:sz w:val="20"/>
                <w:szCs w:val="20"/>
                <w:rPrChange w:id="3023" w:author="Adelino Naquarta Sepalanga Domingos" w:date="2025-03-05T09:03:00Z" w16du:dateUtc="2025-03-05T08:03:00Z">
                  <w:rPr>
                    <w:rFonts w:ascii="Times New Roman" w:eastAsia="Times New Roman" w:hAnsi="Times New Roman"/>
                    <w:spacing w:val="-1"/>
                  </w:rPr>
                </w:rPrChange>
              </w:rPr>
            </w:pPr>
          </w:p>
          <w:p w14:paraId="44DAAEAC" w14:textId="77777777" w:rsidR="003F3EDE" w:rsidRPr="00C30B30" w:rsidRDefault="003F3EDE" w:rsidP="0025185C">
            <w:pPr>
              <w:jc w:val="center"/>
              <w:rPr>
                <w:rFonts w:ascii="Arial" w:eastAsia="Times New Roman" w:hAnsi="Arial" w:cs="Arial"/>
                <w:spacing w:val="-1"/>
                <w:sz w:val="20"/>
                <w:szCs w:val="20"/>
                <w:rPrChange w:id="3024"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025" w:author="Adelino Naquarta Sepalanga Domingos" w:date="2025-03-05T09:03:00Z" w16du:dateUtc="2025-03-05T08:03:00Z">
                  <w:rPr>
                    <w:rFonts w:ascii="Times New Roman" w:eastAsia="Times New Roman" w:hAnsi="Times New Roman"/>
                    <w:spacing w:val="-1"/>
                  </w:rPr>
                </w:rPrChange>
              </w:rPr>
              <w:t>2.1.2.3.</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46BD940" w14:textId="77777777" w:rsidR="003F3EDE" w:rsidRPr="00C30B30" w:rsidRDefault="003F3EDE" w:rsidP="0025185C">
            <w:pPr>
              <w:jc w:val="center"/>
              <w:rPr>
                <w:rFonts w:ascii="Arial" w:eastAsia="Times New Roman" w:hAnsi="Arial" w:cs="Arial"/>
                <w:spacing w:val="-1"/>
                <w:sz w:val="20"/>
                <w:szCs w:val="20"/>
                <w:rPrChange w:id="3026" w:author="Adelino Naquarta Sepalanga Domingos" w:date="2025-03-05T09:03:00Z" w16du:dateUtc="2025-03-05T08:03:00Z">
                  <w:rPr>
                    <w:rFonts w:ascii="Times New Roman" w:eastAsia="Times New Roman" w:hAnsi="Times New Roman"/>
                    <w:spacing w:val="-1"/>
                  </w:rPr>
                </w:rPrChange>
              </w:rPr>
            </w:pPr>
          </w:p>
          <w:p w14:paraId="087A1AC9" w14:textId="77777777" w:rsidR="003F3EDE" w:rsidRPr="00C30B30" w:rsidRDefault="003F3EDE" w:rsidP="0025185C">
            <w:pPr>
              <w:jc w:val="center"/>
              <w:rPr>
                <w:rFonts w:ascii="Arial" w:eastAsia="Times New Roman" w:hAnsi="Arial" w:cs="Arial"/>
                <w:spacing w:val="-1"/>
                <w:sz w:val="20"/>
                <w:szCs w:val="20"/>
                <w:rPrChange w:id="3027"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028" w:author="Adelino Naquarta Sepalanga Domingos" w:date="2025-03-05T09:03:00Z" w16du:dateUtc="2025-03-05T08:03:00Z">
                  <w:rPr>
                    <w:rFonts w:ascii="Times New Roman" w:eastAsia="Times New Roman" w:hAnsi="Times New Roman"/>
                    <w:spacing w:val="-1"/>
                  </w:rPr>
                </w:rPrChange>
              </w:rPr>
              <w:t>*</w:t>
            </w:r>
          </w:p>
        </w:tc>
        <w:tc>
          <w:tcPr>
            <w:tcW w:w="308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F623CC7" w14:textId="77777777" w:rsidR="003F3EDE" w:rsidRPr="00C30B30" w:rsidRDefault="003F3EDE" w:rsidP="0025185C">
            <w:pPr>
              <w:rPr>
                <w:rFonts w:ascii="Arial" w:eastAsia="Times New Roman" w:hAnsi="Arial" w:cs="Arial"/>
                <w:spacing w:val="-1"/>
                <w:sz w:val="20"/>
                <w:szCs w:val="20"/>
                <w:rPrChange w:id="3029"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030" w:author="Adelino Naquarta Sepalanga Domingos" w:date="2025-03-05T09:03:00Z" w16du:dateUtc="2025-03-05T08:03:00Z">
                  <w:rPr>
                    <w:rFonts w:ascii="Times New Roman" w:eastAsia="Times New Roman" w:hAnsi="Times New Roman"/>
                    <w:spacing w:val="-1"/>
                  </w:rPr>
                </w:rPrChange>
              </w:rPr>
              <w:t>Saldo de abertura a débito da conta do plano de contas</w:t>
            </w:r>
          </w:p>
          <w:p w14:paraId="06C27B22" w14:textId="77777777" w:rsidR="003F3EDE" w:rsidRPr="00C30B30" w:rsidRDefault="003F3EDE" w:rsidP="0025185C">
            <w:pPr>
              <w:rPr>
                <w:rFonts w:ascii="Arial" w:eastAsia="Times New Roman" w:hAnsi="Arial" w:cs="Arial"/>
                <w:spacing w:val="-1"/>
                <w:sz w:val="20"/>
                <w:szCs w:val="20"/>
                <w:rPrChange w:id="3031"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032" w:author="Adelino Naquarta Sepalanga Domingos" w:date="2025-03-05T09:03:00Z" w16du:dateUtc="2025-03-05T08:03:00Z">
                  <w:rPr>
                    <w:rFonts w:ascii="Times New Roman" w:eastAsia="Times New Roman" w:hAnsi="Times New Roman"/>
                    <w:spacing w:val="-1"/>
                  </w:rPr>
                </w:rPrChange>
              </w:rPr>
              <w:t>(OpeningDebitBalance)</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DFA7CD9" w14:textId="01696B98" w:rsidR="003F3EDE" w:rsidRPr="00C30B30" w:rsidRDefault="003F3EDE" w:rsidP="0025185C">
            <w:pPr>
              <w:rPr>
                <w:rFonts w:ascii="Arial" w:eastAsia="Times New Roman" w:hAnsi="Arial" w:cs="Arial"/>
                <w:spacing w:val="-1"/>
                <w:sz w:val="20"/>
                <w:szCs w:val="20"/>
                <w:rPrChange w:id="3033"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034" w:author="Adelino Naquarta Sepalanga Domingos" w:date="2025-03-05T09:03:00Z" w16du:dateUtc="2025-03-05T08:03:00Z">
                  <w:rPr>
                    <w:rFonts w:ascii="Times New Roman" w:eastAsia="Times New Roman" w:hAnsi="Times New Roman"/>
                    <w:spacing w:val="-1"/>
                  </w:rPr>
                </w:rPrChange>
              </w:rPr>
              <w:t xml:space="preserve">O saldo de abertura a débito </w:t>
            </w:r>
            <w:ins w:id="3035" w:author="Adelino Naquarta Sepalanga Domingos" w:date="2025-03-05T09:41:00Z" w16du:dateUtc="2025-03-05T08:41:00Z">
              <w:r w:rsidR="00510777">
                <w:rPr>
                  <w:rFonts w:ascii="Arial" w:eastAsia="Times New Roman" w:hAnsi="Arial" w:cs="Arial"/>
                  <w:spacing w:val="-1"/>
                  <w:sz w:val="20"/>
                  <w:szCs w:val="20"/>
                </w:rPr>
                <w:t>é</w:t>
              </w:r>
            </w:ins>
            <w:del w:id="3036" w:author="Adelino Naquarta Sepalanga Domingos" w:date="2025-03-05T09:41:00Z" w16du:dateUtc="2025-03-05T08:41:00Z">
              <w:r w:rsidRPr="00C30B30" w:rsidDel="00510777">
                <w:rPr>
                  <w:rFonts w:ascii="Arial" w:eastAsia="Times New Roman" w:hAnsi="Arial" w:cs="Arial"/>
                  <w:spacing w:val="-1"/>
                  <w:sz w:val="20"/>
                  <w:szCs w:val="20"/>
                  <w:rPrChange w:id="3037" w:author="Adelino Naquarta Sepalanga Domingos" w:date="2025-03-05T09:03:00Z" w16du:dateUtc="2025-03-05T08:03:00Z">
                    <w:rPr>
                      <w:rFonts w:ascii="Times New Roman" w:eastAsia="Times New Roman" w:hAnsi="Times New Roman"/>
                      <w:spacing w:val="-1"/>
                    </w:rPr>
                  </w:rPrChange>
                </w:rPr>
                <w:delText>será</w:delText>
              </w:r>
            </w:del>
            <w:r w:rsidRPr="00C30B30">
              <w:rPr>
                <w:rFonts w:ascii="Arial" w:eastAsia="Times New Roman" w:hAnsi="Arial" w:cs="Arial"/>
                <w:spacing w:val="-1"/>
                <w:sz w:val="20"/>
                <w:szCs w:val="20"/>
                <w:rPrChange w:id="3038" w:author="Adelino Naquarta Sepalanga Domingos" w:date="2025-03-05T09:03:00Z" w16du:dateUtc="2025-03-05T08:03:00Z">
                  <w:rPr>
                    <w:rFonts w:ascii="Times New Roman" w:eastAsia="Times New Roman" w:hAnsi="Times New Roman"/>
                    <w:spacing w:val="-1"/>
                  </w:rPr>
                </w:rPrChange>
              </w:rPr>
              <w:t xml:space="preserve"> sempre o do início do período de tributação.</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D948532" w14:textId="77777777" w:rsidR="003F3EDE" w:rsidRPr="00C30B30" w:rsidRDefault="003F3EDE" w:rsidP="0025185C">
            <w:pPr>
              <w:jc w:val="center"/>
              <w:rPr>
                <w:rFonts w:ascii="Arial" w:eastAsia="Times New Roman" w:hAnsi="Arial" w:cs="Arial"/>
                <w:spacing w:val="-1"/>
                <w:sz w:val="20"/>
                <w:szCs w:val="20"/>
                <w:rPrChange w:id="3039" w:author="Adelino Naquarta Sepalanga Domingos" w:date="2025-03-05T09:03:00Z" w16du:dateUtc="2025-03-05T08:03:00Z">
                  <w:rPr>
                    <w:rFonts w:ascii="Times New Roman" w:eastAsia="Times New Roman" w:hAnsi="Times New Roman"/>
                    <w:spacing w:val="-1"/>
                  </w:rPr>
                </w:rPrChange>
              </w:rPr>
            </w:pPr>
          </w:p>
          <w:p w14:paraId="05C6AC74" w14:textId="77777777" w:rsidR="003F3EDE" w:rsidRPr="00C30B30" w:rsidRDefault="003F3EDE" w:rsidP="0025185C">
            <w:pPr>
              <w:jc w:val="center"/>
              <w:rPr>
                <w:rFonts w:ascii="Arial" w:eastAsia="Times New Roman" w:hAnsi="Arial" w:cs="Arial"/>
                <w:spacing w:val="-1"/>
                <w:sz w:val="20"/>
                <w:szCs w:val="20"/>
                <w:rPrChange w:id="3040"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041" w:author="Adelino Naquarta Sepalanga Domingos" w:date="2025-03-05T09:03:00Z" w16du:dateUtc="2025-03-05T08:03:00Z">
                  <w:rPr>
                    <w:rFonts w:ascii="Times New Roman" w:eastAsia="Times New Roman" w:hAnsi="Times New Roman"/>
                    <w:spacing w:val="-1"/>
                  </w:rPr>
                </w:rPrChange>
              </w:rPr>
              <w:t>Monetario</w:t>
            </w:r>
          </w:p>
        </w:tc>
      </w:tr>
      <w:tr w:rsidR="003F3EDE" w:rsidRPr="00C30B30" w14:paraId="5E860DFD" w14:textId="77777777" w:rsidTr="0025185C">
        <w:trPr>
          <w:trHeight w:val="1005"/>
        </w:trPr>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6FB02A0" w14:textId="77777777" w:rsidR="003F3EDE" w:rsidRPr="00C30B30" w:rsidRDefault="003F3EDE" w:rsidP="0025185C">
            <w:pPr>
              <w:jc w:val="center"/>
              <w:rPr>
                <w:rFonts w:ascii="Arial" w:eastAsia="Times New Roman" w:hAnsi="Arial" w:cs="Arial"/>
                <w:spacing w:val="-1"/>
                <w:sz w:val="20"/>
                <w:szCs w:val="20"/>
                <w:rPrChange w:id="3042" w:author="Adelino Naquarta Sepalanga Domingos" w:date="2025-03-05T09:03:00Z" w16du:dateUtc="2025-03-05T08:03:00Z">
                  <w:rPr>
                    <w:rFonts w:ascii="Times New Roman" w:eastAsia="Times New Roman" w:hAnsi="Times New Roman"/>
                    <w:spacing w:val="-1"/>
                  </w:rPr>
                </w:rPrChange>
              </w:rPr>
            </w:pPr>
          </w:p>
          <w:p w14:paraId="16A0B9F3" w14:textId="77777777" w:rsidR="003F3EDE" w:rsidRPr="00C30B30" w:rsidRDefault="003F3EDE" w:rsidP="0025185C">
            <w:pPr>
              <w:jc w:val="center"/>
              <w:rPr>
                <w:rFonts w:ascii="Arial" w:eastAsia="Times New Roman" w:hAnsi="Arial" w:cs="Arial"/>
                <w:spacing w:val="-1"/>
                <w:sz w:val="20"/>
                <w:szCs w:val="20"/>
                <w:rPrChange w:id="3043"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044" w:author="Adelino Naquarta Sepalanga Domingos" w:date="2025-03-05T09:03:00Z" w16du:dateUtc="2025-03-05T08:03:00Z">
                  <w:rPr>
                    <w:rFonts w:ascii="Times New Roman" w:eastAsia="Times New Roman" w:hAnsi="Times New Roman"/>
                    <w:spacing w:val="-1"/>
                  </w:rPr>
                </w:rPrChange>
              </w:rPr>
              <w:t>2.1.2.4.</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F0A62A4" w14:textId="77777777" w:rsidR="003F3EDE" w:rsidRPr="00C30B30" w:rsidRDefault="003F3EDE" w:rsidP="0025185C">
            <w:pPr>
              <w:jc w:val="center"/>
              <w:rPr>
                <w:rFonts w:ascii="Arial" w:eastAsia="Times New Roman" w:hAnsi="Arial" w:cs="Arial"/>
                <w:spacing w:val="-1"/>
                <w:sz w:val="20"/>
                <w:szCs w:val="20"/>
                <w:rPrChange w:id="3045" w:author="Adelino Naquarta Sepalanga Domingos" w:date="2025-03-05T09:03:00Z" w16du:dateUtc="2025-03-05T08:03:00Z">
                  <w:rPr>
                    <w:rFonts w:ascii="Times New Roman" w:eastAsia="Times New Roman" w:hAnsi="Times New Roman"/>
                    <w:spacing w:val="-1"/>
                  </w:rPr>
                </w:rPrChange>
              </w:rPr>
            </w:pPr>
          </w:p>
          <w:p w14:paraId="3C76EC5E" w14:textId="77777777" w:rsidR="003F3EDE" w:rsidRPr="00C30B30" w:rsidRDefault="003F3EDE" w:rsidP="0025185C">
            <w:pPr>
              <w:jc w:val="center"/>
              <w:rPr>
                <w:rFonts w:ascii="Arial" w:eastAsia="Times New Roman" w:hAnsi="Arial" w:cs="Arial"/>
                <w:spacing w:val="-1"/>
                <w:sz w:val="20"/>
                <w:szCs w:val="20"/>
                <w:rPrChange w:id="3046"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047" w:author="Adelino Naquarta Sepalanga Domingos" w:date="2025-03-05T09:03:00Z" w16du:dateUtc="2025-03-05T08:03:00Z">
                  <w:rPr>
                    <w:rFonts w:ascii="Times New Roman" w:eastAsia="Times New Roman" w:hAnsi="Times New Roman"/>
                    <w:spacing w:val="-1"/>
                  </w:rPr>
                </w:rPrChange>
              </w:rPr>
              <w:t>*</w:t>
            </w:r>
          </w:p>
        </w:tc>
        <w:tc>
          <w:tcPr>
            <w:tcW w:w="308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956B43B" w14:textId="77777777" w:rsidR="003F3EDE" w:rsidRPr="00C30B30" w:rsidRDefault="003F3EDE" w:rsidP="0025185C">
            <w:pPr>
              <w:rPr>
                <w:rFonts w:ascii="Arial" w:eastAsia="Times New Roman" w:hAnsi="Arial" w:cs="Arial"/>
                <w:spacing w:val="-1"/>
                <w:sz w:val="20"/>
                <w:szCs w:val="20"/>
                <w:rPrChange w:id="3048"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049" w:author="Adelino Naquarta Sepalanga Domingos" w:date="2025-03-05T09:03:00Z" w16du:dateUtc="2025-03-05T08:03:00Z">
                  <w:rPr>
                    <w:rFonts w:ascii="Times New Roman" w:eastAsia="Times New Roman" w:hAnsi="Times New Roman"/>
                    <w:spacing w:val="-1"/>
                  </w:rPr>
                </w:rPrChange>
              </w:rPr>
              <w:t>Saldo de abertura a crédito da conta do plano de contas (OpeningCreditBalance)</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E4D0C5B" w14:textId="3CD7E09A" w:rsidR="003F3EDE" w:rsidRPr="00C30B30" w:rsidRDefault="003F3EDE" w:rsidP="0025185C">
            <w:pPr>
              <w:rPr>
                <w:rFonts w:ascii="Arial" w:eastAsia="Times New Roman" w:hAnsi="Arial" w:cs="Arial"/>
                <w:spacing w:val="-1"/>
                <w:sz w:val="20"/>
                <w:szCs w:val="20"/>
                <w:rPrChange w:id="3050"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051" w:author="Adelino Naquarta Sepalanga Domingos" w:date="2025-03-05T09:03:00Z" w16du:dateUtc="2025-03-05T08:03:00Z">
                  <w:rPr>
                    <w:rFonts w:ascii="Times New Roman" w:eastAsia="Times New Roman" w:hAnsi="Times New Roman"/>
                    <w:spacing w:val="-1"/>
                  </w:rPr>
                </w:rPrChange>
              </w:rPr>
              <w:t xml:space="preserve">O saldo de abertura a crédito </w:t>
            </w:r>
            <w:ins w:id="3052" w:author="Adelino Naquarta Sepalanga Domingos" w:date="2025-03-05T09:42:00Z" w16du:dateUtc="2025-03-05T08:42:00Z">
              <w:r w:rsidR="00510777">
                <w:rPr>
                  <w:rFonts w:ascii="Arial" w:eastAsia="Times New Roman" w:hAnsi="Arial" w:cs="Arial"/>
                  <w:spacing w:val="-1"/>
                  <w:sz w:val="20"/>
                  <w:szCs w:val="20"/>
                </w:rPr>
                <w:t>é</w:t>
              </w:r>
            </w:ins>
            <w:del w:id="3053" w:author="Adelino Naquarta Sepalanga Domingos" w:date="2025-03-05T09:42:00Z" w16du:dateUtc="2025-03-05T08:42:00Z">
              <w:r w:rsidRPr="00C30B30" w:rsidDel="00510777">
                <w:rPr>
                  <w:rFonts w:ascii="Arial" w:eastAsia="Times New Roman" w:hAnsi="Arial" w:cs="Arial"/>
                  <w:spacing w:val="-1"/>
                  <w:sz w:val="20"/>
                  <w:szCs w:val="20"/>
                  <w:rPrChange w:id="3054" w:author="Adelino Naquarta Sepalanga Domingos" w:date="2025-03-05T09:03:00Z" w16du:dateUtc="2025-03-05T08:03:00Z">
                    <w:rPr>
                      <w:rFonts w:ascii="Times New Roman" w:eastAsia="Times New Roman" w:hAnsi="Times New Roman"/>
                      <w:spacing w:val="-1"/>
                    </w:rPr>
                  </w:rPrChange>
                </w:rPr>
                <w:delText>será</w:delText>
              </w:r>
            </w:del>
            <w:r w:rsidRPr="00C30B30">
              <w:rPr>
                <w:rFonts w:ascii="Arial" w:eastAsia="Times New Roman" w:hAnsi="Arial" w:cs="Arial"/>
                <w:spacing w:val="-1"/>
                <w:sz w:val="20"/>
                <w:szCs w:val="20"/>
                <w:rPrChange w:id="3055" w:author="Adelino Naquarta Sepalanga Domingos" w:date="2025-03-05T09:03:00Z" w16du:dateUtc="2025-03-05T08:03:00Z">
                  <w:rPr>
                    <w:rFonts w:ascii="Times New Roman" w:eastAsia="Times New Roman" w:hAnsi="Times New Roman"/>
                    <w:spacing w:val="-1"/>
                  </w:rPr>
                </w:rPrChange>
              </w:rPr>
              <w:t xml:space="preserve"> sempre o do início do período de tributação.</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CDFDF7D" w14:textId="77777777" w:rsidR="003F3EDE" w:rsidRPr="00C30B30" w:rsidRDefault="003F3EDE" w:rsidP="0025185C">
            <w:pPr>
              <w:jc w:val="center"/>
              <w:rPr>
                <w:rFonts w:ascii="Arial" w:eastAsia="Times New Roman" w:hAnsi="Arial" w:cs="Arial"/>
                <w:spacing w:val="-1"/>
                <w:sz w:val="20"/>
                <w:szCs w:val="20"/>
                <w:rPrChange w:id="3056" w:author="Adelino Naquarta Sepalanga Domingos" w:date="2025-03-05T09:03:00Z" w16du:dateUtc="2025-03-05T08:03:00Z">
                  <w:rPr>
                    <w:rFonts w:ascii="Times New Roman" w:eastAsia="Times New Roman" w:hAnsi="Times New Roman"/>
                    <w:spacing w:val="-1"/>
                  </w:rPr>
                </w:rPrChange>
              </w:rPr>
            </w:pPr>
          </w:p>
          <w:p w14:paraId="338DB5D9" w14:textId="77777777" w:rsidR="003F3EDE" w:rsidRPr="00C30B30" w:rsidRDefault="003F3EDE" w:rsidP="0025185C">
            <w:pPr>
              <w:jc w:val="center"/>
              <w:rPr>
                <w:rFonts w:ascii="Arial" w:eastAsia="Times New Roman" w:hAnsi="Arial" w:cs="Arial"/>
                <w:spacing w:val="-1"/>
                <w:sz w:val="20"/>
                <w:szCs w:val="20"/>
                <w:rPrChange w:id="3057"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058" w:author="Adelino Naquarta Sepalanga Domingos" w:date="2025-03-05T09:03:00Z" w16du:dateUtc="2025-03-05T08:03:00Z">
                  <w:rPr>
                    <w:rFonts w:ascii="Times New Roman" w:eastAsia="Times New Roman" w:hAnsi="Times New Roman"/>
                    <w:spacing w:val="-1"/>
                  </w:rPr>
                </w:rPrChange>
              </w:rPr>
              <w:t>Monetario</w:t>
            </w:r>
          </w:p>
        </w:tc>
      </w:tr>
      <w:tr w:rsidR="003F3EDE" w:rsidRPr="00C30B30" w14:paraId="10807F16" w14:textId="77777777" w:rsidTr="0025185C">
        <w:trPr>
          <w:trHeight w:val="1378"/>
        </w:trPr>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7D379AD" w14:textId="77777777" w:rsidR="003F3EDE" w:rsidRPr="00C30B30" w:rsidRDefault="003F3EDE" w:rsidP="0025185C">
            <w:pPr>
              <w:jc w:val="center"/>
              <w:rPr>
                <w:rFonts w:ascii="Arial" w:eastAsia="Times New Roman" w:hAnsi="Arial" w:cs="Arial"/>
                <w:spacing w:val="-1"/>
                <w:sz w:val="20"/>
                <w:szCs w:val="20"/>
                <w:rPrChange w:id="3059" w:author="Adelino Naquarta Sepalanga Domingos" w:date="2025-03-05T09:03:00Z" w16du:dateUtc="2025-03-05T08:03:00Z">
                  <w:rPr>
                    <w:rFonts w:ascii="Times New Roman" w:eastAsia="Times New Roman" w:hAnsi="Times New Roman"/>
                    <w:spacing w:val="-1"/>
                  </w:rPr>
                </w:rPrChange>
              </w:rPr>
            </w:pPr>
          </w:p>
          <w:p w14:paraId="66EFC8B9" w14:textId="77777777" w:rsidR="003F3EDE" w:rsidRPr="00C30B30" w:rsidRDefault="003F3EDE" w:rsidP="0025185C">
            <w:pPr>
              <w:jc w:val="center"/>
              <w:rPr>
                <w:rFonts w:ascii="Arial" w:eastAsia="Times New Roman" w:hAnsi="Arial" w:cs="Arial"/>
                <w:spacing w:val="-1"/>
                <w:sz w:val="20"/>
                <w:szCs w:val="20"/>
                <w:rPrChange w:id="3060"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061" w:author="Adelino Naquarta Sepalanga Domingos" w:date="2025-03-05T09:03:00Z" w16du:dateUtc="2025-03-05T08:03:00Z">
                  <w:rPr>
                    <w:rFonts w:ascii="Times New Roman" w:eastAsia="Times New Roman" w:hAnsi="Times New Roman"/>
                    <w:spacing w:val="-1"/>
                  </w:rPr>
                </w:rPrChange>
              </w:rPr>
              <w:t>2.1.2.5.</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7F44A1C" w14:textId="77777777" w:rsidR="003F3EDE" w:rsidRPr="00C30B30" w:rsidRDefault="003F3EDE" w:rsidP="0025185C">
            <w:pPr>
              <w:jc w:val="center"/>
              <w:rPr>
                <w:rFonts w:ascii="Arial" w:eastAsia="Times New Roman" w:hAnsi="Arial" w:cs="Arial"/>
                <w:spacing w:val="-1"/>
                <w:sz w:val="20"/>
                <w:szCs w:val="20"/>
                <w:rPrChange w:id="3062" w:author="Adelino Naquarta Sepalanga Domingos" w:date="2025-03-05T09:03:00Z" w16du:dateUtc="2025-03-05T08:03:00Z">
                  <w:rPr>
                    <w:rFonts w:ascii="Times New Roman" w:eastAsia="Times New Roman" w:hAnsi="Times New Roman"/>
                    <w:spacing w:val="-1"/>
                  </w:rPr>
                </w:rPrChange>
              </w:rPr>
            </w:pPr>
          </w:p>
          <w:p w14:paraId="11CBD30A" w14:textId="77777777" w:rsidR="003F3EDE" w:rsidRPr="00C30B30" w:rsidRDefault="003F3EDE" w:rsidP="0025185C">
            <w:pPr>
              <w:jc w:val="center"/>
              <w:rPr>
                <w:rFonts w:ascii="Arial" w:eastAsia="Times New Roman" w:hAnsi="Arial" w:cs="Arial"/>
                <w:spacing w:val="-1"/>
                <w:sz w:val="20"/>
                <w:szCs w:val="20"/>
                <w:rPrChange w:id="3063"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064" w:author="Adelino Naquarta Sepalanga Domingos" w:date="2025-03-05T09:03:00Z" w16du:dateUtc="2025-03-05T08:03:00Z">
                  <w:rPr>
                    <w:rFonts w:ascii="Times New Roman" w:eastAsia="Times New Roman" w:hAnsi="Times New Roman"/>
                    <w:spacing w:val="-1"/>
                  </w:rPr>
                </w:rPrChange>
              </w:rPr>
              <w:t>*</w:t>
            </w:r>
          </w:p>
        </w:tc>
        <w:tc>
          <w:tcPr>
            <w:tcW w:w="308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36BE951" w14:textId="77777777" w:rsidR="003F3EDE" w:rsidRPr="00C30B30" w:rsidRDefault="003F3EDE" w:rsidP="0025185C">
            <w:pPr>
              <w:rPr>
                <w:rFonts w:ascii="Arial" w:eastAsia="Times New Roman" w:hAnsi="Arial" w:cs="Arial"/>
                <w:spacing w:val="-1"/>
                <w:sz w:val="20"/>
                <w:szCs w:val="20"/>
                <w:rPrChange w:id="3065"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066" w:author="Adelino Naquarta Sepalanga Domingos" w:date="2025-03-05T09:03:00Z" w16du:dateUtc="2025-03-05T08:03:00Z">
                  <w:rPr>
                    <w:rFonts w:ascii="Times New Roman" w:eastAsia="Times New Roman" w:hAnsi="Times New Roman"/>
                    <w:spacing w:val="-1"/>
                  </w:rPr>
                </w:rPrChange>
              </w:rPr>
              <w:t>Saldo de encerramento a débito da conta do plano de contas</w:t>
            </w:r>
          </w:p>
          <w:p w14:paraId="6DE2BB97" w14:textId="77777777" w:rsidR="003F3EDE" w:rsidRPr="00C30B30" w:rsidRDefault="003F3EDE" w:rsidP="0025185C">
            <w:pPr>
              <w:rPr>
                <w:rFonts w:ascii="Arial" w:eastAsia="Times New Roman" w:hAnsi="Arial" w:cs="Arial"/>
                <w:spacing w:val="-1"/>
                <w:sz w:val="20"/>
                <w:szCs w:val="20"/>
                <w:rPrChange w:id="3067"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068" w:author="Adelino Naquarta Sepalanga Domingos" w:date="2025-03-05T09:03:00Z" w16du:dateUtc="2025-03-05T08:03:00Z">
                  <w:rPr>
                    <w:rFonts w:ascii="Times New Roman" w:eastAsia="Times New Roman" w:hAnsi="Times New Roman"/>
                    <w:spacing w:val="-1"/>
                  </w:rPr>
                </w:rPrChange>
              </w:rPr>
              <w:t>(ClosingDebitBalance)</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E4370AA" w14:textId="380D8E6C" w:rsidR="003F3EDE" w:rsidRPr="00C30B30" w:rsidRDefault="003F3EDE" w:rsidP="0025185C">
            <w:pPr>
              <w:rPr>
                <w:rFonts w:ascii="Arial" w:eastAsia="Times New Roman" w:hAnsi="Arial" w:cs="Arial"/>
                <w:spacing w:val="-1"/>
                <w:sz w:val="20"/>
                <w:szCs w:val="20"/>
                <w:rPrChange w:id="3069"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070" w:author="Adelino Naquarta Sepalanga Domingos" w:date="2025-03-05T09:03:00Z" w16du:dateUtc="2025-03-05T08:03:00Z">
                  <w:rPr>
                    <w:rFonts w:ascii="Times New Roman" w:eastAsia="Times New Roman" w:hAnsi="Times New Roman"/>
                    <w:spacing w:val="-1"/>
                  </w:rPr>
                </w:rPrChange>
              </w:rPr>
              <w:t xml:space="preserve">O saldo de encerramento a débito </w:t>
            </w:r>
            <w:ins w:id="3071" w:author="Adelino Naquarta Sepalanga Domingos" w:date="2025-03-05T09:42:00Z" w16du:dateUtc="2025-03-05T08:42:00Z">
              <w:r w:rsidR="00510777">
                <w:rPr>
                  <w:rFonts w:ascii="Arial" w:eastAsia="Times New Roman" w:hAnsi="Arial" w:cs="Arial"/>
                  <w:spacing w:val="-1"/>
                  <w:sz w:val="20"/>
                  <w:szCs w:val="20"/>
                </w:rPr>
                <w:t>é</w:t>
              </w:r>
            </w:ins>
            <w:del w:id="3072" w:author="Adelino Naquarta Sepalanga Domingos" w:date="2025-03-05T09:42:00Z" w16du:dateUtc="2025-03-05T08:42:00Z">
              <w:r w:rsidRPr="00C30B30" w:rsidDel="00510777">
                <w:rPr>
                  <w:rFonts w:ascii="Arial" w:eastAsia="Times New Roman" w:hAnsi="Arial" w:cs="Arial"/>
                  <w:spacing w:val="-1"/>
                  <w:sz w:val="20"/>
                  <w:szCs w:val="20"/>
                  <w:rPrChange w:id="3073" w:author="Adelino Naquarta Sepalanga Domingos" w:date="2025-03-05T09:03:00Z" w16du:dateUtc="2025-03-05T08:03:00Z">
                    <w:rPr>
                      <w:rFonts w:ascii="Times New Roman" w:eastAsia="Times New Roman" w:hAnsi="Times New Roman"/>
                      <w:spacing w:val="-1"/>
                    </w:rPr>
                  </w:rPrChange>
                </w:rPr>
                <w:delText>será</w:delText>
              </w:r>
            </w:del>
            <w:r w:rsidRPr="00C30B30">
              <w:rPr>
                <w:rFonts w:ascii="Arial" w:eastAsia="Times New Roman" w:hAnsi="Arial" w:cs="Arial"/>
                <w:spacing w:val="-1"/>
                <w:sz w:val="20"/>
                <w:szCs w:val="20"/>
                <w:rPrChange w:id="3074" w:author="Adelino Naquarta Sepalanga Domingos" w:date="2025-03-05T09:03:00Z" w16du:dateUtc="2025-03-05T08:03:00Z">
                  <w:rPr>
                    <w:rFonts w:ascii="Times New Roman" w:eastAsia="Times New Roman" w:hAnsi="Times New Roman"/>
                    <w:spacing w:val="-1"/>
                  </w:rPr>
                </w:rPrChange>
              </w:rPr>
              <w:t xml:space="preserve"> o do fim do período de tributação ou da data de geração, se anterior.</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C45F74E" w14:textId="77777777" w:rsidR="003F3EDE" w:rsidRPr="00C30B30" w:rsidRDefault="003F3EDE" w:rsidP="0025185C">
            <w:pPr>
              <w:jc w:val="center"/>
              <w:rPr>
                <w:rFonts w:ascii="Arial" w:eastAsia="Times New Roman" w:hAnsi="Arial" w:cs="Arial"/>
                <w:spacing w:val="-1"/>
                <w:sz w:val="20"/>
                <w:szCs w:val="20"/>
                <w:rPrChange w:id="3075" w:author="Adelino Naquarta Sepalanga Domingos" w:date="2025-03-05T09:03:00Z" w16du:dateUtc="2025-03-05T08:03:00Z">
                  <w:rPr>
                    <w:rFonts w:ascii="Times New Roman" w:eastAsia="Times New Roman" w:hAnsi="Times New Roman"/>
                    <w:spacing w:val="-1"/>
                  </w:rPr>
                </w:rPrChange>
              </w:rPr>
            </w:pPr>
          </w:p>
          <w:p w14:paraId="532D6B76" w14:textId="77777777" w:rsidR="003F3EDE" w:rsidRPr="00C30B30" w:rsidRDefault="003F3EDE" w:rsidP="0025185C">
            <w:pPr>
              <w:jc w:val="center"/>
              <w:rPr>
                <w:rFonts w:ascii="Arial" w:eastAsia="Times New Roman" w:hAnsi="Arial" w:cs="Arial"/>
                <w:spacing w:val="-1"/>
                <w:sz w:val="20"/>
                <w:szCs w:val="20"/>
                <w:rPrChange w:id="3076"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077" w:author="Adelino Naquarta Sepalanga Domingos" w:date="2025-03-05T09:03:00Z" w16du:dateUtc="2025-03-05T08:03:00Z">
                  <w:rPr>
                    <w:rFonts w:ascii="Times New Roman" w:eastAsia="Times New Roman" w:hAnsi="Times New Roman"/>
                    <w:spacing w:val="-1"/>
                  </w:rPr>
                </w:rPrChange>
              </w:rPr>
              <w:t>Monetario</w:t>
            </w:r>
          </w:p>
        </w:tc>
      </w:tr>
      <w:tr w:rsidR="003F3EDE" w:rsidRPr="00C30B30" w14:paraId="09315FE7" w14:textId="77777777" w:rsidTr="0025185C">
        <w:trPr>
          <w:trHeight w:val="1068"/>
        </w:trPr>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C983414" w14:textId="77777777" w:rsidR="003F3EDE" w:rsidRPr="00C30B30" w:rsidRDefault="003F3EDE" w:rsidP="0025185C">
            <w:pPr>
              <w:jc w:val="center"/>
              <w:rPr>
                <w:rFonts w:ascii="Arial" w:eastAsia="Times New Roman" w:hAnsi="Arial" w:cs="Arial"/>
                <w:spacing w:val="-1"/>
                <w:sz w:val="20"/>
                <w:szCs w:val="20"/>
                <w:rPrChange w:id="3078" w:author="Adelino Naquarta Sepalanga Domingos" w:date="2025-03-05T09:03:00Z" w16du:dateUtc="2025-03-05T08:03:00Z">
                  <w:rPr>
                    <w:rFonts w:ascii="Times New Roman" w:eastAsia="Times New Roman" w:hAnsi="Times New Roman"/>
                    <w:spacing w:val="-1"/>
                  </w:rPr>
                </w:rPrChange>
              </w:rPr>
            </w:pPr>
          </w:p>
          <w:p w14:paraId="6612A8DF" w14:textId="77777777" w:rsidR="003F3EDE" w:rsidRPr="00C30B30" w:rsidRDefault="003F3EDE" w:rsidP="0025185C">
            <w:pPr>
              <w:jc w:val="center"/>
              <w:rPr>
                <w:rFonts w:ascii="Arial" w:eastAsia="Times New Roman" w:hAnsi="Arial" w:cs="Arial"/>
                <w:spacing w:val="-1"/>
                <w:sz w:val="20"/>
                <w:szCs w:val="20"/>
                <w:rPrChange w:id="3079"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080" w:author="Adelino Naquarta Sepalanga Domingos" w:date="2025-03-05T09:03:00Z" w16du:dateUtc="2025-03-05T08:03:00Z">
                  <w:rPr>
                    <w:rFonts w:ascii="Times New Roman" w:eastAsia="Times New Roman" w:hAnsi="Times New Roman"/>
                    <w:spacing w:val="-1"/>
                  </w:rPr>
                </w:rPrChange>
              </w:rPr>
              <w:t>2.1.2.6.</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4E56965" w14:textId="77777777" w:rsidR="003F3EDE" w:rsidRPr="00C30B30" w:rsidRDefault="003F3EDE" w:rsidP="0025185C">
            <w:pPr>
              <w:jc w:val="center"/>
              <w:rPr>
                <w:rFonts w:ascii="Arial" w:eastAsia="Times New Roman" w:hAnsi="Arial" w:cs="Arial"/>
                <w:spacing w:val="-1"/>
                <w:sz w:val="20"/>
                <w:szCs w:val="20"/>
                <w:rPrChange w:id="3081" w:author="Adelino Naquarta Sepalanga Domingos" w:date="2025-03-05T09:03:00Z" w16du:dateUtc="2025-03-05T08:03:00Z">
                  <w:rPr>
                    <w:rFonts w:ascii="Times New Roman" w:eastAsia="Times New Roman" w:hAnsi="Times New Roman"/>
                    <w:spacing w:val="-1"/>
                  </w:rPr>
                </w:rPrChange>
              </w:rPr>
            </w:pPr>
          </w:p>
          <w:p w14:paraId="20094799" w14:textId="77777777" w:rsidR="003F3EDE" w:rsidRPr="00C30B30" w:rsidRDefault="003F3EDE" w:rsidP="0025185C">
            <w:pPr>
              <w:jc w:val="center"/>
              <w:rPr>
                <w:rFonts w:ascii="Arial" w:eastAsia="Times New Roman" w:hAnsi="Arial" w:cs="Arial"/>
                <w:spacing w:val="-1"/>
                <w:sz w:val="20"/>
                <w:szCs w:val="20"/>
                <w:rPrChange w:id="3082"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083" w:author="Adelino Naquarta Sepalanga Domingos" w:date="2025-03-05T09:03:00Z" w16du:dateUtc="2025-03-05T08:03:00Z">
                  <w:rPr>
                    <w:rFonts w:ascii="Times New Roman" w:eastAsia="Times New Roman" w:hAnsi="Times New Roman"/>
                    <w:spacing w:val="-1"/>
                  </w:rPr>
                </w:rPrChange>
              </w:rPr>
              <w:t>*</w:t>
            </w:r>
          </w:p>
        </w:tc>
        <w:tc>
          <w:tcPr>
            <w:tcW w:w="308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F0C6E75" w14:textId="77777777" w:rsidR="003F3EDE" w:rsidRPr="00C30B30" w:rsidRDefault="003F3EDE" w:rsidP="0025185C">
            <w:pPr>
              <w:rPr>
                <w:rFonts w:ascii="Arial" w:eastAsia="Times New Roman" w:hAnsi="Arial" w:cs="Arial"/>
                <w:spacing w:val="-1"/>
                <w:sz w:val="20"/>
                <w:szCs w:val="20"/>
                <w:rPrChange w:id="3084"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085" w:author="Adelino Naquarta Sepalanga Domingos" w:date="2025-03-05T09:03:00Z" w16du:dateUtc="2025-03-05T08:03:00Z">
                  <w:rPr>
                    <w:rFonts w:ascii="Times New Roman" w:eastAsia="Times New Roman" w:hAnsi="Times New Roman"/>
                    <w:spacing w:val="-1"/>
                  </w:rPr>
                </w:rPrChange>
              </w:rPr>
              <w:t>Saldo de encerramento a crédito da conta do plano de contas</w:t>
            </w:r>
          </w:p>
          <w:p w14:paraId="3AF648FC" w14:textId="77777777" w:rsidR="003F3EDE" w:rsidRPr="00C30B30" w:rsidRDefault="003F3EDE" w:rsidP="0025185C">
            <w:pPr>
              <w:rPr>
                <w:rFonts w:ascii="Arial" w:eastAsia="Times New Roman" w:hAnsi="Arial" w:cs="Arial"/>
                <w:spacing w:val="-1"/>
                <w:sz w:val="20"/>
                <w:szCs w:val="20"/>
                <w:rPrChange w:id="3086"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087" w:author="Adelino Naquarta Sepalanga Domingos" w:date="2025-03-05T09:03:00Z" w16du:dateUtc="2025-03-05T08:03:00Z">
                  <w:rPr>
                    <w:rFonts w:ascii="Times New Roman" w:eastAsia="Times New Roman" w:hAnsi="Times New Roman"/>
                    <w:spacing w:val="-1"/>
                  </w:rPr>
                </w:rPrChange>
              </w:rPr>
              <w:t>(ClosingCreditBalance)</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55AB428" w14:textId="559C9EF0" w:rsidR="003F3EDE" w:rsidRPr="00C30B30" w:rsidRDefault="003F3EDE" w:rsidP="0025185C">
            <w:pPr>
              <w:rPr>
                <w:rFonts w:ascii="Arial" w:eastAsia="Times New Roman" w:hAnsi="Arial" w:cs="Arial"/>
                <w:spacing w:val="-1"/>
                <w:sz w:val="20"/>
                <w:szCs w:val="20"/>
                <w:rPrChange w:id="3088"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089" w:author="Adelino Naquarta Sepalanga Domingos" w:date="2025-03-05T09:03:00Z" w16du:dateUtc="2025-03-05T08:03:00Z">
                  <w:rPr>
                    <w:rFonts w:ascii="Times New Roman" w:eastAsia="Times New Roman" w:hAnsi="Times New Roman"/>
                    <w:spacing w:val="-1"/>
                  </w:rPr>
                </w:rPrChange>
              </w:rPr>
              <w:t xml:space="preserve">O saldo de encerramento a crédito </w:t>
            </w:r>
            <w:ins w:id="3090" w:author="Adelino Naquarta Sepalanga Domingos" w:date="2025-03-05T09:42:00Z" w16du:dateUtc="2025-03-05T08:42:00Z">
              <w:r w:rsidR="00510777">
                <w:rPr>
                  <w:rFonts w:ascii="Arial" w:eastAsia="Times New Roman" w:hAnsi="Arial" w:cs="Arial"/>
                  <w:spacing w:val="-1"/>
                  <w:sz w:val="20"/>
                  <w:szCs w:val="20"/>
                </w:rPr>
                <w:t>é</w:t>
              </w:r>
            </w:ins>
            <w:del w:id="3091" w:author="Adelino Naquarta Sepalanga Domingos" w:date="2025-03-05T09:42:00Z" w16du:dateUtc="2025-03-05T08:42:00Z">
              <w:r w:rsidRPr="00C30B30" w:rsidDel="00510777">
                <w:rPr>
                  <w:rFonts w:ascii="Arial" w:eastAsia="Times New Roman" w:hAnsi="Arial" w:cs="Arial"/>
                  <w:spacing w:val="-1"/>
                  <w:sz w:val="20"/>
                  <w:szCs w:val="20"/>
                  <w:rPrChange w:id="3092" w:author="Adelino Naquarta Sepalanga Domingos" w:date="2025-03-05T09:03:00Z" w16du:dateUtc="2025-03-05T08:03:00Z">
                    <w:rPr>
                      <w:rFonts w:ascii="Times New Roman" w:eastAsia="Times New Roman" w:hAnsi="Times New Roman"/>
                      <w:spacing w:val="-1"/>
                    </w:rPr>
                  </w:rPrChange>
                </w:rPr>
                <w:delText>será</w:delText>
              </w:r>
            </w:del>
            <w:r w:rsidRPr="00C30B30">
              <w:rPr>
                <w:rFonts w:ascii="Arial" w:eastAsia="Times New Roman" w:hAnsi="Arial" w:cs="Arial"/>
                <w:spacing w:val="-1"/>
                <w:sz w:val="20"/>
                <w:szCs w:val="20"/>
                <w:rPrChange w:id="3093" w:author="Adelino Naquarta Sepalanga Domingos" w:date="2025-03-05T09:03:00Z" w16du:dateUtc="2025-03-05T08:03:00Z">
                  <w:rPr>
                    <w:rFonts w:ascii="Times New Roman" w:eastAsia="Times New Roman" w:hAnsi="Times New Roman"/>
                    <w:spacing w:val="-1"/>
                  </w:rPr>
                </w:rPrChange>
              </w:rPr>
              <w:t xml:space="preserve"> o do fim do período de tributação ou da data de geração, se anterior.</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3BE1661" w14:textId="77777777" w:rsidR="003F3EDE" w:rsidRPr="00C30B30" w:rsidRDefault="003F3EDE" w:rsidP="0025185C">
            <w:pPr>
              <w:jc w:val="center"/>
              <w:rPr>
                <w:rFonts w:ascii="Arial" w:eastAsia="Times New Roman" w:hAnsi="Arial" w:cs="Arial"/>
                <w:spacing w:val="-1"/>
                <w:sz w:val="20"/>
                <w:szCs w:val="20"/>
                <w:rPrChange w:id="3094" w:author="Adelino Naquarta Sepalanga Domingos" w:date="2025-03-05T09:03:00Z" w16du:dateUtc="2025-03-05T08:03:00Z">
                  <w:rPr>
                    <w:rFonts w:ascii="Times New Roman" w:eastAsia="Times New Roman" w:hAnsi="Times New Roman"/>
                    <w:spacing w:val="-1"/>
                  </w:rPr>
                </w:rPrChange>
              </w:rPr>
            </w:pPr>
          </w:p>
          <w:p w14:paraId="3E6D7BC1" w14:textId="77777777" w:rsidR="003F3EDE" w:rsidRPr="00C30B30" w:rsidRDefault="003F3EDE" w:rsidP="0025185C">
            <w:pPr>
              <w:jc w:val="center"/>
              <w:rPr>
                <w:rFonts w:ascii="Arial" w:eastAsia="Times New Roman" w:hAnsi="Arial" w:cs="Arial"/>
                <w:spacing w:val="-1"/>
                <w:sz w:val="20"/>
                <w:szCs w:val="20"/>
                <w:rPrChange w:id="3095"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096" w:author="Adelino Naquarta Sepalanga Domingos" w:date="2025-03-05T09:03:00Z" w16du:dateUtc="2025-03-05T08:03:00Z">
                  <w:rPr>
                    <w:rFonts w:ascii="Times New Roman" w:eastAsia="Times New Roman" w:hAnsi="Times New Roman"/>
                    <w:spacing w:val="-1"/>
                  </w:rPr>
                </w:rPrChange>
              </w:rPr>
              <w:t>Monetario</w:t>
            </w:r>
          </w:p>
        </w:tc>
      </w:tr>
      <w:tr w:rsidR="003F3EDE" w:rsidRPr="00C30B30" w14:paraId="4C70448B" w14:textId="77777777" w:rsidTr="0025185C">
        <w:trPr>
          <w:trHeight w:val="1176"/>
        </w:trPr>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638CAA7" w14:textId="77777777" w:rsidR="003F3EDE" w:rsidRPr="00C30B30" w:rsidRDefault="003F3EDE" w:rsidP="0025185C">
            <w:pPr>
              <w:jc w:val="center"/>
              <w:rPr>
                <w:rFonts w:ascii="Arial" w:eastAsia="Times New Roman" w:hAnsi="Arial" w:cs="Arial"/>
                <w:spacing w:val="-1"/>
                <w:sz w:val="20"/>
                <w:szCs w:val="20"/>
                <w:rPrChange w:id="3097" w:author="Adelino Naquarta Sepalanga Domingos" w:date="2025-03-05T09:03:00Z" w16du:dateUtc="2025-03-05T08:03:00Z">
                  <w:rPr>
                    <w:rFonts w:ascii="Times New Roman" w:eastAsia="Times New Roman" w:hAnsi="Times New Roman"/>
                    <w:spacing w:val="-1"/>
                  </w:rPr>
                </w:rPrChange>
              </w:rPr>
            </w:pPr>
          </w:p>
          <w:p w14:paraId="0BC3492E" w14:textId="77777777" w:rsidR="003F3EDE" w:rsidRPr="00C30B30" w:rsidRDefault="003F3EDE" w:rsidP="0025185C">
            <w:pPr>
              <w:jc w:val="center"/>
              <w:rPr>
                <w:rFonts w:ascii="Arial" w:eastAsia="Times New Roman" w:hAnsi="Arial" w:cs="Arial"/>
                <w:spacing w:val="-1"/>
                <w:sz w:val="20"/>
                <w:szCs w:val="20"/>
                <w:rPrChange w:id="3098" w:author="Adelino Naquarta Sepalanga Domingos" w:date="2025-03-05T09:03:00Z" w16du:dateUtc="2025-03-05T08:03:00Z">
                  <w:rPr>
                    <w:rFonts w:ascii="Times New Roman" w:eastAsia="Times New Roman" w:hAnsi="Times New Roman"/>
                    <w:spacing w:val="-1"/>
                  </w:rPr>
                </w:rPrChange>
              </w:rPr>
            </w:pPr>
          </w:p>
          <w:p w14:paraId="5DDB1B63" w14:textId="77777777" w:rsidR="003F3EDE" w:rsidRPr="00C30B30" w:rsidRDefault="003F3EDE" w:rsidP="0025185C">
            <w:pPr>
              <w:jc w:val="center"/>
              <w:rPr>
                <w:rFonts w:ascii="Arial" w:eastAsia="Times New Roman" w:hAnsi="Arial" w:cs="Arial"/>
                <w:spacing w:val="-1"/>
                <w:sz w:val="20"/>
                <w:szCs w:val="20"/>
                <w:rPrChange w:id="3099" w:author="Adelino Naquarta Sepalanga Domingos" w:date="2025-03-05T09:03:00Z" w16du:dateUtc="2025-03-05T08:03:00Z">
                  <w:rPr>
                    <w:rFonts w:ascii="Times New Roman" w:eastAsia="Times New Roman" w:hAnsi="Times New Roman"/>
                    <w:spacing w:val="-1"/>
                  </w:rPr>
                </w:rPrChange>
              </w:rPr>
            </w:pPr>
          </w:p>
          <w:p w14:paraId="39B68F37" w14:textId="77777777" w:rsidR="003F3EDE" w:rsidRPr="00C30B30" w:rsidRDefault="003F3EDE" w:rsidP="0025185C">
            <w:pPr>
              <w:jc w:val="center"/>
              <w:rPr>
                <w:rFonts w:ascii="Arial" w:eastAsia="Times New Roman" w:hAnsi="Arial" w:cs="Arial"/>
                <w:spacing w:val="-1"/>
                <w:sz w:val="20"/>
                <w:szCs w:val="20"/>
                <w:rPrChange w:id="3100" w:author="Adelino Naquarta Sepalanga Domingos" w:date="2025-03-05T09:03:00Z" w16du:dateUtc="2025-03-05T08:03:00Z">
                  <w:rPr>
                    <w:rFonts w:ascii="Times New Roman" w:eastAsia="Times New Roman" w:hAnsi="Times New Roman"/>
                    <w:spacing w:val="-1"/>
                  </w:rPr>
                </w:rPrChange>
              </w:rPr>
            </w:pPr>
          </w:p>
          <w:p w14:paraId="2BA0FA30" w14:textId="77777777" w:rsidR="003F3EDE" w:rsidRPr="00C30B30" w:rsidRDefault="003F3EDE" w:rsidP="0025185C">
            <w:pPr>
              <w:jc w:val="center"/>
              <w:rPr>
                <w:rFonts w:ascii="Arial" w:eastAsia="Times New Roman" w:hAnsi="Arial" w:cs="Arial"/>
                <w:spacing w:val="-1"/>
                <w:sz w:val="20"/>
                <w:szCs w:val="20"/>
                <w:rPrChange w:id="3101" w:author="Adelino Naquarta Sepalanga Domingos" w:date="2025-03-05T09:03:00Z" w16du:dateUtc="2025-03-05T08:03:00Z">
                  <w:rPr>
                    <w:rFonts w:ascii="Times New Roman" w:eastAsia="Times New Roman" w:hAnsi="Times New Roman"/>
                    <w:spacing w:val="-1"/>
                  </w:rPr>
                </w:rPrChange>
              </w:rPr>
            </w:pPr>
          </w:p>
          <w:p w14:paraId="59AAC8AC" w14:textId="77777777" w:rsidR="003F3EDE" w:rsidRPr="00C30B30" w:rsidRDefault="003F3EDE" w:rsidP="0025185C">
            <w:pPr>
              <w:jc w:val="center"/>
              <w:rPr>
                <w:rFonts w:ascii="Arial" w:eastAsia="Times New Roman" w:hAnsi="Arial" w:cs="Arial"/>
                <w:spacing w:val="-1"/>
                <w:sz w:val="20"/>
                <w:szCs w:val="20"/>
                <w:rPrChange w:id="3102"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103" w:author="Adelino Naquarta Sepalanga Domingos" w:date="2025-03-05T09:03:00Z" w16du:dateUtc="2025-03-05T08:03:00Z">
                  <w:rPr>
                    <w:rFonts w:ascii="Times New Roman" w:eastAsia="Times New Roman" w:hAnsi="Times New Roman"/>
                    <w:spacing w:val="-1"/>
                  </w:rPr>
                </w:rPrChange>
              </w:rPr>
              <w:t>2.1.2.7.</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7E14208" w14:textId="77777777" w:rsidR="003F3EDE" w:rsidRPr="00C30B30" w:rsidRDefault="003F3EDE" w:rsidP="0025185C">
            <w:pPr>
              <w:jc w:val="center"/>
              <w:rPr>
                <w:rFonts w:ascii="Arial" w:eastAsia="Times New Roman" w:hAnsi="Arial" w:cs="Arial"/>
                <w:spacing w:val="-1"/>
                <w:sz w:val="20"/>
                <w:szCs w:val="20"/>
                <w:rPrChange w:id="3104" w:author="Adelino Naquarta Sepalanga Domingos" w:date="2025-03-05T09:03:00Z" w16du:dateUtc="2025-03-05T08:03:00Z">
                  <w:rPr>
                    <w:rFonts w:ascii="Times New Roman" w:eastAsia="Times New Roman" w:hAnsi="Times New Roman"/>
                    <w:spacing w:val="-1"/>
                  </w:rPr>
                </w:rPrChange>
              </w:rPr>
            </w:pPr>
          </w:p>
          <w:p w14:paraId="67AEF4AF" w14:textId="77777777" w:rsidR="003F3EDE" w:rsidRPr="00C30B30" w:rsidRDefault="003F3EDE" w:rsidP="0025185C">
            <w:pPr>
              <w:jc w:val="center"/>
              <w:rPr>
                <w:rFonts w:ascii="Arial" w:eastAsia="Times New Roman" w:hAnsi="Arial" w:cs="Arial"/>
                <w:spacing w:val="-1"/>
                <w:sz w:val="20"/>
                <w:szCs w:val="20"/>
                <w:rPrChange w:id="3105" w:author="Adelino Naquarta Sepalanga Domingos" w:date="2025-03-05T09:03:00Z" w16du:dateUtc="2025-03-05T08:03:00Z">
                  <w:rPr>
                    <w:rFonts w:ascii="Times New Roman" w:eastAsia="Times New Roman" w:hAnsi="Times New Roman"/>
                    <w:spacing w:val="-1"/>
                  </w:rPr>
                </w:rPrChange>
              </w:rPr>
            </w:pPr>
          </w:p>
          <w:p w14:paraId="3DEDDE3A" w14:textId="77777777" w:rsidR="003F3EDE" w:rsidRPr="00C30B30" w:rsidRDefault="003F3EDE" w:rsidP="0025185C">
            <w:pPr>
              <w:jc w:val="center"/>
              <w:rPr>
                <w:rFonts w:ascii="Arial" w:eastAsia="Times New Roman" w:hAnsi="Arial" w:cs="Arial"/>
                <w:spacing w:val="-1"/>
                <w:sz w:val="20"/>
                <w:szCs w:val="20"/>
                <w:rPrChange w:id="3106" w:author="Adelino Naquarta Sepalanga Domingos" w:date="2025-03-05T09:03:00Z" w16du:dateUtc="2025-03-05T08:03:00Z">
                  <w:rPr>
                    <w:rFonts w:ascii="Times New Roman" w:eastAsia="Times New Roman" w:hAnsi="Times New Roman"/>
                    <w:spacing w:val="-1"/>
                  </w:rPr>
                </w:rPrChange>
              </w:rPr>
            </w:pPr>
          </w:p>
          <w:p w14:paraId="69732C30" w14:textId="77777777" w:rsidR="003F3EDE" w:rsidRPr="00C30B30" w:rsidRDefault="003F3EDE" w:rsidP="0025185C">
            <w:pPr>
              <w:jc w:val="center"/>
              <w:rPr>
                <w:rFonts w:ascii="Arial" w:eastAsia="Times New Roman" w:hAnsi="Arial" w:cs="Arial"/>
                <w:spacing w:val="-1"/>
                <w:sz w:val="20"/>
                <w:szCs w:val="20"/>
                <w:rPrChange w:id="3107" w:author="Adelino Naquarta Sepalanga Domingos" w:date="2025-03-05T09:03:00Z" w16du:dateUtc="2025-03-05T08:03:00Z">
                  <w:rPr>
                    <w:rFonts w:ascii="Times New Roman" w:eastAsia="Times New Roman" w:hAnsi="Times New Roman"/>
                    <w:spacing w:val="-1"/>
                  </w:rPr>
                </w:rPrChange>
              </w:rPr>
            </w:pPr>
          </w:p>
          <w:p w14:paraId="02731478" w14:textId="77777777" w:rsidR="003F3EDE" w:rsidRPr="00C30B30" w:rsidRDefault="003F3EDE" w:rsidP="0025185C">
            <w:pPr>
              <w:jc w:val="center"/>
              <w:rPr>
                <w:rFonts w:ascii="Arial" w:eastAsia="Times New Roman" w:hAnsi="Arial" w:cs="Arial"/>
                <w:spacing w:val="-1"/>
                <w:sz w:val="20"/>
                <w:szCs w:val="20"/>
                <w:rPrChange w:id="3108" w:author="Adelino Naquarta Sepalanga Domingos" w:date="2025-03-05T09:03:00Z" w16du:dateUtc="2025-03-05T08:03:00Z">
                  <w:rPr>
                    <w:rFonts w:ascii="Times New Roman" w:eastAsia="Times New Roman" w:hAnsi="Times New Roman"/>
                    <w:spacing w:val="-1"/>
                  </w:rPr>
                </w:rPrChange>
              </w:rPr>
            </w:pPr>
          </w:p>
          <w:p w14:paraId="13E4E9B5" w14:textId="77777777" w:rsidR="003F3EDE" w:rsidRPr="00C30B30" w:rsidRDefault="003F3EDE" w:rsidP="0025185C">
            <w:pPr>
              <w:jc w:val="center"/>
              <w:rPr>
                <w:rFonts w:ascii="Arial" w:eastAsia="Times New Roman" w:hAnsi="Arial" w:cs="Arial"/>
                <w:spacing w:val="-1"/>
                <w:sz w:val="20"/>
                <w:szCs w:val="20"/>
                <w:rPrChange w:id="3109"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110" w:author="Adelino Naquarta Sepalanga Domingos" w:date="2025-03-05T09:03:00Z" w16du:dateUtc="2025-03-05T08:03:00Z">
                  <w:rPr>
                    <w:rFonts w:ascii="Times New Roman" w:eastAsia="Times New Roman" w:hAnsi="Times New Roman"/>
                    <w:spacing w:val="-1"/>
                  </w:rPr>
                </w:rPrChange>
              </w:rPr>
              <w:t>*</w:t>
            </w:r>
          </w:p>
        </w:tc>
        <w:tc>
          <w:tcPr>
            <w:tcW w:w="308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FE67B61" w14:textId="77777777" w:rsidR="003F3EDE" w:rsidRPr="00C30B30" w:rsidRDefault="003F3EDE" w:rsidP="0025185C">
            <w:pPr>
              <w:rPr>
                <w:rFonts w:ascii="Arial" w:eastAsia="Times New Roman" w:hAnsi="Arial" w:cs="Arial"/>
                <w:spacing w:val="-1"/>
                <w:sz w:val="20"/>
                <w:szCs w:val="20"/>
                <w:rPrChange w:id="3111" w:author="Adelino Naquarta Sepalanga Domingos" w:date="2025-03-05T09:03:00Z" w16du:dateUtc="2025-03-05T08:03:00Z">
                  <w:rPr>
                    <w:rFonts w:ascii="Times New Roman" w:eastAsia="Times New Roman" w:hAnsi="Times New Roman"/>
                    <w:spacing w:val="-1"/>
                  </w:rPr>
                </w:rPrChange>
              </w:rPr>
            </w:pPr>
          </w:p>
          <w:p w14:paraId="581812AD" w14:textId="77777777" w:rsidR="003F3EDE" w:rsidRPr="00C30B30" w:rsidRDefault="003F3EDE" w:rsidP="0025185C">
            <w:pPr>
              <w:rPr>
                <w:rFonts w:ascii="Arial" w:eastAsia="Times New Roman" w:hAnsi="Arial" w:cs="Arial"/>
                <w:spacing w:val="-1"/>
                <w:sz w:val="20"/>
                <w:szCs w:val="20"/>
                <w:rPrChange w:id="3112" w:author="Adelino Naquarta Sepalanga Domingos" w:date="2025-03-05T09:03:00Z" w16du:dateUtc="2025-03-05T08:03:00Z">
                  <w:rPr>
                    <w:rFonts w:ascii="Times New Roman" w:eastAsia="Times New Roman" w:hAnsi="Times New Roman"/>
                    <w:spacing w:val="-1"/>
                  </w:rPr>
                </w:rPrChange>
              </w:rPr>
            </w:pPr>
          </w:p>
          <w:p w14:paraId="2E9159E7" w14:textId="77777777" w:rsidR="003F3EDE" w:rsidRPr="00C30B30" w:rsidRDefault="003F3EDE" w:rsidP="0025185C">
            <w:pPr>
              <w:rPr>
                <w:rFonts w:ascii="Arial" w:eastAsia="Times New Roman" w:hAnsi="Arial" w:cs="Arial"/>
                <w:spacing w:val="-1"/>
                <w:sz w:val="20"/>
                <w:szCs w:val="20"/>
                <w:rPrChange w:id="3113" w:author="Adelino Naquarta Sepalanga Domingos" w:date="2025-03-05T09:03:00Z" w16du:dateUtc="2025-03-05T08:03:00Z">
                  <w:rPr>
                    <w:rFonts w:ascii="Times New Roman" w:eastAsia="Times New Roman" w:hAnsi="Times New Roman"/>
                    <w:spacing w:val="-1"/>
                  </w:rPr>
                </w:rPrChange>
              </w:rPr>
            </w:pPr>
          </w:p>
          <w:p w14:paraId="1932D1B4" w14:textId="77777777" w:rsidR="003F3EDE" w:rsidRPr="00C30B30" w:rsidRDefault="003F3EDE" w:rsidP="0025185C">
            <w:pPr>
              <w:rPr>
                <w:rFonts w:ascii="Arial" w:eastAsia="Times New Roman" w:hAnsi="Arial" w:cs="Arial"/>
                <w:spacing w:val="-1"/>
                <w:sz w:val="20"/>
                <w:szCs w:val="20"/>
                <w:rPrChange w:id="3114" w:author="Adelino Naquarta Sepalanga Domingos" w:date="2025-03-05T09:03:00Z" w16du:dateUtc="2025-03-05T08:03:00Z">
                  <w:rPr>
                    <w:rFonts w:ascii="Times New Roman" w:eastAsia="Times New Roman" w:hAnsi="Times New Roman"/>
                    <w:spacing w:val="-1"/>
                  </w:rPr>
                </w:rPrChange>
              </w:rPr>
            </w:pPr>
          </w:p>
          <w:p w14:paraId="4DA3B79D" w14:textId="77777777" w:rsidR="003F3EDE" w:rsidRPr="00C30B30" w:rsidRDefault="003F3EDE" w:rsidP="0025185C">
            <w:pPr>
              <w:rPr>
                <w:rFonts w:ascii="Arial" w:eastAsia="Times New Roman" w:hAnsi="Arial" w:cs="Arial"/>
                <w:spacing w:val="-1"/>
                <w:sz w:val="20"/>
                <w:szCs w:val="20"/>
                <w:rPrChange w:id="3115" w:author="Adelino Naquarta Sepalanga Domingos" w:date="2025-03-05T09:03:00Z" w16du:dateUtc="2025-03-05T08:03:00Z">
                  <w:rPr>
                    <w:rFonts w:ascii="Times New Roman" w:eastAsia="Times New Roman" w:hAnsi="Times New Roman"/>
                    <w:spacing w:val="-1"/>
                  </w:rPr>
                </w:rPrChange>
              </w:rPr>
            </w:pPr>
          </w:p>
          <w:p w14:paraId="1CC7D7FB" w14:textId="77777777" w:rsidR="003F3EDE" w:rsidRPr="00C30B30" w:rsidRDefault="003F3EDE" w:rsidP="0025185C">
            <w:pPr>
              <w:rPr>
                <w:rFonts w:ascii="Arial" w:eastAsia="Times New Roman" w:hAnsi="Arial" w:cs="Arial"/>
                <w:spacing w:val="-1"/>
                <w:sz w:val="20"/>
                <w:szCs w:val="20"/>
                <w:rPrChange w:id="3116"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117" w:author="Adelino Naquarta Sepalanga Domingos" w:date="2025-03-05T09:03:00Z" w16du:dateUtc="2025-03-05T08:03:00Z">
                  <w:rPr>
                    <w:rFonts w:ascii="Times New Roman" w:eastAsia="Times New Roman" w:hAnsi="Times New Roman"/>
                    <w:spacing w:val="-1"/>
                  </w:rPr>
                </w:rPrChange>
              </w:rPr>
              <w:t>Categoria e tipo de conta (GroupingCategory)</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9B578C6" w14:textId="77777777" w:rsidR="003F3EDE" w:rsidRPr="00C30B30" w:rsidRDefault="003F3EDE" w:rsidP="0025185C">
            <w:pPr>
              <w:rPr>
                <w:rFonts w:ascii="Arial" w:eastAsia="Times New Roman" w:hAnsi="Arial" w:cs="Arial"/>
                <w:spacing w:val="-1"/>
                <w:sz w:val="20"/>
                <w:szCs w:val="20"/>
                <w:rPrChange w:id="3118"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119" w:author="Adelino Naquarta Sepalanga Domingos" w:date="2025-03-05T09:03:00Z" w16du:dateUtc="2025-03-05T08:03:00Z">
                  <w:rPr>
                    <w:rFonts w:ascii="Times New Roman" w:eastAsia="Times New Roman" w:hAnsi="Times New Roman"/>
                    <w:spacing w:val="-1"/>
                  </w:rPr>
                </w:rPrChange>
              </w:rPr>
              <w:t>Deve ser indicado o tipo e a categoria da conta:</w:t>
            </w:r>
          </w:p>
          <w:p w14:paraId="01E70D70" w14:textId="77777777" w:rsidR="003F3EDE" w:rsidRPr="00C30B30" w:rsidRDefault="003F3EDE" w:rsidP="0025185C">
            <w:pPr>
              <w:spacing w:after="0"/>
              <w:rPr>
                <w:rFonts w:ascii="Arial" w:eastAsia="Times New Roman" w:hAnsi="Arial" w:cs="Arial"/>
                <w:spacing w:val="-1"/>
                <w:sz w:val="20"/>
                <w:szCs w:val="20"/>
                <w:rPrChange w:id="3120"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121" w:author="Adelino Naquarta Sepalanga Domingos" w:date="2025-03-05T09:03:00Z" w16du:dateUtc="2025-03-05T08:03:00Z">
                  <w:rPr>
                    <w:rFonts w:ascii="Times New Roman" w:eastAsia="Times New Roman" w:hAnsi="Times New Roman"/>
                    <w:spacing w:val="-1"/>
                  </w:rPr>
                </w:rPrChange>
              </w:rPr>
              <w:t>“GR” – Conta de 1.º grau da contabilidade geral;</w:t>
            </w:r>
          </w:p>
          <w:p w14:paraId="17FB3C6F" w14:textId="77777777" w:rsidR="003F3EDE" w:rsidRPr="00C30B30" w:rsidRDefault="003F3EDE" w:rsidP="0025185C">
            <w:pPr>
              <w:spacing w:after="0"/>
              <w:rPr>
                <w:rFonts w:ascii="Arial" w:eastAsia="Times New Roman" w:hAnsi="Arial" w:cs="Arial"/>
                <w:spacing w:val="-1"/>
                <w:sz w:val="20"/>
                <w:szCs w:val="20"/>
                <w:rPrChange w:id="3122"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123" w:author="Adelino Naquarta Sepalanga Domingos" w:date="2025-03-05T09:03:00Z" w16du:dateUtc="2025-03-05T08:03:00Z">
                  <w:rPr>
                    <w:rFonts w:ascii="Times New Roman" w:eastAsia="Times New Roman" w:hAnsi="Times New Roman"/>
                    <w:spacing w:val="-1"/>
                  </w:rPr>
                </w:rPrChange>
              </w:rPr>
              <w:t>“GA” – Conta agregadora ou integradora da contabilidade geral;</w:t>
            </w:r>
          </w:p>
          <w:p w14:paraId="1C4A3164" w14:textId="77777777" w:rsidR="003F3EDE" w:rsidRPr="00C30B30" w:rsidRDefault="003F3EDE" w:rsidP="0025185C">
            <w:pPr>
              <w:spacing w:after="0"/>
              <w:rPr>
                <w:rFonts w:ascii="Arial" w:eastAsia="Times New Roman" w:hAnsi="Arial" w:cs="Arial"/>
                <w:spacing w:val="-1"/>
                <w:sz w:val="20"/>
                <w:szCs w:val="20"/>
                <w:rPrChange w:id="3124"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125" w:author="Adelino Naquarta Sepalanga Domingos" w:date="2025-03-05T09:03:00Z" w16du:dateUtc="2025-03-05T08:03:00Z">
                  <w:rPr>
                    <w:rFonts w:ascii="Times New Roman" w:eastAsia="Times New Roman" w:hAnsi="Times New Roman"/>
                    <w:spacing w:val="-1"/>
                  </w:rPr>
                </w:rPrChange>
              </w:rPr>
              <w:t>“GM” – Conta de movimento da contabilidade geral;</w:t>
            </w:r>
          </w:p>
          <w:p w14:paraId="6555833F" w14:textId="77777777" w:rsidR="003F3EDE" w:rsidRPr="00C30B30" w:rsidRDefault="003F3EDE" w:rsidP="0025185C">
            <w:pPr>
              <w:spacing w:after="0"/>
              <w:rPr>
                <w:rFonts w:ascii="Arial" w:eastAsia="Times New Roman" w:hAnsi="Arial" w:cs="Arial"/>
                <w:spacing w:val="-1"/>
                <w:sz w:val="20"/>
                <w:szCs w:val="20"/>
                <w:rPrChange w:id="3126"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127" w:author="Adelino Naquarta Sepalanga Domingos" w:date="2025-03-05T09:03:00Z" w16du:dateUtc="2025-03-05T08:03:00Z">
                  <w:rPr>
                    <w:rFonts w:ascii="Times New Roman" w:eastAsia="Times New Roman" w:hAnsi="Times New Roman"/>
                    <w:spacing w:val="-1"/>
                  </w:rPr>
                </w:rPrChange>
              </w:rPr>
              <w:t>“AR” – Conta de 1.º grau da contabilidade analítica;</w:t>
            </w:r>
          </w:p>
          <w:p w14:paraId="1C98F163" w14:textId="77777777" w:rsidR="003F3EDE" w:rsidRPr="00C30B30" w:rsidRDefault="003F3EDE" w:rsidP="0025185C">
            <w:pPr>
              <w:spacing w:after="0"/>
              <w:rPr>
                <w:rFonts w:ascii="Arial" w:eastAsia="Times New Roman" w:hAnsi="Arial" w:cs="Arial"/>
                <w:spacing w:val="-1"/>
                <w:sz w:val="20"/>
                <w:szCs w:val="20"/>
                <w:rPrChange w:id="3128"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129" w:author="Adelino Naquarta Sepalanga Domingos" w:date="2025-03-05T09:03:00Z" w16du:dateUtc="2025-03-05T08:03:00Z">
                  <w:rPr>
                    <w:rFonts w:ascii="Times New Roman" w:eastAsia="Times New Roman" w:hAnsi="Times New Roman"/>
                    <w:spacing w:val="-1"/>
                  </w:rPr>
                </w:rPrChange>
              </w:rPr>
              <w:t>“AA” – Conta agregadora ou integradora da contabilidade analítica;</w:t>
            </w:r>
          </w:p>
          <w:p w14:paraId="32713337" w14:textId="77777777" w:rsidR="003F3EDE" w:rsidRPr="00C30B30" w:rsidRDefault="003F3EDE" w:rsidP="0025185C">
            <w:pPr>
              <w:spacing w:after="0"/>
              <w:rPr>
                <w:rFonts w:ascii="Arial" w:eastAsia="Times New Roman" w:hAnsi="Arial" w:cs="Arial"/>
                <w:spacing w:val="-1"/>
                <w:sz w:val="20"/>
                <w:szCs w:val="20"/>
                <w:rPrChange w:id="3130" w:author="Adelino Naquarta Sepalanga Domingos" w:date="2025-03-05T09:03:00Z" w16du:dateUtc="2025-03-05T08:03:00Z">
                  <w:rPr>
                    <w:rFonts w:ascii="Times New Roman" w:eastAsia="Times New Roman" w:hAnsi="Times New Roman"/>
                    <w:spacing w:val="-1"/>
                  </w:rPr>
                </w:rPrChange>
              </w:rPr>
            </w:pPr>
          </w:p>
          <w:p w14:paraId="3BC68D10" w14:textId="77777777" w:rsidR="003F3EDE" w:rsidRPr="00C30B30" w:rsidRDefault="003F3EDE" w:rsidP="0025185C">
            <w:pPr>
              <w:spacing w:after="0"/>
              <w:rPr>
                <w:rFonts w:ascii="Arial" w:eastAsia="Times New Roman" w:hAnsi="Arial" w:cs="Arial"/>
                <w:spacing w:val="-1"/>
                <w:sz w:val="20"/>
                <w:szCs w:val="20"/>
                <w:rPrChange w:id="3131" w:author="Adelino Naquarta Sepalanga Domingos" w:date="2025-03-05T09:03:00Z" w16du:dateUtc="2025-03-05T08:03:00Z">
                  <w:rPr>
                    <w:rFonts w:ascii="Times New Roman" w:eastAsia="Times New Roman" w:hAnsi="Times New Roman"/>
                    <w:spacing w:val="-1"/>
                  </w:rPr>
                </w:rPrChange>
              </w:rPr>
            </w:pPr>
          </w:p>
          <w:p w14:paraId="4B1E6E9C" w14:textId="77777777" w:rsidR="003F3EDE" w:rsidRPr="00C30B30" w:rsidRDefault="003F3EDE" w:rsidP="0025185C">
            <w:pPr>
              <w:spacing w:after="0"/>
              <w:rPr>
                <w:rFonts w:ascii="Arial" w:eastAsia="Times New Roman" w:hAnsi="Arial" w:cs="Arial"/>
                <w:spacing w:val="-1"/>
                <w:sz w:val="20"/>
                <w:szCs w:val="20"/>
                <w:rPrChange w:id="3132"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133" w:author="Adelino Naquarta Sepalanga Domingos" w:date="2025-03-05T09:03:00Z" w16du:dateUtc="2025-03-05T08:03:00Z">
                  <w:rPr>
                    <w:rFonts w:ascii="Times New Roman" w:eastAsia="Times New Roman" w:hAnsi="Times New Roman"/>
                    <w:spacing w:val="-1"/>
                  </w:rPr>
                </w:rPrChange>
              </w:rPr>
              <w:t xml:space="preserve"> e</w:t>
            </w:r>
          </w:p>
          <w:p w14:paraId="698641AB" w14:textId="77777777" w:rsidR="003F3EDE" w:rsidRPr="00C30B30" w:rsidRDefault="003F3EDE" w:rsidP="0025185C">
            <w:pPr>
              <w:spacing w:after="0"/>
              <w:rPr>
                <w:rFonts w:ascii="Arial" w:eastAsia="Times New Roman" w:hAnsi="Arial" w:cs="Arial"/>
                <w:spacing w:val="-1"/>
                <w:sz w:val="20"/>
                <w:szCs w:val="20"/>
                <w:rPrChange w:id="3134"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135" w:author="Adelino Naquarta Sepalanga Domingos" w:date="2025-03-05T09:03:00Z" w16du:dateUtc="2025-03-05T08:03:00Z">
                  <w:rPr>
                    <w:rFonts w:ascii="Times New Roman" w:eastAsia="Times New Roman" w:hAnsi="Times New Roman"/>
                    <w:spacing w:val="-1"/>
                  </w:rPr>
                </w:rPrChange>
              </w:rPr>
              <w:t>“AM” – Conta de movimento da contabilidade analítica.</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E9225A5" w14:textId="77777777" w:rsidR="003F3EDE" w:rsidRPr="00C30B30" w:rsidRDefault="003F3EDE" w:rsidP="0025185C">
            <w:pPr>
              <w:jc w:val="center"/>
              <w:rPr>
                <w:rFonts w:ascii="Arial" w:eastAsia="Times New Roman" w:hAnsi="Arial" w:cs="Arial"/>
                <w:spacing w:val="-1"/>
                <w:sz w:val="20"/>
                <w:szCs w:val="20"/>
                <w:rPrChange w:id="3136" w:author="Adelino Naquarta Sepalanga Domingos" w:date="2025-03-05T09:03:00Z" w16du:dateUtc="2025-03-05T08:03:00Z">
                  <w:rPr>
                    <w:rFonts w:ascii="Times New Roman" w:eastAsia="Times New Roman" w:hAnsi="Times New Roman"/>
                    <w:spacing w:val="-1"/>
                  </w:rPr>
                </w:rPrChange>
              </w:rPr>
            </w:pPr>
          </w:p>
          <w:p w14:paraId="27BB13B1" w14:textId="77777777" w:rsidR="003F3EDE" w:rsidRPr="00C30B30" w:rsidRDefault="003F3EDE" w:rsidP="0025185C">
            <w:pPr>
              <w:jc w:val="center"/>
              <w:rPr>
                <w:rFonts w:ascii="Arial" w:eastAsia="Times New Roman" w:hAnsi="Arial" w:cs="Arial"/>
                <w:spacing w:val="-1"/>
                <w:sz w:val="20"/>
                <w:szCs w:val="20"/>
                <w:rPrChange w:id="3137" w:author="Adelino Naquarta Sepalanga Domingos" w:date="2025-03-05T09:03:00Z" w16du:dateUtc="2025-03-05T08:03:00Z">
                  <w:rPr>
                    <w:rFonts w:ascii="Times New Roman" w:eastAsia="Times New Roman" w:hAnsi="Times New Roman"/>
                    <w:spacing w:val="-1"/>
                  </w:rPr>
                </w:rPrChange>
              </w:rPr>
            </w:pPr>
          </w:p>
          <w:p w14:paraId="4EEF4497" w14:textId="77777777" w:rsidR="003F3EDE" w:rsidRPr="00C30B30" w:rsidRDefault="003F3EDE" w:rsidP="0025185C">
            <w:pPr>
              <w:jc w:val="center"/>
              <w:rPr>
                <w:rFonts w:ascii="Arial" w:eastAsia="Times New Roman" w:hAnsi="Arial" w:cs="Arial"/>
                <w:spacing w:val="-1"/>
                <w:sz w:val="20"/>
                <w:szCs w:val="20"/>
                <w:rPrChange w:id="3138" w:author="Adelino Naquarta Sepalanga Domingos" w:date="2025-03-05T09:03:00Z" w16du:dateUtc="2025-03-05T08:03:00Z">
                  <w:rPr>
                    <w:rFonts w:ascii="Times New Roman" w:eastAsia="Times New Roman" w:hAnsi="Times New Roman"/>
                    <w:spacing w:val="-1"/>
                  </w:rPr>
                </w:rPrChange>
              </w:rPr>
            </w:pPr>
          </w:p>
          <w:p w14:paraId="4C274626" w14:textId="77777777" w:rsidR="003F3EDE" w:rsidRPr="00C30B30" w:rsidRDefault="003F3EDE" w:rsidP="0025185C">
            <w:pPr>
              <w:jc w:val="center"/>
              <w:rPr>
                <w:rFonts w:ascii="Arial" w:eastAsia="Times New Roman" w:hAnsi="Arial" w:cs="Arial"/>
                <w:spacing w:val="-1"/>
                <w:sz w:val="20"/>
                <w:szCs w:val="20"/>
                <w:rPrChange w:id="3139" w:author="Adelino Naquarta Sepalanga Domingos" w:date="2025-03-05T09:03:00Z" w16du:dateUtc="2025-03-05T08:03:00Z">
                  <w:rPr>
                    <w:rFonts w:ascii="Times New Roman" w:eastAsia="Times New Roman" w:hAnsi="Times New Roman"/>
                    <w:spacing w:val="-1"/>
                  </w:rPr>
                </w:rPrChange>
              </w:rPr>
            </w:pPr>
          </w:p>
          <w:p w14:paraId="19BAEBDC" w14:textId="77777777" w:rsidR="003F3EDE" w:rsidRPr="00C30B30" w:rsidRDefault="003F3EDE" w:rsidP="0025185C">
            <w:pPr>
              <w:jc w:val="center"/>
              <w:rPr>
                <w:rFonts w:ascii="Arial" w:eastAsia="Times New Roman" w:hAnsi="Arial" w:cs="Arial"/>
                <w:spacing w:val="-1"/>
                <w:sz w:val="20"/>
                <w:szCs w:val="20"/>
                <w:rPrChange w:id="3140" w:author="Adelino Naquarta Sepalanga Domingos" w:date="2025-03-05T09:03:00Z" w16du:dateUtc="2025-03-05T08:03:00Z">
                  <w:rPr>
                    <w:rFonts w:ascii="Times New Roman" w:eastAsia="Times New Roman" w:hAnsi="Times New Roman"/>
                    <w:spacing w:val="-1"/>
                  </w:rPr>
                </w:rPrChange>
              </w:rPr>
            </w:pPr>
          </w:p>
          <w:p w14:paraId="32F71869" w14:textId="77777777" w:rsidR="003F3EDE" w:rsidRPr="00C30B30" w:rsidRDefault="003F3EDE" w:rsidP="0025185C">
            <w:pPr>
              <w:jc w:val="center"/>
              <w:rPr>
                <w:rFonts w:ascii="Arial" w:eastAsia="Times New Roman" w:hAnsi="Arial" w:cs="Arial"/>
                <w:spacing w:val="-1"/>
                <w:sz w:val="20"/>
                <w:szCs w:val="20"/>
                <w:rPrChange w:id="3141"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142" w:author="Adelino Naquarta Sepalanga Domingos" w:date="2025-03-05T09:03:00Z" w16du:dateUtc="2025-03-05T08:03:00Z">
                  <w:rPr>
                    <w:rFonts w:ascii="Times New Roman" w:eastAsia="Times New Roman" w:hAnsi="Times New Roman"/>
                    <w:spacing w:val="-1"/>
                  </w:rPr>
                </w:rPrChange>
              </w:rPr>
              <w:t>Texto 2</w:t>
            </w:r>
          </w:p>
        </w:tc>
      </w:tr>
      <w:tr w:rsidR="003F3EDE" w:rsidRPr="00C30B30" w14:paraId="11F2F874" w14:textId="77777777" w:rsidTr="0025185C">
        <w:trPr>
          <w:trHeight w:val="2168"/>
        </w:trPr>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A025E84" w14:textId="77777777" w:rsidR="003F3EDE" w:rsidRPr="00C30B30" w:rsidRDefault="003F3EDE" w:rsidP="0025185C">
            <w:pPr>
              <w:jc w:val="center"/>
              <w:rPr>
                <w:rFonts w:ascii="Arial" w:eastAsia="Times New Roman" w:hAnsi="Arial" w:cs="Arial"/>
                <w:spacing w:val="-1"/>
                <w:sz w:val="20"/>
                <w:szCs w:val="20"/>
                <w:rPrChange w:id="3143" w:author="Adelino Naquarta Sepalanga Domingos" w:date="2025-03-05T09:03:00Z" w16du:dateUtc="2025-03-05T08:03:00Z">
                  <w:rPr>
                    <w:rFonts w:ascii="Times New Roman" w:eastAsia="Times New Roman" w:hAnsi="Times New Roman"/>
                    <w:spacing w:val="-1"/>
                  </w:rPr>
                </w:rPrChange>
              </w:rPr>
            </w:pPr>
          </w:p>
          <w:p w14:paraId="17F0B583" w14:textId="77777777" w:rsidR="003F3EDE" w:rsidRPr="00C30B30" w:rsidRDefault="003F3EDE" w:rsidP="0025185C">
            <w:pPr>
              <w:jc w:val="center"/>
              <w:rPr>
                <w:rFonts w:ascii="Arial" w:eastAsia="Times New Roman" w:hAnsi="Arial" w:cs="Arial"/>
                <w:spacing w:val="-1"/>
                <w:sz w:val="20"/>
                <w:szCs w:val="20"/>
                <w:rPrChange w:id="3144" w:author="Adelino Naquarta Sepalanga Domingos" w:date="2025-03-05T09:03:00Z" w16du:dateUtc="2025-03-05T08:03:00Z">
                  <w:rPr>
                    <w:rFonts w:ascii="Times New Roman" w:eastAsia="Times New Roman" w:hAnsi="Times New Roman"/>
                    <w:spacing w:val="-1"/>
                  </w:rPr>
                </w:rPrChange>
              </w:rPr>
            </w:pPr>
          </w:p>
          <w:p w14:paraId="087027FA" w14:textId="77777777" w:rsidR="003F3EDE" w:rsidRPr="00C30B30" w:rsidRDefault="003F3EDE" w:rsidP="0025185C">
            <w:pPr>
              <w:jc w:val="center"/>
              <w:rPr>
                <w:rFonts w:ascii="Arial" w:eastAsia="Times New Roman" w:hAnsi="Arial" w:cs="Arial"/>
                <w:spacing w:val="-1"/>
                <w:sz w:val="20"/>
                <w:szCs w:val="20"/>
                <w:rPrChange w:id="3145"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146" w:author="Adelino Naquarta Sepalanga Domingos" w:date="2025-03-05T09:03:00Z" w16du:dateUtc="2025-03-05T08:03:00Z">
                  <w:rPr>
                    <w:rFonts w:ascii="Times New Roman" w:eastAsia="Times New Roman" w:hAnsi="Times New Roman"/>
                    <w:spacing w:val="-1"/>
                  </w:rPr>
                </w:rPrChange>
              </w:rPr>
              <w:t>2.1.2.8.</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1BA5CF0" w14:textId="77777777" w:rsidR="003F3EDE" w:rsidRPr="00C30B30" w:rsidRDefault="003F3EDE" w:rsidP="0025185C">
            <w:pPr>
              <w:jc w:val="center"/>
              <w:rPr>
                <w:rFonts w:ascii="Arial" w:eastAsia="Times New Roman" w:hAnsi="Arial" w:cs="Arial"/>
                <w:spacing w:val="-1"/>
                <w:sz w:val="20"/>
                <w:szCs w:val="20"/>
                <w:rPrChange w:id="3147" w:author="Adelino Naquarta Sepalanga Domingos" w:date="2025-03-05T09:03:00Z" w16du:dateUtc="2025-03-05T08:03:00Z">
                  <w:rPr>
                    <w:rFonts w:ascii="Times New Roman" w:eastAsia="Times New Roman" w:hAnsi="Times New Roman"/>
                    <w:spacing w:val="-1"/>
                  </w:rPr>
                </w:rPrChange>
              </w:rPr>
            </w:pPr>
          </w:p>
          <w:p w14:paraId="758C4916" w14:textId="77777777" w:rsidR="003F3EDE" w:rsidRPr="00C30B30" w:rsidRDefault="003F3EDE" w:rsidP="0025185C">
            <w:pPr>
              <w:jc w:val="center"/>
              <w:rPr>
                <w:rFonts w:ascii="Arial" w:eastAsia="Times New Roman" w:hAnsi="Arial" w:cs="Arial"/>
                <w:spacing w:val="-1"/>
                <w:sz w:val="20"/>
                <w:szCs w:val="20"/>
                <w:rPrChange w:id="3148" w:author="Adelino Naquarta Sepalanga Domingos" w:date="2025-03-05T09:03:00Z" w16du:dateUtc="2025-03-05T08:03:00Z">
                  <w:rPr>
                    <w:rFonts w:ascii="Times New Roman" w:eastAsia="Times New Roman" w:hAnsi="Times New Roman"/>
                    <w:spacing w:val="-1"/>
                  </w:rPr>
                </w:rPrChange>
              </w:rPr>
            </w:pPr>
          </w:p>
          <w:p w14:paraId="21DCD265" w14:textId="77777777" w:rsidR="003F3EDE" w:rsidRPr="00C30B30" w:rsidRDefault="003F3EDE" w:rsidP="0025185C">
            <w:pPr>
              <w:jc w:val="center"/>
              <w:rPr>
                <w:rFonts w:ascii="Arial" w:eastAsia="Times New Roman" w:hAnsi="Arial" w:cs="Arial"/>
                <w:spacing w:val="-1"/>
                <w:sz w:val="20"/>
                <w:szCs w:val="20"/>
                <w:rPrChange w:id="3149"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150" w:author="Adelino Naquarta Sepalanga Domingos" w:date="2025-03-05T09:03:00Z" w16du:dateUtc="2025-03-05T08:03:00Z">
                  <w:rPr>
                    <w:rFonts w:ascii="Times New Roman" w:eastAsia="Times New Roman" w:hAnsi="Times New Roman"/>
                    <w:spacing w:val="-1"/>
                  </w:rPr>
                </w:rPrChange>
              </w:rPr>
              <w:t>#</w:t>
            </w:r>
          </w:p>
        </w:tc>
        <w:tc>
          <w:tcPr>
            <w:tcW w:w="308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F803AD8" w14:textId="77777777" w:rsidR="003F3EDE" w:rsidRPr="00C30B30" w:rsidRDefault="003F3EDE" w:rsidP="0025185C">
            <w:pPr>
              <w:rPr>
                <w:rFonts w:ascii="Arial" w:eastAsia="Times New Roman" w:hAnsi="Arial" w:cs="Arial"/>
                <w:spacing w:val="-1"/>
                <w:sz w:val="20"/>
                <w:szCs w:val="20"/>
                <w:rPrChange w:id="3151" w:author="Adelino Naquarta Sepalanga Domingos" w:date="2025-03-05T09:03:00Z" w16du:dateUtc="2025-03-05T08:03:00Z">
                  <w:rPr>
                    <w:rFonts w:ascii="Times New Roman" w:eastAsia="Times New Roman" w:hAnsi="Times New Roman"/>
                    <w:spacing w:val="-1"/>
                  </w:rPr>
                </w:rPrChange>
              </w:rPr>
            </w:pPr>
          </w:p>
          <w:p w14:paraId="655E3540" w14:textId="77777777" w:rsidR="003F3EDE" w:rsidRPr="00C30B30" w:rsidRDefault="003F3EDE" w:rsidP="0025185C">
            <w:pPr>
              <w:rPr>
                <w:rFonts w:ascii="Arial" w:eastAsia="Times New Roman" w:hAnsi="Arial" w:cs="Arial"/>
                <w:spacing w:val="-1"/>
                <w:sz w:val="20"/>
                <w:szCs w:val="20"/>
                <w:rPrChange w:id="3152" w:author="Adelino Naquarta Sepalanga Domingos" w:date="2025-03-05T09:03:00Z" w16du:dateUtc="2025-03-05T08:03:00Z">
                  <w:rPr>
                    <w:rFonts w:ascii="Times New Roman" w:eastAsia="Times New Roman" w:hAnsi="Times New Roman"/>
                    <w:spacing w:val="-1"/>
                  </w:rPr>
                </w:rPrChange>
              </w:rPr>
            </w:pPr>
          </w:p>
          <w:p w14:paraId="6A2DCEB6" w14:textId="77777777" w:rsidR="003F3EDE" w:rsidRPr="00C30B30" w:rsidRDefault="003F3EDE" w:rsidP="0025185C">
            <w:pPr>
              <w:rPr>
                <w:rFonts w:ascii="Arial" w:eastAsia="Times New Roman" w:hAnsi="Arial" w:cs="Arial"/>
                <w:spacing w:val="-1"/>
                <w:sz w:val="20"/>
                <w:szCs w:val="20"/>
                <w:rPrChange w:id="3153"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154" w:author="Adelino Naquarta Sepalanga Domingos" w:date="2025-03-05T09:03:00Z" w16du:dateUtc="2025-03-05T08:03:00Z">
                  <w:rPr>
                    <w:rFonts w:ascii="Times New Roman" w:eastAsia="Times New Roman" w:hAnsi="Times New Roman"/>
                    <w:spacing w:val="-1"/>
                  </w:rPr>
                </w:rPrChange>
              </w:rPr>
              <w:t>Hierarquia da conta (GroupingCode)</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A5FFC9F" w14:textId="77777777" w:rsidR="003F3EDE" w:rsidRPr="00C30B30" w:rsidRDefault="003F3EDE" w:rsidP="0025185C">
            <w:pPr>
              <w:rPr>
                <w:rFonts w:ascii="Arial" w:eastAsia="Times New Roman" w:hAnsi="Arial" w:cs="Arial"/>
                <w:spacing w:val="-1"/>
                <w:sz w:val="20"/>
                <w:szCs w:val="20"/>
                <w:rPrChange w:id="3155"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156" w:author="Adelino Naquarta Sepalanga Domingos" w:date="2025-03-05T09:03:00Z" w16du:dateUtc="2025-03-05T08:03:00Z">
                  <w:rPr>
                    <w:rFonts w:ascii="Times New Roman" w:eastAsia="Times New Roman" w:hAnsi="Times New Roman"/>
                    <w:spacing w:val="-1"/>
                  </w:rPr>
                </w:rPrChange>
              </w:rPr>
              <w:t>Excepto para as contas do 1.º grau, deve ser indicada a conta agregadora respectiva, do grau imediatamente superior, utilizando para este efeito a exacta estrutura que consta no correspondente campo 2.1.2.1. - Código da conta (Account ID).</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F6B5E2A" w14:textId="77777777" w:rsidR="003F3EDE" w:rsidRPr="00C30B30" w:rsidRDefault="003F3EDE" w:rsidP="0025185C">
            <w:pPr>
              <w:jc w:val="center"/>
              <w:rPr>
                <w:rFonts w:ascii="Arial" w:eastAsia="Times New Roman" w:hAnsi="Arial" w:cs="Arial"/>
                <w:spacing w:val="-1"/>
                <w:sz w:val="20"/>
                <w:szCs w:val="20"/>
                <w:rPrChange w:id="3157" w:author="Adelino Naquarta Sepalanga Domingos" w:date="2025-03-05T09:03:00Z" w16du:dateUtc="2025-03-05T08:03:00Z">
                  <w:rPr>
                    <w:rFonts w:ascii="Times New Roman" w:eastAsia="Times New Roman" w:hAnsi="Times New Roman"/>
                    <w:spacing w:val="-1"/>
                  </w:rPr>
                </w:rPrChange>
              </w:rPr>
            </w:pPr>
          </w:p>
          <w:p w14:paraId="65085B94" w14:textId="77777777" w:rsidR="003F3EDE" w:rsidRPr="00C30B30" w:rsidRDefault="003F3EDE" w:rsidP="0025185C">
            <w:pPr>
              <w:jc w:val="center"/>
              <w:rPr>
                <w:rFonts w:ascii="Arial" w:eastAsia="Times New Roman" w:hAnsi="Arial" w:cs="Arial"/>
                <w:spacing w:val="-1"/>
                <w:sz w:val="20"/>
                <w:szCs w:val="20"/>
                <w:rPrChange w:id="3158" w:author="Adelino Naquarta Sepalanga Domingos" w:date="2025-03-05T09:03:00Z" w16du:dateUtc="2025-03-05T08:03:00Z">
                  <w:rPr>
                    <w:rFonts w:ascii="Times New Roman" w:eastAsia="Times New Roman" w:hAnsi="Times New Roman"/>
                    <w:spacing w:val="-1"/>
                  </w:rPr>
                </w:rPrChange>
              </w:rPr>
            </w:pPr>
          </w:p>
          <w:p w14:paraId="0CAE334E" w14:textId="77777777" w:rsidR="003F3EDE" w:rsidRPr="00C30B30" w:rsidRDefault="003F3EDE" w:rsidP="0025185C">
            <w:pPr>
              <w:jc w:val="center"/>
              <w:rPr>
                <w:rFonts w:ascii="Arial" w:eastAsia="Times New Roman" w:hAnsi="Arial" w:cs="Arial"/>
                <w:spacing w:val="-1"/>
                <w:sz w:val="20"/>
                <w:szCs w:val="20"/>
                <w:rPrChange w:id="3159"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160" w:author="Adelino Naquarta Sepalanga Domingos" w:date="2025-03-05T09:03:00Z" w16du:dateUtc="2025-03-05T08:03:00Z">
                  <w:rPr>
                    <w:rFonts w:ascii="Times New Roman" w:eastAsia="Times New Roman" w:hAnsi="Times New Roman"/>
                    <w:spacing w:val="-1"/>
                  </w:rPr>
                </w:rPrChange>
              </w:rPr>
              <w:t xml:space="preserve">Texto 30 </w:t>
            </w:r>
          </w:p>
        </w:tc>
      </w:tr>
      <w:tr w:rsidR="003F3EDE" w:rsidRPr="00C30B30" w14:paraId="6516F09E" w14:textId="77777777" w:rsidTr="0025185C">
        <w:trPr>
          <w:trHeight w:val="794"/>
        </w:trPr>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13227B3" w14:textId="77777777" w:rsidR="003F3EDE" w:rsidRPr="00C30B30" w:rsidRDefault="003F3EDE" w:rsidP="0025185C">
            <w:pPr>
              <w:jc w:val="center"/>
              <w:rPr>
                <w:rFonts w:ascii="Arial" w:eastAsia="Times New Roman" w:hAnsi="Arial" w:cs="Arial"/>
                <w:spacing w:val="-1"/>
                <w:sz w:val="20"/>
                <w:szCs w:val="20"/>
                <w:rPrChange w:id="3161"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162" w:author="Adelino Naquarta Sepalanga Domingos" w:date="2025-03-05T09:03:00Z" w16du:dateUtc="2025-03-05T08:03:00Z">
                  <w:rPr>
                    <w:rFonts w:ascii="Times New Roman" w:eastAsia="Times New Roman" w:hAnsi="Times New Roman"/>
                    <w:spacing w:val="-1"/>
                  </w:rPr>
                </w:rPrChange>
              </w:rPr>
              <w:t>2.1.2.9.</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C29C249" w14:textId="77777777" w:rsidR="003F3EDE" w:rsidRPr="00C30B30" w:rsidRDefault="003F3EDE" w:rsidP="0025185C">
            <w:pPr>
              <w:jc w:val="center"/>
              <w:rPr>
                <w:rFonts w:ascii="Arial" w:eastAsia="Times New Roman" w:hAnsi="Arial" w:cs="Arial"/>
                <w:spacing w:val="-1"/>
                <w:sz w:val="20"/>
                <w:szCs w:val="20"/>
                <w:rPrChange w:id="3163"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164" w:author="Adelino Naquarta Sepalanga Domingos" w:date="2025-03-05T09:03:00Z" w16du:dateUtc="2025-03-05T08:03:00Z">
                  <w:rPr>
                    <w:rFonts w:ascii="Times New Roman" w:eastAsia="Times New Roman" w:hAnsi="Times New Roman"/>
                    <w:spacing w:val="-1"/>
                  </w:rPr>
                </w:rPrChange>
              </w:rPr>
              <w:t>#</w:t>
            </w:r>
          </w:p>
        </w:tc>
        <w:tc>
          <w:tcPr>
            <w:tcW w:w="308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90F5692" w14:textId="77777777" w:rsidR="003F3EDE" w:rsidRPr="00C30B30" w:rsidRDefault="003F3EDE" w:rsidP="0025185C">
            <w:pPr>
              <w:rPr>
                <w:rFonts w:ascii="Arial" w:eastAsia="Times New Roman" w:hAnsi="Arial" w:cs="Arial"/>
                <w:spacing w:val="-1"/>
                <w:sz w:val="20"/>
                <w:szCs w:val="20"/>
                <w:rPrChange w:id="3165"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166" w:author="Adelino Naquarta Sepalanga Domingos" w:date="2025-03-05T09:03:00Z" w16du:dateUtc="2025-03-05T08:03:00Z">
                  <w:rPr>
                    <w:rFonts w:ascii="Times New Roman" w:eastAsia="Times New Roman" w:hAnsi="Times New Roman"/>
                    <w:spacing w:val="-1"/>
                  </w:rPr>
                </w:rPrChange>
              </w:rPr>
              <w:t xml:space="preserve">Código de classificação da </w:t>
            </w:r>
          </w:p>
          <w:p w14:paraId="7C78CFD0" w14:textId="77777777" w:rsidR="003F3EDE" w:rsidRPr="00C30B30" w:rsidRDefault="003F3EDE" w:rsidP="0025185C">
            <w:pPr>
              <w:rPr>
                <w:rFonts w:ascii="Arial" w:eastAsia="Times New Roman" w:hAnsi="Arial" w:cs="Arial"/>
                <w:spacing w:val="-1"/>
                <w:sz w:val="20"/>
                <w:szCs w:val="20"/>
                <w:rPrChange w:id="3167"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168" w:author="Adelino Naquarta Sepalanga Domingos" w:date="2025-03-05T09:03:00Z" w16du:dateUtc="2025-03-05T08:03:00Z">
                  <w:rPr>
                    <w:rFonts w:ascii="Times New Roman" w:eastAsia="Times New Roman" w:hAnsi="Times New Roman"/>
                    <w:spacing w:val="-1"/>
                  </w:rPr>
                </w:rPrChange>
              </w:rPr>
              <w:t>conta (TaxonomyCode)</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1C96848" w14:textId="77777777" w:rsidR="003F3EDE" w:rsidRPr="00C30B30" w:rsidRDefault="003F3EDE" w:rsidP="0025185C">
            <w:pPr>
              <w:rPr>
                <w:rFonts w:ascii="Arial" w:eastAsia="Times New Roman" w:hAnsi="Arial" w:cs="Arial"/>
                <w:spacing w:val="-1"/>
                <w:sz w:val="20"/>
                <w:szCs w:val="20"/>
                <w:rPrChange w:id="3169" w:author="Adelino Naquarta Sepalanga Domingos" w:date="2025-03-05T09:03:00Z" w16du:dateUtc="2025-03-05T08:03: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6B26699" w14:textId="77777777" w:rsidR="003F3EDE" w:rsidRPr="00C30B30" w:rsidRDefault="003F3EDE" w:rsidP="0025185C">
            <w:pPr>
              <w:jc w:val="center"/>
              <w:rPr>
                <w:rFonts w:ascii="Arial" w:eastAsia="Times New Roman" w:hAnsi="Arial" w:cs="Arial"/>
                <w:spacing w:val="-1"/>
                <w:sz w:val="20"/>
                <w:szCs w:val="20"/>
                <w:rPrChange w:id="3170" w:author="Adelino Naquarta Sepalanga Domingos" w:date="2025-03-05T09:03:00Z" w16du:dateUtc="2025-03-05T08:03:00Z">
                  <w:rPr>
                    <w:rFonts w:ascii="Times New Roman" w:eastAsia="Times New Roman" w:hAnsi="Times New Roman"/>
                    <w:spacing w:val="-1"/>
                  </w:rPr>
                </w:rPrChange>
              </w:rPr>
            </w:pPr>
            <w:r w:rsidRPr="00C30B30">
              <w:rPr>
                <w:rFonts w:ascii="Arial" w:eastAsia="Times New Roman" w:hAnsi="Arial" w:cs="Arial"/>
                <w:spacing w:val="-1"/>
                <w:sz w:val="20"/>
                <w:szCs w:val="20"/>
                <w:rPrChange w:id="3171" w:author="Adelino Naquarta Sepalanga Domingos" w:date="2025-03-05T09:03:00Z" w16du:dateUtc="2025-03-05T08:03:00Z">
                  <w:rPr>
                    <w:rFonts w:ascii="Times New Roman" w:eastAsia="Times New Roman" w:hAnsi="Times New Roman"/>
                    <w:spacing w:val="-1"/>
                  </w:rPr>
                </w:rPrChange>
              </w:rPr>
              <w:t>Inteiro</w:t>
            </w:r>
          </w:p>
        </w:tc>
      </w:tr>
    </w:tbl>
    <w:p w14:paraId="3C19D2F6" w14:textId="77777777" w:rsidR="003F3EDE" w:rsidRPr="00691778" w:rsidRDefault="003F3EDE" w:rsidP="003F3EDE">
      <w:pPr>
        <w:ind w:right="228"/>
        <w:jc w:val="both"/>
        <w:rPr>
          <w:rFonts w:ascii="Arial" w:hAnsi="Arial" w:cs="Arial"/>
          <w:sz w:val="24"/>
          <w:szCs w:val="24"/>
          <w:rPrChange w:id="3172" w:author="Adelino Naquarta Sepalanga Domingos" w:date="2025-03-05T08:49:00Z" w16du:dateUtc="2025-03-05T07:49:00Z">
            <w:rPr>
              <w:rFonts w:ascii="Garamond" w:hAnsi="Garamond" w:cstheme="minorHAnsi"/>
              <w:sz w:val="24"/>
              <w:szCs w:val="24"/>
            </w:rPr>
          </w:rPrChange>
        </w:rPr>
      </w:pPr>
    </w:p>
    <w:p w14:paraId="45BF00FB" w14:textId="77777777" w:rsidR="003F3EDE" w:rsidRPr="00691778" w:rsidRDefault="003F3EDE" w:rsidP="003F3EDE">
      <w:pPr>
        <w:ind w:right="795"/>
        <w:jc w:val="both"/>
        <w:rPr>
          <w:rFonts w:ascii="Arial" w:hAnsi="Arial" w:cs="Arial"/>
          <w:sz w:val="24"/>
          <w:szCs w:val="24"/>
          <w:rPrChange w:id="3173" w:author="Adelino Naquarta Sepalanga Domingos" w:date="2025-03-05T08:49:00Z" w16du:dateUtc="2025-03-05T07:49:00Z">
            <w:rPr>
              <w:rFonts w:ascii="Garamond" w:hAnsi="Garamond" w:cstheme="minorHAnsi"/>
              <w:sz w:val="24"/>
              <w:szCs w:val="24"/>
            </w:rPr>
          </w:rPrChange>
        </w:rPr>
      </w:pPr>
      <w:bookmarkStart w:id="3174" w:name="_Hlk510537956"/>
      <w:r w:rsidRPr="00691778">
        <w:rPr>
          <w:rFonts w:ascii="Arial" w:hAnsi="Arial" w:cs="Arial"/>
          <w:b/>
          <w:sz w:val="24"/>
          <w:szCs w:val="24"/>
          <w:rPrChange w:id="3175" w:author="Adelino Naquarta Sepalanga Domingos" w:date="2025-03-05T08:49:00Z" w16du:dateUtc="2025-03-05T07:49:00Z">
            <w:rPr>
              <w:rFonts w:ascii="Garamond" w:hAnsi="Garamond" w:cstheme="minorHAnsi"/>
              <w:b/>
              <w:sz w:val="24"/>
              <w:szCs w:val="24"/>
            </w:rPr>
          </w:rPrChange>
        </w:rPr>
        <w:t>2.2 - Tabela de clientes (Customer).</w:t>
      </w:r>
    </w:p>
    <w:p w14:paraId="4B958050" w14:textId="77777777" w:rsidR="003F3EDE" w:rsidRPr="00691778" w:rsidRDefault="003F3EDE" w:rsidP="003F3EDE">
      <w:pPr>
        <w:spacing w:after="240" w:line="276" w:lineRule="auto"/>
        <w:jc w:val="both"/>
        <w:rPr>
          <w:rFonts w:ascii="Arial" w:eastAsia="Times New Roman" w:hAnsi="Arial" w:cs="Arial"/>
          <w:spacing w:val="-1"/>
          <w:sz w:val="24"/>
          <w:szCs w:val="24"/>
          <w:rPrChange w:id="3176" w:author="Adelino Naquarta Sepalanga Domingos" w:date="2025-03-05T08:49:00Z" w16du:dateUtc="2025-03-05T07:49:00Z">
            <w:rPr>
              <w:rFonts w:ascii="Times New Roman" w:eastAsia="Times New Roman" w:hAnsi="Times New Roman" w:cs="Times New Roman"/>
              <w:spacing w:val="-1"/>
              <w:sz w:val="24"/>
              <w:szCs w:val="24"/>
            </w:rPr>
          </w:rPrChange>
        </w:rPr>
      </w:pPr>
      <w:r w:rsidRPr="00691778">
        <w:rPr>
          <w:rFonts w:ascii="Arial" w:eastAsia="Times New Roman" w:hAnsi="Arial" w:cs="Arial"/>
          <w:spacing w:val="-1"/>
          <w:sz w:val="24"/>
          <w:szCs w:val="24"/>
          <w:rPrChange w:id="3177" w:author="Adelino Naquarta Sepalanga Domingos" w:date="2025-03-05T08:49:00Z" w16du:dateUtc="2025-03-05T07:49:00Z">
            <w:rPr>
              <w:rFonts w:ascii="Times New Roman" w:eastAsia="Times New Roman" w:hAnsi="Times New Roman" w:cs="Times New Roman"/>
              <w:spacing w:val="-1"/>
              <w:sz w:val="24"/>
              <w:szCs w:val="24"/>
            </w:rPr>
          </w:rPrChange>
        </w:rPr>
        <w:t>Esta tabela deve conter todos os registos movimentados no período de tributação no respectivo ficheiro de clientes, bem como aqueles que sejam implícitos nos movimentos e não constem do respectivo ficheiro. Se, por exemplo, existir uma factura com o registo apenas do número de contribuinte ou nome do cliente, que não conste no ficheiro de clientes da aplicação, este deve ser exportado como cliente no SAFT (AO).</w:t>
      </w:r>
    </w:p>
    <w:p w14:paraId="416862D1" w14:textId="77777777" w:rsidR="003F3EDE" w:rsidRPr="00691778" w:rsidRDefault="003F3EDE" w:rsidP="003F3EDE">
      <w:pPr>
        <w:widowControl w:val="0"/>
        <w:spacing w:after="0" w:line="276" w:lineRule="auto"/>
        <w:ind w:right="-142"/>
        <w:jc w:val="both"/>
        <w:rPr>
          <w:rFonts w:ascii="Arial" w:eastAsia="Times New Roman" w:hAnsi="Arial" w:cs="Arial"/>
          <w:spacing w:val="-1"/>
          <w:sz w:val="24"/>
          <w:szCs w:val="24"/>
          <w:rPrChange w:id="3178" w:author="Adelino Naquarta Sepalanga Domingos" w:date="2025-03-05T08:49:00Z" w16du:dateUtc="2025-03-05T07:49:00Z">
            <w:rPr>
              <w:rFonts w:ascii="Times New Roman" w:eastAsia="Times New Roman" w:hAnsi="Times New Roman" w:cs="Times New Roman"/>
              <w:spacing w:val="-1"/>
              <w:sz w:val="24"/>
              <w:szCs w:val="24"/>
            </w:rPr>
          </w:rPrChange>
        </w:rPr>
      </w:pPr>
      <w:r w:rsidRPr="00691778">
        <w:rPr>
          <w:rFonts w:ascii="Arial" w:eastAsia="Times New Roman" w:hAnsi="Arial" w:cs="Arial"/>
          <w:spacing w:val="-1"/>
          <w:sz w:val="24"/>
          <w:szCs w:val="24"/>
          <w:rPrChange w:id="3179" w:author="Adelino Naquarta Sepalanga Domingos" w:date="2025-03-05T08:49:00Z" w16du:dateUtc="2025-03-05T07:49:00Z">
            <w:rPr>
              <w:rFonts w:ascii="Times New Roman" w:eastAsia="Times New Roman" w:hAnsi="Times New Roman" w:cs="Times New Roman"/>
              <w:spacing w:val="-1"/>
              <w:sz w:val="24"/>
              <w:szCs w:val="24"/>
            </w:rPr>
          </w:rPrChange>
        </w:rPr>
        <w:t>O Sistema de processamento electrónico dos contribuintes não deve permitir que o nome numa ficha de cliente já existente e com documentos emitidos, mas cujo NIF não foi fornecido, seja alterado. Esta limitação cessa, quando na ficha do cliente for averbado o respectivo NIF. Neste caso, o nome referido na ficha de cliente, já pode ser alterado.</w:t>
      </w:r>
    </w:p>
    <w:p w14:paraId="5CA3B907" w14:textId="77777777" w:rsidR="003F3EDE" w:rsidRPr="00691778" w:rsidRDefault="003F3EDE" w:rsidP="003F3EDE">
      <w:pPr>
        <w:spacing w:after="240" w:line="276" w:lineRule="auto"/>
        <w:jc w:val="both"/>
        <w:rPr>
          <w:rFonts w:ascii="Arial" w:eastAsia="Times New Roman" w:hAnsi="Arial" w:cs="Arial"/>
          <w:spacing w:val="-1"/>
          <w:sz w:val="24"/>
          <w:szCs w:val="24"/>
          <w:rPrChange w:id="3180" w:author="Adelino Naquarta Sepalanga Domingos" w:date="2025-03-05T08:49:00Z" w16du:dateUtc="2025-03-05T07:49:00Z">
            <w:rPr>
              <w:rFonts w:ascii="Times New Roman" w:eastAsia="Times New Roman" w:hAnsi="Times New Roman" w:cs="Times New Roman"/>
              <w:spacing w:val="-1"/>
              <w:sz w:val="24"/>
              <w:szCs w:val="24"/>
            </w:rPr>
          </w:rPrChange>
        </w:rPr>
      </w:pPr>
    </w:p>
    <w:p w14:paraId="0FFE17DD" w14:textId="77777777" w:rsidR="003F3EDE" w:rsidRPr="00691778" w:rsidRDefault="003F3EDE" w:rsidP="003F3EDE">
      <w:pPr>
        <w:ind w:right="228"/>
        <w:jc w:val="both"/>
        <w:rPr>
          <w:rFonts w:ascii="Arial" w:hAnsi="Arial" w:cs="Arial"/>
          <w:sz w:val="24"/>
          <w:szCs w:val="24"/>
          <w:rPrChange w:id="3181" w:author="Adelino Naquarta Sepalanga Domingos" w:date="2025-03-05T08:49:00Z" w16du:dateUtc="2025-03-05T07:49:00Z">
            <w:rPr>
              <w:rFonts w:ascii="Garamond" w:hAnsi="Garamond" w:cstheme="minorHAnsi"/>
              <w:sz w:val="24"/>
              <w:szCs w:val="24"/>
            </w:rPr>
          </w:rPrChange>
        </w:rPr>
      </w:pPr>
    </w:p>
    <w:tbl>
      <w:tblPr>
        <w:tblW w:w="11199" w:type="dxa"/>
        <w:tblInd w:w="-859" w:type="dxa"/>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504"/>
        <w:gridCol w:w="1504"/>
        <w:gridCol w:w="3000"/>
        <w:gridCol w:w="3915"/>
        <w:gridCol w:w="1276"/>
      </w:tblGrid>
      <w:tr w:rsidR="003F3EDE" w:rsidRPr="00C30B30" w14:paraId="6AFE0D8E" w14:textId="77777777" w:rsidTr="0025185C">
        <w:trPr>
          <w:trHeight w:val="463"/>
          <w:tblHeader/>
        </w:trPr>
        <w:tc>
          <w:tcPr>
            <w:tcW w:w="1504"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21E6365B" w14:textId="77777777" w:rsidR="003F3EDE" w:rsidRPr="00C30B30" w:rsidRDefault="003F3EDE" w:rsidP="0025185C">
            <w:pPr>
              <w:widowControl w:val="0"/>
              <w:spacing w:after="0" w:line="240" w:lineRule="auto"/>
              <w:jc w:val="center"/>
              <w:rPr>
                <w:rFonts w:ascii="Arial" w:eastAsia="Times New Roman" w:hAnsi="Arial" w:cs="Arial"/>
                <w:b/>
                <w:bCs/>
                <w:color w:val="FFFFFF" w:themeColor="background1"/>
                <w:spacing w:val="-1"/>
                <w:sz w:val="20"/>
                <w:szCs w:val="20"/>
                <w:rPrChange w:id="3182" w:author="Adelino Naquarta Sepalanga Domingos" w:date="2025-03-05T09:06:00Z" w16du:dateUtc="2025-03-05T08:06:00Z">
                  <w:rPr>
                    <w:rFonts w:ascii="Times New Roman" w:eastAsia="Times New Roman" w:hAnsi="Times New Roman"/>
                    <w:b/>
                    <w:bCs/>
                    <w:color w:val="FFFFFF" w:themeColor="background1"/>
                    <w:spacing w:val="-1"/>
                  </w:rPr>
                </w:rPrChange>
              </w:rPr>
            </w:pPr>
            <w:r w:rsidRPr="00C30B30">
              <w:rPr>
                <w:rFonts w:ascii="Arial" w:eastAsia="Times New Roman" w:hAnsi="Arial" w:cs="Arial"/>
                <w:b/>
                <w:bCs/>
                <w:color w:val="FFFFFF" w:themeColor="background1"/>
                <w:spacing w:val="-1"/>
                <w:sz w:val="20"/>
                <w:szCs w:val="20"/>
                <w:rPrChange w:id="3183" w:author="Adelino Naquarta Sepalanga Domingos" w:date="2025-03-05T09:06:00Z" w16du:dateUtc="2025-03-05T08:06:00Z">
                  <w:rPr>
                    <w:rFonts w:ascii="Times New Roman" w:eastAsia="Times New Roman" w:hAnsi="Times New Roman"/>
                    <w:b/>
                    <w:bCs/>
                    <w:color w:val="FFFFFF" w:themeColor="background1"/>
                    <w:spacing w:val="-1"/>
                  </w:rPr>
                </w:rPrChange>
              </w:rPr>
              <w:t>Índice do campo</w:t>
            </w:r>
          </w:p>
        </w:tc>
        <w:tc>
          <w:tcPr>
            <w:tcW w:w="1504"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17BFF5F6" w14:textId="77777777" w:rsidR="003F3EDE" w:rsidRPr="00C30B30" w:rsidRDefault="003F3EDE" w:rsidP="0025185C">
            <w:pPr>
              <w:widowControl w:val="0"/>
              <w:spacing w:after="0" w:line="240" w:lineRule="auto"/>
              <w:jc w:val="center"/>
              <w:rPr>
                <w:rFonts w:ascii="Arial" w:eastAsia="Times New Roman" w:hAnsi="Arial" w:cs="Arial"/>
                <w:b/>
                <w:bCs/>
                <w:color w:val="FFFFFF" w:themeColor="background1"/>
                <w:spacing w:val="-1"/>
                <w:sz w:val="20"/>
                <w:szCs w:val="20"/>
                <w:rPrChange w:id="3184" w:author="Adelino Naquarta Sepalanga Domingos" w:date="2025-03-05T09:06:00Z" w16du:dateUtc="2025-03-05T08:06:00Z">
                  <w:rPr>
                    <w:rFonts w:ascii="Times New Roman" w:eastAsia="Times New Roman" w:hAnsi="Times New Roman"/>
                    <w:b/>
                    <w:bCs/>
                    <w:color w:val="FFFFFF" w:themeColor="background1"/>
                    <w:spacing w:val="-1"/>
                  </w:rPr>
                </w:rPrChange>
              </w:rPr>
            </w:pPr>
            <w:r w:rsidRPr="00C30B30">
              <w:rPr>
                <w:rFonts w:ascii="Arial" w:eastAsia="Times New Roman" w:hAnsi="Arial" w:cs="Arial"/>
                <w:b/>
                <w:bCs/>
                <w:color w:val="FFFFFF" w:themeColor="background1"/>
                <w:spacing w:val="-1"/>
                <w:sz w:val="20"/>
                <w:szCs w:val="20"/>
                <w:rPrChange w:id="3185" w:author="Adelino Naquarta Sepalanga Domingos" w:date="2025-03-05T09:06:00Z" w16du:dateUtc="2025-03-05T08:06:00Z">
                  <w:rPr>
                    <w:rFonts w:ascii="Times New Roman" w:eastAsia="Times New Roman" w:hAnsi="Times New Roman"/>
                    <w:b/>
                    <w:bCs/>
                    <w:color w:val="FFFFFF" w:themeColor="background1"/>
                    <w:spacing w:val="-1"/>
                  </w:rPr>
                </w:rPrChange>
              </w:rPr>
              <w:t>Obrigatório</w:t>
            </w:r>
          </w:p>
        </w:tc>
        <w:tc>
          <w:tcPr>
            <w:tcW w:w="3000"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3A4B9AFC" w14:textId="77777777" w:rsidR="003F3EDE" w:rsidRPr="00C30B30" w:rsidRDefault="003F3EDE" w:rsidP="0025185C">
            <w:pPr>
              <w:widowControl w:val="0"/>
              <w:spacing w:after="0" w:line="240" w:lineRule="auto"/>
              <w:jc w:val="center"/>
              <w:rPr>
                <w:rFonts w:ascii="Arial" w:eastAsia="Times New Roman" w:hAnsi="Arial" w:cs="Arial"/>
                <w:b/>
                <w:bCs/>
                <w:color w:val="FFFFFF" w:themeColor="background1"/>
                <w:spacing w:val="-1"/>
                <w:sz w:val="20"/>
                <w:szCs w:val="20"/>
                <w:rPrChange w:id="3186" w:author="Adelino Naquarta Sepalanga Domingos" w:date="2025-03-05T09:06:00Z" w16du:dateUtc="2025-03-05T08:06:00Z">
                  <w:rPr>
                    <w:rFonts w:ascii="Times New Roman" w:eastAsia="Times New Roman" w:hAnsi="Times New Roman"/>
                    <w:b/>
                    <w:bCs/>
                    <w:color w:val="FFFFFF" w:themeColor="background1"/>
                    <w:spacing w:val="-1"/>
                  </w:rPr>
                </w:rPrChange>
              </w:rPr>
            </w:pPr>
            <w:r w:rsidRPr="00C30B30">
              <w:rPr>
                <w:rFonts w:ascii="Arial" w:eastAsia="Times New Roman" w:hAnsi="Arial" w:cs="Arial"/>
                <w:b/>
                <w:bCs/>
                <w:color w:val="FFFFFF" w:themeColor="background1"/>
                <w:spacing w:val="-1"/>
                <w:sz w:val="20"/>
                <w:szCs w:val="20"/>
                <w:rPrChange w:id="3187" w:author="Adelino Naquarta Sepalanga Domingos" w:date="2025-03-05T09:06:00Z" w16du:dateUtc="2025-03-05T08:06:00Z">
                  <w:rPr>
                    <w:rFonts w:ascii="Times New Roman" w:eastAsia="Times New Roman" w:hAnsi="Times New Roman"/>
                    <w:b/>
                    <w:bCs/>
                    <w:color w:val="FFFFFF" w:themeColor="background1"/>
                    <w:spacing w:val="-1"/>
                  </w:rPr>
                </w:rPrChange>
              </w:rPr>
              <w:t>Nome do campo</w:t>
            </w:r>
          </w:p>
        </w:tc>
        <w:tc>
          <w:tcPr>
            <w:tcW w:w="3915"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01858D5E" w14:textId="77777777" w:rsidR="003F3EDE" w:rsidRPr="00C30B30" w:rsidRDefault="003F3EDE" w:rsidP="0025185C">
            <w:pPr>
              <w:widowControl w:val="0"/>
              <w:spacing w:after="0" w:line="240" w:lineRule="auto"/>
              <w:jc w:val="center"/>
              <w:rPr>
                <w:rFonts w:ascii="Arial" w:eastAsia="Times New Roman" w:hAnsi="Arial" w:cs="Arial"/>
                <w:b/>
                <w:bCs/>
                <w:color w:val="FFFFFF" w:themeColor="background1"/>
                <w:spacing w:val="-1"/>
                <w:sz w:val="20"/>
                <w:szCs w:val="20"/>
                <w:rPrChange w:id="3188" w:author="Adelino Naquarta Sepalanga Domingos" w:date="2025-03-05T09:06:00Z" w16du:dateUtc="2025-03-05T08:06:00Z">
                  <w:rPr>
                    <w:rFonts w:ascii="Times New Roman" w:eastAsia="Times New Roman" w:hAnsi="Times New Roman"/>
                    <w:b/>
                    <w:bCs/>
                    <w:color w:val="FFFFFF" w:themeColor="background1"/>
                    <w:spacing w:val="-1"/>
                  </w:rPr>
                </w:rPrChange>
              </w:rPr>
            </w:pPr>
            <w:r w:rsidRPr="00C30B30">
              <w:rPr>
                <w:rFonts w:ascii="Arial" w:eastAsia="Times New Roman" w:hAnsi="Arial" w:cs="Arial"/>
                <w:b/>
                <w:bCs/>
                <w:color w:val="FFFFFF" w:themeColor="background1"/>
                <w:spacing w:val="-1"/>
                <w:sz w:val="20"/>
                <w:szCs w:val="20"/>
                <w:rPrChange w:id="3189" w:author="Adelino Naquarta Sepalanga Domingos" w:date="2025-03-05T09:06:00Z" w16du:dateUtc="2025-03-05T08:06:00Z">
                  <w:rPr>
                    <w:rFonts w:ascii="Times New Roman" w:eastAsia="Times New Roman" w:hAnsi="Times New Roman"/>
                    <w:b/>
                    <w:bCs/>
                    <w:color w:val="FFFFFF" w:themeColor="background1"/>
                    <w:spacing w:val="-1"/>
                  </w:rPr>
                </w:rPrChange>
              </w:rPr>
              <w:t>Notas técnicas</w:t>
            </w:r>
          </w:p>
        </w:tc>
        <w:tc>
          <w:tcPr>
            <w:tcW w:w="1276"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7B8CFE20" w14:textId="77777777" w:rsidR="003F3EDE" w:rsidRPr="00C30B30" w:rsidRDefault="003F3EDE" w:rsidP="0025185C">
            <w:pPr>
              <w:widowControl w:val="0"/>
              <w:spacing w:after="0" w:line="240" w:lineRule="auto"/>
              <w:jc w:val="center"/>
              <w:rPr>
                <w:rFonts w:ascii="Arial" w:eastAsia="Times New Roman" w:hAnsi="Arial" w:cs="Arial"/>
                <w:b/>
                <w:bCs/>
                <w:color w:val="FFFFFF" w:themeColor="background1"/>
                <w:spacing w:val="-1"/>
                <w:sz w:val="20"/>
                <w:szCs w:val="20"/>
                <w:rPrChange w:id="3190" w:author="Adelino Naquarta Sepalanga Domingos" w:date="2025-03-05T09:06:00Z" w16du:dateUtc="2025-03-05T08:06:00Z">
                  <w:rPr>
                    <w:rFonts w:ascii="Times New Roman" w:eastAsia="Times New Roman" w:hAnsi="Times New Roman"/>
                    <w:b/>
                    <w:bCs/>
                    <w:color w:val="FFFFFF" w:themeColor="background1"/>
                    <w:spacing w:val="-1"/>
                  </w:rPr>
                </w:rPrChange>
              </w:rPr>
            </w:pPr>
            <w:r w:rsidRPr="00C30B30">
              <w:rPr>
                <w:rFonts w:ascii="Arial" w:eastAsia="Times New Roman" w:hAnsi="Arial" w:cs="Arial"/>
                <w:b/>
                <w:bCs/>
                <w:color w:val="FFFFFF" w:themeColor="background1"/>
                <w:spacing w:val="-1"/>
                <w:sz w:val="20"/>
                <w:szCs w:val="20"/>
                <w:rPrChange w:id="3191" w:author="Adelino Naquarta Sepalanga Domingos" w:date="2025-03-05T09:06:00Z" w16du:dateUtc="2025-03-05T08:06:00Z">
                  <w:rPr>
                    <w:rFonts w:ascii="Times New Roman" w:eastAsia="Times New Roman" w:hAnsi="Times New Roman"/>
                    <w:b/>
                    <w:bCs/>
                    <w:color w:val="FFFFFF" w:themeColor="background1"/>
                    <w:spacing w:val="-1"/>
                  </w:rPr>
                </w:rPrChange>
              </w:rPr>
              <w:t>Formato</w:t>
            </w:r>
          </w:p>
        </w:tc>
      </w:tr>
      <w:tr w:rsidR="003F3EDE" w:rsidRPr="00C30B30" w14:paraId="79E9DF61" w14:textId="77777777" w:rsidTr="0025185C">
        <w:trPr>
          <w:trHeight w:val="1927"/>
        </w:trPr>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F5AF699" w14:textId="77777777" w:rsidR="003F3EDE" w:rsidRPr="00C30B30" w:rsidRDefault="003F3EDE" w:rsidP="0025185C">
            <w:pPr>
              <w:jc w:val="center"/>
              <w:rPr>
                <w:rFonts w:ascii="Arial" w:eastAsia="Times New Roman" w:hAnsi="Arial" w:cs="Arial"/>
                <w:spacing w:val="-1"/>
                <w:sz w:val="20"/>
                <w:szCs w:val="20"/>
                <w:rPrChange w:id="3192" w:author="Adelino Naquarta Sepalanga Domingos" w:date="2025-03-05T09:06:00Z" w16du:dateUtc="2025-03-05T08:06:00Z">
                  <w:rPr>
                    <w:rFonts w:ascii="Times New Roman" w:eastAsia="Times New Roman" w:hAnsi="Times New Roman"/>
                    <w:spacing w:val="-1"/>
                  </w:rPr>
                </w:rPrChange>
              </w:rPr>
            </w:pPr>
          </w:p>
          <w:p w14:paraId="4FB328B8" w14:textId="77777777" w:rsidR="003F3EDE" w:rsidRPr="00C30B30" w:rsidRDefault="003F3EDE" w:rsidP="0025185C">
            <w:pPr>
              <w:jc w:val="center"/>
              <w:rPr>
                <w:rFonts w:ascii="Arial" w:eastAsia="Times New Roman" w:hAnsi="Arial" w:cs="Arial"/>
                <w:spacing w:val="-1"/>
                <w:sz w:val="20"/>
                <w:szCs w:val="20"/>
                <w:rPrChange w:id="3193" w:author="Adelino Naquarta Sepalanga Domingos" w:date="2025-03-05T09:06:00Z" w16du:dateUtc="2025-03-05T08:06:00Z">
                  <w:rPr>
                    <w:rFonts w:ascii="Times New Roman" w:eastAsia="Times New Roman" w:hAnsi="Times New Roman"/>
                    <w:spacing w:val="-1"/>
                  </w:rPr>
                </w:rPrChange>
              </w:rPr>
            </w:pPr>
          </w:p>
          <w:p w14:paraId="272DEC38" w14:textId="77777777" w:rsidR="003F3EDE" w:rsidRPr="00C30B30" w:rsidRDefault="003F3EDE" w:rsidP="0025185C">
            <w:pPr>
              <w:jc w:val="center"/>
              <w:rPr>
                <w:rFonts w:ascii="Arial" w:eastAsia="Times New Roman" w:hAnsi="Arial" w:cs="Arial"/>
                <w:spacing w:val="-1"/>
                <w:sz w:val="20"/>
                <w:szCs w:val="20"/>
                <w:rPrChange w:id="3194"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195" w:author="Adelino Naquarta Sepalanga Domingos" w:date="2025-03-05T09:06:00Z" w16du:dateUtc="2025-03-05T08:06:00Z">
                  <w:rPr>
                    <w:rFonts w:ascii="Times New Roman" w:eastAsia="Times New Roman" w:hAnsi="Times New Roman"/>
                    <w:spacing w:val="-1"/>
                  </w:rPr>
                </w:rPrChange>
              </w:rPr>
              <w:t>2.2.1.</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7CBDDDD" w14:textId="77777777" w:rsidR="003F3EDE" w:rsidRPr="00C30B30" w:rsidRDefault="003F3EDE" w:rsidP="0025185C">
            <w:pPr>
              <w:jc w:val="center"/>
              <w:rPr>
                <w:rFonts w:ascii="Arial" w:eastAsia="Times New Roman" w:hAnsi="Arial" w:cs="Arial"/>
                <w:spacing w:val="-1"/>
                <w:sz w:val="20"/>
                <w:szCs w:val="20"/>
                <w:rPrChange w:id="3196" w:author="Adelino Naquarta Sepalanga Domingos" w:date="2025-03-05T09:06:00Z" w16du:dateUtc="2025-03-05T08:06:00Z">
                  <w:rPr>
                    <w:rFonts w:ascii="Times New Roman" w:eastAsia="Times New Roman" w:hAnsi="Times New Roman"/>
                    <w:spacing w:val="-1"/>
                  </w:rPr>
                </w:rPrChange>
              </w:rPr>
            </w:pPr>
          </w:p>
          <w:p w14:paraId="530B1FA1" w14:textId="77777777" w:rsidR="003F3EDE" w:rsidRPr="00C30B30" w:rsidRDefault="003F3EDE" w:rsidP="0025185C">
            <w:pPr>
              <w:jc w:val="center"/>
              <w:rPr>
                <w:rFonts w:ascii="Arial" w:eastAsia="Times New Roman" w:hAnsi="Arial" w:cs="Arial"/>
                <w:spacing w:val="-1"/>
                <w:sz w:val="20"/>
                <w:szCs w:val="20"/>
                <w:rPrChange w:id="3197" w:author="Adelino Naquarta Sepalanga Domingos" w:date="2025-03-05T09:06:00Z" w16du:dateUtc="2025-03-05T08:06:00Z">
                  <w:rPr>
                    <w:rFonts w:ascii="Times New Roman" w:eastAsia="Times New Roman" w:hAnsi="Times New Roman"/>
                    <w:spacing w:val="-1"/>
                  </w:rPr>
                </w:rPrChange>
              </w:rPr>
            </w:pPr>
          </w:p>
          <w:p w14:paraId="6CC9541A" w14:textId="77777777" w:rsidR="003F3EDE" w:rsidRPr="00C30B30" w:rsidRDefault="003F3EDE" w:rsidP="0025185C">
            <w:pPr>
              <w:jc w:val="center"/>
              <w:rPr>
                <w:rFonts w:ascii="Arial" w:eastAsia="Times New Roman" w:hAnsi="Arial" w:cs="Arial"/>
                <w:spacing w:val="-1"/>
                <w:sz w:val="20"/>
                <w:szCs w:val="20"/>
                <w:rPrChange w:id="3198"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199" w:author="Adelino Naquarta Sepalanga Domingos" w:date="2025-03-05T09:06:00Z" w16du:dateUtc="2025-03-05T08:06: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2AC69E0" w14:textId="77777777" w:rsidR="003F3EDE" w:rsidRPr="00C30B30" w:rsidRDefault="003F3EDE" w:rsidP="0025185C">
            <w:pPr>
              <w:rPr>
                <w:rFonts w:ascii="Arial" w:eastAsia="Times New Roman" w:hAnsi="Arial" w:cs="Arial"/>
                <w:spacing w:val="-1"/>
                <w:sz w:val="20"/>
                <w:szCs w:val="20"/>
                <w:rPrChange w:id="3200" w:author="Adelino Naquarta Sepalanga Domingos" w:date="2025-03-05T09:06:00Z" w16du:dateUtc="2025-03-05T08:06:00Z">
                  <w:rPr>
                    <w:rFonts w:ascii="Times New Roman" w:eastAsia="Times New Roman" w:hAnsi="Times New Roman"/>
                    <w:spacing w:val="-1"/>
                  </w:rPr>
                </w:rPrChange>
              </w:rPr>
            </w:pPr>
          </w:p>
          <w:p w14:paraId="2B6676BD" w14:textId="77777777" w:rsidR="003F3EDE" w:rsidRPr="00C30B30" w:rsidRDefault="003F3EDE" w:rsidP="0025185C">
            <w:pPr>
              <w:rPr>
                <w:rFonts w:ascii="Arial" w:eastAsia="Times New Roman" w:hAnsi="Arial" w:cs="Arial"/>
                <w:spacing w:val="-1"/>
                <w:sz w:val="20"/>
                <w:szCs w:val="20"/>
                <w:rPrChange w:id="3201" w:author="Adelino Naquarta Sepalanga Domingos" w:date="2025-03-05T09:06:00Z" w16du:dateUtc="2025-03-05T08:06:00Z">
                  <w:rPr>
                    <w:rFonts w:ascii="Times New Roman" w:eastAsia="Times New Roman" w:hAnsi="Times New Roman"/>
                    <w:spacing w:val="-1"/>
                  </w:rPr>
                </w:rPrChange>
              </w:rPr>
            </w:pPr>
          </w:p>
          <w:p w14:paraId="14E60BA1" w14:textId="77777777" w:rsidR="003F3EDE" w:rsidRPr="00C30B30" w:rsidRDefault="003F3EDE" w:rsidP="0025185C">
            <w:pPr>
              <w:rPr>
                <w:rFonts w:ascii="Arial" w:eastAsia="Times New Roman" w:hAnsi="Arial" w:cs="Arial"/>
                <w:spacing w:val="-1"/>
                <w:sz w:val="20"/>
                <w:szCs w:val="20"/>
                <w:rPrChange w:id="3202"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203" w:author="Adelino Naquarta Sepalanga Domingos" w:date="2025-03-05T09:06:00Z" w16du:dateUtc="2025-03-05T08:06:00Z">
                  <w:rPr>
                    <w:rFonts w:ascii="Times New Roman" w:eastAsia="Times New Roman" w:hAnsi="Times New Roman"/>
                    <w:spacing w:val="-1"/>
                  </w:rPr>
                </w:rPrChange>
              </w:rPr>
              <w:t>Identificador único do cliente (CustomerID)</w:t>
            </w:r>
          </w:p>
        </w:tc>
        <w:tc>
          <w:tcPr>
            <w:tcW w:w="391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858D73C" w14:textId="77777777" w:rsidR="003F3EDE" w:rsidRPr="00C30B30" w:rsidRDefault="003F3EDE" w:rsidP="0025185C">
            <w:pPr>
              <w:rPr>
                <w:rFonts w:ascii="Arial" w:eastAsia="Times New Roman" w:hAnsi="Arial" w:cs="Arial"/>
                <w:spacing w:val="-1"/>
                <w:sz w:val="20"/>
                <w:szCs w:val="20"/>
                <w:rPrChange w:id="3204"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205" w:author="Adelino Naquarta Sepalanga Domingos" w:date="2025-03-05T09:06:00Z" w16du:dateUtc="2025-03-05T08:06:00Z">
                  <w:rPr>
                    <w:rFonts w:ascii="Times New Roman" w:eastAsia="Times New Roman" w:hAnsi="Times New Roman"/>
                    <w:spacing w:val="-1"/>
                  </w:rPr>
                </w:rPrChange>
              </w:rPr>
              <w:t>Na lista de clientes não pode existir mais do que um registo com o mesmo CustomerID.</w:t>
            </w:r>
          </w:p>
          <w:p w14:paraId="6345F807" w14:textId="77777777" w:rsidR="003F3EDE" w:rsidRPr="00C30B30" w:rsidRDefault="003F3EDE" w:rsidP="0025185C">
            <w:pPr>
              <w:rPr>
                <w:rFonts w:ascii="Arial" w:eastAsia="Times New Roman" w:hAnsi="Arial" w:cs="Arial"/>
                <w:spacing w:val="-1"/>
                <w:sz w:val="20"/>
                <w:szCs w:val="20"/>
                <w:rPrChange w:id="3206"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207" w:author="Adelino Naquarta Sepalanga Domingos" w:date="2025-03-05T09:06:00Z" w16du:dateUtc="2025-03-05T08:06:00Z">
                  <w:rPr>
                    <w:rFonts w:ascii="Times New Roman" w:eastAsia="Times New Roman" w:hAnsi="Times New Roman"/>
                    <w:spacing w:val="-1"/>
                  </w:rPr>
                </w:rPrChange>
              </w:rPr>
              <w:t>Para o caso de consumidores finais, deve ser criado um cliente genérico com a designação “Consumidor final”.</w:t>
            </w:r>
          </w:p>
        </w:tc>
        <w:tc>
          <w:tcPr>
            <w:tcW w:w="127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E491F94" w14:textId="77777777" w:rsidR="003F3EDE" w:rsidRPr="00C30B30" w:rsidRDefault="003F3EDE" w:rsidP="0025185C">
            <w:pPr>
              <w:jc w:val="center"/>
              <w:rPr>
                <w:rFonts w:ascii="Arial" w:eastAsia="Times New Roman" w:hAnsi="Arial" w:cs="Arial"/>
                <w:spacing w:val="-1"/>
                <w:sz w:val="20"/>
                <w:szCs w:val="20"/>
                <w:rPrChange w:id="3208" w:author="Adelino Naquarta Sepalanga Domingos" w:date="2025-03-05T09:06:00Z" w16du:dateUtc="2025-03-05T08:06:00Z">
                  <w:rPr>
                    <w:rFonts w:ascii="Times New Roman" w:eastAsia="Times New Roman" w:hAnsi="Times New Roman"/>
                    <w:spacing w:val="-1"/>
                  </w:rPr>
                </w:rPrChange>
              </w:rPr>
            </w:pPr>
          </w:p>
          <w:p w14:paraId="264D2DFC" w14:textId="77777777" w:rsidR="003F3EDE" w:rsidRPr="00C30B30" w:rsidRDefault="003F3EDE" w:rsidP="0025185C">
            <w:pPr>
              <w:jc w:val="center"/>
              <w:rPr>
                <w:rFonts w:ascii="Arial" w:eastAsia="Times New Roman" w:hAnsi="Arial" w:cs="Arial"/>
                <w:spacing w:val="-1"/>
                <w:sz w:val="20"/>
                <w:szCs w:val="20"/>
                <w:rPrChange w:id="3209"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210" w:author="Adelino Naquarta Sepalanga Domingos" w:date="2025-03-05T09:06:00Z" w16du:dateUtc="2025-03-05T08:06:00Z">
                  <w:rPr>
                    <w:rFonts w:ascii="Times New Roman" w:eastAsia="Times New Roman" w:hAnsi="Times New Roman"/>
                    <w:spacing w:val="-1"/>
                  </w:rPr>
                </w:rPrChange>
              </w:rPr>
              <w:t xml:space="preserve">Texto 30 </w:t>
            </w:r>
          </w:p>
        </w:tc>
      </w:tr>
      <w:tr w:rsidR="003F3EDE" w:rsidRPr="00C30B30" w14:paraId="4B2C16C9" w14:textId="77777777" w:rsidTr="0025185C">
        <w:trPr>
          <w:trHeight w:val="1618"/>
        </w:trPr>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C2B8D58" w14:textId="77777777" w:rsidR="003F3EDE" w:rsidRPr="00C30B30" w:rsidRDefault="003F3EDE" w:rsidP="0025185C">
            <w:pPr>
              <w:jc w:val="center"/>
              <w:rPr>
                <w:rFonts w:ascii="Arial" w:eastAsia="Times New Roman" w:hAnsi="Arial" w:cs="Arial"/>
                <w:spacing w:val="-1"/>
                <w:sz w:val="20"/>
                <w:szCs w:val="20"/>
                <w:rPrChange w:id="3211" w:author="Adelino Naquarta Sepalanga Domingos" w:date="2025-03-05T09:06:00Z" w16du:dateUtc="2025-03-05T08:06:00Z">
                  <w:rPr>
                    <w:rFonts w:ascii="Times New Roman" w:eastAsia="Times New Roman" w:hAnsi="Times New Roman"/>
                    <w:spacing w:val="-1"/>
                  </w:rPr>
                </w:rPrChange>
              </w:rPr>
            </w:pPr>
          </w:p>
          <w:p w14:paraId="4DDA1B3F" w14:textId="77777777" w:rsidR="003F3EDE" w:rsidRPr="00C30B30" w:rsidRDefault="003F3EDE" w:rsidP="0025185C">
            <w:pPr>
              <w:jc w:val="center"/>
              <w:rPr>
                <w:rFonts w:ascii="Arial" w:eastAsia="Times New Roman" w:hAnsi="Arial" w:cs="Arial"/>
                <w:spacing w:val="-1"/>
                <w:sz w:val="20"/>
                <w:szCs w:val="20"/>
                <w:rPrChange w:id="3212" w:author="Adelino Naquarta Sepalanga Domingos" w:date="2025-03-05T09:06:00Z" w16du:dateUtc="2025-03-05T08:06:00Z">
                  <w:rPr>
                    <w:rFonts w:ascii="Times New Roman" w:eastAsia="Times New Roman" w:hAnsi="Times New Roman"/>
                    <w:spacing w:val="-1"/>
                  </w:rPr>
                </w:rPrChange>
              </w:rPr>
            </w:pPr>
          </w:p>
          <w:p w14:paraId="43541528" w14:textId="77777777" w:rsidR="003F3EDE" w:rsidRPr="00C30B30" w:rsidRDefault="003F3EDE" w:rsidP="0025185C">
            <w:pPr>
              <w:jc w:val="center"/>
              <w:rPr>
                <w:rFonts w:ascii="Arial" w:eastAsia="Times New Roman" w:hAnsi="Arial" w:cs="Arial"/>
                <w:spacing w:val="-1"/>
                <w:sz w:val="20"/>
                <w:szCs w:val="20"/>
                <w:rPrChange w:id="3213"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214" w:author="Adelino Naquarta Sepalanga Domingos" w:date="2025-03-05T09:06:00Z" w16du:dateUtc="2025-03-05T08:06:00Z">
                  <w:rPr>
                    <w:rFonts w:ascii="Times New Roman" w:eastAsia="Times New Roman" w:hAnsi="Times New Roman"/>
                    <w:spacing w:val="-1"/>
                  </w:rPr>
                </w:rPrChange>
              </w:rPr>
              <w:t>2.2.2.</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BBC6E22" w14:textId="77777777" w:rsidR="003F3EDE" w:rsidRPr="00C30B30" w:rsidRDefault="003F3EDE" w:rsidP="0025185C">
            <w:pPr>
              <w:jc w:val="center"/>
              <w:rPr>
                <w:rFonts w:ascii="Arial" w:eastAsia="Times New Roman" w:hAnsi="Arial" w:cs="Arial"/>
                <w:spacing w:val="-1"/>
                <w:sz w:val="20"/>
                <w:szCs w:val="20"/>
                <w:rPrChange w:id="3215" w:author="Adelino Naquarta Sepalanga Domingos" w:date="2025-03-05T09:06:00Z" w16du:dateUtc="2025-03-05T08:06:00Z">
                  <w:rPr>
                    <w:rFonts w:ascii="Times New Roman" w:eastAsia="Times New Roman" w:hAnsi="Times New Roman"/>
                    <w:spacing w:val="-1"/>
                  </w:rPr>
                </w:rPrChange>
              </w:rPr>
            </w:pPr>
          </w:p>
          <w:p w14:paraId="56D9D695" w14:textId="77777777" w:rsidR="003F3EDE" w:rsidRPr="00C30B30" w:rsidRDefault="003F3EDE" w:rsidP="0025185C">
            <w:pPr>
              <w:jc w:val="center"/>
              <w:rPr>
                <w:rFonts w:ascii="Arial" w:eastAsia="Times New Roman" w:hAnsi="Arial" w:cs="Arial"/>
                <w:spacing w:val="-1"/>
                <w:sz w:val="20"/>
                <w:szCs w:val="20"/>
                <w:rPrChange w:id="3216" w:author="Adelino Naquarta Sepalanga Domingos" w:date="2025-03-05T09:06:00Z" w16du:dateUtc="2025-03-05T08:06:00Z">
                  <w:rPr>
                    <w:rFonts w:ascii="Times New Roman" w:eastAsia="Times New Roman" w:hAnsi="Times New Roman"/>
                    <w:spacing w:val="-1"/>
                  </w:rPr>
                </w:rPrChange>
              </w:rPr>
            </w:pPr>
          </w:p>
          <w:p w14:paraId="7E09EFDC" w14:textId="77777777" w:rsidR="003F3EDE" w:rsidRPr="00C30B30" w:rsidRDefault="003F3EDE" w:rsidP="0025185C">
            <w:pPr>
              <w:jc w:val="center"/>
              <w:rPr>
                <w:rFonts w:ascii="Arial" w:eastAsia="Times New Roman" w:hAnsi="Arial" w:cs="Arial"/>
                <w:spacing w:val="-1"/>
                <w:sz w:val="20"/>
                <w:szCs w:val="20"/>
                <w:rPrChange w:id="3217"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218" w:author="Adelino Naquarta Sepalanga Domingos" w:date="2025-03-05T09:06:00Z" w16du:dateUtc="2025-03-05T08:06: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E43D40A" w14:textId="77777777" w:rsidR="003F3EDE" w:rsidRPr="00C30B30" w:rsidRDefault="003F3EDE" w:rsidP="0025185C">
            <w:pPr>
              <w:rPr>
                <w:rFonts w:ascii="Arial" w:eastAsia="Times New Roman" w:hAnsi="Arial" w:cs="Arial"/>
                <w:spacing w:val="-1"/>
                <w:sz w:val="20"/>
                <w:szCs w:val="20"/>
                <w:rPrChange w:id="3219" w:author="Adelino Naquarta Sepalanga Domingos" w:date="2025-03-05T09:06:00Z" w16du:dateUtc="2025-03-05T08:06:00Z">
                  <w:rPr>
                    <w:rFonts w:ascii="Times New Roman" w:eastAsia="Times New Roman" w:hAnsi="Times New Roman"/>
                    <w:spacing w:val="-1"/>
                  </w:rPr>
                </w:rPrChange>
              </w:rPr>
            </w:pPr>
          </w:p>
          <w:p w14:paraId="6B2A6D0E" w14:textId="77777777" w:rsidR="003F3EDE" w:rsidRPr="00C30B30" w:rsidRDefault="003F3EDE" w:rsidP="0025185C">
            <w:pPr>
              <w:rPr>
                <w:rFonts w:ascii="Arial" w:eastAsia="Times New Roman" w:hAnsi="Arial" w:cs="Arial"/>
                <w:spacing w:val="-1"/>
                <w:sz w:val="20"/>
                <w:szCs w:val="20"/>
                <w:rPrChange w:id="3220" w:author="Adelino Naquarta Sepalanga Domingos" w:date="2025-03-05T09:06:00Z" w16du:dateUtc="2025-03-05T08:06:00Z">
                  <w:rPr>
                    <w:rFonts w:ascii="Times New Roman" w:eastAsia="Times New Roman" w:hAnsi="Times New Roman"/>
                    <w:spacing w:val="-1"/>
                  </w:rPr>
                </w:rPrChange>
              </w:rPr>
            </w:pPr>
          </w:p>
          <w:p w14:paraId="55A6A1BA" w14:textId="77777777" w:rsidR="003F3EDE" w:rsidRPr="00C30B30" w:rsidRDefault="003F3EDE" w:rsidP="0025185C">
            <w:pPr>
              <w:rPr>
                <w:rFonts w:ascii="Arial" w:eastAsia="Times New Roman" w:hAnsi="Arial" w:cs="Arial"/>
                <w:spacing w:val="-1"/>
                <w:sz w:val="20"/>
                <w:szCs w:val="20"/>
                <w:rPrChange w:id="3221"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222" w:author="Adelino Naquarta Sepalanga Domingos" w:date="2025-03-05T09:06:00Z" w16du:dateUtc="2025-03-05T08:06:00Z">
                  <w:rPr>
                    <w:rFonts w:ascii="Times New Roman" w:eastAsia="Times New Roman" w:hAnsi="Times New Roman"/>
                    <w:spacing w:val="-1"/>
                  </w:rPr>
                </w:rPrChange>
              </w:rPr>
              <w:t>Código da conta (AccountID)</w:t>
            </w:r>
          </w:p>
        </w:tc>
        <w:tc>
          <w:tcPr>
            <w:tcW w:w="391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4974F48" w14:textId="77777777" w:rsidR="003F3EDE" w:rsidRPr="00C30B30" w:rsidRDefault="003F3EDE" w:rsidP="0025185C">
            <w:pPr>
              <w:rPr>
                <w:rFonts w:ascii="Arial" w:eastAsia="Times New Roman" w:hAnsi="Arial" w:cs="Arial"/>
                <w:spacing w:val="-1"/>
                <w:sz w:val="20"/>
                <w:szCs w:val="20"/>
                <w:rPrChange w:id="3223"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224" w:author="Adelino Naquarta Sepalanga Domingos" w:date="2025-03-05T09:06:00Z" w16du:dateUtc="2025-03-05T08:06:00Z">
                  <w:rPr>
                    <w:rFonts w:ascii="Times New Roman" w:eastAsia="Times New Roman" w:hAnsi="Times New Roman"/>
                    <w:spacing w:val="-1"/>
                  </w:rPr>
                </w:rPrChange>
              </w:rPr>
              <w:t>Deve ser indicada a respectiva conta-corrente do cliente no plano de contas da contabilidade, caso esteja definida. Caso contrário deve ser preenchido com a designação “Desconhecido”.</w:t>
            </w:r>
          </w:p>
        </w:tc>
        <w:tc>
          <w:tcPr>
            <w:tcW w:w="127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BC980E1" w14:textId="77777777" w:rsidR="003F3EDE" w:rsidRPr="00C30B30" w:rsidRDefault="003F3EDE" w:rsidP="0025185C">
            <w:pPr>
              <w:jc w:val="center"/>
              <w:rPr>
                <w:rFonts w:ascii="Arial" w:eastAsia="Times New Roman" w:hAnsi="Arial" w:cs="Arial"/>
                <w:spacing w:val="-1"/>
                <w:sz w:val="20"/>
                <w:szCs w:val="20"/>
                <w:rPrChange w:id="3225" w:author="Adelino Naquarta Sepalanga Domingos" w:date="2025-03-05T09:06:00Z" w16du:dateUtc="2025-03-05T08:06:00Z">
                  <w:rPr>
                    <w:rFonts w:ascii="Times New Roman" w:eastAsia="Times New Roman" w:hAnsi="Times New Roman"/>
                    <w:spacing w:val="-1"/>
                  </w:rPr>
                </w:rPrChange>
              </w:rPr>
            </w:pPr>
          </w:p>
          <w:p w14:paraId="2C621E2B" w14:textId="77777777" w:rsidR="003F3EDE" w:rsidRPr="00C30B30" w:rsidRDefault="003F3EDE" w:rsidP="0025185C">
            <w:pPr>
              <w:jc w:val="center"/>
              <w:rPr>
                <w:rFonts w:ascii="Arial" w:eastAsia="Times New Roman" w:hAnsi="Arial" w:cs="Arial"/>
                <w:spacing w:val="-1"/>
                <w:sz w:val="20"/>
                <w:szCs w:val="20"/>
                <w:rPrChange w:id="3226"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227" w:author="Adelino Naquarta Sepalanga Domingos" w:date="2025-03-05T09:06:00Z" w16du:dateUtc="2025-03-05T08:06:00Z">
                  <w:rPr>
                    <w:rFonts w:ascii="Times New Roman" w:eastAsia="Times New Roman" w:hAnsi="Times New Roman"/>
                    <w:spacing w:val="-1"/>
                  </w:rPr>
                </w:rPrChange>
              </w:rPr>
              <w:t xml:space="preserve">Texto 30 </w:t>
            </w:r>
          </w:p>
        </w:tc>
      </w:tr>
      <w:tr w:rsidR="003F3EDE" w:rsidRPr="00C30B30" w14:paraId="00594824" w14:textId="77777777" w:rsidTr="0025185C">
        <w:trPr>
          <w:trHeight w:val="1640"/>
        </w:trPr>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572FB93" w14:textId="77777777" w:rsidR="003F3EDE" w:rsidRPr="00C30B30" w:rsidRDefault="003F3EDE" w:rsidP="0025185C">
            <w:pPr>
              <w:jc w:val="center"/>
              <w:rPr>
                <w:rFonts w:ascii="Arial" w:eastAsia="Times New Roman" w:hAnsi="Arial" w:cs="Arial"/>
                <w:spacing w:val="-1"/>
                <w:sz w:val="20"/>
                <w:szCs w:val="20"/>
                <w:rPrChange w:id="3228" w:author="Adelino Naquarta Sepalanga Domingos" w:date="2025-03-05T09:06:00Z" w16du:dateUtc="2025-03-05T08:06:00Z">
                  <w:rPr>
                    <w:rFonts w:ascii="Times New Roman" w:eastAsia="Times New Roman" w:hAnsi="Times New Roman"/>
                    <w:spacing w:val="-1"/>
                  </w:rPr>
                </w:rPrChange>
              </w:rPr>
            </w:pPr>
          </w:p>
          <w:p w14:paraId="572A3F72" w14:textId="77777777" w:rsidR="003F3EDE" w:rsidRPr="00C30B30" w:rsidRDefault="003F3EDE" w:rsidP="0025185C">
            <w:pPr>
              <w:jc w:val="center"/>
              <w:rPr>
                <w:rFonts w:ascii="Arial" w:eastAsia="Times New Roman" w:hAnsi="Arial" w:cs="Arial"/>
                <w:spacing w:val="-1"/>
                <w:sz w:val="20"/>
                <w:szCs w:val="20"/>
                <w:rPrChange w:id="3229"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230" w:author="Adelino Naquarta Sepalanga Domingos" w:date="2025-03-05T09:06:00Z" w16du:dateUtc="2025-03-05T08:06:00Z">
                  <w:rPr>
                    <w:rFonts w:ascii="Times New Roman" w:eastAsia="Times New Roman" w:hAnsi="Times New Roman"/>
                    <w:spacing w:val="-1"/>
                  </w:rPr>
                </w:rPrChange>
              </w:rPr>
              <w:t>2.2.3.</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AD0DACC" w14:textId="77777777" w:rsidR="003F3EDE" w:rsidRPr="00C30B30" w:rsidRDefault="003F3EDE" w:rsidP="0025185C">
            <w:pPr>
              <w:jc w:val="center"/>
              <w:rPr>
                <w:rFonts w:ascii="Arial" w:eastAsia="Times New Roman" w:hAnsi="Arial" w:cs="Arial"/>
                <w:spacing w:val="-1"/>
                <w:sz w:val="20"/>
                <w:szCs w:val="20"/>
                <w:rPrChange w:id="3231" w:author="Adelino Naquarta Sepalanga Domingos" w:date="2025-03-05T09:06:00Z" w16du:dateUtc="2025-03-05T08:06:00Z">
                  <w:rPr>
                    <w:rFonts w:ascii="Times New Roman" w:eastAsia="Times New Roman" w:hAnsi="Times New Roman"/>
                    <w:spacing w:val="-1"/>
                  </w:rPr>
                </w:rPrChange>
              </w:rPr>
            </w:pPr>
          </w:p>
          <w:p w14:paraId="09668A8C" w14:textId="77777777" w:rsidR="003F3EDE" w:rsidRPr="00C30B30" w:rsidRDefault="003F3EDE" w:rsidP="0025185C">
            <w:pPr>
              <w:jc w:val="center"/>
              <w:rPr>
                <w:rFonts w:ascii="Arial" w:eastAsia="Times New Roman" w:hAnsi="Arial" w:cs="Arial"/>
                <w:spacing w:val="-1"/>
                <w:sz w:val="20"/>
                <w:szCs w:val="20"/>
                <w:rPrChange w:id="3232"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233" w:author="Adelino Naquarta Sepalanga Domingos" w:date="2025-03-05T09:06:00Z" w16du:dateUtc="2025-03-05T08:06: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DDDC672" w14:textId="77777777" w:rsidR="003F3EDE" w:rsidRPr="00C30B30" w:rsidRDefault="003F3EDE" w:rsidP="0025185C">
            <w:pPr>
              <w:rPr>
                <w:rFonts w:ascii="Arial" w:eastAsia="Times New Roman" w:hAnsi="Arial" w:cs="Arial"/>
                <w:spacing w:val="-1"/>
                <w:sz w:val="20"/>
                <w:szCs w:val="20"/>
                <w:rPrChange w:id="3234" w:author="Adelino Naquarta Sepalanga Domingos" w:date="2025-03-05T09:06:00Z" w16du:dateUtc="2025-03-05T08:06:00Z">
                  <w:rPr>
                    <w:rFonts w:ascii="Times New Roman" w:eastAsia="Times New Roman" w:hAnsi="Times New Roman"/>
                    <w:spacing w:val="-1"/>
                  </w:rPr>
                </w:rPrChange>
              </w:rPr>
            </w:pPr>
          </w:p>
          <w:p w14:paraId="0012D5FD" w14:textId="77777777" w:rsidR="003F3EDE" w:rsidRPr="00C30B30" w:rsidRDefault="003F3EDE" w:rsidP="0025185C">
            <w:pPr>
              <w:rPr>
                <w:rFonts w:ascii="Arial" w:eastAsia="Times New Roman" w:hAnsi="Arial" w:cs="Arial"/>
                <w:spacing w:val="-1"/>
                <w:sz w:val="20"/>
                <w:szCs w:val="20"/>
                <w:rPrChange w:id="3235"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236" w:author="Adelino Naquarta Sepalanga Domingos" w:date="2025-03-05T09:06:00Z" w16du:dateUtc="2025-03-05T08:06:00Z">
                  <w:rPr>
                    <w:rFonts w:ascii="Times New Roman" w:eastAsia="Times New Roman" w:hAnsi="Times New Roman"/>
                    <w:spacing w:val="-1"/>
                  </w:rPr>
                </w:rPrChange>
              </w:rPr>
              <w:t>Número de identificação fiscal do cliente (CustomerTaxID)</w:t>
            </w:r>
          </w:p>
        </w:tc>
        <w:tc>
          <w:tcPr>
            <w:tcW w:w="391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DA804D4" w14:textId="77777777" w:rsidR="003F3EDE" w:rsidRPr="00C30B30" w:rsidRDefault="003F3EDE" w:rsidP="0025185C">
            <w:pPr>
              <w:rPr>
                <w:rFonts w:ascii="Arial" w:eastAsia="Times New Roman" w:hAnsi="Arial" w:cs="Arial"/>
                <w:spacing w:val="-1"/>
                <w:sz w:val="20"/>
                <w:szCs w:val="20"/>
                <w:rPrChange w:id="3237"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238" w:author="Adelino Naquarta Sepalanga Domingos" w:date="2025-03-05T09:06:00Z" w16du:dateUtc="2025-03-05T08:06:00Z">
                  <w:rPr>
                    <w:rFonts w:ascii="Times New Roman" w:eastAsia="Times New Roman" w:hAnsi="Times New Roman"/>
                    <w:spacing w:val="-1"/>
                  </w:rPr>
                </w:rPrChange>
              </w:rPr>
              <w:t>Deve ser indicado sem o prefixo do país.</w:t>
            </w:r>
          </w:p>
          <w:p w14:paraId="61CE2284" w14:textId="77777777" w:rsidR="003F3EDE" w:rsidRPr="00C30B30" w:rsidRDefault="003F3EDE" w:rsidP="0025185C">
            <w:pPr>
              <w:rPr>
                <w:rFonts w:ascii="Arial" w:eastAsia="Times New Roman" w:hAnsi="Arial" w:cs="Arial"/>
                <w:spacing w:val="-1"/>
                <w:sz w:val="20"/>
                <w:szCs w:val="20"/>
                <w:rPrChange w:id="3239"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240" w:author="Adelino Naquarta Sepalanga Domingos" w:date="2025-03-05T09:06:00Z" w16du:dateUtc="2025-03-05T08:06:00Z">
                  <w:rPr>
                    <w:rFonts w:ascii="Times New Roman" w:eastAsia="Times New Roman" w:hAnsi="Times New Roman"/>
                    <w:spacing w:val="-1"/>
                  </w:rPr>
                </w:rPrChange>
              </w:rPr>
              <w:t>O cliente genérico, correspondente ao designado “Consumidor final”, deve ser identificado com o NIF “999999999”.</w:t>
            </w:r>
          </w:p>
        </w:tc>
        <w:tc>
          <w:tcPr>
            <w:tcW w:w="127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C0EFFFD" w14:textId="77777777" w:rsidR="003F3EDE" w:rsidRPr="00C30B30" w:rsidRDefault="003F3EDE" w:rsidP="0025185C">
            <w:pPr>
              <w:jc w:val="center"/>
              <w:rPr>
                <w:rFonts w:ascii="Arial" w:eastAsia="Times New Roman" w:hAnsi="Arial" w:cs="Arial"/>
                <w:spacing w:val="-1"/>
                <w:sz w:val="20"/>
                <w:szCs w:val="20"/>
                <w:rPrChange w:id="3241" w:author="Adelino Naquarta Sepalanga Domingos" w:date="2025-03-05T09:06:00Z" w16du:dateUtc="2025-03-05T08:06:00Z">
                  <w:rPr>
                    <w:rFonts w:ascii="Times New Roman" w:eastAsia="Times New Roman" w:hAnsi="Times New Roman"/>
                    <w:spacing w:val="-1"/>
                  </w:rPr>
                </w:rPrChange>
              </w:rPr>
            </w:pPr>
          </w:p>
          <w:p w14:paraId="267F652D" w14:textId="77777777" w:rsidR="003F3EDE" w:rsidRPr="00C30B30" w:rsidRDefault="003F3EDE" w:rsidP="0025185C">
            <w:pPr>
              <w:jc w:val="center"/>
              <w:rPr>
                <w:rFonts w:ascii="Arial" w:eastAsia="Times New Roman" w:hAnsi="Arial" w:cs="Arial"/>
                <w:spacing w:val="-1"/>
                <w:sz w:val="20"/>
                <w:szCs w:val="20"/>
                <w:rPrChange w:id="3242"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243" w:author="Adelino Naquarta Sepalanga Domingos" w:date="2025-03-05T09:06:00Z" w16du:dateUtc="2025-03-05T08:06:00Z">
                  <w:rPr>
                    <w:rFonts w:ascii="Times New Roman" w:eastAsia="Times New Roman" w:hAnsi="Times New Roman"/>
                    <w:spacing w:val="-1"/>
                  </w:rPr>
                </w:rPrChange>
              </w:rPr>
              <w:t xml:space="preserve">Texto 30 </w:t>
            </w:r>
          </w:p>
        </w:tc>
      </w:tr>
      <w:tr w:rsidR="003F3EDE" w:rsidRPr="00C30B30" w14:paraId="77CCBB6A" w14:textId="77777777" w:rsidTr="0025185C">
        <w:trPr>
          <w:trHeight w:val="656"/>
        </w:trPr>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C3149EB" w14:textId="77777777" w:rsidR="003F3EDE" w:rsidRPr="00C30B30" w:rsidRDefault="003F3EDE" w:rsidP="0025185C">
            <w:pPr>
              <w:jc w:val="center"/>
              <w:rPr>
                <w:rFonts w:ascii="Arial" w:eastAsia="Times New Roman" w:hAnsi="Arial" w:cs="Arial"/>
                <w:spacing w:val="-1"/>
                <w:sz w:val="20"/>
                <w:szCs w:val="20"/>
                <w:rPrChange w:id="3244"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245" w:author="Adelino Naquarta Sepalanga Domingos" w:date="2025-03-05T09:06:00Z" w16du:dateUtc="2025-03-05T08:06:00Z">
                  <w:rPr>
                    <w:rFonts w:ascii="Times New Roman" w:eastAsia="Times New Roman" w:hAnsi="Times New Roman"/>
                    <w:spacing w:val="-1"/>
                  </w:rPr>
                </w:rPrChange>
              </w:rPr>
              <w:t>2.2.4.</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9EDA919" w14:textId="77777777" w:rsidR="003F3EDE" w:rsidRPr="00C30B30" w:rsidRDefault="003F3EDE" w:rsidP="0025185C">
            <w:pPr>
              <w:jc w:val="center"/>
              <w:rPr>
                <w:rFonts w:ascii="Arial" w:eastAsia="Times New Roman" w:hAnsi="Arial" w:cs="Arial"/>
                <w:spacing w:val="-1"/>
                <w:sz w:val="20"/>
                <w:szCs w:val="20"/>
                <w:rPrChange w:id="3246"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247" w:author="Adelino Naquarta Sepalanga Domingos" w:date="2025-03-05T09:06:00Z" w16du:dateUtc="2025-03-05T08:06: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D7CD528" w14:textId="77777777" w:rsidR="003F3EDE" w:rsidRPr="00C30B30" w:rsidRDefault="003F3EDE" w:rsidP="0025185C">
            <w:pPr>
              <w:rPr>
                <w:rFonts w:ascii="Arial" w:eastAsia="Times New Roman" w:hAnsi="Arial" w:cs="Arial"/>
                <w:spacing w:val="-1"/>
                <w:sz w:val="20"/>
                <w:szCs w:val="20"/>
                <w:rPrChange w:id="3248"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249" w:author="Adelino Naquarta Sepalanga Domingos" w:date="2025-03-05T09:06:00Z" w16du:dateUtc="2025-03-05T08:06:00Z">
                  <w:rPr>
                    <w:rFonts w:ascii="Times New Roman" w:eastAsia="Times New Roman" w:hAnsi="Times New Roman"/>
                    <w:spacing w:val="-1"/>
                  </w:rPr>
                </w:rPrChange>
              </w:rPr>
              <w:t>Nome da empresa (CompanyName)</w:t>
            </w:r>
          </w:p>
        </w:tc>
        <w:tc>
          <w:tcPr>
            <w:tcW w:w="391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90A5EC3" w14:textId="77777777" w:rsidR="003F3EDE" w:rsidRPr="00C30B30" w:rsidRDefault="003F3EDE" w:rsidP="0025185C">
            <w:pPr>
              <w:rPr>
                <w:rFonts w:ascii="Arial" w:eastAsia="Times New Roman" w:hAnsi="Arial" w:cs="Arial"/>
                <w:spacing w:val="-1"/>
                <w:sz w:val="20"/>
                <w:szCs w:val="20"/>
                <w:rPrChange w:id="3250"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251" w:author="Adelino Naquarta Sepalanga Domingos" w:date="2025-03-05T09:06:00Z" w16du:dateUtc="2025-03-05T08:06:00Z">
                  <w:rPr>
                    <w:rFonts w:ascii="Times New Roman" w:eastAsia="Times New Roman" w:hAnsi="Times New Roman"/>
                    <w:spacing w:val="-1"/>
                  </w:rPr>
                </w:rPrChange>
              </w:rPr>
              <w:t>O cliente genérico deve ser identificado com a designação “Consumidor final”.</w:t>
            </w:r>
          </w:p>
        </w:tc>
        <w:tc>
          <w:tcPr>
            <w:tcW w:w="127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DE222CC" w14:textId="77777777" w:rsidR="003F3EDE" w:rsidRPr="00C30B30" w:rsidRDefault="003F3EDE" w:rsidP="0025185C">
            <w:pPr>
              <w:jc w:val="center"/>
              <w:rPr>
                <w:rFonts w:ascii="Arial" w:eastAsia="Times New Roman" w:hAnsi="Arial" w:cs="Arial"/>
                <w:spacing w:val="-1"/>
                <w:sz w:val="20"/>
                <w:szCs w:val="20"/>
                <w:rPrChange w:id="3252"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253" w:author="Adelino Naquarta Sepalanga Domingos" w:date="2025-03-05T09:06:00Z" w16du:dateUtc="2025-03-05T08:06:00Z">
                  <w:rPr>
                    <w:rFonts w:ascii="Times New Roman" w:eastAsia="Times New Roman" w:hAnsi="Times New Roman"/>
                    <w:spacing w:val="-1"/>
                  </w:rPr>
                </w:rPrChange>
              </w:rPr>
              <w:t>Texto</w:t>
            </w:r>
          </w:p>
          <w:p w14:paraId="475DE2A5" w14:textId="77777777" w:rsidR="003F3EDE" w:rsidRPr="00C30B30" w:rsidRDefault="003F3EDE" w:rsidP="0025185C">
            <w:pPr>
              <w:jc w:val="center"/>
              <w:rPr>
                <w:rFonts w:ascii="Arial" w:eastAsia="Times New Roman" w:hAnsi="Arial" w:cs="Arial"/>
                <w:spacing w:val="-1"/>
                <w:sz w:val="20"/>
                <w:szCs w:val="20"/>
                <w:rPrChange w:id="3254"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255" w:author="Adelino Naquarta Sepalanga Domingos" w:date="2025-03-05T09:06:00Z" w16du:dateUtc="2025-03-05T08:06:00Z">
                  <w:rPr>
                    <w:rFonts w:ascii="Times New Roman" w:eastAsia="Times New Roman" w:hAnsi="Times New Roman"/>
                    <w:spacing w:val="-1"/>
                  </w:rPr>
                </w:rPrChange>
              </w:rPr>
              <w:t>100</w:t>
            </w:r>
          </w:p>
        </w:tc>
      </w:tr>
      <w:tr w:rsidR="003F3EDE" w:rsidRPr="00C30B30" w14:paraId="3237F0AC" w14:textId="77777777" w:rsidTr="0025185C">
        <w:trPr>
          <w:trHeight w:val="534"/>
        </w:trPr>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43ECBCB" w14:textId="77777777" w:rsidR="003F3EDE" w:rsidRPr="00C30B30" w:rsidRDefault="003F3EDE" w:rsidP="0025185C">
            <w:pPr>
              <w:jc w:val="center"/>
              <w:rPr>
                <w:rFonts w:ascii="Arial" w:eastAsia="Times New Roman" w:hAnsi="Arial" w:cs="Arial"/>
                <w:spacing w:val="-1"/>
                <w:sz w:val="20"/>
                <w:szCs w:val="20"/>
                <w:rPrChange w:id="3256"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257" w:author="Adelino Naquarta Sepalanga Domingos" w:date="2025-03-05T09:06:00Z" w16du:dateUtc="2025-03-05T08:06:00Z">
                  <w:rPr>
                    <w:rFonts w:ascii="Times New Roman" w:eastAsia="Times New Roman" w:hAnsi="Times New Roman"/>
                    <w:spacing w:val="-1"/>
                  </w:rPr>
                </w:rPrChange>
              </w:rPr>
              <w:t>2.2.5.</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81CEF01" w14:textId="77777777" w:rsidR="003F3EDE" w:rsidRPr="00C30B30" w:rsidRDefault="003F3EDE" w:rsidP="0025185C">
            <w:pPr>
              <w:jc w:val="center"/>
              <w:rPr>
                <w:rFonts w:ascii="Arial" w:eastAsia="Times New Roman" w:hAnsi="Arial" w:cs="Arial"/>
                <w:spacing w:val="-1"/>
                <w:sz w:val="20"/>
                <w:szCs w:val="20"/>
                <w:rPrChange w:id="3258" w:author="Adelino Naquarta Sepalanga Domingos" w:date="2025-03-05T09:06:00Z" w16du:dateUtc="2025-03-05T08:06: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909E56A" w14:textId="77777777" w:rsidR="003F3EDE" w:rsidRPr="00C30B30" w:rsidRDefault="003F3EDE" w:rsidP="0025185C">
            <w:pPr>
              <w:rPr>
                <w:rFonts w:ascii="Arial" w:eastAsia="Times New Roman" w:hAnsi="Arial" w:cs="Arial"/>
                <w:spacing w:val="-1"/>
                <w:sz w:val="20"/>
                <w:szCs w:val="20"/>
                <w:rPrChange w:id="3259"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260" w:author="Adelino Naquarta Sepalanga Domingos" w:date="2025-03-05T09:06:00Z" w16du:dateUtc="2025-03-05T08:06:00Z">
                  <w:rPr>
                    <w:rFonts w:ascii="Times New Roman" w:eastAsia="Times New Roman" w:hAnsi="Times New Roman"/>
                    <w:spacing w:val="-1"/>
                  </w:rPr>
                </w:rPrChange>
              </w:rPr>
              <w:t>Nome do contacto na empresa (Contact)</w:t>
            </w:r>
          </w:p>
        </w:tc>
        <w:tc>
          <w:tcPr>
            <w:tcW w:w="391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BB2C449" w14:textId="77777777" w:rsidR="003F3EDE" w:rsidRPr="00C30B30" w:rsidRDefault="003F3EDE" w:rsidP="0025185C">
            <w:pPr>
              <w:rPr>
                <w:rFonts w:ascii="Arial" w:eastAsia="Times New Roman" w:hAnsi="Arial" w:cs="Arial"/>
                <w:spacing w:val="-1"/>
                <w:sz w:val="20"/>
                <w:szCs w:val="20"/>
                <w:rPrChange w:id="3261" w:author="Adelino Naquarta Sepalanga Domingos" w:date="2025-03-05T09:06:00Z" w16du:dateUtc="2025-03-05T08:06:00Z">
                  <w:rPr>
                    <w:rFonts w:ascii="Times New Roman" w:eastAsia="Times New Roman" w:hAnsi="Times New Roman"/>
                    <w:spacing w:val="-1"/>
                  </w:rPr>
                </w:rPrChange>
              </w:rPr>
            </w:pPr>
          </w:p>
        </w:tc>
        <w:tc>
          <w:tcPr>
            <w:tcW w:w="127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42107DF" w14:textId="77777777" w:rsidR="003F3EDE" w:rsidRPr="00C30B30" w:rsidRDefault="003F3EDE" w:rsidP="0025185C">
            <w:pPr>
              <w:jc w:val="center"/>
              <w:rPr>
                <w:rFonts w:ascii="Arial" w:eastAsia="Times New Roman" w:hAnsi="Arial" w:cs="Arial"/>
                <w:spacing w:val="-1"/>
                <w:sz w:val="20"/>
                <w:szCs w:val="20"/>
                <w:rPrChange w:id="3262"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263" w:author="Adelino Naquarta Sepalanga Domingos" w:date="2025-03-05T09:06:00Z" w16du:dateUtc="2025-03-05T08:06:00Z">
                  <w:rPr>
                    <w:rFonts w:ascii="Times New Roman" w:eastAsia="Times New Roman" w:hAnsi="Times New Roman"/>
                    <w:spacing w:val="-1"/>
                  </w:rPr>
                </w:rPrChange>
              </w:rPr>
              <w:t>Texto 50</w:t>
            </w:r>
          </w:p>
        </w:tc>
      </w:tr>
      <w:tr w:rsidR="003F3EDE" w:rsidRPr="00C30B30" w14:paraId="73DB6CF6" w14:textId="77777777" w:rsidTr="0025185C">
        <w:trPr>
          <w:trHeight w:val="903"/>
        </w:trPr>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718B74D" w14:textId="77777777" w:rsidR="003F3EDE" w:rsidRPr="00C30B30" w:rsidRDefault="003F3EDE" w:rsidP="0025185C">
            <w:pPr>
              <w:jc w:val="center"/>
              <w:rPr>
                <w:rFonts w:ascii="Arial" w:eastAsia="Times New Roman" w:hAnsi="Arial" w:cs="Arial"/>
                <w:spacing w:val="-1"/>
                <w:sz w:val="20"/>
                <w:szCs w:val="20"/>
                <w:rPrChange w:id="3264"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265" w:author="Adelino Naquarta Sepalanga Domingos" w:date="2025-03-05T09:06:00Z" w16du:dateUtc="2025-03-05T08:06:00Z">
                  <w:rPr>
                    <w:rFonts w:ascii="Times New Roman" w:eastAsia="Times New Roman" w:hAnsi="Times New Roman"/>
                    <w:spacing w:val="-1"/>
                  </w:rPr>
                </w:rPrChange>
              </w:rPr>
              <w:t>2.2.6.</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A3CBD04" w14:textId="77777777" w:rsidR="003F3EDE" w:rsidRPr="00C30B30" w:rsidRDefault="003F3EDE" w:rsidP="0025185C">
            <w:pPr>
              <w:jc w:val="center"/>
              <w:rPr>
                <w:rFonts w:ascii="Arial" w:eastAsia="Times New Roman" w:hAnsi="Arial" w:cs="Arial"/>
                <w:spacing w:val="-1"/>
                <w:sz w:val="20"/>
                <w:szCs w:val="20"/>
                <w:rPrChange w:id="3266"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267" w:author="Adelino Naquarta Sepalanga Domingos" w:date="2025-03-05T09:06:00Z" w16du:dateUtc="2025-03-05T08:06: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72C3D90" w14:textId="77777777" w:rsidR="003F3EDE" w:rsidRPr="00C30B30" w:rsidRDefault="003F3EDE" w:rsidP="0025185C">
            <w:pPr>
              <w:rPr>
                <w:rFonts w:ascii="Arial" w:eastAsia="Times New Roman" w:hAnsi="Arial" w:cs="Arial"/>
                <w:spacing w:val="-1"/>
                <w:sz w:val="20"/>
                <w:szCs w:val="20"/>
                <w:rPrChange w:id="3268"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269" w:author="Adelino Naquarta Sepalanga Domingos" w:date="2025-03-05T09:06:00Z" w16du:dateUtc="2025-03-05T08:06:00Z">
                  <w:rPr>
                    <w:rFonts w:ascii="Times New Roman" w:eastAsia="Times New Roman" w:hAnsi="Times New Roman"/>
                    <w:spacing w:val="-1"/>
                  </w:rPr>
                </w:rPrChange>
              </w:rPr>
              <w:t xml:space="preserve">Endereço de facturação </w:t>
            </w:r>
          </w:p>
          <w:p w14:paraId="47428192" w14:textId="77777777" w:rsidR="003F3EDE" w:rsidRPr="00C30B30" w:rsidRDefault="003F3EDE" w:rsidP="0025185C">
            <w:pPr>
              <w:rPr>
                <w:rFonts w:ascii="Arial" w:eastAsia="Times New Roman" w:hAnsi="Arial" w:cs="Arial"/>
                <w:spacing w:val="-1"/>
                <w:sz w:val="20"/>
                <w:szCs w:val="20"/>
                <w:rPrChange w:id="3270"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271" w:author="Adelino Naquarta Sepalanga Domingos" w:date="2025-03-05T09:06:00Z" w16du:dateUtc="2025-03-05T08:06:00Z">
                  <w:rPr>
                    <w:rFonts w:ascii="Times New Roman" w:eastAsia="Times New Roman" w:hAnsi="Times New Roman"/>
                    <w:spacing w:val="-1"/>
                  </w:rPr>
                </w:rPrChange>
              </w:rPr>
              <w:t>(BillingAddress)</w:t>
            </w:r>
          </w:p>
        </w:tc>
        <w:tc>
          <w:tcPr>
            <w:tcW w:w="391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D71AA16" w14:textId="77777777" w:rsidR="003F3EDE" w:rsidRPr="00C30B30" w:rsidRDefault="003F3EDE" w:rsidP="0025185C">
            <w:pPr>
              <w:rPr>
                <w:rFonts w:ascii="Arial" w:eastAsia="Times New Roman" w:hAnsi="Arial" w:cs="Arial"/>
                <w:spacing w:val="-1"/>
                <w:sz w:val="20"/>
                <w:szCs w:val="20"/>
                <w:rPrChange w:id="3272"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273" w:author="Adelino Naquarta Sepalanga Domingos" w:date="2025-03-05T09:06:00Z" w16du:dateUtc="2025-03-05T08:06:00Z">
                  <w:rPr>
                    <w:rFonts w:ascii="Times New Roman" w:eastAsia="Times New Roman" w:hAnsi="Times New Roman"/>
                    <w:spacing w:val="-1"/>
                  </w:rPr>
                </w:rPrChange>
              </w:rPr>
              <w:t>Corresponde ao endereço da sede ou do estabelecimento estável em território nacional.</w:t>
            </w:r>
          </w:p>
        </w:tc>
        <w:tc>
          <w:tcPr>
            <w:tcW w:w="127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C96E4FB" w14:textId="77777777" w:rsidR="003F3EDE" w:rsidRPr="00C30B30" w:rsidRDefault="003F3EDE" w:rsidP="0025185C">
            <w:pPr>
              <w:jc w:val="center"/>
              <w:rPr>
                <w:rFonts w:ascii="Arial" w:eastAsia="Times New Roman" w:hAnsi="Arial" w:cs="Arial"/>
                <w:spacing w:val="-1"/>
                <w:sz w:val="20"/>
                <w:szCs w:val="20"/>
                <w:rPrChange w:id="3274"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275" w:author="Adelino Naquarta Sepalanga Domingos" w:date="2025-03-05T09:06:00Z" w16du:dateUtc="2025-03-05T08:06:00Z">
                  <w:rPr>
                    <w:rFonts w:ascii="Times New Roman" w:eastAsia="Times New Roman" w:hAnsi="Times New Roman"/>
                    <w:spacing w:val="-1"/>
                  </w:rPr>
                </w:rPrChange>
              </w:rPr>
              <w:t>Não Aplicável</w:t>
            </w:r>
          </w:p>
        </w:tc>
      </w:tr>
      <w:tr w:rsidR="003F3EDE" w:rsidRPr="00C30B30" w14:paraId="21D01061" w14:textId="77777777" w:rsidTr="0025185C">
        <w:trPr>
          <w:trHeight w:val="508"/>
        </w:trPr>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3F01C44" w14:textId="77777777" w:rsidR="003F3EDE" w:rsidRPr="00C30B30" w:rsidRDefault="003F3EDE" w:rsidP="0025185C">
            <w:pPr>
              <w:jc w:val="center"/>
              <w:rPr>
                <w:rFonts w:ascii="Arial" w:eastAsia="Times New Roman" w:hAnsi="Arial" w:cs="Arial"/>
                <w:spacing w:val="-1"/>
                <w:sz w:val="20"/>
                <w:szCs w:val="20"/>
                <w:rPrChange w:id="3276"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277" w:author="Adelino Naquarta Sepalanga Domingos" w:date="2025-03-05T09:06:00Z" w16du:dateUtc="2025-03-05T08:06:00Z">
                  <w:rPr>
                    <w:rFonts w:ascii="Times New Roman" w:eastAsia="Times New Roman" w:hAnsi="Times New Roman"/>
                    <w:spacing w:val="-1"/>
                  </w:rPr>
                </w:rPrChange>
              </w:rPr>
              <w:t>2.2.6.1.</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D794321" w14:textId="77777777" w:rsidR="003F3EDE" w:rsidRPr="00C30B30" w:rsidRDefault="003F3EDE" w:rsidP="0025185C">
            <w:pPr>
              <w:jc w:val="center"/>
              <w:rPr>
                <w:rFonts w:ascii="Arial" w:eastAsia="Times New Roman" w:hAnsi="Arial" w:cs="Arial"/>
                <w:spacing w:val="-1"/>
                <w:sz w:val="20"/>
                <w:szCs w:val="20"/>
                <w:rPrChange w:id="3278" w:author="Adelino Naquarta Sepalanga Domingos" w:date="2025-03-05T09:06:00Z" w16du:dateUtc="2025-03-05T08:06: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0112E71" w14:textId="77777777" w:rsidR="003F3EDE" w:rsidRPr="00C30B30" w:rsidRDefault="003F3EDE" w:rsidP="0025185C">
            <w:pPr>
              <w:rPr>
                <w:rFonts w:ascii="Arial" w:eastAsia="Times New Roman" w:hAnsi="Arial" w:cs="Arial"/>
                <w:spacing w:val="-1"/>
                <w:sz w:val="20"/>
                <w:szCs w:val="20"/>
                <w:rPrChange w:id="3279"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280" w:author="Adelino Naquarta Sepalanga Domingos" w:date="2025-03-05T09:06:00Z" w16du:dateUtc="2025-03-05T08:06:00Z">
                  <w:rPr>
                    <w:rFonts w:ascii="Times New Roman" w:eastAsia="Times New Roman" w:hAnsi="Times New Roman"/>
                    <w:spacing w:val="-1"/>
                  </w:rPr>
                </w:rPrChange>
              </w:rPr>
              <w:t>Número da porta</w:t>
            </w:r>
          </w:p>
          <w:p w14:paraId="0E2F7CCC" w14:textId="77777777" w:rsidR="003F3EDE" w:rsidRPr="00C30B30" w:rsidRDefault="003F3EDE" w:rsidP="0025185C">
            <w:pPr>
              <w:rPr>
                <w:rFonts w:ascii="Arial" w:eastAsia="Times New Roman" w:hAnsi="Arial" w:cs="Arial"/>
                <w:spacing w:val="-1"/>
                <w:sz w:val="20"/>
                <w:szCs w:val="20"/>
                <w:rPrChange w:id="3281"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282" w:author="Adelino Naquarta Sepalanga Domingos" w:date="2025-03-05T09:06:00Z" w16du:dateUtc="2025-03-05T08:06:00Z">
                  <w:rPr>
                    <w:rFonts w:ascii="Times New Roman" w:eastAsia="Times New Roman" w:hAnsi="Times New Roman"/>
                    <w:spacing w:val="-1"/>
                  </w:rPr>
                </w:rPrChange>
              </w:rPr>
              <w:t>(BuildingNumber)</w:t>
            </w:r>
          </w:p>
        </w:tc>
        <w:tc>
          <w:tcPr>
            <w:tcW w:w="391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ED3461F" w14:textId="77777777" w:rsidR="003F3EDE" w:rsidRPr="00C30B30" w:rsidRDefault="003F3EDE" w:rsidP="0025185C">
            <w:pPr>
              <w:rPr>
                <w:rFonts w:ascii="Arial" w:eastAsia="Times New Roman" w:hAnsi="Arial" w:cs="Arial"/>
                <w:spacing w:val="-1"/>
                <w:sz w:val="20"/>
                <w:szCs w:val="20"/>
                <w:rPrChange w:id="3283" w:author="Adelino Naquarta Sepalanga Domingos" w:date="2025-03-05T09:06:00Z" w16du:dateUtc="2025-03-05T08:06:00Z">
                  <w:rPr>
                    <w:rFonts w:ascii="Times New Roman" w:eastAsia="Times New Roman" w:hAnsi="Times New Roman"/>
                    <w:spacing w:val="-1"/>
                  </w:rPr>
                </w:rPrChange>
              </w:rPr>
            </w:pPr>
          </w:p>
        </w:tc>
        <w:tc>
          <w:tcPr>
            <w:tcW w:w="127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A35ECF4" w14:textId="77777777" w:rsidR="003F3EDE" w:rsidRPr="00C30B30" w:rsidRDefault="003F3EDE" w:rsidP="0025185C">
            <w:pPr>
              <w:jc w:val="center"/>
              <w:rPr>
                <w:rFonts w:ascii="Arial" w:eastAsia="Times New Roman" w:hAnsi="Arial" w:cs="Arial"/>
                <w:spacing w:val="-1"/>
                <w:sz w:val="20"/>
                <w:szCs w:val="20"/>
                <w:rPrChange w:id="3284"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285" w:author="Adelino Naquarta Sepalanga Domingos" w:date="2025-03-05T09:06:00Z" w16du:dateUtc="2025-03-05T08:06:00Z">
                  <w:rPr>
                    <w:rFonts w:ascii="Times New Roman" w:eastAsia="Times New Roman" w:hAnsi="Times New Roman"/>
                    <w:spacing w:val="-1"/>
                  </w:rPr>
                </w:rPrChange>
              </w:rPr>
              <w:t>Texto 15</w:t>
            </w:r>
          </w:p>
        </w:tc>
      </w:tr>
      <w:tr w:rsidR="003F3EDE" w:rsidRPr="00C30B30" w14:paraId="45684CC4" w14:textId="77777777" w:rsidTr="0025185C">
        <w:trPr>
          <w:trHeight w:val="380"/>
        </w:trPr>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6111482" w14:textId="77777777" w:rsidR="003F3EDE" w:rsidRPr="00C30B30" w:rsidRDefault="003F3EDE" w:rsidP="0025185C">
            <w:pPr>
              <w:jc w:val="center"/>
              <w:rPr>
                <w:rFonts w:ascii="Arial" w:eastAsia="Times New Roman" w:hAnsi="Arial" w:cs="Arial"/>
                <w:spacing w:val="-1"/>
                <w:sz w:val="20"/>
                <w:szCs w:val="20"/>
                <w:rPrChange w:id="3286"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287" w:author="Adelino Naquarta Sepalanga Domingos" w:date="2025-03-05T09:06:00Z" w16du:dateUtc="2025-03-05T08:06:00Z">
                  <w:rPr>
                    <w:rFonts w:ascii="Times New Roman" w:eastAsia="Times New Roman" w:hAnsi="Times New Roman"/>
                    <w:spacing w:val="-1"/>
                  </w:rPr>
                </w:rPrChange>
              </w:rPr>
              <w:t>2.2.6.2.</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84C8CB5" w14:textId="77777777" w:rsidR="003F3EDE" w:rsidRPr="00C30B30" w:rsidRDefault="003F3EDE" w:rsidP="0025185C">
            <w:pPr>
              <w:jc w:val="center"/>
              <w:rPr>
                <w:rFonts w:ascii="Arial" w:eastAsia="Times New Roman" w:hAnsi="Arial" w:cs="Arial"/>
                <w:spacing w:val="-1"/>
                <w:sz w:val="20"/>
                <w:szCs w:val="20"/>
                <w:rPrChange w:id="3288" w:author="Adelino Naquarta Sepalanga Domingos" w:date="2025-03-05T09:06:00Z" w16du:dateUtc="2025-03-05T08:06: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BBEA830" w14:textId="77777777" w:rsidR="003F3EDE" w:rsidRPr="00C30B30" w:rsidRDefault="003F3EDE" w:rsidP="0025185C">
            <w:pPr>
              <w:rPr>
                <w:rFonts w:ascii="Arial" w:eastAsia="Times New Roman" w:hAnsi="Arial" w:cs="Arial"/>
                <w:spacing w:val="-1"/>
                <w:sz w:val="20"/>
                <w:szCs w:val="20"/>
                <w:rPrChange w:id="3289"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290" w:author="Adelino Naquarta Sepalanga Domingos" w:date="2025-03-05T09:06:00Z" w16du:dateUtc="2025-03-05T08:06:00Z">
                  <w:rPr>
                    <w:rFonts w:ascii="Times New Roman" w:eastAsia="Times New Roman" w:hAnsi="Times New Roman"/>
                    <w:spacing w:val="-1"/>
                  </w:rPr>
                </w:rPrChange>
              </w:rPr>
              <w:t>Nome da rua (StreetName)</w:t>
            </w:r>
          </w:p>
        </w:tc>
        <w:tc>
          <w:tcPr>
            <w:tcW w:w="391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C470842" w14:textId="77777777" w:rsidR="003F3EDE" w:rsidRPr="00C30B30" w:rsidRDefault="003F3EDE" w:rsidP="0025185C">
            <w:pPr>
              <w:rPr>
                <w:rFonts w:ascii="Arial" w:eastAsia="Times New Roman" w:hAnsi="Arial" w:cs="Arial"/>
                <w:spacing w:val="-1"/>
                <w:sz w:val="20"/>
                <w:szCs w:val="20"/>
                <w:rPrChange w:id="3291" w:author="Adelino Naquarta Sepalanga Domingos" w:date="2025-03-05T09:06:00Z" w16du:dateUtc="2025-03-05T08:06:00Z">
                  <w:rPr>
                    <w:rFonts w:ascii="Times New Roman" w:eastAsia="Times New Roman" w:hAnsi="Times New Roman"/>
                    <w:spacing w:val="-1"/>
                  </w:rPr>
                </w:rPrChange>
              </w:rPr>
            </w:pPr>
          </w:p>
        </w:tc>
        <w:tc>
          <w:tcPr>
            <w:tcW w:w="127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C14CF79" w14:textId="77777777" w:rsidR="003F3EDE" w:rsidRPr="00C30B30" w:rsidRDefault="003F3EDE" w:rsidP="0025185C">
            <w:pPr>
              <w:jc w:val="center"/>
              <w:rPr>
                <w:rFonts w:ascii="Arial" w:eastAsia="Times New Roman" w:hAnsi="Arial" w:cs="Arial"/>
                <w:spacing w:val="-1"/>
                <w:sz w:val="20"/>
                <w:szCs w:val="20"/>
                <w:rPrChange w:id="3292"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293" w:author="Adelino Naquarta Sepalanga Domingos" w:date="2025-03-05T09:06:00Z" w16du:dateUtc="2025-03-05T08:06:00Z">
                  <w:rPr>
                    <w:rFonts w:ascii="Times New Roman" w:eastAsia="Times New Roman" w:hAnsi="Times New Roman"/>
                    <w:spacing w:val="-1"/>
                  </w:rPr>
                </w:rPrChange>
              </w:rPr>
              <w:t>Texto 200</w:t>
            </w:r>
          </w:p>
        </w:tc>
      </w:tr>
      <w:tr w:rsidR="003F3EDE" w:rsidRPr="00C30B30" w14:paraId="1D9DE244" w14:textId="77777777" w:rsidTr="0025185C">
        <w:trPr>
          <w:trHeight w:val="2168"/>
        </w:trPr>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D55E620" w14:textId="77777777" w:rsidR="003F3EDE" w:rsidRPr="00C30B30" w:rsidRDefault="003F3EDE" w:rsidP="0025185C">
            <w:pPr>
              <w:jc w:val="center"/>
              <w:rPr>
                <w:rFonts w:ascii="Arial" w:eastAsia="Times New Roman" w:hAnsi="Arial" w:cs="Arial"/>
                <w:spacing w:val="-1"/>
                <w:sz w:val="20"/>
                <w:szCs w:val="20"/>
                <w:rPrChange w:id="3294" w:author="Adelino Naquarta Sepalanga Domingos" w:date="2025-03-05T09:06:00Z" w16du:dateUtc="2025-03-05T08:06:00Z">
                  <w:rPr>
                    <w:rFonts w:ascii="Times New Roman" w:eastAsia="Times New Roman" w:hAnsi="Times New Roman"/>
                    <w:spacing w:val="-1"/>
                  </w:rPr>
                </w:rPrChange>
              </w:rPr>
            </w:pPr>
          </w:p>
          <w:p w14:paraId="736A3B2E" w14:textId="77777777" w:rsidR="003F3EDE" w:rsidRPr="00C30B30" w:rsidRDefault="003F3EDE" w:rsidP="0025185C">
            <w:pPr>
              <w:jc w:val="center"/>
              <w:rPr>
                <w:rFonts w:ascii="Arial" w:eastAsia="Times New Roman" w:hAnsi="Arial" w:cs="Arial"/>
                <w:spacing w:val="-1"/>
                <w:sz w:val="20"/>
                <w:szCs w:val="20"/>
                <w:rPrChange w:id="3295" w:author="Adelino Naquarta Sepalanga Domingos" w:date="2025-03-05T09:06:00Z" w16du:dateUtc="2025-03-05T08:06:00Z">
                  <w:rPr>
                    <w:rFonts w:ascii="Times New Roman" w:eastAsia="Times New Roman" w:hAnsi="Times New Roman"/>
                    <w:spacing w:val="-1"/>
                  </w:rPr>
                </w:rPrChange>
              </w:rPr>
            </w:pPr>
          </w:p>
          <w:p w14:paraId="4D6D4095" w14:textId="77777777" w:rsidR="003F3EDE" w:rsidRPr="00C30B30" w:rsidRDefault="003F3EDE" w:rsidP="0025185C">
            <w:pPr>
              <w:jc w:val="center"/>
              <w:rPr>
                <w:rFonts w:ascii="Arial" w:eastAsia="Times New Roman" w:hAnsi="Arial" w:cs="Arial"/>
                <w:spacing w:val="-1"/>
                <w:sz w:val="20"/>
                <w:szCs w:val="20"/>
                <w:rPrChange w:id="3296"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297" w:author="Adelino Naquarta Sepalanga Domingos" w:date="2025-03-05T09:06:00Z" w16du:dateUtc="2025-03-05T08:06:00Z">
                  <w:rPr>
                    <w:rFonts w:ascii="Times New Roman" w:eastAsia="Times New Roman" w:hAnsi="Times New Roman"/>
                    <w:spacing w:val="-1"/>
                  </w:rPr>
                </w:rPrChange>
              </w:rPr>
              <w:t>2.2.6.3.</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3536B1E" w14:textId="77777777" w:rsidR="003F3EDE" w:rsidRPr="00C30B30" w:rsidRDefault="003F3EDE" w:rsidP="0025185C">
            <w:pPr>
              <w:jc w:val="center"/>
              <w:rPr>
                <w:rFonts w:ascii="Arial" w:eastAsia="Times New Roman" w:hAnsi="Arial" w:cs="Arial"/>
                <w:spacing w:val="-1"/>
                <w:sz w:val="20"/>
                <w:szCs w:val="20"/>
                <w:rPrChange w:id="3298" w:author="Adelino Naquarta Sepalanga Domingos" w:date="2025-03-05T09:06:00Z" w16du:dateUtc="2025-03-05T08:06:00Z">
                  <w:rPr>
                    <w:rFonts w:ascii="Times New Roman" w:eastAsia="Times New Roman" w:hAnsi="Times New Roman"/>
                    <w:spacing w:val="-1"/>
                  </w:rPr>
                </w:rPrChange>
              </w:rPr>
            </w:pPr>
          </w:p>
          <w:p w14:paraId="624159AE" w14:textId="77777777" w:rsidR="003F3EDE" w:rsidRPr="00C30B30" w:rsidRDefault="003F3EDE" w:rsidP="0025185C">
            <w:pPr>
              <w:jc w:val="center"/>
              <w:rPr>
                <w:rFonts w:ascii="Arial" w:eastAsia="Times New Roman" w:hAnsi="Arial" w:cs="Arial"/>
                <w:spacing w:val="-1"/>
                <w:sz w:val="20"/>
                <w:szCs w:val="20"/>
                <w:rPrChange w:id="3299" w:author="Adelino Naquarta Sepalanga Domingos" w:date="2025-03-05T09:06:00Z" w16du:dateUtc="2025-03-05T08:06:00Z">
                  <w:rPr>
                    <w:rFonts w:ascii="Times New Roman" w:eastAsia="Times New Roman" w:hAnsi="Times New Roman"/>
                    <w:spacing w:val="-1"/>
                  </w:rPr>
                </w:rPrChange>
              </w:rPr>
            </w:pPr>
          </w:p>
          <w:p w14:paraId="001A44C0" w14:textId="77777777" w:rsidR="003F3EDE" w:rsidRPr="00C30B30" w:rsidRDefault="003F3EDE" w:rsidP="0025185C">
            <w:pPr>
              <w:jc w:val="center"/>
              <w:rPr>
                <w:rFonts w:ascii="Arial" w:eastAsia="Times New Roman" w:hAnsi="Arial" w:cs="Arial"/>
                <w:spacing w:val="-1"/>
                <w:sz w:val="20"/>
                <w:szCs w:val="20"/>
                <w:rPrChange w:id="3300"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301" w:author="Adelino Naquarta Sepalanga Domingos" w:date="2025-03-05T09:06:00Z" w16du:dateUtc="2025-03-05T08:06: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ACC39BE" w14:textId="77777777" w:rsidR="003F3EDE" w:rsidRPr="00C30B30" w:rsidRDefault="003F3EDE" w:rsidP="0025185C">
            <w:pPr>
              <w:rPr>
                <w:rFonts w:ascii="Arial" w:eastAsia="Times New Roman" w:hAnsi="Arial" w:cs="Arial"/>
                <w:spacing w:val="-1"/>
                <w:sz w:val="20"/>
                <w:szCs w:val="20"/>
                <w:rPrChange w:id="3302" w:author="Adelino Naquarta Sepalanga Domingos" w:date="2025-03-05T09:06:00Z" w16du:dateUtc="2025-03-05T08:06:00Z">
                  <w:rPr>
                    <w:rFonts w:ascii="Times New Roman" w:eastAsia="Times New Roman" w:hAnsi="Times New Roman"/>
                    <w:spacing w:val="-1"/>
                  </w:rPr>
                </w:rPrChange>
              </w:rPr>
            </w:pPr>
          </w:p>
          <w:p w14:paraId="57CFE625" w14:textId="77777777" w:rsidR="003F3EDE" w:rsidRPr="00C30B30" w:rsidRDefault="003F3EDE" w:rsidP="0025185C">
            <w:pPr>
              <w:rPr>
                <w:rFonts w:ascii="Arial" w:eastAsia="Times New Roman" w:hAnsi="Arial" w:cs="Arial"/>
                <w:spacing w:val="-1"/>
                <w:sz w:val="20"/>
                <w:szCs w:val="20"/>
                <w:rPrChange w:id="3303" w:author="Adelino Naquarta Sepalanga Domingos" w:date="2025-03-05T09:06:00Z" w16du:dateUtc="2025-03-05T08:06:00Z">
                  <w:rPr>
                    <w:rFonts w:ascii="Times New Roman" w:eastAsia="Times New Roman" w:hAnsi="Times New Roman"/>
                    <w:spacing w:val="-1"/>
                  </w:rPr>
                </w:rPrChange>
              </w:rPr>
            </w:pPr>
          </w:p>
          <w:p w14:paraId="5DBD0387" w14:textId="77777777" w:rsidR="003F3EDE" w:rsidRPr="00C30B30" w:rsidRDefault="003F3EDE" w:rsidP="0025185C">
            <w:pPr>
              <w:rPr>
                <w:rFonts w:ascii="Arial" w:eastAsia="Times New Roman" w:hAnsi="Arial" w:cs="Arial"/>
                <w:spacing w:val="-1"/>
                <w:sz w:val="20"/>
                <w:szCs w:val="20"/>
                <w:rPrChange w:id="3304"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305" w:author="Adelino Naquarta Sepalanga Domingos" w:date="2025-03-05T09:06:00Z" w16du:dateUtc="2025-03-05T08:06:00Z">
                  <w:rPr>
                    <w:rFonts w:ascii="Times New Roman" w:eastAsia="Times New Roman" w:hAnsi="Times New Roman"/>
                    <w:spacing w:val="-1"/>
                  </w:rPr>
                </w:rPrChange>
              </w:rPr>
              <w:t xml:space="preserve">Endereço detalhado </w:t>
            </w:r>
          </w:p>
          <w:p w14:paraId="373D4AC1" w14:textId="77777777" w:rsidR="003F3EDE" w:rsidRPr="00C30B30" w:rsidRDefault="003F3EDE" w:rsidP="0025185C">
            <w:pPr>
              <w:rPr>
                <w:rFonts w:ascii="Arial" w:eastAsia="Times New Roman" w:hAnsi="Arial" w:cs="Arial"/>
                <w:spacing w:val="-1"/>
                <w:sz w:val="20"/>
                <w:szCs w:val="20"/>
                <w:rPrChange w:id="3306"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307" w:author="Adelino Naquarta Sepalanga Domingos" w:date="2025-03-05T09:06:00Z" w16du:dateUtc="2025-03-05T08:06:00Z">
                  <w:rPr>
                    <w:rFonts w:ascii="Times New Roman" w:eastAsia="Times New Roman" w:hAnsi="Times New Roman"/>
                    <w:spacing w:val="-1"/>
                  </w:rPr>
                </w:rPrChange>
              </w:rPr>
              <w:t>(AddressDetail)</w:t>
            </w:r>
          </w:p>
        </w:tc>
        <w:tc>
          <w:tcPr>
            <w:tcW w:w="391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569997E" w14:textId="77777777" w:rsidR="003F3EDE" w:rsidRPr="00C30B30" w:rsidRDefault="003F3EDE" w:rsidP="0025185C">
            <w:pPr>
              <w:rPr>
                <w:rFonts w:ascii="Arial" w:eastAsia="Times New Roman" w:hAnsi="Arial" w:cs="Arial"/>
                <w:spacing w:val="-1"/>
                <w:sz w:val="20"/>
                <w:szCs w:val="20"/>
                <w:rPrChange w:id="3308"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309" w:author="Adelino Naquarta Sepalanga Domingos" w:date="2025-03-05T09:06:00Z" w16du:dateUtc="2025-03-05T08:06:00Z">
                  <w:rPr>
                    <w:rFonts w:ascii="Times New Roman" w:eastAsia="Times New Roman" w:hAnsi="Times New Roman"/>
                    <w:spacing w:val="-1"/>
                  </w:rPr>
                </w:rPrChange>
              </w:rPr>
              <w:t>Deve incluir o nome da rua, número da porta e andar, se aplicável.</w:t>
            </w:r>
          </w:p>
          <w:p w14:paraId="7F324645" w14:textId="77777777" w:rsidR="003F3EDE" w:rsidRPr="00C30B30" w:rsidRDefault="003F3EDE" w:rsidP="0025185C">
            <w:pPr>
              <w:rPr>
                <w:rFonts w:ascii="Arial" w:eastAsia="Times New Roman" w:hAnsi="Arial" w:cs="Arial"/>
                <w:spacing w:val="-1"/>
                <w:sz w:val="20"/>
                <w:szCs w:val="20"/>
                <w:rPrChange w:id="3310"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311" w:author="Adelino Naquarta Sepalanga Domingos" w:date="2025-03-05T09:06:00Z" w16du:dateUtc="2025-03-05T08:06:00Z">
                  <w:rPr>
                    <w:rFonts w:ascii="Times New Roman" w:eastAsia="Times New Roman" w:hAnsi="Times New Roman"/>
                    <w:spacing w:val="-1"/>
                  </w:rPr>
                </w:rPrChange>
              </w:rPr>
              <w:t>Deve ser preenchido com a designação “Desconhecido”, nas seguintes situações:</w:t>
            </w:r>
          </w:p>
          <w:p w14:paraId="46BEBA8E" w14:textId="77777777" w:rsidR="003F3EDE" w:rsidRPr="00C30B30" w:rsidRDefault="003F3EDE" w:rsidP="0025185C">
            <w:pPr>
              <w:rPr>
                <w:rFonts w:ascii="Arial" w:eastAsia="Times New Roman" w:hAnsi="Arial" w:cs="Arial"/>
                <w:spacing w:val="-1"/>
                <w:sz w:val="20"/>
                <w:szCs w:val="20"/>
                <w:rPrChange w:id="3312"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313" w:author="Adelino Naquarta Sepalanga Domingos" w:date="2025-03-05T09:06:00Z" w16du:dateUtc="2025-03-05T08:06:00Z">
                  <w:rPr>
                    <w:rFonts w:ascii="Times New Roman" w:eastAsia="Times New Roman" w:hAnsi="Times New Roman"/>
                    <w:spacing w:val="-1"/>
                  </w:rPr>
                </w:rPrChange>
              </w:rPr>
              <w:t>Sistemas não integrados, se a informação não for conhecida;</w:t>
            </w:r>
          </w:p>
          <w:p w14:paraId="1E07AC3C" w14:textId="77777777" w:rsidR="003F3EDE" w:rsidRPr="00C30B30" w:rsidRDefault="003F3EDE" w:rsidP="0025185C">
            <w:pPr>
              <w:rPr>
                <w:rFonts w:ascii="Arial" w:eastAsia="Times New Roman" w:hAnsi="Arial" w:cs="Arial"/>
                <w:spacing w:val="-1"/>
                <w:sz w:val="20"/>
                <w:szCs w:val="20"/>
                <w:rPrChange w:id="3314"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315" w:author="Adelino Naquarta Sepalanga Domingos" w:date="2025-03-05T09:06:00Z" w16du:dateUtc="2025-03-05T08:06:00Z">
                  <w:rPr>
                    <w:rFonts w:ascii="Times New Roman" w:eastAsia="Times New Roman" w:hAnsi="Times New Roman"/>
                    <w:spacing w:val="-1"/>
                  </w:rPr>
                </w:rPrChange>
              </w:rPr>
              <w:t>Operações realizadas com “Consumidor final”.</w:t>
            </w:r>
          </w:p>
        </w:tc>
        <w:tc>
          <w:tcPr>
            <w:tcW w:w="127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7673AB0" w14:textId="77777777" w:rsidR="003F3EDE" w:rsidRPr="00C30B30" w:rsidRDefault="003F3EDE" w:rsidP="0025185C">
            <w:pPr>
              <w:jc w:val="center"/>
              <w:rPr>
                <w:rFonts w:ascii="Arial" w:eastAsia="Times New Roman" w:hAnsi="Arial" w:cs="Arial"/>
                <w:spacing w:val="-1"/>
                <w:sz w:val="20"/>
                <w:szCs w:val="20"/>
                <w:rPrChange w:id="3316" w:author="Adelino Naquarta Sepalanga Domingos" w:date="2025-03-05T09:06:00Z" w16du:dateUtc="2025-03-05T08:06:00Z">
                  <w:rPr>
                    <w:rFonts w:ascii="Times New Roman" w:eastAsia="Times New Roman" w:hAnsi="Times New Roman"/>
                    <w:spacing w:val="-1"/>
                  </w:rPr>
                </w:rPrChange>
              </w:rPr>
            </w:pPr>
          </w:p>
          <w:p w14:paraId="3E4330F4" w14:textId="77777777" w:rsidR="003F3EDE" w:rsidRPr="00C30B30" w:rsidRDefault="003F3EDE" w:rsidP="0025185C">
            <w:pPr>
              <w:jc w:val="center"/>
              <w:rPr>
                <w:rFonts w:ascii="Arial" w:eastAsia="Times New Roman" w:hAnsi="Arial" w:cs="Arial"/>
                <w:spacing w:val="-1"/>
                <w:sz w:val="20"/>
                <w:szCs w:val="20"/>
                <w:rPrChange w:id="3317" w:author="Adelino Naquarta Sepalanga Domingos" w:date="2025-03-05T09:06:00Z" w16du:dateUtc="2025-03-05T08:06:00Z">
                  <w:rPr>
                    <w:rFonts w:ascii="Times New Roman" w:eastAsia="Times New Roman" w:hAnsi="Times New Roman"/>
                    <w:spacing w:val="-1"/>
                  </w:rPr>
                </w:rPrChange>
              </w:rPr>
            </w:pPr>
          </w:p>
          <w:p w14:paraId="32B9D144" w14:textId="77777777" w:rsidR="003F3EDE" w:rsidRPr="00C30B30" w:rsidRDefault="003F3EDE" w:rsidP="0025185C">
            <w:pPr>
              <w:jc w:val="center"/>
              <w:rPr>
                <w:rFonts w:ascii="Arial" w:eastAsia="Times New Roman" w:hAnsi="Arial" w:cs="Arial"/>
                <w:spacing w:val="-1"/>
                <w:sz w:val="20"/>
                <w:szCs w:val="20"/>
                <w:rPrChange w:id="3318"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319" w:author="Adelino Naquarta Sepalanga Domingos" w:date="2025-03-05T09:06:00Z" w16du:dateUtc="2025-03-05T08:06:00Z">
                  <w:rPr>
                    <w:rFonts w:ascii="Times New Roman" w:eastAsia="Times New Roman" w:hAnsi="Times New Roman"/>
                    <w:spacing w:val="-1"/>
                  </w:rPr>
                </w:rPrChange>
              </w:rPr>
              <w:t>Texto 250</w:t>
            </w:r>
          </w:p>
        </w:tc>
      </w:tr>
      <w:tr w:rsidR="003F3EDE" w:rsidRPr="00C30B30" w14:paraId="6647228D" w14:textId="77777777" w:rsidTr="0025185C">
        <w:trPr>
          <w:trHeight w:val="2168"/>
        </w:trPr>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CFE05E5" w14:textId="77777777" w:rsidR="003F3EDE" w:rsidRPr="00C30B30" w:rsidRDefault="003F3EDE" w:rsidP="0025185C">
            <w:pPr>
              <w:jc w:val="center"/>
              <w:rPr>
                <w:rFonts w:ascii="Arial" w:eastAsia="Times New Roman" w:hAnsi="Arial" w:cs="Arial"/>
                <w:spacing w:val="-1"/>
                <w:sz w:val="20"/>
                <w:szCs w:val="20"/>
                <w:rPrChange w:id="3320" w:author="Adelino Naquarta Sepalanga Domingos" w:date="2025-03-05T09:06:00Z" w16du:dateUtc="2025-03-05T08:06:00Z">
                  <w:rPr>
                    <w:rFonts w:ascii="Times New Roman" w:eastAsia="Times New Roman" w:hAnsi="Times New Roman"/>
                    <w:spacing w:val="-1"/>
                  </w:rPr>
                </w:rPrChange>
              </w:rPr>
            </w:pPr>
          </w:p>
          <w:p w14:paraId="48350F10" w14:textId="77777777" w:rsidR="003F3EDE" w:rsidRPr="00C30B30" w:rsidRDefault="003F3EDE" w:rsidP="0025185C">
            <w:pPr>
              <w:jc w:val="center"/>
              <w:rPr>
                <w:rFonts w:ascii="Arial" w:eastAsia="Times New Roman" w:hAnsi="Arial" w:cs="Arial"/>
                <w:spacing w:val="-1"/>
                <w:sz w:val="20"/>
                <w:szCs w:val="20"/>
                <w:rPrChange w:id="3321" w:author="Adelino Naquarta Sepalanga Domingos" w:date="2025-03-05T09:06:00Z" w16du:dateUtc="2025-03-05T08:06:00Z">
                  <w:rPr>
                    <w:rFonts w:ascii="Times New Roman" w:eastAsia="Times New Roman" w:hAnsi="Times New Roman"/>
                    <w:spacing w:val="-1"/>
                  </w:rPr>
                </w:rPrChange>
              </w:rPr>
            </w:pPr>
          </w:p>
          <w:p w14:paraId="368FAFBB" w14:textId="77777777" w:rsidR="003F3EDE" w:rsidRPr="00C30B30" w:rsidRDefault="003F3EDE" w:rsidP="0025185C">
            <w:pPr>
              <w:jc w:val="center"/>
              <w:rPr>
                <w:rFonts w:ascii="Arial" w:eastAsia="Times New Roman" w:hAnsi="Arial" w:cs="Arial"/>
                <w:spacing w:val="-1"/>
                <w:sz w:val="20"/>
                <w:szCs w:val="20"/>
                <w:rPrChange w:id="3322"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323" w:author="Adelino Naquarta Sepalanga Domingos" w:date="2025-03-05T09:06:00Z" w16du:dateUtc="2025-03-05T08:06:00Z">
                  <w:rPr>
                    <w:rFonts w:ascii="Times New Roman" w:eastAsia="Times New Roman" w:hAnsi="Times New Roman"/>
                    <w:spacing w:val="-1"/>
                  </w:rPr>
                </w:rPrChange>
              </w:rPr>
              <w:t>2.2.6.4.</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1556762" w14:textId="77777777" w:rsidR="003F3EDE" w:rsidRPr="00C30B30" w:rsidRDefault="003F3EDE" w:rsidP="0025185C">
            <w:pPr>
              <w:jc w:val="center"/>
              <w:rPr>
                <w:rFonts w:ascii="Arial" w:eastAsia="Times New Roman" w:hAnsi="Arial" w:cs="Arial"/>
                <w:spacing w:val="-1"/>
                <w:sz w:val="20"/>
                <w:szCs w:val="20"/>
                <w:rPrChange w:id="3324" w:author="Adelino Naquarta Sepalanga Domingos" w:date="2025-03-05T09:06:00Z" w16du:dateUtc="2025-03-05T08:06:00Z">
                  <w:rPr>
                    <w:rFonts w:ascii="Times New Roman" w:eastAsia="Times New Roman" w:hAnsi="Times New Roman"/>
                    <w:spacing w:val="-1"/>
                  </w:rPr>
                </w:rPrChange>
              </w:rPr>
            </w:pPr>
          </w:p>
          <w:p w14:paraId="046BFB43" w14:textId="77777777" w:rsidR="003F3EDE" w:rsidRPr="00C30B30" w:rsidRDefault="003F3EDE" w:rsidP="0025185C">
            <w:pPr>
              <w:jc w:val="center"/>
              <w:rPr>
                <w:rFonts w:ascii="Arial" w:eastAsia="Times New Roman" w:hAnsi="Arial" w:cs="Arial"/>
                <w:spacing w:val="-1"/>
                <w:sz w:val="20"/>
                <w:szCs w:val="20"/>
                <w:rPrChange w:id="3325" w:author="Adelino Naquarta Sepalanga Domingos" w:date="2025-03-05T09:06:00Z" w16du:dateUtc="2025-03-05T08:06:00Z">
                  <w:rPr>
                    <w:rFonts w:ascii="Times New Roman" w:eastAsia="Times New Roman" w:hAnsi="Times New Roman"/>
                    <w:spacing w:val="-1"/>
                  </w:rPr>
                </w:rPrChange>
              </w:rPr>
            </w:pPr>
          </w:p>
          <w:p w14:paraId="3D92F8F4" w14:textId="77777777" w:rsidR="003F3EDE" w:rsidRPr="00C30B30" w:rsidRDefault="003F3EDE" w:rsidP="0025185C">
            <w:pPr>
              <w:jc w:val="center"/>
              <w:rPr>
                <w:rFonts w:ascii="Arial" w:eastAsia="Times New Roman" w:hAnsi="Arial" w:cs="Arial"/>
                <w:spacing w:val="-1"/>
                <w:sz w:val="20"/>
                <w:szCs w:val="20"/>
                <w:rPrChange w:id="3326"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327" w:author="Adelino Naquarta Sepalanga Domingos" w:date="2025-03-05T09:06:00Z" w16du:dateUtc="2025-03-05T08:06: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A658AA6" w14:textId="77777777" w:rsidR="003F3EDE" w:rsidRPr="00C30B30" w:rsidRDefault="003F3EDE" w:rsidP="0025185C">
            <w:pPr>
              <w:rPr>
                <w:rFonts w:ascii="Arial" w:eastAsia="Times New Roman" w:hAnsi="Arial" w:cs="Arial"/>
                <w:spacing w:val="-1"/>
                <w:sz w:val="20"/>
                <w:szCs w:val="20"/>
                <w:rPrChange w:id="3328" w:author="Adelino Naquarta Sepalanga Domingos" w:date="2025-03-05T09:06:00Z" w16du:dateUtc="2025-03-05T08:06:00Z">
                  <w:rPr>
                    <w:rFonts w:ascii="Times New Roman" w:eastAsia="Times New Roman" w:hAnsi="Times New Roman"/>
                    <w:spacing w:val="-1"/>
                  </w:rPr>
                </w:rPrChange>
              </w:rPr>
            </w:pPr>
          </w:p>
          <w:p w14:paraId="3484CC43" w14:textId="77777777" w:rsidR="003F3EDE" w:rsidRPr="00C30B30" w:rsidRDefault="003F3EDE" w:rsidP="0025185C">
            <w:pPr>
              <w:rPr>
                <w:rFonts w:ascii="Arial" w:eastAsia="Times New Roman" w:hAnsi="Arial" w:cs="Arial"/>
                <w:spacing w:val="-1"/>
                <w:sz w:val="20"/>
                <w:szCs w:val="20"/>
                <w:rPrChange w:id="3329" w:author="Adelino Naquarta Sepalanga Domingos" w:date="2025-03-05T09:06:00Z" w16du:dateUtc="2025-03-05T08:06:00Z">
                  <w:rPr>
                    <w:rFonts w:ascii="Times New Roman" w:eastAsia="Times New Roman" w:hAnsi="Times New Roman"/>
                    <w:spacing w:val="-1"/>
                  </w:rPr>
                </w:rPrChange>
              </w:rPr>
            </w:pPr>
          </w:p>
          <w:p w14:paraId="659CE487" w14:textId="77777777" w:rsidR="003F3EDE" w:rsidRPr="00C30B30" w:rsidRDefault="003F3EDE" w:rsidP="0025185C">
            <w:pPr>
              <w:rPr>
                <w:rFonts w:ascii="Arial" w:eastAsia="Times New Roman" w:hAnsi="Arial" w:cs="Arial"/>
                <w:spacing w:val="-1"/>
                <w:sz w:val="20"/>
                <w:szCs w:val="20"/>
                <w:rPrChange w:id="3330"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331" w:author="Adelino Naquarta Sepalanga Domingos" w:date="2025-03-05T09:06:00Z" w16du:dateUtc="2025-03-05T08:06:00Z">
                  <w:rPr>
                    <w:rFonts w:ascii="Times New Roman" w:eastAsia="Times New Roman" w:hAnsi="Times New Roman"/>
                    <w:spacing w:val="-1"/>
                  </w:rPr>
                </w:rPrChange>
              </w:rPr>
              <w:t>Cidade (City)</w:t>
            </w:r>
          </w:p>
        </w:tc>
        <w:tc>
          <w:tcPr>
            <w:tcW w:w="391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EF8061A" w14:textId="77777777" w:rsidR="003F3EDE" w:rsidRPr="00C30B30" w:rsidRDefault="003F3EDE" w:rsidP="0025185C">
            <w:pPr>
              <w:rPr>
                <w:rFonts w:ascii="Arial" w:eastAsia="Times New Roman" w:hAnsi="Arial" w:cs="Arial"/>
                <w:spacing w:val="-1"/>
                <w:sz w:val="20"/>
                <w:szCs w:val="20"/>
                <w:rPrChange w:id="3332"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333" w:author="Adelino Naquarta Sepalanga Domingos" w:date="2025-03-05T09:06:00Z" w16du:dateUtc="2025-03-05T08:06:00Z">
                  <w:rPr>
                    <w:rFonts w:ascii="Times New Roman" w:eastAsia="Times New Roman" w:hAnsi="Times New Roman"/>
                    <w:spacing w:val="-1"/>
                  </w:rPr>
                </w:rPrChange>
              </w:rPr>
              <w:t>Deve ser preenchido com a designação “Desconhecido”, nas seguintes situações:</w:t>
            </w:r>
          </w:p>
          <w:p w14:paraId="1C0F0557" w14:textId="77777777" w:rsidR="003F3EDE" w:rsidRPr="00C30B30" w:rsidRDefault="003F3EDE" w:rsidP="0025185C">
            <w:pPr>
              <w:rPr>
                <w:rFonts w:ascii="Arial" w:eastAsia="Times New Roman" w:hAnsi="Arial" w:cs="Arial"/>
                <w:spacing w:val="-1"/>
                <w:sz w:val="20"/>
                <w:szCs w:val="20"/>
                <w:rPrChange w:id="3334"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335" w:author="Adelino Naquarta Sepalanga Domingos" w:date="2025-03-05T09:06:00Z" w16du:dateUtc="2025-03-05T08:06:00Z">
                  <w:rPr>
                    <w:rFonts w:ascii="Times New Roman" w:eastAsia="Times New Roman" w:hAnsi="Times New Roman"/>
                    <w:spacing w:val="-1"/>
                  </w:rPr>
                </w:rPrChange>
              </w:rPr>
              <w:t>Sistemas não integrados, se a informação não for conhecida;</w:t>
            </w:r>
          </w:p>
          <w:p w14:paraId="074C91AE" w14:textId="77777777" w:rsidR="003F3EDE" w:rsidRPr="00C30B30" w:rsidRDefault="003F3EDE" w:rsidP="0025185C">
            <w:pPr>
              <w:rPr>
                <w:rFonts w:ascii="Arial" w:eastAsia="Times New Roman" w:hAnsi="Arial" w:cs="Arial"/>
                <w:spacing w:val="-1"/>
                <w:sz w:val="20"/>
                <w:szCs w:val="20"/>
                <w:rPrChange w:id="3336"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337" w:author="Adelino Naquarta Sepalanga Domingos" w:date="2025-03-05T09:06:00Z" w16du:dateUtc="2025-03-05T08:06:00Z">
                  <w:rPr>
                    <w:rFonts w:ascii="Times New Roman" w:eastAsia="Times New Roman" w:hAnsi="Times New Roman"/>
                    <w:spacing w:val="-1"/>
                  </w:rPr>
                </w:rPrChange>
              </w:rPr>
              <w:t>Operações realizadas com “Consumidor final”.</w:t>
            </w:r>
          </w:p>
        </w:tc>
        <w:tc>
          <w:tcPr>
            <w:tcW w:w="127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F7D8718" w14:textId="77777777" w:rsidR="003F3EDE" w:rsidRPr="00C30B30" w:rsidRDefault="003F3EDE" w:rsidP="0025185C">
            <w:pPr>
              <w:jc w:val="center"/>
              <w:rPr>
                <w:rFonts w:ascii="Arial" w:eastAsia="Times New Roman" w:hAnsi="Arial" w:cs="Arial"/>
                <w:spacing w:val="-1"/>
                <w:sz w:val="20"/>
                <w:szCs w:val="20"/>
                <w:rPrChange w:id="3338" w:author="Adelino Naquarta Sepalanga Domingos" w:date="2025-03-05T09:06:00Z" w16du:dateUtc="2025-03-05T08:06:00Z">
                  <w:rPr>
                    <w:rFonts w:ascii="Times New Roman" w:eastAsia="Times New Roman" w:hAnsi="Times New Roman"/>
                    <w:spacing w:val="-1"/>
                  </w:rPr>
                </w:rPrChange>
              </w:rPr>
            </w:pPr>
          </w:p>
          <w:p w14:paraId="2DB4771E" w14:textId="77777777" w:rsidR="003F3EDE" w:rsidRPr="00C30B30" w:rsidRDefault="003F3EDE" w:rsidP="0025185C">
            <w:pPr>
              <w:jc w:val="center"/>
              <w:rPr>
                <w:rFonts w:ascii="Arial" w:eastAsia="Times New Roman" w:hAnsi="Arial" w:cs="Arial"/>
                <w:spacing w:val="-1"/>
                <w:sz w:val="20"/>
                <w:szCs w:val="20"/>
                <w:rPrChange w:id="3339" w:author="Adelino Naquarta Sepalanga Domingos" w:date="2025-03-05T09:06:00Z" w16du:dateUtc="2025-03-05T08:06:00Z">
                  <w:rPr>
                    <w:rFonts w:ascii="Times New Roman" w:eastAsia="Times New Roman" w:hAnsi="Times New Roman"/>
                    <w:spacing w:val="-1"/>
                  </w:rPr>
                </w:rPrChange>
              </w:rPr>
            </w:pPr>
          </w:p>
          <w:p w14:paraId="7F4A73BD" w14:textId="77777777" w:rsidR="003F3EDE" w:rsidRPr="00C30B30" w:rsidRDefault="003F3EDE" w:rsidP="0025185C">
            <w:pPr>
              <w:jc w:val="center"/>
              <w:rPr>
                <w:rFonts w:ascii="Arial" w:eastAsia="Times New Roman" w:hAnsi="Arial" w:cs="Arial"/>
                <w:spacing w:val="-1"/>
                <w:sz w:val="20"/>
                <w:szCs w:val="20"/>
                <w:rPrChange w:id="3340"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341" w:author="Adelino Naquarta Sepalanga Domingos" w:date="2025-03-05T09:06:00Z" w16du:dateUtc="2025-03-05T08:06:00Z">
                  <w:rPr>
                    <w:rFonts w:ascii="Times New Roman" w:eastAsia="Times New Roman" w:hAnsi="Times New Roman"/>
                    <w:spacing w:val="-1"/>
                  </w:rPr>
                </w:rPrChange>
              </w:rPr>
              <w:t>Texto 50</w:t>
            </w:r>
          </w:p>
        </w:tc>
      </w:tr>
      <w:tr w:rsidR="003F3EDE" w:rsidRPr="00C30B30" w14:paraId="640A2550" w14:textId="77777777" w:rsidTr="0025185C">
        <w:trPr>
          <w:trHeight w:val="1566"/>
        </w:trPr>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2057608" w14:textId="77777777" w:rsidR="003F3EDE" w:rsidRPr="00C30B30" w:rsidRDefault="003F3EDE" w:rsidP="0025185C">
            <w:pPr>
              <w:jc w:val="center"/>
              <w:rPr>
                <w:rFonts w:ascii="Arial" w:eastAsia="Times New Roman" w:hAnsi="Arial" w:cs="Arial"/>
                <w:spacing w:val="-1"/>
                <w:sz w:val="20"/>
                <w:szCs w:val="20"/>
                <w:rPrChange w:id="3342" w:author="Adelino Naquarta Sepalanga Domingos" w:date="2025-03-05T09:06:00Z" w16du:dateUtc="2025-03-05T08:06:00Z">
                  <w:rPr>
                    <w:rFonts w:ascii="Times New Roman" w:eastAsia="Times New Roman" w:hAnsi="Times New Roman"/>
                    <w:spacing w:val="-1"/>
                  </w:rPr>
                </w:rPrChange>
              </w:rPr>
            </w:pPr>
          </w:p>
          <w:p w14:paraId="368DDF95" w14:textId="77777777" w:rsidR="003F3EDE" w:rsidRPr="00C30B30" w:rsidRDefault="003F3EDE" w:rsidP="0025185C">
            <w:pPr>
              <w:jc w:val="center"/>
              <w:rPr>
                <w:rFonts w:ascii="Arial" w:eastAsia="Times New Roman" w:hAnsi="Arial" w:cs="Arial"/>
                <w:spacing w:val="-1"/>
                <w:sz w:val="20"/>
                <w:szCs w:val="20"/>
                <w:rPrChange w:id="3343" w:author="Adelino Naquarta Sepalanga Domingos" w:date="2025-03-05T09:06:00Z" w16du:dateUtc="2025-03-05T08:06:00Z">
                  <w:rPr>
                    <w:rFonts w:ascii="Times New Roman" w:eastAsia="Times New Roman" w:hAnsi="Times New Roman"/>
                    <w:spacing w:val="-1"/>
                  </w:rPr>
                </w:rPrChange>
              </w:rPr>
            </w:pPr>
          </w:p>
          <w:p w14:paraId="7BC72653" w14:textId="77777777" w:rsidR="003F3EDE" w:rsidRPr="00C30B30" w:rsidRDefault="003F3EDE" w:rsidP="0025185C">
            <w:pPr>
              <w:jc w:val="center"/>
              <w:rPr>
                <w:rFonts w:ascii="Arial" w:eastAsia="Times New Roman" w:hAnsi="Arial" w:cs="Arial"/>
                <w:spacing w:val="-1"/>
                <w:sz w:val="20"/>
                <w:szCs w:val="20"/>
                <w:rPrChange w:id="3344"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345" w:author="Adelino Naquarta Sepalanga Domingos" w:date="2025-03-05T09:06:00Z" w16du:dateUtc="2025-03-05T08:06:00Z">
                  <w:rPr>
                    <w:rFonts w:ascii="Times New Roman" w:eastAsia="Times New Roman" w:hAnsi="Times New Roman"/>
                    <w:spacing w:val="-1"/>
                  </w:rPr>
                </w:rPrChange>
              </w:rPr>
              <w:t>2.2.6.5.</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2163E22" w14:textId="77777777" w:rsidR="003F3EDE" w:rsidRPr="00C30B30" w:rsidRDefault="003F3EDE" w:rsidP="0025185C">
            <w:pPr>
              <w:jc w:val="center"/>
              <w:rPr>
                <w:rFonts w:ascii="Arial" w:eastAsia="Times New Roman" w:hAnsi="Arial" w:cs="Arial"/>
                <w:spacing w:val="-1"/>
                <w:sz w:val="20"/>
                <w:szCs w:val="20"/>
                <w:rPrChange w:id="3346" w:author="Adelino Naquarta Sepalanga Domingos" w:date="2025-03-05T09:06:00Z" w16du:dateUtc="2025-03-05T08:06: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A5A5B1E" w14:textId="77777777" w:rsidR="003F3EDE" w:rsidRPr="00C30B30" w:rsidRDefault="003F3EDE" w:rsidP="0025185C">
            <w:pPr>
              <w:rPr>
                <w:rFonts w:ascii="Arial" w:eastAsia="Times New Roman" w:hAnsi="Arial" w:cs="Arial"/>
                <w:spacing w:val="-1"/>
                <w:sz w:val="20"/>
                <w:szCs w:val="20"/>
                <w:rPrChange w:id="3347" w:author="Adelino Naquarta Sepalanga Domingos" w:date="2025-03-05T09:06:00Z" w16du:dateUtc="2025-03-05T08:06:00Z">
                  <w:rPr>
                    <w:rFonts w:ascii="Times New Roman" w:eastAsia="Times New Roman" w:hAnsi="Times New Roman"/>
                    <w:spacing w:val="-1"/>
                  </w:rPr>
                </w:rPrChange>
              </w:rPr>
            </w:pPr>
          </w:p>
          <w:p w14:paraId="076673A8" w14:textId="77777777" w:rsidR="003F3EDE" w:rsidRPr="00C30B30" w:rsidRDefault="003F3EDE" w:rsidP="0025185C">
            <w:pPr>
              <w:rPr>
                <w:rFonts w:ascii="Arial" w:eastAsia="Times New Roman" w:hAnsi="Arial" w:cs="Arial"/>
                <w:spacing w:val="-1"/>
                <w:sz w:val="20"/>
                <w:szCs w:val="20"/>
                <w:rPrChange w:id="3348"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349" w:author="Adelino Naquarta Sepalanga Domingos" w:date="2025-03-05T09:06:00Z" w16du:dateUtc="2025-03-05T08:06:00Z">
                  <w:rPr>
                    <w:rFonts w:ascii="Times New Roman" w:eastAsia="Times New Roman" w:hAnsi="Times New Roman"/>
                    <w:spacing w:val="-1"/>
                  </w:rPr>
                </w:rPrChange>
              </w:rPr>
              <w:t>Código</w:t>
            </w:r>
            <w:r w:rsidRPr="00C30B30">
              <w:rPr>
                <w:rFonts w:ascii="Arial" w:eastAsia="Times New Roman" w:hAnsi="Arial" w:cs="Arial"/>
                <w:spacing w:val="-1"/>
                <w:sz w:val="20"/>
                <w:szCs w:val="20"/>
                <w:rPrChange w:id="3350" w:author="Adelino Naquarta Sepalanga Domingos" w:date="2025-03-05T09:06:00Z" w16du:dateUtc="2025-03-05T08:06:00Z">
                  <w:rPr>
                    <w:rFonts w:ascii="Times New Roman" w:eastAsia="Times New Roman" w:hAnsi="Times New Roman"/>
                    <w:spacing w:val="-1"/>
                  </w:rPr>
                </w:rPrChange>
              </w:rPr>
              <w:tab/>
              <w:t>postal (PostalCode)</w:t>
            </w:r>
          </w:p>
        </w:tc>
        <w:tc>
          <w:tcPr>
            <w:tcW w:w="391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06F9AC6" w14:textId="77777777" w:rsidR="003F3EDE" w:rsidRPr="00C30B30" w:rsidRDefault="003F3EDE" w:rsidP="0025185C">
            <w:pPr>
              <w:rPr>
                <w:rFonts w:ascii="Arial" w:eastAsia="Times New Roman" w:hAnsi="Arial" w:cs="Arial"/>
                <w:spacing w:val="-1"/>
                <w:sz w:val="20"/>
                <w:szCs w:val="20"/>
                <w:rPrChange w:id="3351"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352" w:author="Adelino Naquarta Sepalanga Domingos" w:date="2025-03-05T09:06:00Z" w16du:dateUtc="2025-03-05T08:06:00Z">
                  <w:rPr>
                    <w:rFonts w:ascii="Times New Roman" w:eastAsia="Times New Roman" w:hAnsi="Times New Roman"/>
                    <w:spacing w:val="-1"/>
                  </w:rPr>
                </w:rPrChange>
              </w:rPr>
              <w:t>Deve ser preenchido com a designação “Desconhecido”, se a informação não for conhecida;</w:t>
            </w:r>
          </w:p>
          <w:p w14:paraId="54914DE2" w14:textId="77777777" w:rsidR="003F3EDE" w:rsidRPr="00C30B30" w:rsidRDefault="003F3EDE" w:rsidP="0025185C">
            <w:pPr>
              <w:rPr>
                <w:rFonts w:ascii="Arial" w:eastAsia="Times New Roman" w:hAnsi="Arial" w:cs="Arial"/>
                <w:spacing w:val="-1"/>
                <w:sz w:val="20"/>
                <w:szCs w:val="20"/>
                <w:rPrChange w:id="3353"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354" w:author="Adelino Naquarta Sepalanga Domingos" w:date="2025-03-05T09:06:00Z" w16du:dateUtc="2025-03-05T08:06:00Z">
                  <w:rPr>
                    <w:rFonts w:ascii="Times New Roman" w:eastAsia="Times New Roman" w:hAnsi="Times New Roman"/>
                    <w:spacing w:val="-1"/>
                  </w:rPr>
                </w:rPrChange>
              </w:rPr>
              <w:t>Operações realizadas com “Consumidor final”.</w:t>
            </w:r>
          </w:p>
        </w:tc>
        <w:tc>
          <w:tcPr>
            <w:tcW w:w="127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565BA88" w14:textId="77777777" w:rsidR="003F3EDE" w:rsidRPr="00C30B30" w:rsidRDefault="003F3EDE" w:rsidP="0025185C">
            <w:pPr>
              <w:jc w:val="center"/>
              <w:rPr>
                <w:rFonts w:ascii="Arial" w:eastAsia="Times New Roman" w:hAnsi="Arial" w:cs="Arial"/>
                <w:spacing w:val="-1"/>
                <w:sz w:val="20"/>
                <w:szCs w:val="20"/>
                <w:rPrChange w:id="3355" w:author="Adelino Naquarta Sepalanga Domingos" w:date="2025-03-05T09:06:00Z" w16du:dateUtc="2025-03-05T08:06:00Z">
                  <w:rPr>
                    <w:rFonts w:ascii="Times New Roman" w:eastAsia="Times New Roman" w:hAnsi="Times New Roman"/>
                    <w:spacing w:val="-1"/>
                  </w:rPr>
                </w:rPrChange>
              </w:rPr>
            </w:pPr>
          </w:p>
          <w:p w14:paraId="0AB1DA23" w14:textId="77777777" w:rsidR="003F3EDE" w:rsidRPr="00C30B30" w:rsidRDefault="003F3EDE" w:rsidP="0025185C">
            <w:pPr>
              <w:jc w:val="center"/>
              <w:rPr>
                <w:rFonts w:ascii="Arial" w:eastAsia="Times New Roman" w:hAnsi="Arial" w:cs="Arial"/>
                <w:spacing w:val="-1"/>
                <w:sz w:val="20"/>
                <w:szCs w:val="20"/>
                <w:rPrChange w:id="3356"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357" w:author="Adelino Naquarta Sepalanga Domingos" w:date="2025-03-05T09:06:00Z" w16du:dateUtc="2025-03-05T08:06:00Z">
                  <w:rPr>
                    <w:rFonts w:ascii="Times New Roman" w:eastAsia="Times New Roman" w:hAnsi="Times New Roman"/>
                    <w:spacing w:val="-1"/>
                  </w:rPr>
                </w:rPrChange>
              </w:rPr>
              <w:t>Texto 20</w:t>
            </w:r>
          </w:p>
        </w:tc>
      </w:tr>
      <w:tr w:rsidR="003F3EDE" w:rsidRPr="00C30B30" w14:paraId="3DE4A36C" w14:textId="77777777" w:rsidTr="0025185C">
        <w:trPr>
          <w:trHeight w:val="401"/>
        </w:trPr>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4465B88" w14:textId="77777777" w:rsidR="003F3EDE" w:rsidRPr="00C30B30" w:rsidRDefault="003F3EDE" w:rsidP="0025185C">
            <w:pPr>
              <w:jc w:val="center"/>
              <w:rPr>
                <w:rFonts w:ascii="Arial" w:eastAsia="Times New Roman" w:hAnsi="Arial" w:cs="Arial"/>
                <w:spacing w:val="-1"/>
                <w:sz w:val="20"/>
                <w:szCs w:val="20"/>
                <w:rPrChange w:id="3358"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359" w:author="Adelino Naquarta Sepalanga Domingos" w:date="2025-03-05T09:06:00Z" w16du:dateUtc="2025-03-05T08:06:00Z">
                  <w:rPr>
                    <w:rFonts w:ascii="Times New Roman" w:eastAsia="Times New Roman" w:hAnsi="Times New Roman"/>
                    <w:spacing w:val="-1"/>
                  </w:rPr>
                </w:rPrChange>
              </w:rPr>
              <w:t>2.2.6.6.</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A3258B5" w14:textId="77777777" w:rsidR="003F3EDE" w:rsidRPr="00C30B30" w:rsidRDefault="003F3EDE" w:rsidP="0025185C">
            <w:pPr>
              <w:jc w:val="center"/>
              <w:rPr>
                <w:rFonts w:ascii="Arial" w:eastAsia="Times New Roman" w:hAnsi="Arial" w:cs="Arial"/>
                <w:spacing w:val="-1"/>
                <w:sz w:val="20"/>
                <w:szCs w:val="20"/>
                <w:rPrChange w:id="3360" w:author="Adelino Naquarta Sepalanga Domingos" w:date="2025-03-05T09:06:00Z" w16du:dateUtc="2025-03-05T08:06: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881EB9A" w14:textId="77777777" w:rsidR="003F3EDE" w:rsidRPr="00C30B30" w:rsidRDefault="003F3EDE" w:rsidP="0025185C">
            <w:pPr>
              <w:rPr>
                <w:rFonts w:ascii="Arial" w:eastAsia="Times New Roman" w:hAnsi="Arial" w:cs="Arial"/>
                <w:spacing w:val="-1"/>
                <w:sz w:val="20"/>
                <w:szCs w:val="20"/>
                <w:rPrChange w:id="3361"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362" w:author="Adelino Naquarta Sepalanga Domingos" w:date="2025-03-05T09:06:00Z" w16du:dateUtc="2025-03-05T08:06:00Z">
                  <w:rPr>
                    <w:rFonts w:ascii="Times New Roman" w:eastAsia="Times New Roman" w:hAnsi="Times New Roman"/>
                    <w:spacing w:val="-1"/>
                  </w:rPr>
                </w:rPrChange>
              </w:rPr>
              <w:t>Província (Province)</w:t>
            </w:r>
          </w:p>
        </w:tc>
        <w:tc>
          <w:tcPr>
            <w:tcW w:w="391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B38303C" w14:textId="77777777" w:rsidR="003F3EDE" w:rsidRPr="00C30B30" w:rsidRDefault="003F3EDE" w:rsidP="0025185C">
            <w:pPr>
              <w:rPr>
                <w:rFonts w:ascii="Arial" w:eastAsia="Times New Roman" w:hAnsi="Arial" w:cs="Arial"/>
                <w:spacing w:val="-1"/>
                <w:sz w:val="20"/>
                <w:szCs w:val="20"/>
                <w:rPrChange w:id="3363" w:author="Adelino Naquarta Sepalanga Domingos" w:date="2025-03-05T09:06:00Z" w16du:dateUtc="2025-03-05T08:06:00Z">
                  <w:rPr>
                    <w:rFonts w:ascii="Times New Roman" w:eastAsia="Times New Roman" w:hAnsi="Times New Roman"/>
                    <w:spacing w:val="-1"/>
                  </w:rPr>
                </w:rPrChange>
              </w:rPr>
            </w:pPr>
          </w:p>
        </w:tc>
        <w:tc>
          <w:tcPr>
            <w:tcW w:w="127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59F5DF7" w14:textId="77777777" w:rsidR="003F3EDE" w:rsidRPr="00C30B30" w:rsidRDefault="003F3EDE" w:rsidP="0025185C">
            <w:pPr>
              <w:jc w:val="center"/>
              <w:rPr>
                <w:rFonts w:ascii="Arial" w:eastAsia="Times New Roman" w:hAnsi="Arial" w:cs="Arial"/>
                <w:spacing w:val="-1"/>
                <w:sz w:val="20"/>
                <w:szCs w:val="20"/>
                <w:rPrChange w:id="3364"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365" w:author="Adelino Naquarta Sepalanga Domingos" w:date="2025-03-05T09:06:00Z" w16du:dateUtc="2025-03-05T08:06:00Z">
                  <w:rPr>
                    <w:rFonts w:ascii="Times New Roman" w:eastAsia="Times New Roman" w:hAnsi="Times New Roman"/>
                    <w:spacing w:val="-1"/>
                  </w:rPr>
                </w:rPrChange>
              </w:rPr>
              <w:t>Texto 50</w:t>
            </w:r>
          </w:p>
        </w:tc>
      </w:tr>
      <w:tr w:rsidR="003F3EDE" w:rsidRPr="00C30B30" w14:paraId="52BFCFD2" w14:textId="77777777" w:rsidTr="0025185C">
        <w:trPr>
          <w:trHeight w:val="2168"/>
        </w:trPr>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75E4625" w14:textId="77777777" w:rsidR="003F3EDE" w:rsidRPr="00C30B30" w:rsidRDefault="003F3EDE" w:rsidP="0025185C">
            <w:pPr>
              <w:jc w:val="center"/>
              <w:rPr>
                <w:rFonts w:ascii="Arial" w:eastAsia="Times New Roman" w:hAnsi="Arial" w:cs="Arial"/>
                <w:spacing w:val="-1"/>
                <w:sz w:val="20"/>
                <w:szCs w:val="20"/>
                <w:rPrChange w:id="3366" w:author="Adelino Naquarta Sepalanga Domingos" w:date="2025-03-05T09:06:00Z" w16du:dateUtc="2025-03-05T08:06:00Z">
                  <w:rPr>
                    <w:rFonts w:ascii="Times New Roman" w:eastAsia="Times New Roman" w:hAnsi="Times New Roman"/>
                    <w:spacing w:val="-1"/>
                  </w:rPr>
                </w:rPrChange>
              </w:rPr>
            </w:pPr>
          </w:p>
          <w:p w14:paraId="46B5C019" w14:textId="77777777" w:rsidR="003F3EDE" w:rsidRPr="00C30B30" w:rsidRDefault="003F3EDE" w:rsidP="0025185C">
            <w:pPr>
              <w:jc w:val="center"/>
              <w:rPr>
                <w:rFonts w:ascii="Arial" w:eastAsia="Times New Roman" w:hAnsi="Arial" w:cs="Arial"/>
                <w:spacing w:val="-1"/>
                <w:sz w:val="20"/>
                <w:szCs w:val="20"/>
                <w:rPrChange w:id="3367" w:author="Adelino Naquarta Sepalanga Domingos" w:date="2025-03-05T09:06:00Z" w16du:dateUtc="2025-03-05T08:06:00Z">
                  <w:rPr>
                    <w:rFonts w:ascii="Times New Roman" w:eastAsia="Times New Roman" w:hAnsi="Times New Roman"/>
                    <w:spacing w:val="-1"/>
                  </w:rPr>
                </w:rPrChange>
              </w:rPr>
            </w:pPr>
          </w:p>
          <w:p w14:paraId="459763EF" w14:textId="77777777" w:rsidR="003F3EDE" w:rsidRPr="00C30B30" w:rsidRDefault="003F3EDE" w:rsidP="0025185C">
            <w:pPr>
              <w:jc w:val="center"/>
              <w:rPr>
                <w:rFonts w:ascii="Arial" w:eastAsia="Times New Roman" w:hAnsi="Arial" w:cs="Arial"/>
                <w:spacing w:val="-1"/>
                <w:sz w:val="20"/>
                <w:szCs w:val="20"/>
                <w:rPrChange w:id="3368" w:author="Adelino Naquarta Sepalanga Domingos" w:date="2025-03-05T09:06:00Z" w16du:dateUtc="2025-03-05T08:06:00Z">
                  <w:rPr>
                    <w:rFonts w:ascii="Times New Roman" w:eastAsia="Times New Roman" w:hAnsi="Times New Roman"/>
                    <w:spacing w:val="-1"/>
                  </w:rPr>
                </w:rPrChange>
              </w:rPr>
            </w:pPr>
          </w:p>
          <w:p w14:paraId="5BE1B465" w14:textId="77777777" w:rsidR="003F3EDE" w:rsidRPr="00C30B30" w:rsidRDefault="003F3EDE" w:rsidP="0025185C">
            <w:pPr>
              <w:jc w:val="center"/>
              <w:rPr>
                <w:rFonts w:ascii="Arial" w:eastAsia="Times New Roman" w:hAnsi="Arial" w:cs="Arial"/>
                <w:spacing w:val="-1"/>
                <w:sz w:val="20"/>
                <w:szCs w:val="20"/>
                <w:rPrChange w:id="3369" w:author="Adelino Naquarta Sepalanga Domingos" w:date="2025-03-05T09:06:00Z" w16du:dateUtc="2025-03-05T08:06:00Z">
                  <w:rPr>
                    <w:rFonts w:ascii="Times New Roman" w:eastAsia="Times New Roman" w:hAnsi="Times New Roman"/>
                    <w:spacing w:val="-1"/>
                  </w:rPr>
                </w:rPrChange>
              </w:rPr>
            </w:pPr>
          </w:p>
          <w:p w14:paraId="7CD26818" w14:textId="77777777" w:rsidR="003F3EDE" w:rsidRPr="00C30B30" w:rsidRDefault="003F3EDE" w:rsidP="0025185C">
            <w:pPr>
              <w:jc w:val="center"/>
              <w:rPr>
                <w:rFonts w:ascii="Arial" w:eastAsia="Times New Roman" w:hAnsi="Arial" w:cs="Arial"/>
                <w:spacing w:val="-1"/>
                <w:sz w:val="20"/>
                <w:szCs w:val="20"/>
                <w:rPrChange w:id="3370"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371" w:author="Adelino Naquarta Sepalanga Domingos" w:date="2025-03-05T09:06:00Z" w16du:dateUtc="2025-03-05T08:06:00Z">
                  <w:rPr>
                    <w:rFonts w:ascii="Times New Roman" w:eastAsia="Times New Roman" w:hAnsi="Times New Roman"/>
                    <w:spacing w:val="-1"/>
                  </w:rPr>
                </w:rPrChange>
              </w:rPr>
              <w:t>2.2.6.7.</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EF06604" w14:textId="77777777" w:rsidR="003F3EDE" w:rsidRPr="00C30B30" w:rsidRDefault="003F3EDE" w:rsidP="0025185C">
            <w:pPr>
              <w:jc w:val="center"/>
              <w:rPr>
                <w:rFonts w:ascii="Arial" w:eastAsia="Times New Roman" w:hAnsi="Arial" w:cs="Arial"/>
                <w:spacing w:val="-1"/>
                <w:sz w:val="20"/>
                <w:szCs w:val="20"/>
                <w:rPrChange w:id="3372" w:author="Adelino Naquarta Sepalanga Domingos" w:date="2025-03-05T09:06:00Z" w16du:dateUtc="2025-03-05T08:06:00Z">
                  <w:rPr>
                    <w:rFonts w:ascii="Times New Roman" w:eastAsia="Times New Roman" w:hAnsi="Times New Roman"/>
                    <w:spacing w:val="-1"/>
                  </w:rPr>
                </w:rPrChange>
              </w:rPr>
            </w:pPr>
          </w:p>
          <w:p w14:paraId="578686B0" w14:textId="77777777" w:rsidR="003F3EDE" w:rsidRPr="00C30B30" w:rsidRDefault="003F3EDE" w:rsidP="0025185C">
            <w:pPr>
              <w:jc w:val="center"/>
              <w:rPr>
                <w:rFonts w:ascii="Arial" w:eastAsia="Times New Roman" w:hAnsi="Arial" w:cs="Arial"/>
                <w:spacing w:val="-1"/>
                <w:sz w:val="20"/>
                <w:szCs w:val="20"/>
                <w:rPrChange w:id="3373" w:author="Adelino Naquarta Sepalanga Domingos" w:date="2025-03-05T09:06:00Z" w16du:dateUtc="2025-03-05T08:06:00Z">
                  <w:rPr>
                    <w:rFonts w:ascii="Times New Roman" w:eastAsia="Times New Roman" w:hAnsi="Times New Roman"/>
                    <w:spacing w:val="-1"/>
                  </w:rPr>
                </w:rPrChange>
              </w:rPr>
            </w:pPr>
          </w:p>
          <w:p w14:paraId="5EE9E29B" w14:textId="77777777" w:rsidR="003F3EDE" w:rsidRPr="00C30B30" w:rsidRDefault="003F3EDE" w:rsidP="0025185C">
            <w:pPr>
              <w:jc w:val="center"/>
              <w:rPr>
                <w:rFonts w:ascii="Arial" w:eastAsia="Times New Roman" w:hAnsi="Arial" w:cs="Arial"/>
                <w:spacing w:val="-1"/>
                <w:sz w:val="20"/>
                <w:szCs w:val="20"/>
                <w:rPrChange w:id="3374" w:author="Adelino Naquarta Sepalanga Domingos" w:date="2025-03-05T09:06:00Z" w16du:dateUtc="2025-03-05T08:06:00Z">
                  <w:rPr>
                    <w:rFonts w:ascii="Times New Roman" w:eastAsia="Times New Roman" w:hAnsi="Times New Roman"/>
                    <w:spacing w:val="-1"/>
                  </w:rPr>
                </w:rPrChange>
              </w:rPr>
            </w:pPr>
          </w:p>
          <w:p w14:paraId="4DA737E3" w14:textId="77777777" w:rsidR="003F3EDE" w:rsidRPr="00C30B30" w:rsidRDefault="003F3EDE" w:rsidP="0025185C">
            <w:pPr>
              <w:jc w:val="center"/>
              <w:rPr>
                <w:rFonts w:ascii="Arial" w:eastAsia="Times New Roman" w:hAnsi="Arial" w:cs="Arial"/>
                <w:spacing w:val="-1"/>
                <w:sz w:val="20"/>
                <w:szCs w:val="20"/>
                <w:rPrChange w:id="3375" w:author="Adelino Naquarta Sepalanga Domingos" w:date="2025-03-05T09:06:00Z" w16du:dateUtc="2025-03-05T08:06:00Z">
                  <w:rPr>
                    <w:rFonts w:ascii="Times New Roman" w:eastAsia="Times New Roman" w:hAnsi="Times New Roman"/>
                    <w:spacing w:val="-1"/>
                  </w:rPr>
                </w:rPrChange>
              </w:rPr>
            </w:pPr>
          </w:p>
          <w:p w14:paraId="2317E8AB" w14:textId="77777777" w:rsidR="003F3EDE" w:rsidRPr="00C30B30" w:rsidRDefault="003F3EDE" w:rsidP="0025185C">
            <w:pPr>
              <w:jc w:val="center"/>
              <w:rPr>
                <w:rFonts w:ascii="Arial" w:eastAsia="Times New Roman" w:hAnsi="Arial" w:cs="Arial"/>
                <w:spacing w:val="-1"/>
                <w:sz w:val="20"/>
                <w:szCs w:val="20"/>
                <w:rPrChange w:id="3376"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377" w:author="Adelino Naquarta Sepalanga Domingos" w:date="2025-03-05T09:06:00Z" w16du:dateUtc="2025-03-05T08:06: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7459C7E" w14:textId="77777777" w:rsidR="003F3EDE" w:rsidRPr="00C30B30" w:rsidRDefault="003F3EDE" w:rsidP="0025185C">
            <w:pPr>
              <w:rPr>
                <w:rFonts w:ascii="Arial" w:eastAsia="Times New Roman" w:hAnsi="Arial" w:cs="Arial"/>
                <w:spacing w:val="-1"/>
                <w:sz w:val="20"/>
                <w:szCs w:val="20"/>
                <w:rPrChange w:id="3378" w:author="Adelino Naquarta Sepalanga Domingos" w:date="2025-03-05T09:06:00Z" w16du:dateUtc="2025-03-05T08:06:00Z">
                  <w:rPr>
                    <w:rFonts w:ascii="Times New Roman" w:eastAsia="Times New Roman" w:hAnsi="Times New Roman"/>
                    <w:spacing w:val="-1"/>
                  </w:rPr>
                </w:rPrChange>
              </w:rPr>
            </w:pPr>
          </w:p>
          <w:p w14:paraId="74918CB3" w14:textId="77777777" w:rsidR="003F3EDE" w:rsidRPr="00C30B30" w:rsidRDefault="003F3EDE" w:rsidP="0025185C">
            <w:pPr>
              <w:rPr>
                <w:rFonts w:ascii="Arial" w:eastAsia="Times New Roman" w:hAnsi="Arial" w:cs="Arial"/>
                <w:spacing w:val="-1"/>
                <w:sz w:val="20"/>
                <w:szCs w:val="20"/>
                <w:rPrChange w:id="3379" w:author="Adelino Naquarta Sepalanga Domingos" w:date="2025-03-05T09:06:00Z" w16du:dateUtc="2025-03-05T08:06:00Z">
                  <w:rPr>
                    <w:rFonts w:ascii="Times New Roman" w:eastAsia="Times New Roman" w:hAnsi="Times New Roman"/>
                    <w:spacing w:val="-1"/>
                  </w:rPr>
                </w:rPrChange>
              </w:rPr>
            </w:pPr>
          </w:p>
          <w:p w14:paraId="0ECFA3B2" w14:textId="77777777" w:rsidR="003F3EDE" w:rsidRPr="00C30B30" w:rsidRDefault="003F3EDE" w:rsidP="0025185C">
            <w:pPr>
              <w:rPr>
                <w:rFonts w:ascii="Arial" w:eastAsia="Times New Roman" w:hAnsi="Arial" w:cs="Arial"/>
                <w:spacing w:val="-1"/>
                <w:sz w:val="20"/>
                <w:szCs w:val="20"/>
                <w:rPrChange w:id="3380" w:author="Adelino Naquarta Sepalanga Domingos" w:date="2025-03-05T09:06:00Z" w16du:dateUtc="2025-03-05T08:06:00Z">
                  <w:rPr>
                    <w:rFonts w:ascii="Times New Roman" w:eastAsia="Times New Roman" w:hAnsi="Times New Roman"/>
                    <w:spacing w:val="-1"/>
                  </w:rPr>
                </w:rPrChange>
              </w:rPr>
            </w:pPr>
          </w:p>
          <w:p w14:paraId="4EC79019" w14:textId="77777777" w:rsidR="003F3EDE" w:rsidRPr="00C30B30" w:rsidRDefault="003F3EDE" w:rsidP="0025185C">
            <w:pPr>
              <w:rPr>
                <w:rFonts w:ascii="Arial" w:eastAsia="Times New Roman" w:hAnsi="Arial" w:cs="Arial"/>
                <w:spacing w:val="-1"/>
                <w:sz w:val="20"/>
                <w:szCs w:val="20"/>
                <w:rPrChange w:id="3381" w:author="Adelino Naquarta Sepalanga Domingos" w:date="2025-03-05T09:06:00Z" w16du:dateUtc="2025-03-05T08:06:00Z">
                  <w:rPr>
                    <w:rFonts w:ascii="Times New Roman" w:eastAsia="Times New Roman" w:hAnsi="Times New Roman"/>
                    <w:spacing w:val="-1"/>
                  </w:rPr>
                </w:rPrChange>
              </w:rPr>
            </w:pPr>
          </w:p>
          <w:p w14:paraId="58EFDDE8" w14:textId="77777777" w:rsidR="003F3EDE" w:rsidRPr="00C30B30" w:rsidRDefault="003F3EDE" w:rsidP="0025185C">
            <w:pPr>
              <w:rPr>
                <w:rFonts w:ascii="Arial" w:eastAsia="Times New Roman" w:hAnsi="Arial" w:cs="Arial"/>
                <w:spacing w:val="-1"/>
                <w:sz w:val="20"/>
                <w:szCs w:val="20"/>
                <w:rPrChange w:id="3382"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383" w:author="Adelino Naquarta Sepalanga Domingos" w:date="2025-03-05T09:06:00Z" w16du:dateUtc="2025-03-05T08:06:00Z">
                  <w:rPr>
                    <w:rFonts w:ascii="Times New Roman" w:eastAsia="Times New Roman" w:hAnsi="Times New Roman"/>
                    <w:spacing w:val="-1"/>
                  </w:rPr>
                </w:rPrChange>
              </w:rPr>
              <w:t>País (Country)</w:t>
            </w:r>
          </w:p>
          <w:p w14:paraId="0520EA6C" w14:textId="77777777" w:rsidR="003F3EDE" w:rsidRPr="00C30B30" w:rsidRDefault="003F3EDE" w:rsidP="0025185C">
            <w:pPr>
              <w:rPr>
                <w:rFonts w:ascii="Arial" w:eastAsia="Times New Roman" w:hAnsi="Arial" w:cs="Arial"/>
                <w:spacing w:val="-1"/>
                <w:sz w:val="20"/>
                <w:szCs w:val="20"/>
                <w:rPrChange w:id="3384" w:author="Adelino Naquarta Sepalanga Domingos" w:date="2025-03-05T09:06:00Z" w16du:dateUtc="2025-03-05T08:06:00Z">
                  <w:rPr>
                    <w:rFonts w:ascii="Times New Roman" w:eastAsia="Times New Roman" w:hAnsi="Times New Roman"/>
                    <w:spacing w:val="-1"/>
                  </w:rPr>
                </w:rPrChange>
              </w:rPr>
            </w:pPr>
          </w:p>
          <w:p w14:paraId="5ACDDC3E" w14:textId="77777777" w:rsidR="003F3EDE" w:rsidRPr="00C30B30" w:rsidRDefault="003F3EDE" w:rsidP="0025185C">
            <w:pPr>
              <w:rPr>
                <w:rFonts w:ascii="Arial" w:eastAsia="Times New Roman" w:hAnsi="Arial" w:cs="Arial"/>
                <w:spacing w:val="-1"/>
                <w:sz w:val="20"/>
                <w:szCs w:val="20"/>
                <w:rPrChange w:id="3385" w:author="Adelino Naquarta Sepalanga Domingos" w:date="2025-03-05T09:06:00Z" w16du:dateUtc="2025-03-05T08:06:00Z">
                  <w:rPr>
                    <w:rFonts w:ascii="Times New Roman" w:eastAsia="Times New Roman" w:hAnsi="Times New Roman"/>
                    <w:spacing w:val="-1"/>
                  </w:rPr>
                </w:rPrChange>
              </w:rPr>
            </w:pPr>
          </w:p>
        </w:tc>
        <w:tc>
          <w:tcPr>
            <w:tcW w:w="391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6871A68" w14:textId="77777777" w:rsidR="003F3EDE" w:rsidRPr="00C30B30" w:rsidRDefault="003F3EDE" w:rsidP="0025185C">
            <w:pPr>
              <w:rPr>
                <w:rFonts w:ascii="Arial" w:eastAsia="Times New Roman" w:hAnsi="Arial" w:cs="Arial"/>
                <w:spacing w:val="-1"/>
                <w:sz w:val="20"/>
                <w:szCs w:val="20"/>
                <w:rPrChange w:id="3386"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387" w:author="Adelino Naquarta Sepalanga Domingos" w:date="2025-03-05T09:06:00Z" w16du:dateUtc="2025-03-05T08:06:00Z">
                  <w:rPr>
                    <w:rFonts w:ascii="Times New Roman" w:eastAsia="Times New Roman" w:hAnsi="Times New Roman"/>
                    <w:spacing w:val="-1"/>
                  </w:rPr>
                </w:rPrChange>
              </w:rPr>
              <w:t>Sendo</w:t>
            </w:r>
            <w:r w:rsidRPr="00C30B30">
              <w:rPr>
                <w:rFonts w:ascii="Arial" w:eastAsia="Times New Roman" w:hAnsi="Arial" w:cs="Arial"/>
                <w:spacing w:val="-1"/>
                <w:sz w:val="20"/>
                <w:szCs w:val="20"/>
                <w:rPrChange w:id="3388" w:author="Adelino Naquarta Sepalanga Domingos" w:date="2025-03-05T09:06:00Z" w16du:dateUtc="2025-03-05T08:06:00Z">
                  <w:rPr>
                    <w:rFonts w:ascii="Times New Roman" w:eastAsia="Times New Roman" w:hAnsi="Times New Roman"/>
                    <w:spacing w:val="-1"/>
                  </w:rPr>
                </w:rPrChange>
              </w:rPr>
              <w:tab/>
              <w:t>conhecido, deve ser preenchido de acordo com a norma ISO 3166 – 1-alpha-2.</w:t>
            </w:r>
          </w:p>
          <w:p w14:paraId="280CC021" w14:textId="77777777" w:rsidR="003F3EDE" w:rsidRPr="00C30B30" w:rsidRDefault="003F3EDE" w:rsidP="0025185C">
            <w:pPr>
              <w:rPr>
                <w:rFonts w:ascii="Arial" w:eastAsia="Times New Roman" w:hAnsi="Arial" w:cs="Arial"/>
                <w:spacing w:val="-1"/>
                <w:sz w:val="20"/>
                <w:szCs w:val="20"/>
                <w:rPrChange w:id="3389"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390" w:author="Adelino Naquarta Sepalanga Domingos" w:date="2025-03-05T09:06:00Z" w16du:dateUtc="2025-03-05T08:06:00Z">
                  <w:rPr>
                    <w:rFonts w:ascii="Times New Roman" w:eastAsia="Times New Roman" w:hAnsi="Times New Roman"/>
                    <w:spacing w:val="-1"/>
                  </w:rPr>
                </w:rPrChange>
              </w:rPr>
              <w:t>Deve ser preenchido com a designação “Desconhecido”, nas seguintes situações:</w:t>
            </w:r>
          </w:p>
          <w:p w14:paraId="0C337C3F" w14:textId="77777777" w:rsidR="003F3EDE" w:rsidRPr="00C30B30" w:rsidRDefault="003F3EDE" w:rsidP="0025185C">
            <w:pPr>
              <w:rPr>
                <w:rFonts w:ascii="Arial" w:eastAsia="Times New Roman" w:hAnsi="Arial" w:cs="Arial"/>
                <w:spacing w:val="-1"/>
                <w:sz w:val="20"/>
                <w:szCs w:val="20"/>
                <w:rPrChange w:id="3391"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392" w:author="Adelino Naquarta Sepalanga Domingos" w:date="2025-03-05T09:06:00Z" w16du:dateUtc="2025-03-05T08:06:00Z">
                  <w:rPr>
                    <w:rFonts w:ascii="Times New Roman" w:eastAsia="Times New Roman" w:hAnsi="Times New Roman"/>
                    <w:spacing w:val="-1"/>
                  </w:rPr>
                </w:rPrChange>
              </w:rPr>
              <w:t>Sistemas não integrados, se a informação não for conhecida;</w:t>
            </w:r>
          </w:p>
          <w:p w14:paraId="2E323097" w14:textId="77777777" w:rsidR="003F3EDE" w:rsidRPr="00C30B30" w:rsidRDefault="003F3EDE" w:rsidP="0025185C">
            <w:pPr>
              <w:rPr>
                <w:rFonts w:ascii="Arial" w:eastAsia="Times New Roman" w:hAnsi="Arial" w:cs="Arial"/>
                <w:spacing w:val="-1"/>
                <w:sz w:val="20"/>
                <w:szCs w:val="20"/>
                <w:rPrChange w:id="3393"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394" w:author="Adelino Naquarta Sepalanga Domingos" w:date="2025-03-05T09:06:00Z" w16du:dateUtc="2025-03-05T08:06:00Z">
                  <w:rPr>
                    <w:rFonts w:ascii="Times New Roman" w:eastAsia="Times New Roman" w:hAnsi="Times New Roman"/>
                    <w:spacing w:val="-1"/>
                  </w:rPr>
                </w:rPrChange>
              </w:rPr>
              <w:t>Operações realizadas com “Consumidor final”.</w:t>
            </w:r>
          </w:p>
        </w:tc>
        <w:tc>
          <w:tcPr>
            <w:tcW w:w="127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67ED111" w14:textId="77777777" w:rsidR="003F3EDE" w:rsidRPr="00C30B30" w:rsidRDefault="003F3EDE" w:rsidP="0025185C">
            <w:pPr>
              <w:jc w:val="center"/>
              <w:rPr>
                <w:rFonts w:ascii="Arial" w:eastAsia="Times New Roman" w:hAnsi="Arial" w:cs="Arial"/>
                <w:spacing w:val="-1"/>
                <w:sz w:val="20"/>
                <w:szCs w:val="20"/>
                <w:rPrChange w:id="3395" w:author="Adelino Naquarta Sepalanga Domingos" w:date="2025-03-05T09:06:00Z" w16du:dateUtc="2025-03-05T08:06:00Z">
                  <w:rPr>
                    <w:rFonts w:ascii="Times New Roman" w:eastAsia="Times New Roman" w:hAnsi="Times New Roman"/>
                    <w:spacing w:val="-1"/>
                  </w:rPr>
                </w:rPrChange>
              </w:rPr>
            </w:pPr>
          </w:p>
          <w:p w14:paraId="5A276C90" w14:textId="77777777" w:rsidR="003F3EDE" w:rsidRPr="00C30B30" w:rsidRDefault="003F3EDE" w:rsidP="0025185C">
            <w:pPr>
              <w:jc w:val="center"/>
              <w:rPr>
                <w:rFonts w:ascii="Arial" w:eastAsia="Times New Roman" w:hAnsi="Arial" w:cs="Arial"/>
                <w:spacing w:val="-1"/>
                <w:sz w:val="20"/>
                <w:szCs w:val="20"/>
                <w:rPrChange w:id="3396" w:author="Adelino Naquarta Sepalanga Domingos" w:date="2025-03-05T09:06:00Z" w16du:dateUtc="2025-03-05T08:06:00Z">
                  <w:rPr>
                    <w:rFonts w:ascii="Times New Roman" w:eastAsia="Times New Roman" w:hAnsi="Times New Roman"/>
                    <w:spacing w:val="-1"/>
                  </w:rPr>
                </w:rPrChange>
              </w:rPr>
            </w:pPr>
          </w:p>
          <w:p w14:paraId="357CC607" w14:textId="77777777" w:rsidR="003F3EDE" w:rsidRPr="00C30B30" w:rsidRDefault="003F3EDE" w:rsidP="0025185C">
            <w:pPr>
              <w:jc w:val="center"/>
              <w:rPr>
                <w:rFonts w:ascii="Arial" w:eastAsia="Times New Roman" w:hAnsi="Arial" w:cs="Arial"/>
                <w:spacing w:val="-1"/>
                <w:sz w:val="20"/>
                <w:szCs w:val="20"/>
                <w:rPrChange w:id="3397" w:author="Adelino Naquarta Sepalanga Domingos" w:date="2025-03-05T09:06:00Z" w16du:dateUtc="2025-03-05T08:06:00Z">
                  <w:rPr>
                    <w:rFonts w:ascii="Times New Roman" w:eastAsia="Times New Roman" w:hAnsi="Times New Roman"/>
                    <w:spacing w:val="-1"/>
                  </w:rPr>
                </w:rPrChange>
              </w:rPr>
            </w:pPr>
          </w:p>
          <w:p w14:paraId="0EC5BBBC" w14:textId="77777777" w:rsidR="003F3EDE" w:rsidRPr="00C30B30" w:rsidRDefault="003F3EDE" w:rsidP="0025185C">
            <w:pPr>
              <w:jc w:val="center"/>
              <w:rPr>
                <w:rFonts w:ascii="Arial" w:eastAsia="Times New Roman" w:hAnsi="Arial" w:cs="Arial"/>
                <w:spacing w:val="-1"/>
                <w:sz w:val="20"/>
                <w:szCs w:val="20"/>
                <w:rPrChange w:id="3398"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399" w:author="Adelino Naquarta Sepalanga Domingos" w:date="2025-03-05T09:06:00Z" w16du:dateUtc="2025-03-05T08:06:00Z">
                  <w:rPr>
                    <w:rFonts w:ascii="Times New Roman" w:eastAsia="Times New Roman" w:hAnsi="Times New Roman"/>
                    <w:spacing w:val="-1"/>
                  </w:rPr>
                </w:rPrChange>
              </w:rPr>
              <w:t>Texto 12</w:t>
            </w:r>
          </w:p>
        </w:tc>
      </w:tr>
      <w:tr w:rsidR="003F3EDE" w:rsidRPr="00C30B30" w14:paraId="7B930A02" w14:textId="77777777" w:rsidTr="0025185C">
        <w:trPr>
          <w:trHeight w:val="1304"/>
        </w:trPr>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39491CB" w14:textId="77777777" w:rsidR="003F3EDE" w:rsidRPr="00C30B30" w:rsidRDefault="003F3EDE" w:rsidP="0025185C">
            <w:pPr>
              <w:jc w:val="center"/>
              <w:rPr>
                <w:rFonts w:ascii="Arial" w:eastAsia="Times New Roman" w:hAnsi="Arial" w:cs="Arial"/>
                <w:spacing w:val="-1"/>
                <w:sz w:val="20"/>
                <w:szCs w:val="20"/>
                <w:rPrChange w:id="3400" w:author="Adelino Naquarta Sepalanga Domingos" w:date="2025-03-05T09:06:00Z" w16du:dateUtc="2025-03-05T08:06:00Z">
                  <w:rPr>
                    <w:rFonts w:ascii="Times New Roman" w:eastAsia="Times New Roman" w:hAnsi="Times New Roman"/>
                    <w:spacing w:val="-1"/>
                  </w:rPr>
                </w:rPrChange>
              </w:rPr>
            </w:pPr>
          </w:p>
          <w:p w14:paraId="15A9DECF" w14:textId="77777777" w:rsidR="003F3EDE" w:rsidRPr="00C30B30" w:rsidRDefault="003F3EDE" w:rsidP="0025185C">
            <w:pPr>
              <w:jc w:val="center"/>
              <w:rPr>
                <w:rFonts w:ascii="Arial" w:eastAsia="Times New Roman" w:hAnsi="Arial" w:cs="Arial"/>
                <w:spacing w:val="-1"/>
                <w:sz w:val="20"/>
                <w:szCs w:val="20"/>
                <w:rPrChange w:id="3401"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402" w:author="Adelino Naquarta Sepalanga Domingos" w:date="2025-03-05T09:06:00Z" w16du:dateUtc="2025-03-05T08:06:00Z">
                  <w:rPr>
                    <w:rFonts w:ascii="Times New Roman" w:eastAsia="Times New Roman" w:hAnsi="Times New Roman"/>
                    <w:spacing w:val="-1"/>
                  </w:rPr>
                </w:rPrChange>
              </w:rPr>
              <w:t>2.2.7.</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0D5584F" w14:textId="77777777" w:rsidR="003F3EDE" w:rsidRPr="00C30B30" w:rsidRDefault="003F3EDE" w:rsidP="0025185C">
            <w:pPr>
              <w:jc w:val="center"/>
              <w:rPr>
                <w:rFonts w:ascii="Arial" w:eastAsia="Times New Roman" w:hAnsi="Arial" w:cs="Arial"/>
                <w:spacing w:val="-1"/>
                <w:sz w:val="20"/>
                <w:szCs w:val="20"/>
                <w:rPrChange w:id="3403" w:author="Adelino Naquarta Sepalanga Domingos" w:date="2025-03-05T09:06:00Z" w16du:dateUtc="2025-03-05T08:06: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3A98F84" w14:textId="77777777" w:rsidR="003F3EDE" w:rsidRPr="00C30B30" w:rsidRDefault="003F3EDE" w:rsidP="0025185C">
            <w:pPr>
              <w:rPr>
                <w:rFonts w:ascii="Arial" w:eastAsia="Times New Roman" w:hAnsi="Arial" w:cs="Arial"/>
                <w:spacing w:val="-1"/>
                <w:sz w:val="20"/>
                <w:szCs w:val="20"/>
                <w:rPrChange w:id="3404" w:author="Adelino Naquarta Sepalanga Domingos" w:date="2025-03-05T09:06:00Z" w16du:dateUtc="2025-03-05T08:06:00Z">
                  <w:rPr>
                    <w:rFonts w:ascii="Times New Roman" w:eastAsia="Times New Roman" w:hAnsi="Times New Roman"/>
                    <w:spacing w:val="-1"/>
                  </w:rPr>
                </w:rPrChange>
              </w:rPr>
            </w:pPr>
          </w:p>
          <w:p w14:paraId="1AF37301" w14:textId="77777777" w:rsidR="003F3EDE" w:rsidRPr="00C30B30" w:rsidRDefault="003F3EDE" w:rsidP="0025185C">
            <w:pPr>
              <w:rPr>
                <w:rFonts w:ascii="Arial" w:eastAsia="Times New Roman" w:hAnsi="Arial" w:cs="Arial"/>
                <w:spacing w:val="-1"/>
                <w:sz w:val="20"/>
                <w:szCs w:val="20"/>
                <w:rPrChange w:id="3405"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406" w:author="Adelino Naquarta Sepalanga Domingos" w:date="2025-03-05T09:06:00Z" w16du:dateUtc="2025-03-05T08:06:00Z">
                  <w:rPr>
                    <w:rFonts w:ascii="Times New Roman" w:eastAsia="Times New Roman" w:hAnsi="Times New Roman"/>
                    <w:spacing w:val="-1"/>
                  </w:rPr>
                </w:rPrChange>
              </w:rPr>
              <w:t>Endereço de expedição (ShipToAddress)</w:t>
            </w:r>
          </w:p>
        </w:tc>
        <w:tc>
          <w:tcPr>
            <w:tcW w:w="391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88F9BBF" w14:textId="5D1BBB8B" w:rsidR="003F3EDE" w:rsidRPr="00C30B30" w:rsidRDefault="003F3EDE" w:rsidP="0025185C">
            <w:pPr>
              <w:rPr>
                <w:rFonts w:ascii="Arial" w:eastAsia="Times New Roman" w:hAnsi="Arial" w:cs="Arial"/>
                <w:spacing w:val="-1"/>
                <w:sz w:val="20"/>
                <w:szCs w:val="20"/>
                <w:rPrChange w:id="3407"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408" w:author="Adelino Naquarta Sepalanga Domingos" w:date="2025-03-05T09:06:00Z" w16du:dateUtc="2025-03-05T08:06:00Z">
                  <w:rPr>
                    <w:rFonts w:ascii="Times New Roman" w:eastAsia="Times New Roman" w:hAnsi="Times New Roman"/>
                    <w:spacing w:val="-1"/>
                  </w:rPr>
                </w:rPrChange>
              </w:rPr>
              <w:t>Existindo a necessidade de efectuar mais do que uma referência, esta estrutura pode</w:t>
            </w:r>
            <w:del w:id="3409" w:author="Adelino Naquarta Sepalanga Domingos" w:date="2025-03-05T09:34:00Z" w16du:dateUtc="2025-03-05T08:34:00Z">
              <w:r w:rsidRPr="00C30B30" w:rsidDel="00B45277">
                <w:rPr>
                  <w:rFonts w:ascii="Arial" w:eastAsia="Times New Roman" w:hAnsi="Arial" w:cs="Arial"/>
                  <w:spacing w:val="-1"/>
                  <w:sz w:val="20"/>
                  <w:szCs w:val="20"/>
                  <w:rPrChange w:id="3410" w:author="Adelino Naquarta Sepalanga Domingos" w:date="2025-03-05T09:06:00Z" w16du:dateUtc="2025-03-05T08:06:00Z">
                    <w:rPr>
                      <w:rFonts w:ascii="Times New Roman" w:eastAsia="Times New Roman" w:hAnsi="Times New Roman"/>
                      <w:spacing w:val="-1"/>
                    </w:rPr>
                  </w:rPrChange>
                </w:rPr>
                <w:delText>rá</w:delText>
              </w:r>
            </w:del>
            <w:r w:rsidRPr="00C30B30">
              <w:rPr>
                <w:rFonts w:ascii="Arial" w:eastAsia="Times New Roman" w:hAnsi="Arial" w:cs="Arial"/>
                <w:spacing w:val="-1"/>
                <w:sz w:val="20"/>
                <w:szCs w:val="20"/>
                <w:rPrChange w:id="3411" w:author="Adelino Naquarta Sepalanga Domingos" w:date="2025-03-05T09:06:00Z" w16du:dateUtc="2025-03-05T08:06:00Z">
                  <w:rPr>
                    <w:rFonts w:ascii="Times New Roman" w:eastAsia="Times New Roman" w:hAnsi="Times New Roman"/>
                    <w:spacing w:val="-1"/>
                  </w:rPr>
                </w:rPrChange>
              </w:rPr>
              <w:t xml:space="preserve"> ser gerada tantas vezes quantas as necessárias.</w:t>
            </w:r>
          </w:p>
        </w:tc>
        <w:tc>
          <w:tcPr>
            <w:tcW w:w="127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856B293" w14:textId="77777777" w:rsidR="003F3EDE" w:rsidRPr="00C30B30" w:rsidRDefault="003F3EDE" w:rsidP="0025185C">
            <w:pPr>
              <w:jc w:val="center"/>
              <w:rPr>
                <w:rFonts w:ascii="Arial" w:eastAsia="Times New Roman" w:hAnsi="Arial" w:cs="Arial"/>
                <w:spacing w:val="-1"/>
                <w:sz w:val="20"/>
                <w:szCs w:val="20"/>
                <w:rPrChange w:id="3412" w:author="Adelino Naquarta Sepalanga Domingos" w:date="2025-03-05T09:06:00Z" w16du:dateUtc="2025-03-05T08:06:00Z">
                  <w:rPr>
                    <w:rFonts w:ascii="Times New Roman" w:eastAsia="Times New Roman" w:hAnsi="Times New Roman"/>
                    <w:spacing w:val="-1"/>
                  </w:rPr>
                </w:rPrChange>
              </w:rPr>
            </w:pPr>
          </w:p>
          <w:p w14:paraId="010D701F" w14:textId="77777777" w:rsidR="003F3EDE" w:rsidRPr="00C30B30" w:rsidRDefault="003F3EDE" w:rsidP="0025185C">
            <w:pPr>
              <w:jc w:val="center"/>
              <w:rPr>
                <w:rFonts w:ascii="Arial" w:eastAsia="Times New Roman" w:hAnsi="Arial" w:cs="Arial"/>
                <w:spacing w:val="-1"/>
                <w:sz w:val="20"/>
                <w:szCs w:val="20"/>
                <w:rPrChange w:id="3413"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414" w:author="Adelino Naquarta Sepalanga Domingos" w:date="2025-03-05T09:06:00Z" w16du:dateUtc="2025-03-05T08:06:00Z">
                  <w:rPr>
                    <w:rFonts w:ascii="Times New Roman" w:eastAsia="Times New Roman" w:hAnsi="Times New Roman"/>
                    <w:spacing w:val="-1"/>
                  </w:rPr>
                </w:rPrChange>
              </w:rPr>
              <w:t>Não Aplicável</w:t>
            </w:r>
          </w:p>
        </w:tc>
      </w:tr>
      <w:tr w:rsidR="003F3EDE" w:rsidRPr="00C30B30" w14:paraId="0A3C9B87" w14:textId="77777777" w:rsidTr="0025185C">
        <w:trPr>
          <w:trHeight w:val="801"/>
        </w:trPr>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2F3EA22" w14:textId="77777777" w:rsidR="003F3EDE" w:rsidRPr="00C30B30" w:rsidRDefault="003F3EDE" w:rsidP="0025185C">
            <w:pPr>
              <w:jc w:val="center"/>
              <w:rPr>
                <w:rFonts w:ascii="Arial" w:eastAsia="Times New Roman" w:hAnsi="Arial" w:cs="Arial"/>
                <w:spacing w:val="-1"/>
                <w:sz w:val="20"/>
                <w:szCs w:val="20"/>
                <w:rPrChange w:id="3415"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416" w:author="Adelino Naquarta Sepalanga Domingos" w:date="2025-03-05T09:06:00Z" w16du:dateUtc="2025-03-05T08:06:00Z">
                  <w:rPr>
                    <w:rFonts w:ascii="Times New Roman" w:eastAsia="Times New Roman" w:hAnsi="Times New Roman"/>
                    <w:spacing w:val="-1"/>
                  </w:rPr>
                </w:rPrChange>
              </w:rPr>
              <w:t>2.2.7.1.</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26A0605" w14:textId="77777777" w:rsidR="003F3EDE" w:rsidRPr="00C30B30" w:rsidRDefault="003F3EDE" w:rsidP="0025185C">
            <w:pPr>
              <w:jc w:val="center"/>
              <w:rPr>
                <w:rFonts w:ascii="Arial" w:eastAsia="Times New Roman" w:hAnsi="Arial" w:cs="Arial"/>
                <w:spacing w:val="-1"/>
                <w:sz w:val="20"/>
                <w:szCs w:val="20"/>
                <w:rPrChange w:id="3417" w:author="Adelino Naquarta Sepalanga Domingos" w:date="2025-03-05T09:06:00Z" w16du:dateUtc="2025-03-05T08:06: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875EEB1" w14:textId="77777777" w:rsidR="003F3EDE" w:rsidRPr="00C30B30" w:rsidRDefault="003F3EDE" w:rsidP="0025185C">
            <w:pPr>
              <w:rPr>
                <w:rFonts w:ascii="Arial" w:eastAsia="Times New Roman" w:hAnsi="Arial" w:cs="Arial"/>
                <w:spacing w:val="-1"/>
                <w:sz w:val="20"/>
                <w:szCs w:val="20"/>
                <w:rPrChange w:id="3418"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419" w:author="Adelino Naquarta Sepalanga Domingos" w:date="2025-03-05T09:06:00Z" w16du:dateUtc="2025-03-05T08:06:00Z">
                  <w:rPr>
                    <w:rFonts w:ascii="Times New Roman" w:eastAsia="Times New Roman" w:hAnsi="Times New Roman"/>
                    <w:spacing w:val="-1"/>
                  </w:rPr>
                </w:rPrChange>
              </w:rPr>
              <w:t>Número da porta (BuildingNumber)</w:t>
            </w:r>
          </w:p>
        </w:tc>
        <w:tc>
          <w:tcPr>
            <w:tcW w:w="391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F52E654" w14:textId="77777777" w:rsidR="003F3EDE" w:rsidRPr="00C30B30" w:rsidRDefault="003F3EDE" w:rsidP="0025185C">
            <w:pPr>
              <w:rPr>
                <w:rFonts w:ascii="Arial" w:eastAsia="Times New Roman" w:hAnsi="Arial" w:cs="Arial"/>
                <w:spacing w:val="-1"/>
                <w:sz w:val="20"/>
                <w:szCs w:val="20"/>
                <w:rPrChange w:id="3420" w:author="Adelino Naquarta Sepalanga Domingos" w:date="2025-03-05T09:06:00Z" w16du:dateUtc="2025-03-05T08:06:00Z">
                  <w:rPr>
                    <w:rFonts w:ascii="Times New Roman" w:eastAsia="Times New Roman" w:hAnsi="Times New Roman"/>
                    <w:spacing w:val="-1"/>
                  </w:rPr>
                </w:rPrChange>
              </w:rPr>
            </w:pPr>
          </w:p>
        </w:tc>
        <w:tc>
          <w:tcPr>
            <w:tcW w:w="127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A5AD8D0" w14:textId="77777777" w:rsidR="003F3EDE" w:rsidRPr="00C30B30" w:rsidRDefault="003F3EDE" w:rsidP="0025185C">
            <w:pPr>
              <w:jc w:val="center"/>
              <w:rPr>
                <w:rFonts w:ascii="Arial" w:eastAsia="Times New Roman" w:hAnsi="Arial" w:cs="Arial"/>
                <w:spacing w:val="-1"/>
                <w:sz w:val="20"/>
                <w:szCs w:val="20"/>
                <w:rPrChange w:id="3421"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422" w:author="Adelino Naquarta Sepalanga Domingos" w:date="2025-03-05T09:06:00Z" w16du:dateUtc="2025-03-05T08:06:00Z">
                  <w:rPr>
                    <w:rFonts w:ascii="Times New Roman" w:eastAsia="Times New Roman" w:hAnsi="Times New Roman"/>
                    <w:spacing w:val="-1"/>
                  </w:rPr>
                </w:rPrChange>
              </w:rPr>
              <w:t xml:space="preserve">Texto 10 </w:t>
            </w:r>
          </w:p>
        </w:tc>
      </w:tr>
      <w:tr w:rsidR="003F3EDE" w:rsidRPr="00C30B30" w14:paraId="67CB8B18" w14:textId="77777777" w:rsidTr="0025185C">
        <w:trPr>
          <w:trHeight w:val="764"/>
        </w:trPr>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227362D" w14:textId="77777777" w:rsidR="003F3EDE" w:rsidRPr="00C30B30" w:rsidRDefault="003F3EDE" w:rsidP="0025185C">
            <w:pPr>
              <w:jc w:val="center"/>
              <w:rPr>
                <w:rFonts w:ascii="Arial" w:eastAsia="Times New Roman" w:hAnsi="Arial" w:cs="Arial"/>
                <w:spacing w:val="-1"/>
                <w:sz w:val="20"/>
                <w:szCs w:val="20"/>
                <w:rPrChange w:id="3423"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424" w:author="Adelino Naquarta Sepalanga Domingos" w:date="2025-03-05T09:06:00Z" w16du:dateUtc="2025-03-05T08:06:00Z">
                  <w:rPr>
                    <w:rFonts w:ascii="Times New Roman" w:eastAsia="Times New Roman" w:hAnsi="Times New Roman"/>
                    <w:spacing w:val="-1"/>
                  </w:rPr>
                </w:rPrChange>
              </w:rPr>
              <w:t>2.2.7.2.</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55635AA" w14:textId="77777777" w:rsidR="003F3EDE" w:rsidRPr="00C30B30" w:rsidRDefault="003F3EDE" w:rsidP="0025185C">
            <w:pPr>
              <w:jc w:val="center"/>
              <w:rPr>
                <w:rFonts w:ascii="Arial" w:eastAsia="Times New Roman" w:hAnsi="Arial" w:cs="Arial"/>
                <w:spacing w:val="-1"/>
                <w:sz w:val="20"/>
                <w:szCs w:val="20"/>
                <w:rPrChange w:id="3425" w:author="Adelino Naquarta Sepalanga Domingos" w:date="2025-03-05T09:06:00Z" w16du:dateUtc="2025-03-05T08:06: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7558204" w14:textId="77777777" w:rsidR="003F3EDE" w:rsidRPr="00C30B30" w:rsidRDefault="003F3EDE" w:rsidP="0025185C">
            <w:pPr>
              <w:rPr>
                <w:rFonts w:ascii="Arial" w:eastAsia="Times New Roman" w:hAnsi="Arial" w:cs="Arial"/>
                <w:spacing w:val="-1"/>
                <w:sz w:val="20"/>
                <w:szCs w:val="20"/>
                <w:rPrChange w:id="3426"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427" w:author="Adelino Naquarta Sepalanga Domingos" w:date="2025-03-05T09:06:00Z" w16du:dateUtc="2025-03-05T08:06:00Z">
                  <w:rPr>
                    <w:rFonts w:ascii="Times New Roman" w:eastAsia="Times New Roman" w:hAnsi="Times New Roman"/>
                    <w:spacing w:val="-1"/>
                  </w:rPr>
                </w:rPrChange>
              </w:rPr>
              <w:t>Nome da rua (StreetName)</w:t>
            </w:r>
          </w:p>
        </w:tc>
        <w:tc>
          <w:tcPr>
            <w:tcW w:w="391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669A354" w14:textId="77777777" w:rsidR="003F3EDE" w:rsidRPr="00C30B30" w:rsidRDefault="003F3EDE" w:rsidP="0025185C">
            <w:pPr>
              <w:rPr>
                <w:rFonts w:ascii="Arial" w:eastAsia="Times New Roman" w:hAnsi="Arial" w:cs="Arial"/>
                <w:spacing w:val="-1"/>
                <w:sz w:val="20"/>
                <w:szCs w:val="20"/>
                <w:rPrChange w:id="3428" w:author="Adelino Naquarta Sepalanga Domingos" w:date="2025-03-05T09:06:00Z" w16du:dateUtc="2025-03-05T08:06:00Z">
                  <w:rPr>
                    <w:rFonts w:ascii="Times New Roman" w:eastAsia="Times New Roman" w:hAnsi="Times New Roman"/>
                    <w:spacing w:val="-1"/>
                  </w:rPr>
                </w:rPrChange>
              </w:rPr>
            </w:pPr>
          </w:p>
        </w:tc>
        <w:tc>
          <w:tcPr>
            <w:tcW w:w="127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DAB991E" w14:textId="77777777" w:rsidR="003F3EDE" w:rsidRPr="00C30B30" w:rsidRDefault="003F3EDE" w:rsidP="0025185C">
            <w:pPr>
              <w:jc w:val="center"/>
              <w:rPr>
                <w:rFonts w:ascii="Arial" w:eastAsia="Times New Roman" w:hAnsi="Arial" w:cs="Arial"/>
                <w:spacing w:val="-1"/>
                <w:sz w:val="20"/>
                <w:szCs w:val="20"/>
                <w:rPrChange w:id="3429"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430" w:author="Adelino Naquarta Sepalanga Domingos" w:date="2025-03-05T09:06:00Z" w16du:dateUtc="2025-03-05T08:06:00Z">
                  <w:rPr>
                    <w:rFonts w:ascii="Times New Roman" w:eastAsia="Times New Roman" w:hAnsi="Times New Roman"/>
                    <w:spacing w:val="-1"/>
                  </w:rPr>
                </w:rPrChange>
              </w:rPr>
              <w:t>Texto</w:t>
            </w:r>
          </w:p>
          <w:p w14:paraId="1B1DF84E" w14:textId="77777777" w:rsidR="003F3EDE" w:rsidRPr="00C30B30" w:rsidRDefault="003F3EDE" w:rsidP="0025185C">
            <w:pPr>
              <w:jc w:val="center"/>
              <w:rPr>
                <w:rFonts w:ascii="Arial" w:eastAsia="Times New Roman" w:hAnsi="Arial" w:cs="Arial"/>
                <w:spacing w:val="-1"/>
                <w:sz w:val="20"/>
                <w:szCs w:val="20"/>
                <w:rPrChange w:id="3431"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432" w:author="Adelino Naquarta Sepalanga Domingos" w:date="2025-03-05T09:06:00Z" w16du:dateUtc="2025-03-05T08:06:00Z">
                  <w:rPr>
                    <w:rFonts w:ascii="Times New Roman" w:eastAsia="Times New Roman" w:hAnsi="Times New Roman"/>
                    <w:spacing w:val="-1"/>
                  </w:rPr>
                </w:rPrChange>
              </w:rPr>
              <w:t>200</w:t>
            </w:r>
          </w:p>
        </w:tc>
      </w:tr>
      <w:tr w:rsidR="003F3EDE" w:rsidRPr="00C30B30" w14:paraId="1700E9F6" w14:textId="77777777" w:rsidTr="0025185C">
        <w:trPr>
          <w:trHeight w:val="2168"/>
        </w:trPr>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6A411DB" w14:textId="77777777" w:rsidR="003F3EDE" w:rsidRPr="00C30B30" w:rsidRDefault="003F3EDE" w:rsidP="0025185C">
            <w:pPr>
              <w:jc w:val="center"/>
              <w:rPr>
                <w:rFonts w:ascii="Arial" w:eastAsia="Times New Roman" w:hAnsi="Arial" w:cs="Arial"/>
                <w:spacing w:val="-1"/>
                <w:sz w:val="20"/>
                <w:szCs w:val="20"/>
                <w:rPrChange w:id="3433" w:author="Adelino Naquarta Sepalanga Domingos" w:date="2025-03-05T09:06:00Z" w16du:dateUtc="2025-03-05T08:06:00Z">
                  <w:rPr>
                    <w:rFonts w:ascii="Times New Roman" w:eastAsia="Times New Roman" w:hAnsi="Times New Roman"/>
                    <w:spacing w:val="-1"/>
                  </w:rPr>
                </w:rPrChange>
              </w:rPr>
            </w:pPr>
          </w:p>
          <w:p w14:paraId="5F4DB4E1" w14:textId="77777777" w:rsidR="003F3EDE" w:rsidRPr="00C30B30" w:rsidRDefault="003F3EDE" w:rsidP="0025185C">
            <w:pPr>
              <w:jc w:val="center"/>
              <w:rPr>
                <w:rFonts w:ascii="Arial" w:eastAsia="Times New Roman" w:hAnsi="Arial" w:cs="Arial"/>
                <w:spacing w:val="-1"/>
                <w:sz w:val="20"/>
                <w:szCs w:val="20"/>
                <w:rPrChange w:id="3434" w:author="Adelino Naquarta Sepalanga Domingos" w:date="2025-03-05T09:06:00Z" w16du:dateUtc="2025-03-05T08:06:00Z">
                  <w:rPr>
                    <w:rFonts w:ascii="Times New Roman" w:eastAsia="Times New Roman" w:hAnsi="Times New Roman"/>
                    <w:spacing w:val="-1"/>
                  </w:rPr>
                </w:rPrChange>
              </w:rPr>
            </w:pPr>
          </w:p>
          <w:p w14:paraId="43211007" w14:textId="77777777" w:rsidR="003F3EDE" w:rsidRPr="00C30B30" w:rsidRDefault="003F3EDE" w:rsidP="0025185C">
            <w:pPr>
              <w:jc w:val="center"/>
              <w:rPr>
                <w:rFonts w:ascii="Arial" w:eastAsia="Times New Roman" w:hAnsi="Arial" w:cs="Arial"/>
                <w:spacing w:val="-1"/>
                <w:sz w:val="20"/>
                <w:szCs w:val="20"/>
                <w:rPrChange w:id="3435" w:author="Adelino Naquarta Sepalanga Domingos" w:date="2025-03-05T09:06:00Z" w16du:dateUtc="2025-03-05T08:06:00Z">
                  <w:rPr>
                    <w:rFonts w:ascii="Times New Roman" w:eastAsia="Times New Roman" w:hAnsi="Times New Roman"/>
                    <w:spacing w:val="-1"/>
                  </w:rPr>
                </w:rPrChange>
              </w:rPr>
            </w:pPr>
          </w:p>
          <w:p w14:paraId="6670B2C9" w14:textId="77777777" w:rsidR="003F3EDE" w:rsidRPr="00C30B30" w:rsidRDefault="003F3EDE" w:rsidP="0025185C">
            <w:pPr>
              <w:jc w:val="center"/>
              <w:rPr>
                <w:rFonts w:ascii="Arial" w:eastAsia="Times New Roman" w:hAnsi="Arial" w:cs="Arial"/>
                <w:spacing w:val="-1"/>
                <w:sz w:val="20"/>
                <w:szCs w:val="20"/>
                <w:rPrChange w:id="3436"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437" w:author="Adelino Naquarta Sepalanga Domingos" w:date="2025-03-05T09:06:00Z" w16du:dateUtc="2025-03-05T08:06:00Z">
                  <w:rPr>
                    <w:rFonts w:ascii="Times New Roman" w:eastAsia="Times New Roman" w:hAnsi="Times New Roman"/>
                    <w:spacing w:val="-1"/>
                  </w:rPr>
                </w:rPrChange>
              </w:rPr>
              <w:t>2.2.7.3.</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C87A57C" w14:textId="77777777" w:rsidR="003F3EDE" w:rsidRPr="00C30B30" w:rsidRDefault="003F3EDE" w:rsidP="0025185C">
            <w:pPr>
              <w:jc w:val="center"/>
              <w:rPr>
                <w:rFonts w:ascii="Arial" w:eastAsia="Times New Roman" w:hAnsi="Arial" w:cs="Arial"/>
                <w:spacing w:val="-1"/>
                <w:sz w:val="20"/>
                <w:szCs w:val="20"/>
                <w:rPrChange w:id="3438" w:author="Adelino Naquarta Sepalanga Domingos" w:date="2025-03-05T09:06:00Z" w16du:dateUtc="2025-03-05T08:06:00Z">
                  <w:rPr>
                    <w:rFonts w:ascii="Times New Roman" w:eastAsia="Times New Roman" w:hAnsi="Times New Roman"/>
                    <w:spacing w:val="-1"/>
                  </w:rPr>
                </w:rPrChange>
              </w:rPr>
            </w:pPr>
          </w:p>
          <w:p w14:paraId="4AE43F11" w14:textId="77777777" w:rsidR="003F3EDE" w:rsidRPr="00C30B30" w:rsidRDefault="003F3EDE" w:rsidP="0025185C">
            <w:pPr>
              <w:jc w:val="center"/>
              <w:rPr>
                <w:rFonts w:ascii="Arial" w:eastAsia="Times New Roman" w:hAnsi="Arial" w:cs="Arial"/>
                <w:spacing w:val="-1"/>
                <w:sz w:val="20"/>
                <w:szCs w:val="20"/>
                <w:rPrChange w:id="3439" w:author="Adelino Naquarta Sepalanga Domingos" w:date="2025-03-05T09:06:00Z" w16du:dateUtc="2025-03-05T08:06:00Z">
                  <w:rPr>
                    <w:rFonts w:ascii="Times New Roman" w:eastAsia="Times New Roman" w:hAnsi="Times New Roman"/>
                    <w:spacing w:val="-1"/>
                  </w:rPr>
                </w:rPrChange>
              </w:rPr>
            </w:pPr>
          </w:p>
          <w:p w14:paraId="315451C8" w14:textId="77777777" w:rsidR="003F3EDE" w:rsidRPr="00C30B30" w:rsidRDefault="003F3EDE" w:rsidP="0025185C">
            <w:pPr>
              <w:jc w:val="center"/>
              <w:rPr>
                <w:rFonts w:ascii="Arial" w:eastAsia="Times New Roman" w:hAnsi="Arial" w:cs="Arial"/>
                <w:spacing w:val="-1"/>
                <w:sz w:val="20"/>
                <w:szCs w:val="20"/>
                <w:rPrChange w:id="3440" w:author="Adelino Naquarta Sepalanga Domingos" w:date="2025-03-05T09:06:00Z" w16du:dateUtc="2025-03-05T08:06:00Z">
                  <w:rPr>
                    <w:rFonts w:ascii="Times New Roman" w:eastAsia="Times New Roman" w:hAnsi="Times New Roman"/>
                    <w:spacing w:val="-1"/>
                  </w:rPr>
                </w:rPrChange>
              </w:rPr>
            </w:pPr>
          </w:p>
          <w:p w14:paraId="0AD240FF" w14:textId="77777777" w:rsidR="003F3EDE" w:rsidRPr="00C30B30" w:rsidRDefault="003F3EDE" w:rsidP="0025185C">
            <w:pPr>
              <w:jc w:val="center"/>
              <w:rPr>
                <w:rFonts w:ascii="Arial" w:eastAsia="Times New Roman" w:hAnsi="Arial" w:cs="Arial"/>
                <w:spacing w:val="-1"/>
                <w:sz w:val="20"/>
                <w:szCs w:val="20"/>
                <w:rPrChange w:id="3441"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442" w:author="Adelino Naquarta Sepalanga Domingos" w:date="2025-03-05T09:06:00Z" w16du:dateUtc="2025-03-05T08:06: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F143A39" w14:textId="77777777" w:rsidR="003F3EDE" w:rsidRPr="00C30B30" w:rsidRDefault="003F3EDE" w:rsidP="0025185C">
            <w:pPr>
              <w:rPr>
                <w:rFonts w:ascii="Arial" w:eastAsia="Times New Roman" w:hAnsi="Arial" w:cs="Arial"/>
                <w:spacing w:val="-1"/>
                <w:sz w:val="20"/>
                <w:szCs w:val="20"/>
                <w:rPrChange w:id="3443" w:author="Adelino Naquarta Sepalanga Domingos" w:date="2025-03-05T09:06:00Z" w16du:dateUtc="2025-03-05T08:06:00Z">
                  <w:rPr>
                    <w:rFonts w:ascii="Times New Roman" w:eastAsia="Times New Roman" w:hAnsi="Times New Roman"/>
                    <w:spacing w:val="-1"/>
                  </w:rPr>
                </w:rPrChange>
              </w:rPr>
            </w:pPr>
          </w:p>
          <w:p w14:paraId="060A7068" w14:textId="77777777" w:rsidR="003F3EDE" w:rsidRPr="00C30B30" w:rsidRDefault="003F3EDE" w:rsidP="0025185C">
            <w:pPr>
              <w:rPr>
                <w:rFonts w:ascii="Arial" w:eastAsia="Times New Roman" w:hAnsi="Arial" w:cs="Arial"/>
                <w:spacing w:val="-1"/>
                <w:sz w:val="20"/>
                <w:szCs w:val="20"/>
                <w:rPrChange w:id="3444" w:author="Adelino Naquarta Sepalanga Domingos" w:date="2025-03-05T09:06:00Z" w16du:dateUtc="2025-03-05T08:06:00Z">
                  <w:rPr>
                    <w:rFonts w:ascii="Times New Roman" w:eastAsia="Times New Roman" w:hAnsi="Times New Roman"/>
                    <w:spacing w:val="-1"/>
                  </w:rPr>
                </w:rPrChange>
              </w:rPr>
            </w:pPr>
          </w:p>
          <w:p w14:paraId="5986F522" w14:textId="77777777" w:rsidR="003F3EDE" w:rsidRPr="00C30B30" w:rsidRDefault="003F3EDE" w:rsidP="0025185C">
            <w:pPr>
              <w:rPr>
                <w:rFonts w:ascii="Arial" w:eastAsia="Times New Roman" w:hAnsi="Arial" w:cs="Arial"/>
                <w:spacing w:val="-1"/>
                <w:sz w:val="20"/>
                <w:szCs w:val="20"/>
                <w:rPrChange w:id="3445" w:author="Adelino Naquarta Sepalanga Domingos" w:date="2025-03-05T09:06:00Z" w16du:dateUtc="2025-03-05T08:06:00Z">
                  <w:rPr>
                    <w:rFonts w:ascii="Times New Roman" w:eastAsia="Times New Roman" w:hAnsi="Times New Roman"/>
                    <w:spacing w:val="-1"/>
                  </w:rPr>
                </w:rPrChange>
              </w:rPr>
            </w:pPr>
          </w:p>
          <w:p w14:paraId="297711C3" w14:textId="77777777" w:rsidR="003F3EDE" w:rsidRPr="00C30B30" w:rsidRDefault="003F3EDE" w:rsidP="0025185C">
            <w:pPr>
              <w:rPr>
                <w:rFonts w:ascii="Arial" w:eastAsia="Times New Roman" w:hAnsi="Arial" w:cs="Arial"/>
                <w:spacing w:val="-1"/>
                <w:sz w:val="20"/>
                <w:szCs w:val="20"/>
                <w:rPrChange w:id="3446"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447" w:author="Adelino Naquarta Sepalanga Domingos" w:date="2025-03-05T09:06:00Z" w16du:dateUtc="2025-03-05T08:06:00Z">
                  <w:rPr>
                    <w:rFonts w:ascii="Times New Roman" w:eastAsia="Times New Roman" w:hAnsi="Times New Roman"/>
                    <w:spacing w:val="-1"/>
                  </w:rPr>
                </w:rPrChange>
              </w:rPr>
              <w:t xml:space="preserve">Endereço detalhado </w:t>
            </w:r>
          </w:p>
          <w:p w14:paraId="57F13BB5" w14:textId="77777777" w:rsidR="003F3EDE" w:rsidRPr="00C30B30" w:rsidRDefault="003F3EDE" w:rsidP="0025185C">
            <w:pPr>
              <w:rPr>
                <w:rFonts w:ascii="Arial" w:eastAsia="Times New Roman" w:hAnsi="Arial" w:cs="Arial"/>
                <w:spacing w:val="-1"/>
                <w:sz w:val="20"/>
                <w:szCs w:val="20"/>
                <w:rPrChange w:id="3448"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449" w:author="Adelino Naquarta Sepalanga Domingos" w:date="2025-03-05T09:06:00Z" w16du:dateUtc="2025-03-05T08:06:00Z">
                  <w:rPr>
                    <w:rFonts w:ascii="Times New Roman" w:eastAsia="Times New Roman" w:hAnsi="Times New Roman"/>
                    <w:spacing w:val="-1"/>
                  </w:rPr>
                </w:rPrChange>
              </w:rPr>
              <w:t>(AddressDetail)</w:t>
            </w:r>
          </w:p>
        </w:tc>
        <w:tc>
          <w:tcPr>
            <w:tcW w:w="391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C8C6EBC" w14:textId="77777777" w:rsidR="003F3EDE" w:rsidRPr="00C30B30" w:rsidRDefault="003F3EDE" w:rsidP="0025185C">
            <w:pPr>
              <w:rPr>
                <w:rFonts w:ascii="Arial" w:eastAsia="Times New Roman" w:hAnsi="Arial" w:cs="Arial"/>
                <w:spacing w:val="-1"/>
                <w:sz w:val="20"/>
                <w:szCs w:val="20"/>
                <w:rPrChange w:id="3450"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451" w:author="Adelino Naquarta Sepalanga Domingos" w:date="2025-03-05T09:06:00Z" w16du:dateUtc="2025-03-05T08:06:00Z">
                  <w:rPr>
                    <w:rFonts w:ascii="Times New Roman" w:eastAsia="Times New Roman" w:hAnsi="Times New Roman"/>
                    <w:spacing w:val="-1"/>
                  </w:rPr>
                </w:rPrChange>
              </w:rPr>
              <w:t>Deve incluir o nome da rua, número da porta e andar, se aplicável.</w:t>
            </w:r>
          </w:p>
          <w:p w14:paraId="1281164A" w14:textId="77777777" w:rsidR="003F3EDE" w:rsidRPr="00C30B30" w:rsidRDefault="003F3EDE" w:rsidP="0025185C">
            <w:pPr>
              <w:rPr>
                <w:rFonts w:ascii="Arial" w:eastAsia="Times New Roman" w:hAnsi="Arial" w:cs="Arial"/>
                <w:spacing w:val="-1"/>
                <w:sz w:val="20"/>
                <w:szCs w:val="20"/>
                <w:rPrChange w:id="3452"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453" w:author="Adelino Naquarta Sepalanga Domingos" w:date="2025-03-05T09:06:00Z" w16du:dateUtc="2025-03-05T08:06:00Z">
                  <w:rPr>
                    <w:rFonts w:ascii="Times New Roman" w:eastAsia="Times New Roman" w:hAnsi="Times New Roman"/>
                    <w:spacing w:val="-1"/>
                  </w:rPr>
                </w:rPrChange>
              </w:rPr>
              <w:t>Deve ser preenchido com a designação “Desconhecido”, nas seguintes situações:</w:t>
            </w:r>
          </w:p>
          <w:p w14:paraId="7D40CF40" w14:textId="77777777" w:rsidR="003F3EDE" w:rsidRPr="00C30B30" w:rsidRDefault="003F3EDE" w:rsidP="0025185C">
            <w:pPr>
              <w:rPr>
                <w:rFonts w:ascii="Arial" w:eastAsia="Times New Roman" w:hAnsi="Arial" w:cs="Arial"/>
                <w:spacing w:val="-1"/>
                <w:sz w:val="20"/>
                <w:szCs w:val="20"/>
                <w:rPrChange w:id="3454"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455" w:author="Adelino Naquarta Sepalanga Domingos" w:date="2025-03-05T09:06:00Z" w16du:dateUtc="2025-03-05T08:06:00Z">
                  <w:rPr>
                    <w:rFonts w:ascii="Times New Roman" w:eastAsia="Times New Roman" w:hAnsi="Times New Roman"/>
                    <w:spacing w:val="-1"/>
                  </w:rPr>
                </w:rPrChange>
              </w:rPr>
              <w:t>Sistemas não integrados, se a informação não for conhecida;</w:t>
            </w:r>
          </w:p>
          <w:p w14:paraId="3A5BB732" w14:textId="77777777" w:rsidR="003F3EDE" w:rsidRPr="00C30B30" w:rsidRDefault="003F3EDE" w:rsidP="0025185C">
            <w:pPr>
              <w:rPr>
                <w:rFonts w:ascii="Arial" w:eastAsia="Times New Roman" w:hAnsi="Arial" w:cs="Arial"/>
                <w:spacing w:val="-1"/>
                <w:sz w:val="20"/>
                <w:szCs w:val="20"/>
                <w:rPrChange w:id="3456"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457" w:author="Adelino Naquarta Sepalanga Domingos" w:date="2025-03-05T09:06:00Z" w16du:dateUtc="2025-03-05T08:06:00Z">
                  <w:rPr>
                    <w:rFonts w:ascii="Times New Roman" w:eastAsia="Times New Roman" w:hAnsi="Times New Roman"/>
                    <w:spacing w:val="-1"/>
                  </w:rPr>
                </w:rPrChange>
              </w:rPr>
              <w:t>Operações realizadas com “Consumidor final”.</w:t>
            </w:r>
          </w:p>
        </w:tc>
        <w:tc>
          <w:tcPr>
            <w:tcW w:w="127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B8FD732" w14:textId="77777777" w:rsidR="003F3EDE" w:rsidRPr="00C30B30" w:rsidRDefault="003F3EDE" w:rsidP="0025185C">
            <w:pPr>
              <w:jc w:val="center"/>
              <w:rPr>
                <w:rFonts w:ascii="Arial" w:eastAsia="Times New Roman" w:hAnsi="Arial" w:cs="Arial"/>
                <w:spacing w:val="-1"/>
                <w:sz w:val="20"/>
                <w:szCs w:val="20"/>
                <w:rPrChange w:id="3458" w:author="Adelino Naquarta Sepalanga Domingos" w:date="2025-03-05T09:06:00Z" w16du:dateUtc="2025-03-05T08:06:00Z">
                  <w:rPr>
                    <w:rFonts w:ascii="Times New Roman" w:eastAsia="Times New Roman" w:hAnsi="Times New Roman"/>
                    <w:spacing w:val="-1"/>
                  </w:rPr>
                </w:rPrChange>
              </w:rPr>
            </w:pPr>
          </w:p>
          <w:p w14:paraId="083F97CC" w14:textId="77777777" w:rsidR="003F3EDE" w:rsidRPr="00C30B30" w:rsidRDefault="003F3EDE" w:rsidP="0025185C">
            <w:pPr>
              <w:jc w:val="center"/>
              <w:rPr>
                <w:rFonts w:ascii="Arial" w:eastAsia="Times New Roman" w:hAnsi="Arial" w:cs="Arial"/>
                <w:spacing w:val="-1"/>
                <w:sz w:val="20"/>
                <w:szCs w:val="20"/>
                <w:rPrChange w:id="3459" w:author="Adelino Naquarta Sepalanga Domingos" w:date="2025-03-05T09:06:00Z" w16du:dateUtc="2025-03-05T08:06:00Z">
                  <w:rPr>
                    <w:rFonts w:ascii="Times New Roman" w:eastAsia="Times New Roman" w:hAnsi="Times New Roman"/>
                    <w:spacing w:val="-1"/>
                  </w:rPr>
                </w:rPrChange>
              </w:rPr>
            </w:pPr>
          </w:p>
          <w:p w14:paraId="0AAF1FB1" w14:textId="77777777" w:rsidR="003F3EDE" w:rsidRPr="00C30B30" w:rsidRDefault="003F3EDE" w:rsidP="0025185C">
            <w:pPr>
              <w:jc w:val="center"/>
              <w:rPr>
                <w:rFonts w:ascii="Arial" w:eastAsia="Times New Roman" w:hAnsi="Arial" w:cs="Arial"/>
                <w:spacing w:val="-1"/>
                <w:sz w:val="20"/>
                <w:szCs w:val="20"/>
                <w:rPrChange w:id="3460"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461" w:author="Adelino Naquarta Sepalanga Domingos" w:date="2025-03-05T09:06:00Z" w16du:dateUtc="2025-03-05T08:06:00Z">
                  <w:rPr>
                    <w:rFonts w:ascii="Times New Roman" w:eastAsia="Times New Roman" w:hAnsi="Times New Roman"/>
                    <w:spacing w:val="-1"/>
                  </w:rPr>
                </w:rPrChange>
              </w:rPr>
              <w:t>Texto</w:t>
            </w:r>
          </w:p>
          <w:p w14:paraId="7B5F6DB6" w14:textId="77777777" w:rsidR="003F3EDE" w:rsidRPr="00C30B30" w:rsidRDefault="003F3EDE" w:rsidP="0025185C">
            <w:pPr>
              <w:jc w:val="center"/>
              <w:rPr>
                <w:rFonts w:ascii="Arial" w:eastAsia="Times New Roman" w:hAnsi="Arial" w:cs="Arial"/>
                <w:spacing w:val="-1"/>
                <w:sz w:val="20"/>
                <w:szCs w:val="20"/>
                <w:rPrChange w:id="3462"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463" w:author="Adelino Naquarta Sepalanga Domingos" w:date="2025-03-05T09:06:00Z" w16du:dateUtc="2025-03-05T08:06:00Z">
                  <w:rPr>
                    <w:rFonts w:ascii="Times New Roman" w:eastAsia="Times New Roman" w:hAnsi="Times New Roman"/>
                    <w:spacing w:val="-1"/>
                  </w:rPr>
                </w:rPrChange>
              </w:rPr>
              <w:t>210</w:t>
            </w:r>
          </w:p>
        </w:tc>
      </w:tr>
      <w:tr w:rsidR="003F3EDE" w:rsidRPr="00C30B30" w14:paraId="1A09ED20" w14:textId="77777777" w:rsidTr="0025185C">
        <w:trPr>
          <w:trHeight w:val="2168"/>
        </w:trPr>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91C4C2D" w14:textId="77777777" w:rsidR="003F3EDE" w:rsidRPr="00C30B30" w:rsidRDefault="003F3EDE" w:rsidP="0025185C">
            <w:pPr>
              <w:jc w:val="center"/>
              <w:rPr>
                <w:rFonts w:ascii="Arial" w:eastAsia="Times New Roman" w:hAnsi="Arial" w:cs="Arial"/>
                <w:spacing w:val="-1"/>
                <w:sz w:val="20"/>
                <w:szCs w:val="20"/>
                <w:rPrChange w:id="3464" w:author="Adelino Naquarta Sepalanga Domingos" w:date="2025-03-05T09:06:00Z" w16du:dateUtc="2025-03-05T08:06:00Z">
                  <w:rPr>
                    <w:rFonts w:ascii="Times New Roman" w:eastAsia="Times New Roman" w:hAnsi="Times New Roman"/>
                    <w:spacing w:val="-1"/>
                  </w:rPr>
                </w:rPrChange>
              </w:rPr>
            </w:pPr>
          </w:p>
          <w:p w14:paraId="6DA30A99" w14:textId="77777777" w:rsidR="003F3EDE" w:rsidRPr="00C30B30" w:rsidRDefault="003F3EDE" w:rsidP="0025185C">
            <w:pPr>
              <w:jc w:val="center"/>
              <w:rPr>
                <w:rFonts w:ascii="Arial" w:eastAsia="Times New Roman" w:hAnsi="Arial" w:cs="Arial"/>
                <w:spacing w:val="-1"/>
                <w:sz w:val="20"/>
                <w:szCs w:val="20"/>
                <w:rPrChange w:id="3465" w:author="Adelino Naquarta Sepalanga Domingos" w:date="2025-03-05T09:06:00Z" w16du:dateUtc="2025-03-05T08:06:00Z">
                  <w:rPr>
                    <w:rFonts w:ascii="Times New Roman" w:eastAsia="Times New Roman" w:hAnsi="Times New Roman"/>
                    <w:spacing w:val="-1"/>
                  </w:rPr>
                </w:rPrChange>
              </w:rPr>
            </w:pPr>
          </w:p>
          <w:p w14:paraId="22DA8EE3" w14:textId="77777777" w:rsidR="003F3EDE" w:rsidRPr="00C30B30" w:rsidRDefault="003F3EDE" w:rsidP="0025185C">
            <w:pPr>
              <w:jc w:val="center"/>
              <w:rPr>
                <w:rFonts w:ascii="Arial" w:eastAsia="Times New Roman" w:hAnsi="Arial" w:cs="Arial"/>
                <w:spacing w:val="-1"/>
                <w:sz w:val="20"/>
                <w:szCs w:val="20"/>
                <w:rPrChange w:id="3466"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467" w:author="Adelino Naquarta Sepalanga Domingos" w:date="2025-03-05T09:06:00Z" w16du:dateUtc="2025-03-05T08:06:00Z">
                  <w:rPr>
                    <w:rFonts w:ascii="Times New Roman" w:eastAsia="Times New Roman" w:hAnsi="Times New Roman"/>
                    <w:spacing w:val="-1"/>
                  </w:rPr>
                </w:rPrChange>
              </w:rPr>
              <w:t>2.2.7.4.</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5A86552" w14:textId="77777777" w:rsidR="003F3EDE" w:rsidRPr="00C30B30" w:rsidRDefault="003F3EDE" w:rsidP="0025185C">
            <w:pPr>
              <w:jc w:val="center"/>
              <w:rPr>
                <w:rFonts w:ascii="Arial" w:eastAsia="Times New Roman" w:hAnsi="Arial" w:cs="Arial"/>
                <w:spacing w:val="-1"/>
                <w:sz w:val="20"/>
                <w:szCs w:val="20"/>
                <w:rPrChange w:id="3468" w:author="Adelino Naquarta Sepalanga Domingos" w:date="2025-03-05T09:06:00Z" w16du:dateUtc="2025-03-05T08:06:00Z">
                  <w:rPr>
                    <w:rFonts w:ascii="Times New Roman" w:eastAsia="Times New Roman" w:hAnsi="Times New Roman"/>
                    <w:spacing w:val="-1"/>
                  </w:rPr>
                </w:rPrChange>
              </w:rPr>
            </w:pPr>
          </w:p>
          <w:p w14:paraId="1843BFE0" w14:textId="77777777" w:rsidR="003F3EDE" w:rsidRPr="00C30B30" w:rsidRDefault="003F3EDE" w:rsidP="0025185C">
            <w:pPr>
              <w:jc w:val="center"/>
              <w:rPr>
                <w:rFonts w:ascii="Arial" w:eastAsia="Times New Roman" w:hAnsi="Arial" w:cs="Arial"/>
                <w:spacing w:val="-1"/>
                <w:sz w:val="20"/>
                <w:szCs w:val="20"/>
                <w:rPrChange w:id="3469" w:author="Adelino Naquarta Sepalanga Domingos" w:date="2025-03-05T09:06:00Z" w16du:dateUtc="2025-03-05T08:06:00Z">
                  <w:rPr>
                    <w:rFonts w:ascii="Times New Roman" w:eastAsia="Times New Roman" w:hAnsi="Times New Roman"/>
                    <w:spacing w:val="-1"/>
                  </w:rPr>
                </w:rPrChange>
              </w:rPr>
            </w:pPr>
          </w:p>
          <w:p w14:paraId="7A24B9FB" w14:textId="77777777" w:rsidR="003F3EDE" w:rsidRPr="00C30B30" w:rsidRDefault="003F3EDE" w:rsidP="0025185C">
            <w:pPr>
              <w:jc w:val="center"/>
              <w:rPr>
                <w:rFonts w:ascii="Arial" w:eastAsia="Times New Roman" w:hAnsi="Arial" w:cs="Arial"/>
                <w:spacing w:val="-1"/>
                <w:sz w:val="20"/>
                <w:szCs w:val="20"/>
                <w:rPrChange w:id="3470"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471" w:author="Adelino Naquarta Sepalanga Domingos" w:date="2025-03-05T09:06:00Z" w16du:dateUtc="2025-03-05T08:06: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DFFC891" w14:textId="77777777" w:rsidR="003F3EDE" w:rsidRPr="00C30B30" w:rsidRDefault="003F3EDE" w:rsidP="0025185C">
            <w:pPr>
              <w:rPr>
                <w:rFonts w:ascii="Arial" w:eastAsia="Times New Roman" w:hAnsi="Arial" w:cs="Arial"/>
                <w:spacing w:val="-1"/>
                <w:sz w:val="20"/>
                <w:szCs w:val="20"/>
                <w:rPrChange w:id="3472" w:author="Adelino Naquarta Sepalanga Domingos" w:date="2025-03-05T09:06:00Z" w16du:dateUtc="2025-03-05T08:06:00Z">
                  <w:rPr>
                    <w:rFonts w:ascii="Times New Roman" w:eastAsia="Times New Roman" w:hAnsi="Times New Roman"/>
                    <w:spacing w:val="-1"/>
                  </w:rPr>
                </w:rPrChange>
              </w:rPr>
            </w:pPr>
          </w:p>
          <w:p w14:paraId="08BE6295" w14:textId="77777777" w:rsidR="003F3EDE" w:rsidRPr="00C30B30" w:rsidRDefault="003F3EDE" w:rsidP="0025185C">
            <w:pPr>
              <w:rPr>
                <w:rFonts w:ascii="Arial" w:eastAsia="Times New Roman" w:hAnsi="Arial" w:cs="Arial"/>
                <w:spacing w:val="-1"/>
                <w:sz w:val="20"/>
                <w:szCs w:val="20"/>
                <w:rPrChange w:id="3473" w:author="Adelino Naquarta Sepalanga Domingos" w:date="2025-03-05T09:06:00Z" w16du:dateUtc="2025-03-05T08:06:00Z">
                  <w:rPr>
                    <w:rFonts w:ascii="Times New Roman" w:eastAsia="Times New Roman" w:hAnsi="Times New Roman"/>
                    <w:spacing w:val="-1"/>
                  </w:rPr>
                </w:rPrChange>
              </w:rPr>
            </w:pPr>
          </w:p>
          <w:p w14:paraId="0AD8A402" w14:textId="77777777" w:rsidR="003F3EDE" w:rsidRPr="00C30B30" w:rsidRDefault="003F3EDE" w:rsidP="0025185C">
            <w:pPr>
              <w:rPr>
                <w:rFonts w:ascii="Arial" w:eastAsia="Times New Roman" w:hAnsi="Arial" w:cs="Arial"/>
                <w:spacing w:val="-1"/>
                <w:sz w:val="20"/>
                <w:szCs w:val="20"/>
                <w:rPrChange w:id="3474"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475" w:author="Adelino Naquarta Sepalanga Domingos" w:date="2025-03-05T09:06:00Z" w16du:dateUtc="2025-03-05T08:06:00Z">
                  <w:rPr>
                    <w:rFonts w:ascii="Times New Roman" w:eastAsia="Times New Roman" w:hAnsi="Times New Roman"/>
                    <w:spacing w:val="-1"/>
                  </w:rPr>
                </w:rPrChange>
              </w:rPr>
              <w:t>Cidade (City)</w:t>
            </w:r>
          </w:p>
        </w:tc>
        <w:tc>
          <w:tcPr>
            <w:tcW w:w="391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41884D8" w14:textId="77777777" w:rsidR="003F3EDE" w:rsidRPr="00C30B30" w:rsidRDefault="003F3EDE" w:rsidP="0025185C">
            <w:pPr>
              <w:rPr>
                <w:rFonts w:ascii="Arial" w:eastAsia="Times New Roman" w:hAnsi="Arial" w:cs="Arial"/>
                <w:spacing w:val="-1"/>
                <w:sz w:val="20"/>
                <w:szCs w:val="20"/>
                <w:rPrChange w:id="3476"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477" w:author="Adelino Naquarta Sepalanga Domingos" w:date="2025-03-05T09:06:00Z" w16du:dateUtc="2025-03-05T08:06:00Z">
                  <w:rPr>
                    <w:rFonts w:ascii="Times New Roman" w:eastAsia="Times New Roman" w:hAnsi="Times New Roman"/>
                    <w:spacing w:val="-1"/>
                  </w:rPr>
                </w:rPrChange>
              </w:rPr>
              <w:t>Deve ser preenchido com a designação “Desconhecido”, nas seguintes situações:</w:t>
            </w:r>
          </w:p>
          <w:p w14:paraId="2BAD1B13" w14:textId="77777777" w:rsidR="003F3EDE" w:rsidRPr="00C30B30" w:rsidRDefault="003F3EDE" w:rsidP="0025185C">
            <w:pPr>
              <w:rPr>
                <w:rFonts w:ascii="Arial" w:eastAsia="Times New Roman" w:hAnsi="Arial" w:cs="Arial"/>
                <w:spacing w:val="-1"/>
                <w:sz w:val="20"/>
                <w:szCs w:val="20"/>
                <w:rPrChange w:id="3478"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479" w:author="Adelino Naquarta Sepalanga Domingos" w:date="2025-03-05T09:06:00Z" w16du:dateUtc="2025-03-05T08:06:00Z">
                  <w:rPr>
                    <w:rFonts w:ascii="Times New Roman" w:eastAsia="Times New Roman" w:hAnsi="Times New Roman"/>
                    <w:spacing w:val="-1"/>
                  </w:rPr>
                </w:rPrChange>
              </w:rPr>
              <w:t>Sistemas não integrados, se a informação não for conhecida;</w:t>
            </w:r>
          </w:p>
          <w:p w14:paraId="2AF4821E" w14:textId="77777777" w:rsidR="003F3EDE" w:rsidRPr="00C30B30" w:rsidRDefault="003F3EDE" w:rsidP="0025185C">
            <w:pPr>
              <w:rPr>
                <w:rFonts w:ascii="Arial" w:eastAsia="Times New Roman" w:hAnsi="Arial" w:cs="Arial"/>
                <w:spacing w:val="-1"/>
                <w:sz w:val="20"/>
                <w:szCs w:val="20"/>
                <w:rPrChange w:id="3480"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481" w:author="Adelino Naquarta Sepalanga Domingos" w:date="2025-03-05T09:06:00Z" w16du:dateUtc="2025-03-05T08:06:00Z">
                  <w:rPr>
                    <w:rFonts w:ascii="Times New Roman" w:eastAsia="Times New Roman" w:hAnsi="Times New Roman"/>
                    <w:spacing w:val="-1"/>
                  </w:rPr>
                </w:rPrChange>
              </w:rPr>
              <w:t>Operações realizadas com “Consumidor final”.</w:t>
            </w:r>
          </w:p>
        </w:tc>
        <w:tc>
          <w:tcPr>
            <w:tcW w:w="127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130870E" w14:textId="77777777" w:rsidR="003F3EDE" w:rsidRPr="00C30B30" w:rsidRDefault="003F3EDE" w:rsidP="0025185C">
            <w:pPr>
              <w:jc w:val="center"/>
              <w:rPr>
                <w:rFonts w:ascii="Arial" w:eastAsia="Times New Roman" w:hAnsi="Arial" w:cs="Arial"/>
                <w:spacing w:val="-1"/>
                <w:sz w:val="20"/>
                <w:szCs w:val="20"/>
                <w:rPrChange w:id="3482" w:author="Adelino Naquarta Sepalanga Domingos" w:date="2025-03-05T09:06:00Z" w16du:dateUtc="2025-03-05T08:06:00Z">
                  <w:rPr>
                    <w:rFonts w:ascii="Times New Roman" w:eastAsia="Times New Roman" w:hAnsi="Times New Roman"/>
                    <w:spacing w:val="-1"/>
                  </w:rPr>
                </w:rPrChange>
              </w:rPr>
            </w:pPr>
          </w:p>
          <w:p w14:paraId="3DB9C282" w14:textId="77777777" w:rsidR="003F3EDE" w:rsidRPr="00C30B30" w:rsidRDefault="003F3EDE" w:rsidP="0025185C">
            <w:pPr>
              <w:jc w:val="center"/>
              <w:rPr>
                <w:rFonts w:ascii="Arial" w:eastAsia="Times New Roman" w:hAnsi="Arial" w:cs="Arial"/>
                <w:spacing w:val="-1"/>
                <w:sz w:val="20"/>
                <w:szCs w:val="20"/>
                <w:rPrChange w:id="3483" w:author="Adelino Naquarta Sepalanga Domingos" w:date="2025-03-05T09:06:00Z" w16du:dateUtc="2025-03-05T08:06:00Z">
                  <w:rPr>
                    <w:rFonts w:ascii="Times New Roman" w:eastAsia="Times New Roman" w:hAnsi="Times New Roman"/>
                    <w:spacing w:val="-1"/>
                  </w:rPr>
                </w:rPrChange>
              </w:rPr>
            </w:pPr>
          </w:p>
          <w:p w14:paraId="1A67C554" w14:textId="77777777" w:rsidR="003F3EDE" w:rsidRPr="00C30B30" w:rsidRDefault="003F3EDE" w:rsidP="0025185C">
            <w:pPr>
              <w:jc w:val="center"/>
              <w:rPr>
                <w:rFonts w:ascii="Arial" w:eastAsia="Times New Roman" w:hAnsi="Arial" w:cs="Arial"/>
                <w:spacing w:val="-1"/>
                <w:sz w:val="20"/>
                <w:szCs w:val="20"/>
                <w:rPrChange w:id="3484"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485" w:author="Adelino Naquarta Sepalanga Domingos" w:date="2025-03-05T09:06:00Z" w16du:dateUtc="2025-03-05T08:06:00Z">
                  <w:rPr>
                    <w:rFonts w:ascii="Times New Roman" w:eastAsia="Times New Roman" w:hAnsi="Times New Roman"/>
                    <w:spacing w:val="-1"/>
                  </w:rPr>
                </w:rPrChange>
              </w:rPr>
              <w:t xml:space="preserve">Texto 50 </w:t>
            </w:r>
          </w:p>
        </w:tc>
      </w:tr>
      <w:tr w:rsidR="003F3EDE" w:rsidRPr="00C30B30" w14:paraId="1B4C7030" w14:textId="77777777" w:rsidTr="0025185C">
        <w:trPr>
          <w:trHeight w:val="2168"/>
        </w:trPr>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9DAB4A7" w14:textId="77777777" w:rsidR="003F3EDE" w:rsidRPr="00C30B30" w:rsidRDefault="003F3EDE" w:rsidP="0025185C">
            <w:pPr>
              <w:jc w:val="center"/>
              <w:rPr>
                <w:rFonts w:ascii="Arial" w:eastAsia="Times New Roman" w:hAnsi="Arial" w:cs="Arial"/>
                <w:spacing w:val="-1"/>
                <w:sz w:val="20"/>
                <w:szCs w:val="20"/>
                <w:rPrChange w:id="3486" w:author="Adelino Naquarta Sepalanga Domingos" w:date="2025-03-05T09:06:00Z" w16du:dateUtc="2025-03-05T08:06:00Z">
                  <w:rPr>
                    <w:rFonts w:ascii="Times New Roman" w:eastAsia="Times New Roman" w:hAnsi="Times New Roman"/>
                    <w:spacing w:val="-1"/>
                  </w:rPr>
                </w:rPrChange>
              </w:rPr>
            </w:pPr>
          </w:p>
          <w:p w14:paraId="26511DD9" w14:textId="77777777" w:rsidR="003F3EDE" w:rsidRPr="00C30B30" w:rsidRDefault="003F3EDE" w:rsidP="0025185C">
            <w:pPr>
              <w:jc w:val="center"/>
              <w:rPr>
                <w:rFonts w:ascii="Arial" w:eastAsia="Times New Roman" w:hAnsi="Arial" w:cs="Arial"/>
                <w:spacing w:val="-1"/>
                <w:sz w:val="20"/>
                <w:szCs w:val="20"/>
                <w:rPrChange w:id="3487" w:author="Adelino Naquarta Sepalanga Domingos" w:date="2025-03-05T09:06:00Z" w16du:dateUtc="2025-03-05T08:06:00Z">
                  <w:rPr>
                    <w:rFonts w:ascii="Times New Roman" w:eastAsia="Times New Roman" w:hAnsi="Times New Roman"/>
                    <w:spacing w:val="-1"/>
                  </w:rPr>
                </w:rPrChange>
              </w:rPr>
            </w:pPr>
          </w:p>
          <w:p w14:paraId="10F2C3A2" w14:textId="77777777" w:rsidR="003F3EDE" w:rsidRPr="00C30B30" w:rsidRDefault="003F3EDE" w:rsidP="0025185C">
            <w:pPr>
              <w:jc w:val="center"/>
              <w:rPr>
                <w:rFonts w:ascii="Arial" w:eastAsia="Times New Roman" w:hAnsi="Arial" w:cs="Arial"/>
                <w:spacing w:val="-1"/>
                <w:sz w:val="20"/>
                <w:szCs w:val="20"/>
                <w:rPrChange w:id="3488"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489" w:author="Adelino Naquarta Sepalanga Domingos" w:date="2025-03-05T09:06:00Z" w16du:dateUtc="2025-03-05T08:06:00Z">
                  <w:rPr>
                    <w:rFonts w:ascii="Times New Roman" w:eastAsia="Times New Roman" w:hAnsi="Times New Roman"/>
                    <w:spacing w:val="-1"/>
                  </w:rPr>
                </w:rPrChange>
              </w:rPr>
              <w:t>2.2.7.5.</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C47E15D" w14:textId="77777777" w:rsidR="003F3EDE" w:rsidRPr="00C30B30" w:rsidRDefault="003F3EDE" w:rsidP="0025185C">
            <w:pPr>
              <w:jc w:val="center"/>
              <w:rPr>
                <w:rFonts w:ascii="Arial" w:eastAsia="Times New Roman" w:hAnsi="Arial" w:cs="Arial"/>
                <w:spacing w:val="-1"/>
                <w:sz w:val="20"/>
                <w:szCs w:val="20"/>
                <w:rPrChange w:id="3490" w:author="Adelino Naquarta Sepalanga Domingos" w:date="2025-03-05T09:06:00Z" w16du:dateUtc="2025-03-05T08:06: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C9D7982" w14:textId="77777777" w:rsidR="003F3EDE" w:rsidRPr="00C30B30" w:rsidRDefault="003F3EDE" w:rsidP="0025185C">
            <w:pPr>
              <w:rPr>
                <w:rFonts w:ascii="Arial" w:eastAsia="Times New Roman" w:hAnsi="Arial" w:cs="Arial"/>
                <w:spacing w:val="-1"/>
                <w:sz w:val="20"/>
                <w:szCs w:val="20"/>
                <w:rPrChange w:id="3491" w:author="Adelino Naquarta Sepalanga Domingos" w:date="2025-03-05T09:06:00Z" w16du:dateUtc="2025-03-05T08:06:00Z">
                  <w:rPr>
                    <w:rFonts w:ascii="Times New Roman" w:eastAsia="Times New Roman" w:hAnsi="Times New Roman"/>
                    <w:spacing w:val="-1"/>
                  </w:rPr>
                </w:rPrChange>
              </w:rPr>
            </w:pPr>
          </w:p>
          <w:p w14:paraId="404B706E" w14:textId="77777777" w:rsidR="003F3EDE" w:rsidRPr="00C30B30" w:rsidRDefault="003F3EDE" w:rsidP="0025185C">
            <w:pPr>
              <w:rPr>
                <w:rFonts w:ascii="Arial" w:eastAsia="Times New Roman" w:hAnsi="Arial" w:cs="Arial"/>
                <w:spacing w:val="-1"/>
                <w:sz w:val="20"/>
                <w:szCs w:val="20"/>
                <w:rPrChange w:id="3492" w:author="Adelino Naquarta Sepalanga Domingos" w:date="2025-03-05T09:06:00Z" w16du:dateUtc="2025-03-05T08:06:00Z">
                  <w:rPr>
                    <w:rFonts w:ascii="Times New Roman" w:eastAsia="Times New Roman" w:hAnsi="Times New Roman"/>
                    <w:spacing w:val="-1"/>
                  </w:rPr>
                </w:rPrChange>
              </w:rPr>
            </w:pPr>
          </w:p>
          <w:p w14:paraId="2924FDB6" w14:textId="77777777" w:rsidR="003F3EDE" w:rsidRPr="00C30B30" w:rsidRDefault="003F3EDE" w:rsidP="0025185C">
            <w:pPr>
              <w:rPr>
                <w:rFonts w:ascii="Arial" w:eastAsia="Times New Roman" w:hAnsi="Arial" w:cs="Arial"/>
                <w:spacing w:val="-1"/>
                <w:sz w:val="20"/>
                <w:szCs w:val="20"/>
                <w:rPrChange w:id="3493"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494" w:author="Adelino Naquarta Sepalanga Domingos" w:date="2025-03-05T09:06:00Z" w16du:dateUtc="2025-03-05T08:06:00Z">
                  <w:rPr>
                    <w:rFonts w:ascii="Times New Roman" w:eastAsia="Times New Roman" w:hAnsi="Times New Roman"/>
                    <w:spacing w:val="-1"/>
                  </w:rPr>
                </w:rPrChange>
              </w:rPr>
              <w:t>Código</w:t>
            </w:r>
            <w:r w:rsidRPr="00C30B30">
              <w:rPr>
                <w:rFonts w:ascii="Arial" w:eastAsia="Times New Roman" w:hAnsi="Arial" w:cs="Arial"/>
                <w:spacing w:val="-1"/>
                <w:sz w:val="20"/>
                <w:szCs w:val="20"/>
                <w:rPrChange w:id="3495" w:author="Adelino Naquarta Sepalanga Domingos" w:date="2025-03-05T09:06:00Z" w16du:dateUtc="2025-03-05T08:06:00Z">
                  <w:rPr>
                    <w:rFonts w:ascii="Times New Roman" w:eastAsia="Times New Roman" w:hAnsi="Times New Roman"/>
                    <w:spacing w:val="-1"/>
                  </w:rPr>
                </w:rPrChange>
              </w:rPr>
              <w:tab/>
              <w:t>postal (PostalCode)</w:t>
            </w:r>
          </w:p>
        </w:tc>
        <w:tc>
          <w:tcPr>
            <w:tcW w:w="391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B25E91E" w14:textId="77777777" w:rsidR="003F3EDE" w:rsidRPr="00C30B30" w:rsidRDefault="003F3EDE" w:rsidP="0025185C">
            <w:pPr>
              <w:rPr>
                <w:rFonts w:ascii="Arial" w:eastAsia="Times New Roman" w:hAnsi="Arial" w:cs="Arial"/>
                <w:spacing w:val="-1"/>
                <w:sz w:val="20"/>
                <w:szCs w:val="20"/>
                <w:rPrChange w:id="3496"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497" w:author="Adelino Naquarta Sepalanga Domingos" w:date="2025-03-05T09:06:00Z" w16du:dateUtc="2025-03-05T08:06:00Z">
                  <w:rPr>
                    <w:rFonts w:ascii="Times New Roman" w:eastAsia="Times New Roman" w:hAnsi="Times New Roman"/>
                    <w:spacing w:val="-1"/>
                  </w:rPr>
                </w:rPrChange>
              </w:rPr>
              <w:t>Deve ser preenchido com a designação “Desconhecido”, nas seguintes situações:</w:t>
            </w:r>
          </w:p>
          <w:p w14:paraId="486CC7A4" w14:textId="77777777" w:rsidR="003F3EDE" w:rsidRPr="00C30B30" w:rsidRDefault="003F3EDE" w:rsidP="0025185C">
            <w:pPr>
              <w:rPr>
                <w:rFonts w:ascii="Arial" w:eastAsia="Times New Roman" w:hAnsi="Arial" w:cs="Arial"/>
                <w:spacing w:val="-1"/>
                <w:sz w:val="20"/>
                <w:szCs w:val="20"/>
                <w:rPrChange w:id="3498"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499" w:author="Adelino Naquarta Sepalanga Domingos" w:date="2025-03-05T09:06:00Z" w16du:dateUtc="2025-03-05T08:06:00Z">
                  <w:rPr>
                    <w:rFonts w:ascii="Times New Roman" w:eastAsia="Times New Roman" w:hAnsi="Times New Roman"/>
                    <w:spacing w:val="-1"/>
                  </w:rPr>
                </w:rPrChange>
              </w:rPr>
              <w:t>Sistemas não integrados, se a informação não for conhecida;</w:t>
            </w:r>
          </w:p>
          <w:p w14:paraId="1033AAB5" w14:textId="77777777" w:rsidR="003F3EDE" w:rsidRPr="00C30B30" w:rsidRDefault="003F3EDE" w:rsidP="0025185C">
            <w:pPr>
              <w:rPr>
                <w:rFonts w:ascii="Arial" w:eastAsia="Times New Roman" w:hAnsi="Arial" w:cs="Arial"/>
                <w:spacing w:val="-1"/>
                <w:sz w:val="20"/>
                <w:szCs w:val="20"/>
                <w:rPrChange w:id="3500"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501" w:author="Adelino Naquarta Sepalanga Domingos" w:date="2025-03-05T09:06:00Z" w16du:dateUtc="2025-03-05T08:06:00Z">
                  <w:rPr>
                    <w:rFonts w:ascii="Times New Roman" w:eastAsia="Times New Roman" w:hAnsi="Times New Roman"/>
                    <w:spacing w:val="-1"/>
                  </w:rPr>
                </w:rPrChange>
              </w:rPr>
              <w:t>Operações realizadas com “Consumidor final”.</w:t>
            </w:r>
          </w:p>
        </w:tc>
        <w:tc>
          <w:tcPr>
            <w:tcW w:w="127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928AA36" w14:textId="77777777" w:rsidR="003F3EDE" w:rsidRPr="00C30B30" w:rsidRDefault="003F3EDE" w:rsidP="0025185C">
            <w:pPr>
              <w:jc w:val="center"/>
              <w:rPr>
                <w:rFonts w:ascii="Arial" w:eastAsia="Times New Roman" w:hAnsi="Arial" w:cs="Arial"/>
                <w:spacing w:val="-1"/>
                <w:sz w:val="20"/>
                <w:szCs w:val="20"/>
                <w:rPrChange w:id="3502" w:author="Adelino Naquarta Sepalanga Domingos" w:date="2025-03-05T09:06:00Z" w16du:dateUtc="2025-03-05T08:06:00Z">
                  <w:rPr>
                    <w:rFonts w:ascii="Times New Roman" w:eastAsia="Times New Roman" w:hAnsi="Times New Roman"/>
                    <w:spacing w:val="-1"/>
                  </w:rPr>
                </w:rPrChange>
              </w:rPr>
            </w:pPr>
          </w:p>
          <w:p w14:paraId="1816A5E6" w14:textId="77777777" w:rsidR="003F3EDE" w:rsidRPr="00C30B30" w:rsidRDefault="003F3EDE" w:rsidP="0025185C">
            <w:pPr>
              <w:jc w:val="center"/>
              <w:rPr>
                <w:rFonts w:ascii="Arial" w:eastAsia="Times New Roman" w:hAnsi="Arial" w:cs="Arial"/>
                <w:spacing w:val="-1"/>
                <w:sz w:val="20"/>
                <w:szCs w:val="20"/>
                <w:rPrChange w:id="3503" w:author="Adelino Naquarta Sepalanga Domingos" w:date="2025-03-05T09:06:00Z" w16du:dateUtc="2025-03-05T08:06:00Z">
                  <w:rPr>
                    <w:rFonts w:ascii="Times New Roman" w:eastAsia="Times New Roman" w:hAnsi="Times New Roman"/>
                    <w:spacing w:val="-1"/>
                  </w:rPr>
                </w:rPrChange>
              </w:rPr>
            </w:pPr>
          </w:p>
          <w:p w14:paraId="37E71896" w14:textId="77777777" w:rsidR="003F3EDE" w:rsidRPr="00C30B30" w:rsidRDefault="003F3EDE" w:rsidP="0025185C">
            <w:pPr>
              <w:jc w:val="center"/>
              <w:rPr>
                <w:rFonts w:ascii="Arial" w:eastAsia="Times New Roman" w:hAnsi="Arial" w:cs="Arial"/>
                <w:spacing w:val="-1"/>
                <w:sz w:val="20"/>
                <w:szCs w:val="20"/>
                <w:rPrChange w:id="3504"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505" w:author="Adelino Naquarta Sepalanga Domingos" w:date="2025-03-05T09:06:00Z" w16du:dateUtc="2025-03-05T08:06:00Z">
                  <w:rPr>
                    <w:rFonts w:ascii="Times New Roman" w:eastAsia="Times New Roman" w:hAnsi="Times New Roman"/>
                    <w:spacing w:val="-1"/>
                  </w:rPr>
                </w:rPrChange>
              </w:rPr>
              <w:t>Texto 20</w:t>
            </w:r>
          </w:p>
          <w:p w14:paraId="37A6F687" w14:textId="77777777" w:rsidR="003F3EDE" w:rsidRPr="00C30B30" w:rsidRDefault="003F3EDE" w:rsidP="0025185C">
            <w:pPr>
              <w:jc w:val="center"/>
              <w:rPr>
                <w:rFonts w:ascii="Arial" w:eastAsia="Times New Roman" w:hAnsi="Arial" w:cs="Arial"/>
                <w:spacing w:val="-1"/>
                <w:sz w:val="20"/>
                <w:szCs w:val="20"/>
                <w:rPrChange w:id="3506"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507" w:author="Adelino Naquarta Sepalanga Domingos" w:date="2025-03-05T09:06:00Z" w16du:dateUtc="2025-03-05T08:06:00Z">
                  <w:rPr>
                    <w:rFonts w:ascii="Times New Roman" w:eastAsia="Times New Roman" w:hAnsi="Times New Roman"/>
                    <w:spacing w:val="-1"/>
                  </w:rPr>
                </w:rPrChange>
              </w:rPr>
              <w:t xml:space="preserve"> </w:t>
            </w:r>
          </w:p>
        </w:tc>
      </w:tr>
      <w:tr w:rsidR="003F3EDE" w:rsidRPr="00C30B30" w14:paraId="6C20DAC1" w14:textId="77777777" w:rsidTr="0025185C">
        <w:trPr>
          <w:trHeight w:val="515"/>
        </w:trPr>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E789E6D" w14:textId="77777777" w:rsidR="003F3EDE" w:rsidRPr="00C30B30" w:rsidRDefault="003F3EDE" w:rsidP="0025185C">
            <w:pPr>
              <w:jc w:val="center"/>
              <w:rPr>
                <w:rFonts w:ascii="Arial" w:eastAsia="Times New Roman" w:hAnsi="Arial" w:cs="Arial"/>
                <w:spacing w:val="-1"/>
                <w:sz w:val="20"/>
                <w:szCs w:val="20"/>
                <w:rPrChange w:id="3508"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509" w:author="Adelino Naquarta Sepalanga Domingos" w:date="2025-03-05T09:06:00Z" w16du:dateUtc="2025-03-05T08:06:00Z">
                  <w:rPr>
                    <w:rFonts w:ascii="Times New Roman" w:eastAsia="Times New Roman" w:hAnsi="Times New Roman"/>
                    <w:spacing w:val="-1"/>
                  </w:rPr>
                </w:rPrChange>
              </w:rPr>
              <w:t>2.2.7.6.</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462B641" w14:textId="77777777" w:rsidR="003F3EDE" w:rsidRPr="00C30B30" w:rsidRDefault="003F3EDE" w:rsidP="0025185C">
            <w:pPr>
              <w:jc w:val="center"/>
              <w:rPr>
                <w:rFonts w:ascii="Arial" w:eastAsia="Times New Roman" w:hAnsi="Arial" w:cs="Arial"/>
                <w:spacing w:val="-1"/>
                <w:sz w:val="20"/>
                <w:szCs w:val="20"/>
                <w:rPrChange w:id="3510" w:author="Adelino Naquarta Sepalanga Domingos" w:date="2025-03-05T09:06:00Z" w16du:dateUtc="2025-03-05T08:06: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9F6C2B6" w14:textId="77777777" w:rsidR="003F3EDE" w:rsidRPr="00C30B30" w:rsidRDefault="003F3EDE" w:rsidP="0025185C">
            <w:pPr>
              <w:rPr>
                <w:rFonts w:ascii="Arial" w:eastAsia="Times New Roman" w:hAnsi="Arial" w:cs="Arial"/>
                <w:spacing w:val="-1"/>
                <w:sz w:val="20"/>
                <w:szCs w:val="20"/>
                <w:rPrChange w:id="3511"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512" w:author="Adelino Naquarta Sepalanga Domingos" w:date="2025-03-05T09:06:00Z" w16du:dateUtc="2025-03-05T08:06:00Z">
                  <w:rPr>
                    <w:rFonts w:ascii="Times New Roman" w:eastAsia="Times New Roman" w:hAnsi="Times New Roman"/>
                    <w:spacing w:val="-1"/>
                  </w:rPr>
                </w:rPrChange>
              </w:rPr>
              <w:t>Província (Province)</w:t>
            </w:r>
          </w:p>
        </w:tc>
        <w:tc>
          <w:tcPr>
            <w:tcW w:w="391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A98BDEC" w14:textId="77777777" w:rsidR="003F3EDE" w:rsidRPr="00C30B30" w:rsidRDefault="003F3EDE" w:rsidP="0025185C">
            <w:pPr>
              <w:rPr>
                <w:rFonts w:ascii="Arial" w:eastAsia="Times New Roman" w:hAnsi="Arial" w:cs="Arial"/>
                <w:spacing w:val="-1"/>
                <w:sz w:val="20"/>
                <w:szCs w:val="20"/>
                <w:rPrChange w:id="3513" w:author="Adelino Naquarta Sepalanga Domingos" w:date="2025-03-05T09:06:00Z" w16du:dateUtc="2025-03-05T08:06:00Z">
                  <w:rPr>
                    <w:rFonts w:ascii="Times New Roman" w:eastAsia="Times New Roman" w:hAnsi="Times New Roman"/>
                    <w:spacing w:val="-1"/>
                  </w:rPr>
                </w:rPrChange>
              </w:rPr>
            </w:pPr>
          </w:p>
        </w:tc>
        <w:tc>
          <w:tcPr>
            <w:tcW w:w="127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0BADF9A" w14:textId="77777777" w:rsidR="003F3EDE" w:rsidRPr="00C30B30" w:rsidRDefault="003F3EDE" w:rsidP="0025185C">
            <w:pPr>
              <w:jc w:val="center"/>
              <w:rPr>
                <w:rFonts w:ascii="Arial" w:eastAsia="Times New Roman" w:hAnsi="Arial" w:cs="Arial"/>
                <w:spacing w:val="-1"/>
                <w:sz w:val="20"/>
                <w:szCs w:val="20"/>
                <w:rPrChange w:id="3514"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515" w:author="Adelino Naquarta Sepalanga Domingos" w:date="2025-03-05T09:06:00Z" w16du:dateUtc="2025-03-05T08:06:00Z">
                  <w:rPr>
                    <w:rFonts w:ascii="Times New Roman" w:eastAsia="Times New Roman" w:hAnsi="Times New Roman"/>
                    <w:spacing w:val="-1"/>
                  </w:rPr>
                </w:rPrChange>
              </w:rPr>
              <w:t>Texto 20</w:t>
            </w:r>
          </w:p>
        </w:tc>
      </w:tr>
      <w:tr w:rsidR="003F3EDE" w:rsidRPr="00C30B30" w14:paraId="06B0EB3B" w14:textId="77777777" w:rsidTr="0025185C">
        <w:trPr>
          <w:trHeight w:val="2168"/>
        </w:trPr>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37506B7" w14:textId="77777777" w:rsidR="003F3EDE" w:rsidRPr="00C30B30" w:rsidRDefault="003F3EDE" w:rsidP="0025185C">
            <w:pPr>
              <w:jc w:val="center"/>
              <w:rPr>
                <w:rFonts w:ascii="Arial" w:eastAsia="Times New Roman" w:hAnsi="Arial" w:cs="Arial"/>
                <w:spacing w:val="-1"/>
                <w:sz w:val="20"/>
                <w:szCs w:val="20"/>
                <w:rPrChange w:id="3516" w:author="Adelino Naquarta Sepalanga Domingos" w:date="2025-03-05T09:06:00Z" w16du:dateUtc="2025-03-05T08:06:00Z">
                  <w:rPr>
                    <w:rFonts w:ascii="Times New Roman" w:eastAsia="Times New Roman" w:hAnsi="Times New Roman"/>
                    <w:spacing w:val="-1"/>
                  </w:rPr>
                </w:rPrChange>
              </w:rPr>
            </w:pPr>
          </w:p>
          <w:p w14:paraId="7B8F63D5" w14:textId="77777777" w:rsidR="003F3EDE" w:rsidRPr="00C30B30" w:rsidRDefault="003F3EDE" w:rsidP="0025185C">
            <w:pPr>
              <w:jc w:val="center"/>
              <w:rPr>
                <w:rFonts w:ascii="Arial" w:eastAsia="Times New Roman" w:hAnsi="Arial" w:cs="Arial"/>
                <w:spacing w:val="-1"/>
                <w:sz w:val="20"/>
                <w:szCs w:val="20"/>
                <w:rPrChange w:id="3517" w:author="Adelino Naquarta Sepalanga Domingos" w:date="2025-03-05T09:06:00Z" w16du:dateUtc="2025-03-05T08:06:00Z">
                  <w:rPr>
                    <w:rFonts w:ascii="Times New Roman" w:eastAsia="Times New Roman" w:hAnsi="Times New Roman"/>
                    <w:spacing w:val="-1"/>
                  </w:rPr>
                </w:rPrChange>
              </w:rPr>
            </w:pPr>
          </w:p>
          <w:p w14:paraId="46F5DBEA" w14:textId="77777777" w:rsidR="003F3EDE" w:rsidRPr="00C30B30" w:rsidRDefault="003F3EDE" w:rsidP="0025185C">
            <w:pPr>
              <w:jc w:val="center"/>
              <w:rPr>
                <w:rFonts w:ascii="Arial" w:eastAsia="Times New Roman" w:hAnsi="Arial" w:cs="Arial"/>
                <w:spacing w:val="-1"/>
                <w:sz w:val="20"/>
                <w:szCs w:val="20"/>
                <w:rPrChange w:id="3518" w:author="Adelino Naquarta Sepalanga Domingos" w:date="2025-03-05T09:06:00Z" w16du:dateUtc="2025-03-05T08:06:00Z">
                  <w:rPr>
                    <w:rFonts w:ascii="Times New Roman" w:eastAsia="Times New Roman" w:hAnsi="Times New Roman"/>
                    <w:spacing w:val="-1"/>
                  </w:rPr>
                </w:rPrChange>
              </w:rPr>
            </w:pPr>
          </w:p>
          <w:p w14:paraId="61026B75" w14:textId="77777777" w:rsidR="003F3EDE" w:rsidRPr="00C30B30" w:rsidRDefault="003F3EDE" w:rsidP="0025185C">
            <w:pPr>
              <w:jc w:val="center"/>
              <w:rPr>
                <w:rFonts w:ascii="Arial" w:eastAsia="Times New Roman" w:hAnsi="Arial" w:cs="Arial"/>
                <w:spacing w:val="-1"/>
                <w:sz w:val="20"/>
                <w:szCs w:val="20"/>
                <w:rPrChange w:id="3519"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520" w:author="Adelino Naquarta Sepalanga Domingos" w:date="2025-03-05T09:06:00Z" w16du:dateUtc="2025-03-05T08:06:00Z">
                  <w:rPr>
                    <w:rFonts w:ascii="Times New Roman" w:eastAsia="Times New Roman" w:hAnsi="Times New Roman"/>
                    <w:spacing w:val="-1"/>
                  </w:rPr>
                </w:rPrChange>
              </w:rPr>
              <w:t>2.2.7.7.</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4E16456" w14:textId="77777777" w:rsidR="003F3EDE" w:rsidRPr="00C30B30" w:rsidRDefault="003F3EDE" w:rsidP="0025185C">
            <w:pPr>
              <w:jc w:val="center"/>
              <w:rPr>
                <w:rFonts w:ascii="Arial" w:eastAsia="Times New Roman" w:hAnsi="Arial" w:cs="Arial"/>
                <w:spacing w:val="-1"/>
                <w:sz w:val="20"/>
                <w:szCs w:val="20"/>
                <w:rPrChange w:id="3521" w:author="Adelino Naquarta Sepalanga Domingos" w:date="2025-03-05T09:06:00Z" w16du:dateUtc="2025-03-05T08:06:00Z">
                  <w:rPr>
                    <w:rFonts w:ascii="Times New Roman" w:eastAsia="Times New Roman" w:hAnsi="Times New Roman"/>
                    <w:spacing w:val="-1"/>
                  </w:rPr>
                </w:rPrChange>
              </w:rPr>
            </w:pPr>
          </w:p>
          <w:p w14:paraId="45D3023F" w14:textId="77777777" w:rsidR="003F3EDE" w:rsidRPr="00C30B30" w:rsidRDefault="003F3EDE" w:rsidP="0025185C">
            <w:pPr>
              <w:jc w:val="center"/>
              <w:rPr>
                <w:rFonts w:ascii="Arial" w:eastAsia="Times New Roman" w:hAnsi="Arial" w:cs="Arial"/>
                <w:spacing w:val="-1"/>
                <w:sz w:val="20"/>
                <w:szCs w:val="20"/>
                <w:rPrChange w:id="3522" w:author="Adelino Naquarta Sepalanga Domingos" w:date="2025-03-05T09:06:00Z" w16du:dateUtc="2025-03-05T08:06:00Z">
                  <w:rPr>
                    <w:rFonts w:ascii="Times New Roman" w:eastAsia="Times New Roman" w:hAnsi="Times New Roman"/>
                    <w:spacing w:val="-1"/>
                  </w:rPr>
                </w:rPrChange>
              </w:rPr>
            </w:pPr>
          </w:p>
          <w:p w14:paraId="4B09FDE8" w14:textId="77777777" w:rsidR="003F3EDE" w:rsidRPr="00C30B30" w:rsidRDefault="003F3EDE" w:rsidP="0025185C">
            <w:pPr>
              <w:jc w:val="center"/>
              <w:rPr>
                <w:rFonts w:ascii="Arial" w:eastAsia="Times New Roman" w:hAnsi="Arial" w:cs="Arial"/>
                <w:spacing w:val="-1"/>
                <w:sz w:val="20"/>
                <w:szCs w:val="20"/>
                <w:rPrChange w:id="3523" w:author="Adelino Naquarta Sepalanga Domingos" w:date="2025-03-05T09:06:00Z" w16du:dateUtc="2025-03-05T08:06:00Z">
                  <w:rPr>
                    <w:rFonts w:ascii="Times New Roman" w:eastAsia="Times New Roman" w:hAnsi="Times New Roman"/>
                    <w:spacing w:val="-1"/>
                  </w:rPr>
                </w:rPrChange>
              </w:rPr>
            </w:pPr>
          </w:p>
          <w:p w14:paraId="595E9102" w14:textId="77777777" w:rsidR="003F3EDE" w:rsidRPr="00C30B30" w:rsidRDefault="003F3EDE" w:rsidP="0025185C">
            <w:pPr>
              <w:jc w:val="center"/>
              <w:rPr>
                <w:rFonts w:ascii="Arial" w:eastAsia="Times New Roman" w:hAnsi="Arial" w:cs="Arial"/>
                <w:spacing w:val="-1"/>
                <w:sz w:val="20"/>
                <w:szCs w:val="20"/>
                <w:rPrChange w:id="3524"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525" w:author="Adelino Naquarta Sepalanga Domingos" w:date="2025-03-05T09:06:00Z" w16du:dateUtc="2025-03-05T08:06: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BEDF0DD" w14:textId="77777777" w:rsidR="003F3EDE" w:rsidRPr="00C30B30" w:rsidRDefault="003F3EDE" w:rsidP="0025185C">
            <w:pPr>
              <w:rPr>
                <w:rFonts w:ascii="Arial" w:eastAsia="Times New Roman" w:hAnsi="Arial" w:cs="Arial"/>
                <w:spacing w:val="-1"/>
                <w:sz w:val="20"/>
                <w:szCs w:val="20"/>
                <w:rPrChange w:id="3526" w:author="Adelino Naquarta Sepalanga Domingos" w:date="2025-03-05T09:06:00Z" w16du:dateUtc="2025-03-05T08:06:00Z">
                  <w:rPr>
                    <w:rFonts w:ascii="Times New Roman" w:eastAsia="Times New Roman" w:hAnsi="Times New Roman"/>
                    <w:spacing w:val="-1"/>
                  </w:rPr>
                </w:rPrChange>
              </w:rPr>
            </w:pPr>
          </w:p>
          <w:p w14:paraId="123E20C9" w14:textId="77777777" w:rsidR="003F3EDE" w:rsidRPr="00C30B30" w:rsidRDefault="003F3EDE" w:rsidP="0025185C">
            <w:pPr>
              <w:rPr>
                <w:rFonts w:ascii="Arial" w:eastAsia="Times New Roman" w:hAnsi="Arial" w:cs="Arial"/>
                <w:spacing w:val="-1"/>
                <w:sz w:val="20"/>
                <w:szCs w:val="20"/>
                <w:rPrChange w:id="3527" w:author="Adelino Naquarta Sepalanga Domingos" w:date="2025-03-05T09:06:00Z" w16du:dateUtc="2025-03-05T08:06:00Z">
                  <w:rPr>
                    <w:rFonts w:ascii="Times New Roman" w:eastAsia="Times New Roman" w:hAnsi="Times New Roman"/>
                    <w:spacing w:val="-1"/>
                  </w:rPr>
                </w:rPrChange>
              </w:rPr>
            </w:pPr>
          </w:p>
          <w:p w14:paraId="747C71F8" w14:textId="77777777" w:rsidR="003F3EDE" w:rsidRPr="00C30B30" w:rsidRDefault="003F3EDE" w:rsidP="0025185C">
            <w:pPr>
              <w:rPr>
                <w:rFonts w:ascii="Arial" w:eastAsia="Times New Roman" w:hAnsi="Arial" w:cs="Arial"/>
                <w:spacing w:val="-1"/>
                <w:sz w:val="20"/>
                <w:szCs w:val="20"/>
                <w:rPrChange w:id="3528" w:author="Adelino Naquarta Sepalanga Domingos" w:date="2025-03-05T09:06:00Z" w16du:dateUtc="2025-03-05T08:06:00Z">
                  <w:rPr>
                    <w:rFonts w:ascii="Times New Roman" w:eastAsia="Times New Roman" w:hAnsi="Times New Roman"/>
                    <w:spacing w:val="-1"/>
                  </w:rPr>
                </w:rPrChange>
              </w:rPr>
            </w:pPr>
          </w:p>
          <w:p w14:paraId="652D24B6" w14:textId="77777777" w:rsidR="003F3EDE" w:rsidRPr="00C30B30" w:rsidRDefault="003F3EDE" w:rsidP="0025185C">
            <w:pPr>
              <w:rPr>
                <w:rFonts w:ascii="Arial" w:eastAsia="Times New Roman" w:hAnsi="Arial" w:cs="Arial"/>
                <w:spacing w:val="-1"/>
                <w:sz w:val="20"/>
                <w:szCs w:val="20"/>
                <w:rPrChange w:id="3529"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530" w:author="Adelino Naquarta Sepalanga Domingos" w:date="2025-03-05T09:06:00Z" w16du:dateUtc="2025-03-05T08:06:00Z">
                  <w:rPr>
                    <w:rFonts w:ascii="Times New Roman" w:eastAsia="Times New Roman" w:hAnsi="Times New Roman"/>
                    <w:spacing w:val="-1"/>
                  </w:rPr>
                </w:rPrChange>
              </w:rPr>
              <w:t>País (Country)</w:t>
            </w:r>
          </w:p>
        </w:tc>
        <w:tc>
          <w:tcPr>
            <w:tcW w:w="391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FE6506F" w14:textId="77777777" w:rsidR="003F3EDE" w:rsidRPr="00C30B30" w:rsidRDefault="003F3EDE" w:rsidP="0025185C">
            <w:pPr>
              <w:rPr>
                <w:rFonts w:ascii="Arial" w:eastAsia="Times New Roman" w:hAnsi="Arial" w:cs="Arial"/>
                <w:spacing w:val="-1"/>
                <w:sz w:val="20"/>
                <w:szCs w:val="20"/>
                <w:rPrChange w:id="3531"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532" w:author="Adelino Naquarta Sepalanga Domingos" w:date="2025-03-05T09:06:00Z" w16du:dateUtc="2025-03-05T08:06:00Z">
                  <w:rPr>
                    <w:rFonts w:ascii="Times New Roman" w:eastAsia="Times New Roman" w:hAnsi="Times New Roman"/>
                    <w:spacing w:val="-1"/>
                  </w:rPr>
                </w:rPrChange>
              </w:rPr>
              <w:t>Deve ser preenchido de acordo com a norma ISO 3166 - 1-alpha-2.</w:t>
            </w:r>
          </w:p>
          <w:p w14:paraId="11A85E89" w14:textId="77777777" w:rsidR="003F3EDE" w:rsidRPr="00C30B30" w:rsidRDefault="003F3EDE" w:rsidP="0025185C">
            <w:pPr>
              <w:rPr>
                <w:rFonts w:ascii="Arial" w:eastAsia="Times New Roman" w:hAnsi="Arial" w:cs="Arial"/>
                <w:spacing w:val="-1"/>
                <w:sz w:val="20"/>
                <w:szCs w:val="20"/>
                <w:rPrChange w:id="3533"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534" w:author="Adelino Naquarta Sepalanga Domingos" w:date="2025-03-05T09:06:00Z" w16du:dateUtc="2025-03-05T08:06:00Z">
                  <w:rPr>
                    <w:rFonts w:ascii="Times New Roman" w:eastAsia="Times New Roman" w:hAnsi="Times New Roman"/>
                    <w:spacing w:val="-1"/>
                  </w:rPr>
                </w:rPrChange>
              </w:rPr>
              <w:t>Deve ser preenchido com a designação “Desconhecido”, nas seguintes situações:</w:t>
            </w:r>
          </w:p>
          <w:p w14:paraId="033F67B1" w14:textId="77777777" w:rsidR="003F3EDE" w:rsidRPr="00C30B30" w:rsidRDefault="003F3EDE" w:rsidP="0025185C">
            <w:pPr>
              <w:rPr>
                <w:rFonts w:ascii="Arial" w:eastAsia="Times New Roman" w:hAnsi="Arial" w:cs="Arial"/>
                <w:spacing w:val="-1"/>
                <w:sz w:val="20"/>
                <w:szCs w:val="20"/>
                <w:rPrChange w:id="3535"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536" w:author="Adelino Naquarta Sepalanga Domingos" w:date="2025-03-05T09:06:00Z" w16du:dateUtc="2025-03-05T08:06:00Z">
                  <w:rPr>
                    <w:rFonts w:ascii="Times New Roman" w:eastAsia="Times New Roman" w:hAnsi="Times New Roman"/>
                    <w:spacing w:val="-1"/>
                  </w:rPr>
                </w:rPrChange>
              </w:rPr>
              <w:t>Sistemas não integrados, se a informação não for conhecida;</w:t>
            </w:r>
          </w:p>
          <w:p w14:paraId="3279B470" w14:textId="77777777" w:rsidR="003F3EDE" w:rsidRPr="00C30B30" w:rsidRDefault="003F3EDE" w:rsidP="0025185C">
            <w:pPr>
              <w:rPr>
                <w:rFonts w:ascii="Arial" w:eastAsia="Times New Roman" w:hAnsi="Arial" w:cs="Arial"/>
                <w:spacing w:val="-1"/>
                <w:sz w:val="20"/>
                <w:szCs w:val="20"/>
                <w:rPrChange w:id="3537"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538" w:author="Adelino Naquarta Sepalanga Domingos" w:date="2025-03-05T09:06:00Z" w16du:dateUtc="2025-03-05T08:06:00Z">
                  <w:rPr>
                    <w:rFonts w:ascii="Times New Roman" w:eastAsia="Times New Roman" w:hAnsi="Times New Roman"/>
                    <w:spacing w:val="-1"/>
                  </w:rPr>
                </w:rPrChange>
              </w:rPr>
              <w:t>Operações realizadas com “Consumidor final”.</w:t>
            </w:r>
          </w:p>
        </w:tc>
        <w:tc>
          <w:tcPr>
            <w:tcW w:w="127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20BFCF1" w14:textId="77777777" w:rsidR="003F3EDE" w:rsidRPr="00C30B30" w:rsidRDefault="003F3EDE" w:rsidP="0025185C">
            <w:pPr>
              <w:jc w:val="center"/>
              <w:rPr>
                <w:rFonts w:ascii="Arial" w:eastAsia="Times New Roman" w:hAnsi="Arial" w:cs="Arial"/>
                <w:spacing w:val="-1"/>
                <w:sz w:val="20"/>
                <w:szCs w:val="20"/>
                <w:rPrChange w:id="3539" w:author="Adelino Naquarta Sepalanga Domingos" w:date="2025-03-05T09:06:00Z" w16du:dateUtc="2025-03-05T08:06:00Z">
                  <w:rPr>
                    <w:rFonts w:ascii="Times New Roman" w:eastAsia="Times New Roman" w:hAnsi="Times New Roman"/>
                    <w:spacing w:val="-1"/>
                  </w:rPr>
                </w:rPrChange>
              </w:rPr>
            </w:pPr>
          </w:p>
          <w:p w14:paraId="20F36246" w14:textId="77777777" w:rsidR="003F3EDE" w:rsidRPr="00C30B30" w:rsidRDefault="003F3EDE" w:rsidP="0025185C">
            <w:pPr>
              <w:jc w:val="center"/>
              <w:rPr>
                <w:rFonts w:ascii="Arial" w:eastAsia="Times New Roman" w:hAnsi="Arial" w:cs="Arial"/>
                <w:spacing w:val="-1"/>
                <w:sz w:val="20"/>
                <w:szCs w:val="20"/>
                <w:rPrChange w:id="3540" w:author="Adelino Naquarta Sepalanga Domingos" w:date="2025-03-05T09:06:00Z" w16du:dateUtc="2025-03-05T08:06:00Z">
                  <w:rPr>
                    <w:rFonts w:ascii="Times New Roman" w:eastAsia="Times New Roman" w:hAnsi="Times New Roman"/>
                    <w:spacing w:val="-1"/>
                  </w:rPr>
                </w:rPrChange>
              </w:rPr>
            </w:pPr>
          </w:p>
          <w:p w14:paraId="340DDE2A" w14:textId="77777777" w:rsidR="003F3EDE" w:rsidRPr="00C30B30" w:rsidRDefault="003F3EDE" w:rsidP="0025185C">
            <w:pPr>
              <w:jc w:val="center"/>
              <w:rPr>
                <w:rFonts w:ascii="Arial" w:eastAsia="Times New Roman" w:hAnsi="Arial" w:cs="Arial"/>
                <w:spacing w:val="-1"/>
                <w:sz w:val="20"/>
                <w:szCs w:val="20"/>
                <w:rPrChange w:id="3541" w:author="Adelino Naquarta Sepalanga Domingos" w:date="2025-03-05T09:06:00Z" w16du:dateUtc="2025-03-05T08:06:00Z">
                  <w:rPr>
                    <w:rFonts w:ascii="Times New Roman" w:eastAsia="Times New Roman" w:hAnsi="Times New Roman"/>
                    <w:spacing w:val="-1"/>
                  </w:rPr>
                </w:rPrChange>
              </w:rPr>
            </w:pPr>
          </w:p>
          <w:p w14:paraId="1310CDB9" w14:textId="77777777" w:rsidR="003F3EDE" w:rsidRPr="00C30B30" w:rsidRDefault="003F3EDE" w:rsidP="0025185C">
            <w:pPr>
              <w:jc w:val="center"/>
              <w:rPr>
                <w:rFonts w:ascii="Arial" w:eastAsia="Times New Roman" w:hAnsi="Arial" w:cs="Arial"/>
                <w:spacing w:val="-1"/>
                <w:sz w:val="20"/>
                <w:szCs w:val="20"/>
                <w:rPrChange w:id="3542"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543" w:author="Adelino Naquarta Sepalanga Domingos" w:date="2025-03-05T09:06:00Z" w16du:dateUtc="2025-03-05T08:06:00Z">
                  <w:rPr>
                    <w:rFonts w:ascii="Times New Roman" w:eastAsia="Times New Roman" w:hAnsi="Times New Roman"/>
                    <w:spacing w:val="-1"/>
                  </w:rPr>
                </w:rPrChange>
              </w:rPr>
              <w:t>Texto 12</w:t>
            </w:r>
          </w:p>
        </w:tc>
      </w:tr>
      <w:tr w:rsidR="003F3EDE" w:rsidRPr="00C30B30" w14:paraId="69A231C3" w14:textId="77777777" w:rsidTr="0025185C">
        <w:trPr>
          <w:trHeight w:val="338"/>
        </w:trPr>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C3CF2AD" w14:textId="77777777" w:rsidR="003F3EDE" w:rsidRPr="00C30B30" w:rsidRDefault="003F3EDE" w:rsidP="0025185C">
            <w:pPr>
              <w:jc w:val="center"/>
              <w:rPr>
                <w:rFonts w:ascii="Arial" w:eastAsia="Times New Roman" w:hAnsi="Arial" w:cs="Arial"/>
                <w:spacing w:val="-1"/>
                <w:sz w:val="20"/>
                <w:szCs w:val="20"/>
                <w:rPrChange w:id="3544"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545" w:author="Adelino Naquarta Sepalanga Domingos" w:date="2025-03-05T09:06:00Z" w16du:dateUtc="2025-03-05T08:06:00Z">
                  <w:rPr>
                    <w:rFonts w:ascii="Times New Roman" w:eastAsia="Times New Roman" w:hAnsi="Times New Roman"/>
                    <w:spacing w:val="-1"/>
                  </w:rPr>
                </w:rPrChange>
              </w:rPr>
              <w:t>2.2.8.</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936B22F" w14:textId="77777777" w:rsidR="003F3EDE" w:rsidRPr="00C30B30" w:rsidRDefault="003F3EDE" w:rsidP="0025185C">
            <w:pPr>
              <w:jc w:val="center"/>
              <w:rPr>
                <w:rFonts w:ascii="Arial" w:eastAsia="Times New Roman" w:hAnsi="Arial" w:cs="Arial"/>
                <w:spacing w:val="-1"/>
                <w:sz w:val="20"/>
                <w:szCs w:val="20"/>
                <w:rPrChange w:id="3546" w:author="Adelino Naquarta Sepalanga Domingos" w:date="2025-03-05T09:06:00Z" w16du:dateUtc="2025-03-05T08:06: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25E9F06" w14:textId="77777777" w:rsidR="003F3EDE" w:rsidRPr="00C30B30" w:rsidRDefault="003F3EDE" w:rsidP="0025185C">
            <w:pPr>
              <w:rPr>
                <w:rFonts w:ascii="Arial" w:eastAsia="Times New Roman" w:hAnsi="Arial" w:cs="Arial"/>
                <w:spacing w:val="-1"/>
                <w:sz w:val="20"/>
                <w:szCs w:val="20"/>
                <w:rPrChange w:id="3547"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548" w:author="Adelino Naquarta Sepalanga Domingos" w:date="2025-03-05T09:06:00Z" w16du:dateUtc="2025-03-05T08:06:00Z">
                  <w:rPr>
                    <w:rFonts w:ascii="Times New Roman" w:eastAsia="Times New Roman" w:hAnsi="Times New Roman"/>
                    <w:spacing w:val="-1"/>
                  </w:rPr>
                </w:rPrChange>
              </w:rPr>
              <w:t>Telefone (Telephone)</w:t>
            </w:r>
          </w:p>
        </w:tc>
        <w:tc>
          <w:tcPr>
            <w:tcW w:w="391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3077CE0" w14:textId="77777777" w:rsidR="003F3EDE" w:rsidRPr="00C30B30" w:rsidRDefault="003F3EDE" w:rsidP="0025185C">
            <w:pPr>
              <w:rPr>
                <w:rFonts w:ascii="Arial" w:eastAsia="Times New Roman" w:hAnsi="Arial" w:cs="Arial"/>
                <w:spacing w:val="-1"/>
                <w:sz w:val="20"/>
                <w:szCs w:val="20"/>
                <w:rPrChange w:id="3549" w:author="Adelino Naquarta Sepalanga Domingos" w:date="2025-03-05T09:06:00Z" w16du:dateUtc="2025-03-05T08:06:00Z">
                  <w:rPr>
                    <w:rFonts w:ascii="Times New Roman" w:eastAsia="Times New Roman" w:hAnsi="Times New Roman"/>
                    <w:spacing w:val="-1"/>
                  </w:rPr>
                </w:rPrChange>
              </w:rPr>
            </w:pPr>
          </w:p>
        </w:tc>
        <w:tc>
          <w:tcPr>
            <w:tcW w:w="127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14E7317" w14:textId="77777777" w:rsidR="003F3EDE" w:rsidRPr="00C30B30" w:rsidRDefault="003F3EDE" w:rsidP="0025185C">
            <w:pPr>
              <w:jc w:val="center"/>
              <w:rPr>
                <w:rFonts w:ascii="Arial" w:eastAsia="Times New Roman" w:hAnsi="Arial" w:cs="Arial"/>
                <w:spacing w:val="-1"/>
                <w:sz w:val="20"/>
                <w:szCs w:val="20"/>
                <w:rPrChange w:id="3550"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551" w:author="Adelino Naquarta Sepalanga Domingos" w:date="2025-03-05T09:06:00Z" w16du:dateUtc="2025-03-05T08:06:00Z">
                  <w:rPr>
                    <w:rFonts w:ascii="Times New Roman" w:eastAsia="Times New Roman" w:hAnsi="Times New Roman"/>
                    <w:spacing w:val="-1"/>
                  </w:rPr>
                </w:rPrChange>
              </w:rPr>
              <w:t>Texto 20</w:t>
            </w:r>
          </w:p>
        </w:tc>
      </w:tr>
      <w:tr w:rsidR="003F3EDE" w:rsidRPr="00C30B30" w14:paraId="5CF873F1" w14:textId="77777777" w:rsidTr="0025185C">
        <w:trPr>
          <w:trHeight w:val="338"/>
        </w:trPr>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E5C0226" w14:textId="77777777" w:rsidR="003F3EDE" w:rsidRPr="00C30B30" w:rsidRDefault="003F3EDE" w:rsidP="0025185C">
            <w:pPr>
              <w:jc w:val="center"/>
              <w:rPr>
                <w:rFonts w:ascii="Arial" w:eastAsia="Times New Roman" w:hAnsi="Arial" w:cs="Arial"/>
                <w:spacing w:val="-1"/>
                <w:sz w:val="20"/>
                <w:szCs w:val="20"/>
                <w:rPrChange w:id="3552"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553" w:author="Adelino Naquarta Sepalanga Domingos" w:date="2025-03-05T09:06:00Z" w16du:dateUtc="2025-03-05T08:06:00Z">
                  <w:rPr>
                    <w:rFonts w:ascii="Times New Roman" w:eastAsia="Times New Roman" w:hAnsi="Times New Roman"/>
                    <w:spacing w:val="-1"/>
                  </w:rPr>
                </w:rPrChange>
              </w:rPr>
              <w:t>2.2.9.</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ACB2C64" w14:textId="77777777" w:rsidR="003F3EDE" w:rsidRPr="00C30B30" w:rsidRDefault="003F3EDE" w:rsidP="0025185C">
            <w:pPr>
              <w:jc w:val="center"/>
              <w:rPr>
                <w:rFonts w:ascii="Arial" w:eastAsia="Times New Roman" w:hAnsi="Arial" w:cs="Arial"/>
                <w:spacing w:val="-1"/>
                <w:sz w:val="20"/>
                <w:szCs w:val="20"/>
                <w:rPrChange w:id="3554" w:author="Adelino Naquarta Sepalanga Domingos" w:date="2025-03-05T09:06:00Z" w16du:dateUtc="2025-03-05T08:06: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F72E832" w14:textId="77777777" w:rsidR="003F3EDE" w:rsidRPr="00C30B30" w:rsidRDefault="003F3EDE" w:rsidP="0025185C">
            <w:pPr>
              <w:rPr>
                <w:rFonts w:ascii="Arial" w:eastAsia="Times New Roman" w:hAnsi="Arial" w:cs="Arial"/>
                <w:spacing w:val="-1"/>
                <w:sz w:val="20"/>
                <w:szCs w:val="20"/>
                <w:rPrChange w:id="3555"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556" w:author="Adelino Naquarta Sepalanga Domingos" w:date="2025-03-05T09:06:00Z" w16du:dateUtc="2025-03-05T08:06:00Z">
                  <w:rPr>
                    <w:rFonts w:ascii="Times New Roman" w:eastAsia="Times New Roman" w:hAnsi="Times New Roman"/>
                    <w:spacing w:val="-1"/>
                  </w:rPr>
                </w:rPrChange>
              </w:rPr>
              <w:t>Fax (Fax)</w:t>
            </w:r>
          </w:p>
        </w:tc>
        <w:tc>
          <w:tcPr>
            <w:tcW w:w="391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642A758" w14:textId="77777777" w:rsidR="003F3EDE" w:rsidRPr="00C30B30" w:rsidRDefault="003F3EDE" w:rsidP="0025185C">
            <w:pPr>
              <w:rPr>
                <w:rFonts w:ascii="Arial" w:eastAsia="Times New Roman" w:hAnsi="Arial" w:cs="Arial"/>
                <w:spacing w:val="-1"/>
                <w:sz w:val="20"/>
                <w:szCs w:val="20"/>
                <w:rPrChange w:id="3557" w:author="Adelino Naquarta Sepalanga Domingos" w:date="2025-03-05T09:06:00Z" w16du:dateUtc="2025-03-05T08:06:00Z">
                  <w:rPr>
                    <w:rFonts w:ascii="Times New Roman" w:eastAsia="Times New Roman" w:hAnsi="Times New Roman"/>
                    <w:spacing w:val="-1"/>
                  </w:rPr>
                </w:rPrChange>
              </w:rPr>
            </w:pPr>
          </w:p>
        </w:tc>
        <w:tc>
          <w:tcPr>
            <w:tcW w:w="127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61ACB5C" w14:textId="77777777" w:rsidR="003F3EDE" w:rsidRPr="00C30B30" w:rsidRDefault="003F3EDE" w:rsidP="0025185C">
            <w:pPr>
              <w:jc w:val="center"/>
              <w:rPr>
                <w:rFonts w:ascii="Arial" w:eastAsia="Times New Roman" w:hAnsi="Arial" w:cs="Arial"/>
                <w:spacing w:val="-1"/>
                <w:sz w:val="20"/>
                <w:szCs w:val="20"/>
                <w:rPrChange w:id="3558"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559" w:author="Adelino Naquarta Sepalanga Domingos" w:date="2025-03-05T09:06:00Z" w16du:dateUtc="2025-03-05T08:06:00Z">
                  <w:rPr>
                    <w:rFonts w:ascii="Times New Roman" w:eastAsia="Times New Roman" w:hAnsi="Times New Roman"/>
                    <w:spacing w:val="-1"/>
                  </w:rPr>
                </w:rPrChange>
              </w:rPr>
              <w:t>Texto 20</w:t>
            </w:r>
          </w:p>
        </w:tc>
      </w:tr>
      <w:tr w:rsidR="003F3EDE" w:rsidRPr="00C30B30" w14:paraId="2F9653C1" w14:textId="77777777" w:rsidTr="0025185C">
        <w:trPr>
          <w:trHeight w:val="494"/>
        </w:trPr>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284D77E" w14:textId="77777777" w:rsidR="003F3EDE" w:rsidRPr="00C30B30" w:rsidRDefault="003F3EDE" w:rsidP="0025185C">
            <w:pPr>
              <w:jc w:val="center"/>
              <w:rPr>
                <w:rFonts w:ascii="Arial" w:eastAsia="Times New Roman" w:hAnsi="Arial" w:cs="Arial"/>
                <w:spacing w:val="-1"/>
                <w:sz w:val="20"/>
                <w:szCs w:val="20"/>
                <w:rPrChange w:id="3560"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561" w:author="Adelino Naquarta Sepalanga Domingos" w:date="2025-03-05T09:06:00Z" w16du:dateUtc="2025-03-05T08:06:00Z">
                  <w:rPr>
                    <w:rFonts w:ascii="Times New Roman" w:eastAsia="Times New Roman" w:hAnsi="Times New Roman"/>
                    <w:spacing w:val="-1"/>
                  </w:rPr>
                </w:rPrChange>
              </w:rPr>
              <w:t>2.2.10.</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D4BC8AC" w14:textId="77777777" w:rsidR="003F3EDE" w:rsidRPr="00C30B30" w:rsidRDefault="003F3EDE" w:rsidP="0025185C">
            <w:pPr>
              <w:jc w:val="center"/>
              <w:rPr>
                <w:rFonts w:ascii="Arial" w:eastAsia="Times New Roman" w:hAnsi="Arial" w:cs="Arial"/>
                <w:spacing w:val="-1"/>
                <w:sz w:val="20"/>
                <w:szCs w:val="20"/>
                <w:rPrChange w:id="3562" w:author="Adelino Naquarta Sepalanga Domingos" w:date="2025-03-05T09:06:00Z" w16du:dateUtc="2025-03-05T08:06: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F5E6EC3" w14:textId="77777777" w:rsidR="003F3EDE" w:rsidRPr="00C30B30" w:rsidRDefault="003F3EDE" w:rsidP="0025185C">
            <w:pPr>
              <w:rPr>
                <w:rFonts w:ascii="Arial" w:eastAsia="Times New Roman" w:hAnsi="Arial" w:cs="Arial"/>
                <w:spacing w:val="-1"/>
                <w:sz w:val="20"/>
                <w:szCs w:val="20"/>
                <w:rPrChange w:id="3563"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564" w:author="Adelino Naquarta Sepalanga Domingos" w:date="2025-03-05T09:06:00Z" w16du:dateUtc="2025-03-05T08:06:00Z">
                  <w:rPr>
                    <w:rFonts w:ascii="Times New Roman" w:eastAsia="Times New Roman" w:hAnsi="Times New Roman"/>
                    <w:spacing w:val="-1"/>
                  </w:rPr>
                </w:rPrChange>
              </w:rPr>
              <w:t>Endereço de correio electrónico da empresa (Email)</w:t>
            </w:r>
          </w:p>
        </w:tc>
        <w:tc>
          <w:tcPr>
            <w:tcW w:w="391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4CC077B" w14:textId="77777777" w:rsidR="003F3EDE" w:rsidRPr="00C30B30" w:rsidRDefault="003F3EDE" w:rsidP="0025185C">
            <w:pPr>
              <w:rPr>
                <w:rFonts w:ascii="Arial" w:eastAsia="Times New Roman" w:hAnsi="Arial" w:cs="Arial"/>
                <w:spacing w:val="-1"/>
                <w:sz w:val="20"/>
                <w:szCs w:val="20"/>
                <w:rPrChange w:id="3565" w:author="Adelino Naquarta Sepalanga Domingos" w:date="2025-03-05T09:06:00Z" w16du:dateUtc="2025-03-05T08:06:00Z">
                  <w:rPr>
                    <w:rFonts w:ascii="Times New Roman" w:eastAsia="Times New Roman" w:hAnsi="Times New Roman"/>
                    <w:spacing w:val="-1"/>
                  </w:rPr>
                </w:rPrChange>
              </w:rPr>
            </w:pPr>
          </w:p>
        </w:tc>
        <w:tc>
          <w:tcPr>
            <w:tcW w:w="127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247CEF3" w14:textId="77777777" w:rsidR="003F3EDE" w:rsidRPr="00C30B30" w:rsidRDefault="003F3EDE" w:rsidP="0025185C">
            <w:pPr>
              <w:jc w:val="center"/>
              <w:rPr>
                <w:rFonts w:ascii="Arial" w:eastAsia="Times New Roman" w:hAnsi="Arial" w:cs="Arial"/>
                <w:spacing w:val="-1"/>
                <w:sz w:val="20"/>
                <w:szCs w:val="20"/>
                <w:rPrChange w:id="3566"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567" w:author="Adelino Naquarta Sepalanga Domingos" w:date="2025-03-05T09:06:00Z" w16du:dateUtc="2025-03-05T08:06:00Z">
                  <w:rPr>
                    <w:rFonts w:ascii="Times New Roman" w:eastAsia="Times New Roman" w:hAnsi="Times New Roman"/>
                    <w:spacing w:val="-1"/>
                  </w:rPr>
                </w:rPrChange>
              </w:rPr>
              <w:t xml:space="preserve">Texto </w:t>
            </w:r>
          </w:p>
          <w:p w14:paraId="77DB353D" w14:textId="77777777" w:rsidR="003F3EDE" w:rsidRPr="00C30B30" w:rsidRDefault="003F3EDE" w:rsidP="0025185C">
            <w:pPr>
              <w:jc w:val="center"/>
              <w:rPr>
                <w:rFonts w:ascii="Arial" w:eastAsia="Times New Roman" w:hAnsi="Arial" w:cs="Arial"/>
                <w:spacing w:val="-1"/>
                <w:sz w:val="20"/>
                <w:szCs w:val="20"/>
                <w:rPrChange w:id="3568"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569" w:author="Adelino Naquarta Sepalanga Domingos" w:date="2025-03-05T09:06:00Z" w16du:dateUtc="2025-03-05T08:06:00Z">
                  <w:rPr>
                    <w:rFonts w:ascii="Times New Roman" w:eastAsia="Times New Roman" w:hAnsi="Times New Roman"/>
                    <w:spacing w:val="-1"/>
                  </w:rPr>
                </w:rPrChange>
              </w:rPr>
              <w:t>254</w:t>
            </w:r>
          </w:p>
        </w:tc>
      </w:tr>
      <w:tr w:rsidR="003F3EDE" w:rsidRPr="00C30B30" w14:paraId="3B6983EC" w14:textId="77777777" w:rsidTr="0025185C">
        <w:trPr>
          <w:trHeight w:val="662"/>
        </w:trPr>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517F0D9" w14:textId="77777777" w:rsidR="003F3EDE" w:rsidRPr="00C30B30" w:rsidRDefault="003F3EDE" w:rsidP="0025185C">
            <w:pPr>
              <w:jc w:val="center"/>
              <w:rPr>
                <w:rFonts w:ascii="Arial" w:eastAsia="Times New Roman" w:hAnsi="Arial" w:cs="Arial"/>
                <w:spacing w:val="-1"/>
                <w:sz w:val="20"/>
                <w:szCs w:val="20"/>
                <w:rPrChange w:id="3570"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571" w:author="Adelino Naquarta Sepalanga Domingos" w:date="2025-03-05T09:06:00Z" w16du:dateUtc="2025-03-05T08:06:00Z">
                  <w:rPr>
                    <w:rFonts w:ascii="Times New Roman" w:eastAsia="Times New Roman" w:hAnsi="Times New Roman"/>
                    <w:spacing w:val="-1"/>
                  </w:rPr>
                </w:rPrChange>
              </w:rPr>
              <w:t>2.2.11.</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27F9796" w14:textId="77777777" w:rsidR="003F3EDE" w:rsidRPr="00C30B30" w:rsidRDefault="003F3EDE" w:rsidP="0025185C">
            <w:pPr>
              <w:jc w:val="center"/>
              <w:rPr>
                <w:rFonts w:ascii="Arial" w:eastAsia="Times New Roman" w:hAnsi="Arial" w:cs="Arial"/>
                <w:spacing w:val="-1"/>
                <w:sz w:val="20"/>
                <w:szCs w:val="20"/>
                <w:rPrChange w:id="3572" w:author="Adelino Naquarta Sepalanga Domingos" w:date="2025-03-05T09:06:00Z" w16du:dateUtc="2025-03-05T08:06: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3E73EC5" w14:textId="77777777" w:rsidR="003F3EDE" w:rsidRPr="00C30B30" w:rsidRDefault="003F3EDE" w:rsidP="0025185C">
            <w:pPr>
              <w:rPr>
                <w:rFonts w:ascii="Arial" w:eastAsia="Times New Roman" w:hAnsi="Arial" w:cs="Arial"/>
                <w:spacing w:val="-1"/>
                <w:sz w:val="20"/>
                <w:szCs w:val="20"/>
                <w:rPrChange w:id="3573"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574" w:author="Adelino Naquarta Sepalanga Domingos" w:date="2025-03-05T09:06:00Z" w16du:dateUtc="2025-03-05T08:06:00Z">
                  <w:rPr>
                    <w:rFonts w:ascii="Times New Roman" w:eastAsia="Times New Roman" w:hAnsi="Times New Roman"/>
                    <w:spacing w:val="-1"/>
                  </w:rPr>
                </w:rPrChange>
              </w:rPr>
              <w:t>Endereço do sítio Web da empresa (Website)</w:t>
            </w:r>
          </w:p>
        </w:tc>
        <w:tc>
          <w:tcPr>
            <w:tcW w:w="391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95FC6FB" w14:textId="77777777" w:rsidR="003F3EDE" w:rsidRPr="00C30B30" w:rsidRDefault="003F3EDE" w:rsidP="0025185C">
            <w:pPr>
              <w:rPr>
                <w:rFonts w:ascii="Arial" w:eastAsia="Times New Roman" w:hAnsi="Arial" w:cs="Arial"/>
                <w:spacing w:val="-1"/>
                <w:sz w:val="20"/>
                <w:szCs w:val="20"/>
                <w:rPrChange w:id="3575" w:author="Adelino Naquarta Sepalanga Domingos" w:date="2025-03-05T09:06:00Z" w16du:dateUtc="2025-03-05T08:06:00Z">
                  <w:rPr>
                    <w:rFonts w:ascii="Times New Roman" w:eastAsia="Times New Roman" w:hAnsi="Times New Roman"/>
                    <w:spacing w:val="-1"/>
                  </w:rPr>
                </w:rPrChange>
              </w:rPr>
            </w:pPr>
          </w:p>
        </w:tc>
        <w:tc>
          <w:tcPr>
            <w:tcW w:w="127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A618CF5" w14:textId="77777777" w:rsidR="003F3EDE" w:rsidRPr="00C30B30" w:rsidRDefault="003F3EDE" w:rsidP="0025185C">
            <w:pPr>
              <w:jc w:val="center"/>
              <w:rPr>
                <w:rFonts w:ascii="Arial" w:eastAsia="Times New Roman" w:hAnsi="Arial" w:cs="Arial"/>
                <w:spacing w:val="-1"/>
                <w:sz w:val="20"/>
                <w:szCs w:val="20"/>
                <w:rPrChange w:id="3576"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577" w:author="Adelino Naquarta Sepalanga Domingos" w:date="2025-03-05T09:06:00Z" w16du:dateUtc="2025-03-05T08:06:00Z">
                  <w:rPr>
                    <w:rFonts w:ascii="Times New Roman" w:eastAsia="Times New Roman" w:hAnsi="Times New Roman"/>
                    <w:spacing w:val="-1"/>
                  </w:rPr>
                </w:rPrChange>
              </w:rPr>
              <w:t>Texto 60</w:t>
            </w:r>
          </w:p>
        </w:tc>
      </w:tr>
      <w:tr w:rsidR="003F3EDE" w:rsidRPr="00C30B30" w14:paraId="6635A321" w14:textId="77777777" w:rsidTr="0025185C">
        <w:trPr>
          <w:trHeight w:val="2168"/>
        </w:trPr>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9F6C44F" w14:textId="77777777" w:rsidR="003F3EDE" w:rsidRPr="00C30B30" w:rsidRDefault="003F3EDE" w:rsidP="0025185C">
            <w:pPr>
              <w:jc w:val="center"/>
              <w:rPr>
                <w:rFonts w:ascii="Arial" w:eastAsia="Times New Roman" w:hAnsi="Arial" w:cs="Arial"/>
                <w:spacing w:val="-1"/>
                <w:sz w:val="20"/>
                <w:szCs w:val="20"/>
                <w:rPrChange w:id="3578" w:author="Adelino Naquarta Sepalanga Domingos" w:date="2025-03-05T09:06:00Z" w16du:dateUtc="2025-03-05T08:06:00Z">
                  <w:rPr>
                    <w:rFonts w:ascii="Times New Roman" w:eastAsia="Times New Roman" w:hAnsi="Times New Roman"/>
                    <w:spacing w:val="-1"/>
                  </w:rPr>
                </w:rPrChange>
              </w:rPr>
            </w:pPr>
          </w:p>
          <w:p w14:paraId="6AD5E0CA" w14:textId="77777777" w:rsidR="003F3EDE" w:rsidRPr="00C30B30" w:rsidRDefault="003F3EDE" w:rsidP="0025185C">
            <w:pPr>
              <w:jc w:val="center"/>
              <w:rPr>
                <w:rFonts w:ascii="Arial" w:eastAsia="Times New Roman" w:hAnsi="Arial" w:cs="Arial"/>
                <w:spacing w:val="-1"/>
                <w:sz w:val="20"/>
                <w:szCs w:val="20"/>
                <w:rPrChange w:id="3579"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580" w:author="Adelino Naquarta Sepalanga Domingos" w:date="2025-03-05T09:06:00Z" w16du:dateUtc="2025-03-05T08:06:00Z">
                  <w:rPr>
                    <w:rFonts w:ascii="Times New Roman" w:eastAsia="Times New Roman" w:hAnsi="Times New Roman"/>
                    <w:spacing w:val="-1"/>
                  </w:rPr>
                </w:rPrChange>
              </w:rPr>
              <w:t>2.2.12.</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A1D9A46" w14:textId="77777777" w:rsidR="003F3EDE" w:rsidRPr="00C30B30" w:rsidRDefault="003F3EDE" w:rsidP="0025185C">
            <w:pPr>
              <w:jc w:val="center"/>
              <w:rPr>
                <w:rFonts w:ascii="Arial" w:eastAsia="Times New Roman" w:hAnsi="Arial" w:cs="Arial"/>
                <w:spacing w:val="-1"/>
                <w:sz w:val="20"/>
                <w:szCs w:val="20"/>
                <w:rPrChange w:id="3581" w:author="Adelino Naquarta Sepalanga Domingos" w:date="2025-03-05T09:06:00Z" w16du:dateUtc="2025-03-05T08:06:00Z">
                  <w:rPr>
                    <w:rFonts w:ascii="Times New Roman" w:eastAsia="Times New Roman" w:hAnsi="Times New Roman"/>
                    <w:spacing w:val="-1"/>
                  </w:rPr>
                </w:rPrChange>
              </w:rPr>
            </w:pPr>
          </w:p>
          <w:p w14:paraId="4CB430B1" w14:textId="77777777" w:rsidR="003F3EDE" w:rsidRPr="00C30B30" w:rsidRDefault="003F3EDE" w:rsidP="0025185C">
            <w:pPr>
              <w:jc w:val="center"/>
              <w:rPr>
                <w:rFonts w:ascii="Arial" w:eastAsia="Times New Roman" w:hAnsi="Arial" w:cs="Arial"/>
                <w:spacing w:val="-1"/>
                <w:sz w:val="20"/>
                <w:szCs w:val="20"/>
                <w:rPrChange w:id="3582"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583" w:author="Adelino Naquarta Sepalanga Domingos" w:date="2025-03-05T09:06:00Z" w16du:dateUtc="2025-03-05T08:06: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7BCD828" w14:textId="77777777" w:rsidR="003F3EDE" w:rsidRPr="00C30B30" w:rsidRDefault="003F3EDE" w:rsidP="0025185C">
            <w:pPr>
              <w:rPr>
                <w:rFonts w:ascii="Arial" w:eastAsia="Times New Roman" w:hAnsi="Arial" w:cs="Arial"/>
                <w:spacing w:val="-1"/>
                <w:sz w:val="20"/>
                <w:szCs w:val="20"/>
                <w:rPrChange w:id="3584" w:author="Adelino Naquarta Sepalanga Domingos" w:date="2025-03-05T09:06:00Z" w16du:dateUtc="2025-03-05T08:06:00Z">
                  <w:rPr>
                    <w:rFonts w:ascii="Times New Roman" w:eastAsia="Times New Roman" w:hAnsi="Times New Roman"/>
                    <w:spacing w:val="-1"/>
                  </w:rPr>
                </w:rPrChange>
              </w:rPr>
            </w:pPr>
          </w:p>
          <w:p w14:paraId="62BD58E9" w14:textId="77777777" w:rsidR="003F3EDE" w:rsidRPr="00C30B30" w:rsidRDefault="003F3EDE" w:rsidP="0025185C">
            <w:pPr>
              <w:rPr>
                <w:rFonts w:ascii="Arial" w:eastAsia="Times New Roman" w:hAnsi="Arial" w:cs="Arial"/>
                <w:spacing w:val="-1"/>
                <w:sz w:val="20"/>
                <w:szCs w:val="20"/>
                <w:rPrChange w:id="3585"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586" w:author="Adelino Naquarta Sepalanga Domingos" w:date="2025-03-05T09:06:00Z" w16du:dateUtc="2025-03-05T08:06:00Z">
                  <w:rPr>
                    <w:rFonts w:ascii="Times New Roman" w:eastAsia="Times New Roman" w:hAnsi="Times New Roman"/>
                    <w:spacing w:val="-1"/>
                  </w:rPr>
                </w:rPrChange>
              </w:rPr>
              <w:t>Indicador de autofacturação (SelfBillingIndicator)</w:t>
            </w:r>
          </w:p>
        </w:tc>
        <w:tc>
          <w:tcPr>
            <w:tcW w:w="391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508CF71" w14:textId="77777777" w:rsidR="003F3EDE" w:rsidRPr="00C30B30" w:rsidRDefault="003F3EDE" w:rsidP="0025185C">
            <w:pPr>
              <w:rPr>
                <w:rFonts w:ascii="Arial" w:eastAsia="Times New Roman" w:hAnsi="Arial" w:cs="Arial"/>
                <w:spacing w:val="-1"/>
                <w:sz w:val="20"/>
                <w:szCs w:val="20"/>
                <w:rPrChange w:id="3587"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588" w:author="Adelino Naquarta Sepalanga Domingos" w:date="2025-03-05T09:06:00Z" w16du:dateUtc="2025-03-05T08:06:00Z">
                  <w:rPr>
                    <w:rFonts w:ascii="Times New Roman" w:eastAsia="Times New Roman" w:hAnsi="Times New Roman"/>
                    <w:spacing w:val="-1"/>
                  </w:rPr>
                </w:rPrChange>
              </w:rPr>
              <w:t>Indicador da existência de acordo de autofacturação entre o cliente e o fornecedor.</w:t>
            </w:r>
          </w:p>
          <w:p w14:paraId="0E0AF201" w14:textId="77777777" w:rsidR="003F3EDE" w:rsidRPr="00C30B30" w:rsidRDefault="003F3EDE" w:rsidP="0025185C">
            <w:pPr>
              <w:rPr>
                <w:rFonts w:ascii="Arial" w:eastAsia="Times New Roman" w:hAnsi="Arial" w:cs="Arial"/>
                <w:spacing w:val="-1"/>
                <w:sz w:val="20"/>
                <w:szCs w:val="20"/>
                <w:rPrChange w:id="3589"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590" w:author="Adelino Naquarta Sepalanga Domingos" w:date="2025-03-05T09:06:00Z" w16du:dateUtc="2025-03-05T08:06:00Z">
                  <w:rPr>
                    <w:rFonts w:ascii="Times New Roman" w:eastAsia="Times New Roman" w:hAnsi="Times New Roman"/>
                    <w:spacing w:val="-1"/>
                  </w:rPr>
                </w:rPrChange>
              </w:rPr>
              <w:t>Deve ser preenchido com “1” se houver acordo e com “0” (zero) no caso contrário.</w:t>
            </w:r>
          </w:p>
        </w:tc>
        <w:tc>
          <w:tcPr>
            <w:tcW w:w="127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4F2BC92" w14:textId="77777777" w:rsidR="003F3EDE" w:rsidRPr="00C30B30" w:rsidRDefault="003F3EDE" w:rsidP="0025185C">
            <w:pPr>
              <w:jc w:val="center"/>
              <w:rPr>
                <w:rFonts w:ascii="Arial" w:eastAsia="Times New Roman" w:hAnsi="Arial" w:cs="Arial"/>
                <w:spacing w:val="-1"/>
                <w:sz w:val="20"/>
                <w:szCs w:val="20"/>
                <w:rPrChange w:id="3591" w:author="Adelino Naquarta Sepalanga Domingos" w:date="2025-03-05T09:06:00Z" w16du:dateUtc="2025-03-05T08:06:00Z">
                  <w:rPr>
                    <w:rFonts w:ascii="Times New Roman" w:eastAsia="Times New Roman" w:hAnsi="Times New Roman"/>
                    <w:spacing w:val="-1"/>
                  </w:rPr>
                </w:rPrChange>
              </w:rPr>
            </w:pPr>
          </w:p>
          <w:p w14:paraId="7F390D52" w14:textId="77777777" w:rsidR="003F3EDE" w:rsidRPr="00C30B30" w:rsidRDefault="003F3EDE" w:rsidP="0025185C">
            <w:pPr>
              <w:jc w:val="center"/>
              <w:rPr>
                <w:rFonts w:ascii="Arial" w:eastAsia="Times New Roman" w:hAnsi="Arial" w:cs="Arial"/>
                <w:spacing w:val="-1"/>
                <w:sz w:val="20"/>
                <w:szCs w:val="20"/>
                <w:rPrChange w:id="3592"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593" w:author="Adelino Naquarta Sepalanga Domingos" w:date="2025-03-05T09:06:00Z" w16du:dateUtc="2025-03-05T08:06:00Z">
                  <w:rPr>
                    <w:rFonts w:ascii="Times New Roman" w:eastAsia="Times New Roman" w:hAnsi="Times New Roman"/>
                    <w:spacing w:val="-1"/>
                  </w:rPr>
                </w:rPrChange>
              </w:rPr>
              <w:t>Inteiro</w:t>
            </w:r>
          </w:p>
          <w:p w14:paraId="4AC0EC4A" w14:textId="77777777" w:rsidR="003F3EDE" w:rsidRPr="00C30B30" w:rsidRDefault="003F3EDE" w:rsidP="0025185C">
            <w:pPr>
              <w:jc w:val="center"/>
              <w:rPr>
                <w:rFonts w:ascii="Arial" w:eastAsia="Times New Roman" w:hAnsi="Arial" w:cs="Arial"/>
                <w:spacing w:val="-1"/>
                <w:sz w:val="20"/>
                <w:szCs w:val="20"/>
                <w:rPrChange w:id="3594" w:author="Adelino Naquarta Sepalanga Domingos" w:date="2025-03-05T09:06:00Z" w16du:dateUtc="2025-03-05T08:06:00Z">
                  <w:rPr>
                    <w:rFonts w:ascii="Times New Roman" w:eastAsia="Times New Roman" w:hAnsi="Times New Roman"/>
                    <w:spacing w:val="-1"/>
                  </w:rPr>
                </w:rPrChange>
              </w:rPr>
            </w:pPr>
            <w:r w:rsidRPr="00C30B30">
              <w:rPr>
                <w:rFonts w:ascii="Arial" w:eastAsia="Times New Roman" w:hAnsi="Arial" w:cs="Arial"/>
                <w:spacing w:val="-1"/>
                <w:sz w:val="20"/>
                <w:szCs w:val="20"/>
                <w:rPrChange w:id="3595" w:author="Adelino Naquarta Sepalanga Domingos" w:date="2025-03-05T09:06:00Z" w16du:dateUtc="2025-03-05T08:06:00Z">
                  <w:rPr>
                    <w:rFonts w:ascii="Times New Roman" w:eastAsia="Times New Roman" w:hAnsi="Times New Roman"/>
                    <w:spacing w:val="-1"/>
                  </w:rPr>
                </w:rPrChange>
              </w:rPr>
              <w:t>1</w:t>
            </w:r>
          </w:p>
        </w:tc>
      </w:tr>
    </w:tbl>
    <w:p w14:paraId="32C0176F" w14:textId="77777777" w:rsidR="003F3EDE" w:rsidRPr="00691778" w:rsidRDefault="003F3EDE" w:rsidP="003F3EDE">
      <w:pPr>
        <w:ind w:right="228"/>
        <w:jc w:val="both"/>
        <w:rPr>
          <w:rFonts w:ascii="Arial" w:hAnsi="Arial" w:cs="Arial"/>
          <w:sz w:val="24"/>
          <w:szCs w:val="24"/>
          <w:rPrChange w:id="3596" w:author="Adelino Naquarta Sepalanga Domingos" w:date="2025-03-05T08:49:00Z" w16du:dateUtc="2025-03-05T07:49:00Z">
            <w:rPr>
              <w:rFonts w:ascii="Garamond" w:hAnsi="Garamond" w:cstheme="minorHAnsi"/>
              <w:sz w:val="24"/>
              <w:szCs w:val="24"/>
            </w:rPr>
          </w:rPrChange>
        </w:rPr>
      </w:pPr>
    </w:p>
    <w:bookmarkEnd w:id="3174"/>
    <w:p w14:paraId="0E4FCD20" w14:textId="77777777" w:rsidR="003F3EDE" w:rsidRPr="00691778" w:rsidRDefault="003F3EDE" w:rsidP="003F3EDE">
      <w:pPr>
        <w:ind w:right="795"/>
        <w:jc w:val="both"/>
        <w:rPr>
          <w:rFonts w:ascii="Arial" w:hAnsi="Arial" w:cs="Arial"/>
          <w:b/>
          <w:sz w:val="24"/>
          <w:szCs w:val="24"/>
          <w:rPrChange w:id="3597" w:author="Adelino Naquarta Sepalanga Domingos" w:date="2025-03-05T08:49:00Z" w16du:dateUtc="2025-03-05T07:49:00Z">
            <w:rPr>
              <w:rFonts w:ascii="Times New Roman" w:hAnsi="Times New Roman" w:cs="Times New Roman"/>
              <w:b/>
              <w:sz w:val="24"/>
              <w:szCs w:val="24"/>
            </w:rPr>
          </w:rPrChange>
        </w:rPr>
      </w:pPr>
    </w:p>
    <w:p w14:paraId="267D0943" w14:textId="77777777" w:rsidR="003F3EDE" w:rsidRPr="00691778" w:rsidRDefault="003F3EDE" w:rsidP="003F3EDE">
      <w:pPr>
        <w:spacing w:after="240" w:line="276" w:lineRule="auto"/>
        <w:ind w:right="794"/>
        <w:jc w:val="both"/>
        <w:rPr>
          <w:rFonts w:ascii="Arial" w:eastAsia="Microsoft JhengHei" w:hAnsi="Arial" w:cs="Arial"/>
          <w:szCs w:val="24"/>
          <w:rPrChange w:id="3598" w:author="Adelino Naquarta Sepalanga Domingos" w:date="2025-03-05T08:49:00Z" w16du:dateUtc="2025-03-05T07:49:00Z">
            <w:rPr>
              <w:rFonts w:ascii="Times New Roman" w:eastAsia="Microsoft JhengHei" w:hAnsi="Times New Roman" w:cs="Times New Roman"/>
              <w:szCs w:val="24"/>
            </w:rPr>
          </w:rPrChange>
        </w:rPr>
      </w:pPr>
      <w:r w:rsidRPr="00691778">
        <w:rPr>
          <w:rFonts w:ascii="Arial" w:eastAsia="Microsoft JhengHei" w:hAnsi="Arial" w:cs="Arial"/>
          <w:b/>
          <w:szCs w:val="24"/>
          <w:rPrChange w:id="3599" w:author="Adelino Naquarta Sepalanga Domingos" w:date="2025-03-05T08:49:00Z" w16du:dateUtc="2025-03-05T07:49:00Z">
            <w:rPr>
              <w:rFonts w:ascii="Times New Roman" w:eastAsia="Microsoft JhengHei" w:hAnsi="Times New Roman" w:cs="Times New Roman"/>
              <w:b/>
              <w:szCs w:val="24"/>
            </w:rPr>
          </w:rPrChange>
        </w:rPr>
        <w:t>2.3 - Tabela de Fornecedores (Supplier).</w:t>
      </w:r>
    </w:p>
    <w:p w14:paraId="25D91181" w14:textId="77777777" w:rsidR="003F3EDE" w:rsidRPr="00691778" w:rsidRDefault="003F3EDE" w:rsidP="003F3EDE">
      <w:pPr>
        <w:spacing w:after="240" w:line="276" w:lineRule="auto"/>
        <w:jc w:val="both"/>
        <w:rPr>
          <w:rFonts w:ascii="Arial" w:eastAsia="Times New Roman" w:hAnsi="Arial" w:cs="Arial"/>
          <w:spacing w:val="-1"/>
          <w:sz w:val="24"/>
          <w:szCs w:val="24"/>
          <w:rPrChange w:id="3600" w:author="Adelino Naquarta Sepalanga Domingos" w:date="2025-03-05T08:49:00Z" w16du:dateUtc="2025-03-05T07:49:00Z">
            <w:rPr>
              <w:rFonts w:ascii="Times New Roman" w:eastAsia="Times New Roman" w:hAnsi="Times New Roman" w:cs="Times New Roman"/>
              <w:spacing w:val="-1"/>
              <w:sz w:val="24"/>
              <w:szCs w:val="24"/>
            </w:rPr>
          </w:rPrChange>
        </w:rPr>
      </w:pPr>
      <w:r w:rsidRPr="00691778">
        <w:rPr>
          <w:rFonts w:ascii="Arial" w:eastAsia="Times New Roman" w:hAnsi="Arial" w:cs="Arial"/>
          <w:spacing w:val="-1"/>
          <w:sz w:val="24"/>
          <w:szCs w:val="24"/>
          <w:rPrChange w:id="3601" w:author="Adelino Naquarta Sepalanga Domingos" w:date="2025-03-05T08:49:00Z" w16du:dateUtc="2025-03-05T07:49:00Z">
            <w:rPr>
              <w:rFonts w:ascii="Times New Roman" w:eastAsia="Times New Roman" w:hAnsi="Times New Roman" w:cs="Times New Roman"/>
              <w:spacing w:val="-1"/>
              <w:sz w:val="24"/>
              <w:szCs w:val="24"/>
            </w:rPr>
          </w:rPrChange>
        </w:rPr>
        <w:t>Esta tabela deve conter todos os registos movimentados no período de tributação na respectiva base de dados.</w:t>
      </w:r>
    </w:p>
    <w:tbl>
      <w:tblPr>
        <w:tblW w:w="11199" w:type="dxa"/>
        <w:tblInd w:w="-1001" w:type="dxa"/>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504"/>
        <w:gridCol w:w="1504"/>
        <w:gridCol w:w="3000"/>
        <w:gridCol w:w="3773"/>
        <w:gridCol w:w="1418"/>
      </w:tblGrid>
      <w:tr w:rsidR="003F3EDE" w:rsidRPr="00691778" w14:paraId="6EC63CED" w14:textId="77777777" w:rsidTr="0025185C">
        <w:trPr>
          <w:trHeight w:val="463"/>
          <w:tblHeader/>
        </w:trPr>
        <w:tc>
          <w:tcPr>
            <w:tcW w:w="1504"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13814441" w14:textId="77777777" w:rsidR="003F3EDE" w:rsidRPr="00C30B30" w:rsidRDefault="003F3EDE" w:rsidP="0025185C">
            <w:pPr>
              <w:widowControl w:val="0"/>
              <w:spacing w:after="0" w:line="240" w:lineRule="auto"/>
              <w:jc w:val="center"/>
              <w:rPr>
                <w:rFonts w:ascii="Arial" w:eastAsia="Times New Roman" w:hAnsi="Arial" w:cs="Arial"/>
                <w:b/>
                <w:bCs/>
                <w:color w:val="FFFFFF" w:themeColor="background1"/>
                <w:spacing w:val="-1"/>
                <w:sz w:val="20"/>
                <w:szCs w:val="20"/>
                <w:rPrChange w:id="3602" w:author="Adelino Naquarta Sepalanga Domingos" w:date="2025-03-05T09:08:00Z" w16du:dateUtc="2025-03-05T08:08:00Z">
                  <w:rPr>
                    <w:rFonts w:ascii="Times New Roman" w:eastAsia="Times New Roman" w:hAnsi="Times New Roman"/>
                    <w:b/>
                    <w:bCs/>
                    <w:color w:val="FFFFFF" w:themeColor="background1"/>
                    <w:spacing w:val="-1"/>
                  </w:rPr>
                </w:rPrChange>
              </w:rPr>
            </w:pPr>
            <w:r w:rsidRPr="00C30B30">
              <w:rPr>
                <w:rFonts w:ascii="Arial" w:eastAsia="Times New Roman" w:hAnsi="Arial" w:cs="Arial"/>
                <w:b/>
                <w:bCs/>
                <w:color w:val="FFFFFF" w:themeColor="background1"/>
                <w:spacing w:val="-1"/>
                <w:sz w:val="20"/>
                <w:szCs w:val="20"/>
                <w:rPrChange w:id="3603" w:author="Adelino Naquarta Sepalanga Domingos" w:date="2025-03-05T09:08:00Z" w16du:dateUtc="2025-03-05T08:08:00Z">
                  <w:rPr>
                    <w:rFonts w:ascii="Times New Roman" w:eastAsia="Times New Roman" w:hAnsi="Times New Roman"/>
                    <w:b/>
                    <w:bCs/>
                    <w:color w:val="FFFFFF" w:themeColor="background1"/>
                    <w:spacing w:val="-1"/>
                  </w:rPr>
                </w:rPrChange>
              </w:rPr>
              <w:t>Índice do campo</w:t>
            </w:r>
          </w:p>
        </w:tc>
        <w:tc>
          <w:tcPr>
            <w:tcW w:w="1504"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6124228A" w14:textId="77777777" w:rsidR="003F3EDE" w:rsidRPr="00C30B30" w:rsidRDefault="003F3EDE" w:rsidP="0025185C">
            <w:pPr>
              <w:widowControl w:val="0"/>
              <w:spacing w:after="0" w:line="240" w:lineRule="auto"/>
              <w:jc w:val="center"/>
              <w:rPr>
                <w:rFonts w:ascii="Arial" w:eastAsia="Times New Roman" w:hAnsi="Arial" w:cs="Arial"/>
                <w:b/>
                <w:bCs/>
                <w:color w:val="FFFFFF" w:themeColor="background1"/>
                <w:spacing w:val="-1"/>
                <w:sz w:val="20"/>
                <w:szCs w:val="20"/>
                <w:rPrChange w:id="3604" w:author="Adelino Naquarta Sepalanga Domingos" w:date="2025-03-05T09:08:00Z" w16du:dateUtc="2025-03-05T08:08:00Z">
                  <w:rPr>
                    <w:rFonts w:ascii="Times New Roman" w:eastAsia="Times New Roman" w:hAnsi="Times New Roman"/>
                    <w:b/>
                    <w:bCs/>
                    <w:color w:val="FFFFFF" w:themeColor="background1"/>
                    <w:spacing w:val="-1"/>
                  </w:rPr>
                </w:rPrChange>
              </w:rPr>
            </w:pPr>
            <w:r w:rsidRPr="00C30B30">
              <w:rPr>
                <w:rFonts w:ascii="Arial" w:eastAsia="Times New Roman" w:hAnsi="Arial" w:cs="Arial"/>
                <w:b/>
                <w:bCs/>
                <w:color w:val="FFFFFF" w:themeColor="background1"/>
                <w:spacing w:val="-1"/>
                <w:sz w:val="20"/>
                <w:szCs w:val="20"/>
                <w:rPrChange w:id="3605" w:author="Adelino Naquarta Sepalanga Domingos" w:date="2025-03-05T09:08:00Z" w16du:dateUtc="2025-03-05T08:08:00Z">
                  <w:rPr>
                    <w:rFonts w:ascii="Times New Roman" w:eastAsia="Times New Roman" w:hAnsi="Times New Roman"/>
                    <w:b/>
                    <w:bCs/>
                    <w:color w:val="FFFFFF" w:themeColor="background1"/>
                    <w:spacing w:val="-1"/>
                  </w:rPr>
                </w:rPrChange>
              </w:rPr>
              <w:t>Obrigatório</w:t>
            </w:r>
          </w:p>
        </w:tc>
        <w:tc>
          <w:tcPr>
            <w:tcW w:w="3000"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424DF96D" w14:textId="77777777" w:rsidR="003F3EDE" w:rsidRPr="00C30B30" w:rsidRDefault="003F3EDE" w:rsidP="0025185C">
            <w:pPr>
              <w:widowControl w:val="0"/>
              <w:spacing w:after="0" w:line="240" w:lineRule="auto"/>
              <w:jc w:val="center"/>
              <w:rPr>
                <w:rFonts w:ascii="Arial" w:eastAsia="Times New Roman" w:hAnsi="Arial" w:cs="Arial"/>
                <w:b/>
                <w:bCs/>
                <w:color w:val="FFFFFF" w:themeColor="background1"/>
                <w:spacing w:val="-1"/>
                <w:sz w:val="20"/>
                <w:szCs w:val="20"/>
                <w:rPrChange w:id="3606" w:author="Adelino Naquarta Sepalanga Domingos" w:date="2025-03-05T09:08:00Z" w16du:dateUtc="2025-03-05T08:08:00Z">
                  <w:rPr>
                    <w:rFonts w:ascii="Times New Roman" w:eastAsia="Times New Roman" w:hAnsi="Times New Roman"/>
                    <w:b/>
                    <w:bCs/>
                    <w:color w:val="FFFFFF" w:themeColor="background1"/>
                    <w:spacing w:val="-1"/>
                  </w:rPr>
                </w:rPrChange>
              </w:rPr>
            </w:pPr>
            <w:r w:rsidRPr="00C30B30">
              <w:rPr>
                <w:rFonts w:ascii="Arial" w:eastAsia="Times New Roman" w:hAnsi="Arial" w:cs="Arial"/>
                <w:b/>
                <w:bCs/>
                <w:color w:val="FFFFFF" w:themeColor="background1"/>
                <w:spacing w:val="-1"/>
                <w:sz w:val="20"/>
                <w:szCs w:val="20"/>
                <w:rPrChange w:id="3607" w:author="Adelino Naquarta Sepalanga Domingos" w:date="2025-03-05T09:08:00Z" w16du:dateUtc="2025-03-05T08:08:00Z">
                  <w:rPr>
                    <w:rFonts w:ascii="Times New Roman" w:eastAsia="Times New Roman" w:hAnsi="Times New Roman"/>
                    <w:b/>
                    <w:bCs/>
                    <w:color w:val="FFFFFF" w:themeColor="background1"/>
                    <w:spacing w:val="-1"/>
                  </w:rPr>
                </w:rPrChange>
              </w:rPr>
              <w:t>Nome do campo</w:t>
            </w:r>
          </w:p>
        </w:tc>
        <w:tc>
          <w:tcPr>
            <w:tcW w:w="3773"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446696A6" w14:textId="77777777" w:rsidR="003F3EDE" w:rsidRPr="00C30B30" w:rsidRDefault="003F3EDE" w:rsidP="0025185C">
            <w:pPr>
              <w:widowControl w:val="0"/>
              <w:spacing w:after="0" w:line="240" w:lineRule="auto"/>
              <w:jc w:val="center"/>
              <w:rPr>
                <w:rFonts w:ascii="Arial" w:eastAsia="Times New Roman" w:hAnsi="Arial" w:cs="Arial"/>
                <w:b/>
                <w:bCs/>
                <w:color w:val="FFFFFF" w:themeColor="background1"/>
                <w:spacing w:val="-1"/>
                <w:sz w:val="20"/>
                <w:szCs w:val="20"/>
                <w:rPrChange w:id="3608" w:author="Adelino Naquarta Sepalanga Domingos" w:date="2025-03-05T09:08:00Z" w16du:dateUtc="2025-03-05T08:08:00Z">
                  <w:rPr>
                    <w:rFonts w:ascii="Times New Roman" w:eastAsia="Times New Roman" w:hAnsi="Times New Roman"/>
                    <w:b/>
                    <w:bCs/>
                    <w:color w:val="FFFFFF" w:themeColor="background1"/>
                    <w:spacing w:val="-1"/>
                  </w:rPr>
                </w:rPrChange>
              </w:rPr>
            </w:pPr>
            <w:r w:rsidRPr="00C30B30">
              <w:rPr>
                <w:rFonts w:ascii="Arial" w:eastAsia="Times New Roman" w:hAnsi="Arial" w:cs="Arial"/>
                <w:b/>
                <w:bCs/>
                <w:color w:val="FFFFFF" w:themeColor="background1"/>
                <w:spacing w:val="-1"/>
                <w:sz w:val="20"/>
                <w:szCs w:val="20"/>
                <w:rPrChange w:id="3609" w:author="Adelino Naquarta Sepalanga Domingos" w:date="2025-03-05T09:08:00Z" w16du:dateUtc="2025-03-05T08:08:00Z">
                  <w:rPr>
                    <w:rFonts w:ascii="Times New Roman" w:eastAsia="Times New Roman" w:hAnsi="Times New Roman"/>
                    <w:b/>
                    <w:bCs/>
                    <w:color w:val="FFFFFF" w:themeColor="background1"/>
                    <w:spacing w:val="-1"/>
                  </w:rPr>
                </w:rPrChange>
              </w:rPr>
              <w:t>Notas técnicas</w:t>
            </w:r>
          </w:p>
        </w:tc>
        <w:tc>
          <w:tcPr>
            <w:tcW w:w="1418"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2EAE4628" w14:textId="77777777" w:rsidR="003F3EDE" w:rsidRPr="00C30B30" w:rsidRDefault="003F3EDE" w:rsidP="0025185C">
            <w:pPr>
              <w:widowControl w:val="0"/>
              <w:spacing w:after="0" w:line="240" w:lineRule="auto"/>
              <w:jc w:val="center"/>
              <w:rPr>
                <w:rFonts w:ascii="Arial" w:eastAsia="Times New Roman" w:hAnsi="Arial" w:cs="Arial"/>
                <w:b/>
                <w:bCs/>
                <w:color w:val="FFFFFF" w:themeColor="background1"/>
                <w:spacing w:val="-1"/>
                <w:sz w:val="20"/>
                <w:szCs w:val="20"/>
                <w:rPrChange w:id="3610" w:author="Adelino Naquarta Sepalanga Domingos" w:date="2025-03-05T09:08:00Z" w16du:dateUtc="2025-03-05T08:08:00Z">
                  <w:rPr>
                    <w:rFonts w:ascii="Times New Roman" w:eastAsia="Times New Roman" w:hAnsi="Times New Roman"/>
                    <w:b/>
                    <w:bCs/>
                    <w:color w:val="FFFFFF" w:themeColor="background1"/>
                    <w:spacing w:val="-1"/>
                  </w:rPr>
                </w:rPrChange>
              </w:rPr>
            </w:pPr>
            <w:r w:rsidRPr="00C30B30">
              <w:rPr>
                <w:rFonts w:ascii="Arial" w:eastAsia="Times New Roman" w:hAnsi="Arial" w:cs="Arial"/>
                <w:b/>
                <w:bCs/>
                <w:color w:val="FFFFFF" w:themeColor="background1"/>
                <w:spacing w:val="-1"/>
                <w:sz w:val="20"/>
                <w:szCs w:val="20"/>
                <w:rPrChange w:id="3611" w:author="Adelino Naquarta Sepalanga Domingos" w:date="2025-03-05T09:08:00Z" w16du:dateUtc="2025-03-05T08:08:00Z">
                  <w:rPr>
                    <w:rFonts w:ascii="Times New Roman" w:eastAsia="Times New Roman" w:hAnsi="Times New Roman"/>
                    <w:b/>
                    <w:bCs/>
                    <w:color w:val="FFFFFF" w:themeColor="background1"/>
                    <w:spacing w:val="-1"/>
                  </w:rPr>
                </w:rPrChange>
              </w:rPr>
              <w:t>Formato</w:t>
            </w:r>
          </w:p>
        </w:tc>
      </w:tr>
      <w:tr w:rsidR="003F3EDE" w:rsidRPr="00691778" w14:paraId="45818410" w14:textId="77777777" w:rsidTr="0025185C">
        <w:trPr>
          <w:trHeight w:val="939"/>
        </w:trPr>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61C4C7B" w14:textId="77777777" w:rsidR="003F3EDE" w:rsidRPr="00C30B30" w:rsidRDefault="003F3EDE" w:rsidP="0025185C">
            <w:pPr>
              <w:jc w:val="center"/>
              <w:rPr>
                <w:rFonts w:ascii="Arial" w:eastAsia="Times New Roman" w:hAnsi="Arial" w:cs="Arial"/>
                <w:spacing w:val="-1"/>
                <w:sz w:val="20"/>
                <w:szCs w:val="20"/>
                <w:rPrChange w:id="3612"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613" w:author="Adelino Naquarta Sepalanga Domingos" w:date="2025-03-05T09:08:00Z" w16du:dateUtc="2025-03-05T08:08:00Z">
                  <w:rPr>
                    <w:rFonts w:ascii="Times New Roman" w:eastAsia="Times New Roman" w:hAnsi="Times New Roman"/>
                    <w:spacing w:val="-1"/>
                  </w:rPr>
                </w:rPrChange>
              </w:rPr>
              <w:t>2.3.1.</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6AED23D" w14:textId="77777777" w:rsidR="003F3EDE" w:rsidRPr="00C30B30" w:rsidRDefault="003F3EDE" w:rsidP="0025185C">
            <w:pPr>
              <w:jc w:val="center"/>
              <w:rPr>
                <w:rFonts w:ascii="Arial" w:eastAsia="Times New Roman" w:hAnsi="Arial" w:cs="Arial"/>
                <w:spacing w:val="-1"/>
                <w:sz w:val="20"/>
                <w:szCs w:val="20"/>
                <w:rPrChange w:id="3614"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615" w:author="Adelino Naquarta Sepalanga Domingos" w:date="2025-03-05T09:08:00Z" w16du:dateUtc="2025-03-05T08:08: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BC459E8" w14:textId="77777777" w:rsidR="003F3EDE" w:rsidRPr="00C30B30" w:rsidRDefault="003F3EDE" w:rsidP="0025185C">
            <w:pPr>
              <w:rPr>
                <w:rFonts w:ascii="Arial" w:eastAsia="Times New Roman" w:hAnsi="Arial" w:cs="Arial"/>
                <w:spacing w:val="-1"/>
                <w:sz w:val="20"/>
                <w:szCs w:val="20"/>
                <w:rPrChange w:id="3616"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617" w:author="Adelino Naquarta Sepalanga Domingos" w:date="2025-03-05T09:08:00Z" w16du:dateUtc="2025-03-05T08:08:00Z">
                  <w:rPr>
                    <w:rFonts w:ascii="Times New Roman" w:eastAsia="Times New Roman" w:hAnsi="Times New Roman"/>
                    <w:spacing w:val="-1"/>
                  </w:rPr>
                </w:rPrChange>
              </w:rPr>
              <w:t>Identificador único do fornecedor (SupplierID)</w:t>
            </w:r>
          </w:p>
        </w:tc>
        <w:tc>
          <w:tcPr>
            <w:tcW w:w="3773"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6B9FAC3" w14:textId="77777777" w:rsidR="003F3EDE" w:rsidRPr="00C30B30" w:rsidRDefault="003F3EDE" w:rsidP="0025185C">
            <w:pPr>
              <w:rPr>
                <w:rFonts w:ascii="Arial" w:eastAsia="Times New Roman" w:hAnsi="Arial" w:cs="Arial"/>
                <w:spacing w:val="-1"/>
                <w:sz w:val="20"/>
                <w:szCs w:val="20"/>
                <w:rPrChange w:id="3618"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619" w:author="Adelino Naquarta Sepalanga Domingos" w:date="2025-03-05T09:08:00Z" w16du:dateUtc="2025-03-05T08:08:00Z">
                  <w:rPr>
                    <w:rFonts w:ascii="Times New Roman" w:eastAsia="Times New Roman" w:hAnsi="Times New Roman"/>
                    <w:spacing w:val="-1"/>
                  </w:rPr>
                </w:rPrChange>
              </w:rPr>
              <w:t>Na lista de fornecedores não pode existir mais do que um registo com o mesmo SupplierID.</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7D5F0BE" w14:textId="77777777" w:rsidR="003F3EDE" w:rsidRPr="00C30B30" w:rsidRDefault="003F3EDE" w:rsidP="0025185C">
            <w:pPr>
              <w:jc w:val="center"/>
              <w:rPr>
                <w:rFonts w:ascii="Arial" w:eastAsia="Times New Roman" w:hAnsi="Arial" w:cs="Arial"/>
                <w:spacing w:val="-1"/>
                <w:sz w:val="20"/>
                <w:szCs w:val="20"/>
                <w:rPrChange w:id="3620"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621" w:author="Adelino Naquarta Sepalanga Domingos" w:date="2025-03-05T09:08:00Z" w16du:dateUtc="2025-03-05T08:08:00Z">
                  <w:rPr>
                    <w:rFonts w:ascii="Times New Roman" w:eastAsia="Times New Roman" w:hAnsi="Times New Roman"/>
                    <w:spacing w:val="-1"/>
                  </w:rPr>
                </w:rPrChange>
              </w:rPr>
              <w:t>Texto 30</w:t>
            </w:r>
          </w:p>
        </w:tc>
      </w:tr>
      <w:tr w:rsidR="003F3EDE" w:rsidRPr="00691778" w14:paraId="3D6C2C2D" w14:textId="77777777" w:rsidTr="0025185C">
        <w:trPr>
          <w:trHeight w:val="1927"/>
        </w:trPr>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4B427E4" w14:textId="77777777" w:rsidR="003F3EDE" w:rsidRPr="00C30B30" w:rsidRDefault="003F3EDE" w:rsidP="0025185C">
            <w:pPr>
              <w:jc w:val="center"/>
              <w:rPr>
                <w:rFonts w:ascii="Arial" w:eastAsia="Times New Roman" w:hAnsi="Arial" w:cs="Arial"/>
                <w:spacing w:val="-1"/>
                <w:sz w:val="20"/>
                <w:szCs w:val="20"/>
                <w:rPrChange w:id="3622" w:author="Adelino Naquarta Sepalanga Domingos" w:date="2025-03-05T09:08:00Z" w16du:dateUtc="2025-03-05T08:08:00Z">
                  <w:rPr>
                    <w:rFonts w:ascii="Times New Roman" w:eastAsia="Times New Roman" w:hAnsi="Times New Roman"/>
                    <w:spacing w:val="-1"/>
                  </w:rPr>
                </w:rPrChange>
              </w:rPr>
            </w:pPr>
          </w:p>
          <w:p w14:paraId="5E6B13A4" w14:textId="77777777" w:rsidR="003F3EDE" w:rsidRPr="00C30B30" w:rsidRDefault="003F3EDE" w:rsidP="0025185C">
            <w:pPr>
              <w:jc w:val="center"/>
              <w:rPr>
                <w:rFonts w:ascii="Arial" w:eastAsia="Times New Roman" w:hAnsi="Arial" w:cs="Arial"/>
                <w:spacing w:val="-1"/>
                <w:sz w:val="20"/>
                <w:szCs w:val="20"/>
                <w:rPrChange w:id="3623" w:author="Adelino Naquarta Sepalanga Domingos" w:date="2025-03-05T09:08:00Z" w16du:dateUtc="2025-03-05T08:08:00Z">
                  <w:rPr>
                    <w:rFonts w:ascii="Times New Roman" w:eastAsia="Times New Roman" w:hAnsi="Times New Roman"/>
                    <w:spacing w:val="-1"/>
                  </w:rPr>
                </w:rPrChange>
              </w:rPr>
            </w:pPr>
          </w:p>
          <w:p w14:paraId="4CDD7529" w14:textId="77777777" w:rsidR="003F3EDE" w:rsidRPr="00C30B30" w:rsidRDefault="003F3EDE" w:rsidP="0025185C">
            <w:pPr>
              <w:jc w:val="center"/>
              <w:rPr>
                <w:rFonts w:ascii="Arial" w:eastAsia="Times New Roman" w:hAnsi="Arial" w:cs="Arial"/>
                <w:spacing w:val="-1"/>
                <w:sz w:val="20"/>
                <w:szCs w:val="20"/>
                <w:rPrChange w:id="3624"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625" w:author="Adelino Naquarta Sepalanga Domingos" w:date="2025-03-05T09:08:00Z" w16du:dateUtc="2025-03-05T08:08:00Z">
                  <w:rPr>
                    <w:rFonts w:ascii="Times New Roman" w:eastAsia="Times New Roman" w:hAnsi="Times New Roman"/>
                    <w:spacing w:val="-1"/>
                  </w:rPr>
                </w:rPrChange>
              </w:rPr>
              <w:t>2.3.2.</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6E48607" w14:textId="77777777" w:rsidR="003F3EDE" w:rsidRPr="00C30B30" w:rsidRDefault="003F3EDE" w:rsidP="0025185C">
            <w:pPr>
              <w:jc w:val="center"/>
              <w:rPr>
                <w:rFonts w:ascii="Arial" w:eastAsia="Times New Roman" w:hAnsi="Arial" w:cs="Arial"/>
                <w:spacing w:val="-1"/>
                <w:sz w:val="20"/>
                <w:szCs w:val="20"/>
                <w:rPrChange w:id="3626" w:author="Adelino Naquarta Sepalanga Domingos" w:date="2025-03-05T09:08:00Z" w16du:dateUtc="2025-03-05T08:08:00Z">
                  <w:rPr>
                    <w:rFonts w:ascii="Times New Roman" w:eastAsia="Times New Roman" w:hAnsi="Times New Roman"/>
                    <w:spacing w:val="-1"/>
                  </w:rPr>
                </w:rPrChange>
              </w:rPr>
            </w:pPr>
          </w:p>
          <w:p w14:paraId="67F6961A" w14:textId="77777777" w:rsidR="003F3EDE" w:rsidRPr="00C30B30" w:rsidRDefault="003F3EDE" w:rsidP="0025185C">
            <w:pPr>
              <w:jc w:val="center"/>
              <w:rPr>
                <w:rFonts w:ascii="Arial" w:eastAsia="Times New Roman" w:hAnsi="Arial" w:cs="Arial"/>
                <w:spacing w:val="-1"/>
                <w:sz w:val="20"/>
                <w:szCs w:val="20"/>
                <w:rPrChange w:id="3627" w:author="Adelino Naquarta Sepalanga Domingos" w:date="2025-03-05T09:08:00Z" w16du:dateUtc="2025-03-05T08:08:00Z">
                  <w:rPr>
                    <w:rFonts w:ascii="Times New Roman" w:eastAsia="Times New Roman" w:hAnsi="Times New Roman"/>
                    <w:spacing w:val="-1"/>
                  </w:rPr>
                </w:rPrChange>
              </w:rPr>
            </w:pPr>
          </w:p>
          <w:p w14:paraId="79E9624C" w14:textId="77777777" w:rsidR="003F3EDE" w:rsidRPr="00C30B30" w:rsidRDefault="003F3EDE" w:rsidP="0025185C">
            <w:pPr>
              <w:jc w:val="center"/>
              <w:rPr>
                <w:rFonts w:ascii="Arial" w:eastAsia="Times New Roman" w:hAnsi="Arial" w:cs="Arial"/>
                <w:spacing w:val="-1"/>
                <w:sz w:val="20"/>
                <w:szCs w:val="20"/>
                <w:rPrChange w:id="3628"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629" w:author="Adelino Naquarta Sepalanga Domingos" w:date="2025-03-05T09:08:00Z" w16du:dateUtc="2025-03-05T08:08: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96CEB4F" w14:textId="77777777" w:rsidR="003F3EDE" w:rsidRPr="00C30B30" w:rsidRDefault="003F3EDE" w:rsidP="0025185C">
            <w:pPr>
              <w:rPr>
                <w:rFonts w:ascii="Arial" w:eastAsia="Times New Roman" w:hAnsi="Arial" w:cs="Arial"/>
                <w:spacing w:val="-1"/>
                <w:sz w:val="20"/>
                <w:szCs w:val="20"/>
                <w:rPrChange w:id="3630" w:author="Adelino Naquarta Sepalanga Domingos" w:date="2025-03-05T09:08:00Z" w16du:dateUtc="2025-03-05T08:08:00Z">
                  <w:rPr>
                    <w:rFonts w:ascii="Times New Roman" w:eastAsia="Times New Roman" w:hAnsi="Times New Roman"/>
                    <w:spacing w:val="-1"/>
                  </w:rPr>
                </w:rPrChange>
              </w:rPr>
            </w:pPr>
          </w:p>
          <w:p w14:paraId="328BE62E" w14:textId="77777777" w:rsidR="003F3EDE" w:rsidRPr="00C30B30" w:rsidRDefault="003F3EDE" w:rsidP="0025185C">
            <w:pPr>
              <w:rPr>
                <w:rFonts w:ascii="Arial" w:eastAsia="Times New Roman" w:hAnsi="Arial" w:cs="Arial"/>
                <w:spacing w:val="-1"/>
                <w:sz w:val="20"/>
                <w:szCs w:val="20"/>
                <w:rPrChange w:id="3631" w:author="Adelino Naquarta Sepalanga Domingos" w:date="2025-03-05T09:08:00Z" w16du:dateUtc="2025-03-05T08:08:00Z">
                  <w:rPr>
                    <w:rFonts w:ascii="Times New Roman" w:eastAsia="Times New Roman" w:hAnsi="Times New Roman"/>
                    <w:spacing w:val="-1"/>
                  </w:rPr>
                </w:rPrChange>
              </w:rPr>
            </w:pPr>
          </w:p>
          <w:p w14:paraId="3C0A3A31" w14:textId="77777777" w:rsidR="003F3EDE" w:rsidRPr="00C30B30" w:rsidRDefault="003F3EDE" w:rsidP="0025185C">
            <w:pPr>
              <w:rPr>
                <w:rFonts w:ascii="Arial" w:eastAsia="Times New Roman" w:hAnsi="Arial" w:cs="Arial"/>
                <w:spacing w:val="-1"/>
                <w:sz w:val="20"/>
                <w:szCs w:val="20"/>
                <w:rPrChange w:id="3632"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633" w:author="Adelino Naquarta Sepalanga Domingos" w:date="2025-03-05T09:08:00Z" w16du:dateUtc="2025-03-05T08:08:00Z">
                  <w:rPr>
                    <w:rFonts w:ascii="Times New Roman" w:eastAsia="Times New Roman" w:hAnsi="Times New Roman"/>
                    <w:spacing w:val="-1"/>
                  </w:rPr>
                </w:rPrChange>
              </w:rPr>
              <w:t>Código da conta (AccountID)</w:t>
            </w:r>
          </w:p>
        </w:tc>
        <w:tc>
          <w:tcPr>
            <w:tcW w:w="377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F674E94" w14:textId="77777777" w:rsidR="003F3EDE" w:rsidRPr="00C30B30" w:rsidRDefault="003F3EDE" w:rsidP="0025185C">
            <w:pPr>
              <w:rPr>
                <w:rFonts w:ascii="Arial" w:eastAsia="Times New Roman" w:hAnsi="Arial" w:cs="Arial"/>
                <w:spacing w:val="-1"/>
                <w:sz w:val="20"/>
                <w:szCs w:val="20"/>
                <w:rPrChange w:id="3634"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635" w:author="Adelino Naquarta Sepalanga Domingos" w:date="2025-03-05T09:08:00Z" w16du:dateUtc="2025-03-05T08:08:00Z">
                  <w:rPr>
                    <w:rFonts w:ascii="Times New Roman" w:eastAsia="Times New Roman" w:hAnsi="Times New Roman"/>
                    <w:spacing w:val="-1"/>
                  </w:rPr>
                </w:rPrChange>
              </w:rPr>
              <w:t>Deve ser indicada a respectiva conta corrente do fornecedor no plano de contas da contabilidade, caso esteja definida.</w:t>
            </w:r>
          </w:p>
          <w:p w14:paraId="693E695E" w14:textId="77777777" w:rsidR="003F3EDE" w:rsidRPr="00C30B30" w:rsidRDefault="003F3EDE" w:rsidP="0025185C">
            <w:pPr>
              <w:rPr>
                <w:rFonts w:ascii="Arial" w:eastAsia="Times New Roman" w:hAnsi="Arial" w:cs="Arial"/>
                <w:spacing w:val="-1"/>
                <w:sz w:val="20"/>
                <w:szCs w:val="20"/>
                <w:rPrChange w:id="3636"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637" w:author="Adelino Naquarta Sepalanga Domingos" w:date="2025-03-05T09:08:00Z" w16du:dateUtc="2025-03-05T08:08:00Z">
                  <w:rPr>
                    <w:rFonts w:ascii="Times New Roman" w:eastAsia="Times New Roman" w:hAnsi="Times New Roman"/>
                    <w:spacing w:val="-1"/>
                  </w:rPr>
                </w:rPrChange>
              </w:rPr>
              <w:t>Caso contrário, deve ser preenchido com a designação “Desconhecido”.</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A5D20AE" w14:textId="77777777" w:rsidR="003F3EDE" w:rsidRPr="00C30B30" w:rsidRDefault="003F3EDE" w:rsidP="0025185C">
            <w:pPr>
              <w:jc w:val="center"/>
              <w:rPr>
                <w:rFonts w:ascii="Arial" w:eastAsia="Times New Roman" w:hAnsi="Arial" w:cs="Arial"/>
                <w:spacing w:val="-1"/>
                <w:sz w:val="20"/>
                <w:szCs w:val="20"/>
                <w:rPrChange w:id="3638" w:author="Adelino Naquarta Sepalanga Domingos" w:date="2025-03-05T09:08:00Z" w16du:dateUtc="2025-03-05T08:08:00Z">
                  <w:rPr>
                    <w:rFonts w:ascii="Times New Roman" w:eastAsia="Times New Roman" w:hAnsi="Times New Roman"/>
                    <w:spacing w:val="-1"/>
                  </w:rPr>
                </w:rPrChange>
              </w:rPr>
            </w:pPr>
          </w:p>
          <w:p w14:paraId="01BB6B69" w14:textId="77777777" w:rsidR="003F3EDE" w:rsidRPr="00C30B30" w:rsidRDefault="003F3EDE" w:rsidP="0025185C">
            <w:pPr>
              <w:jc w:val="center"/>
              <w:rPr>
                <w:rFonts w:ascii="Arial" w:eastAsia="Times New Roman" w:hAnsi="Arial" w:cs="Arial"/>
                <w:spacing w:val="-1"/>
                <w:sz w:val="20"/>
                <w:szCs w:val="20"/>
                <w:rPrChange w:id="3639" w:author="Adelino Naquarta Sepalanga Domingos" w:date="2025-03-05T09:08:00Z" w16du:dateUtc="2025-03-05T08:08:00Z">
                  <w:rPr>
                    <w:rFonts w:ascii="Times New Roman" w:eastAsia="Times New Roman" w:hAnsi="Times New Roman"/>
                    <w:spacing w:val="-1"/>
                  </w:rPr>
                </w:rPrChange>
              </w:rPr>
            </w:pPr>
          </w:p>
          <w:p w14:paraId="0E145777" w14:textId="77777777" w:rsidR="003F3EDE" w:rsidRPr="00C30B30" w:rsidRDefault="003F3EDE" w:rsidP="0025185C">
            <w:pPr>
              <w:jc w:val="center"/>
              <w:rPr>
                <w:rFonts w:ascii="Arial" w:eastAsia="Times New Roman" w:hAnsi="Arial" w:cs="Arial"/>
                <w:spacing w:val="-1"/>
                <w:sz w:val="20"/>
                <w:szCs w:val="20"/>
                <w:rPrChange w:id="3640"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641" w:author="Adelino Naquarta Sepalanga Domingos" w:date="2025-03-05T09:08:00Z" w16du:dateUtc="2025-03-05T08:08:00Z">
                  <w:rPr>
                    <w:rFonts w:ascii="Times New Roman" w:eastAsia="Times New Roman" w:hAnsi="Times New Roman"/>
                    <w:spacing w:val="-1"/>
                  </w:rPr>
                </w:rPrChange>
              </w:rPr>
              <w:t>Texto 30</w:t>
            </w:r>
          </w:p>
        </w:tc>
      </w:tr>
      <w:tr w:rsidR="003F3EDE" w:rsidRPr="00691778" w14:paraId="7B85F2ED" w14:textId="77777777" w:rsidTr="0025185C">
        <w:trPr>
          <w:trHeight w:val="468"/>
        </w:trPr>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9E790D0" w14:textId="77777777" w:rsidR="003F3EDE" w:rsidRPr="00C30B30" w:rsidRDefault="003F3EDE" w:rsidP="0025185C">
            <w:pPr>
              <w:jc w:val="center"/>
              <w:rPr>
                <w:rFonts w:ascii="Arial" w:eastAsia="Times New Roman" w:hAnsi="Arial" w:cs="Arial"/>
                <w:spacing w:val="-1"/>
                <w:sz w:val="20"/>
                <w:szCs w:val="20"/>
                <w:rPrChange w:id="3642"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643" w:author="Adelino Naquarta Sepalanga Domingos" w:date="2025-03-05T09:08:00Z" w16du:dateUtc="2025-03-05T08:08:00Z">
                  <w:rPr>
                    <w:rFonts w:ascii="Times New Roman" w:eastAsia="Times New Roman" w:hAnsi="Times New Roman"/>
                    <w:spacing w:val="-1"/>
                  </w:rPr>
                </w:rPrChange>
              </w:rPr>
              <w:t>2.3.3.</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3AB6CEE" w14:textId="77777777" w:rsidR="003F3EDE" w:rsidRPr="00C30B30" w:rsidRDefault="003F3EDE" w:rsidP="0025185C">
            <w:pPr>
              <w:jc w:val="center"/>
              <w:rPr>
                <w:rFonts w:ascii="Arial" w:eastAsia="Times New Roman" w:hAnsi="Arial" w:cs="Arial"/>
                <w:spacing w:val="-1"/>
                <w:sz w:val="20"/>
                <w:szCs w:val="20"/>
                <w:rPrChange w:id="3644"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645" w:author="Adelino Naquarta Sepalanga Domingos" w:date="2025-03-05T09:08:00Z" w16du:dateUtc="2025-03-05T08:08: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27EB98F" w14:textId="77777777" w:rsidR="003F3EDE" w:rsidRPr="00C30B30" w:rsidRDefault="003F3EDE" w:rsidP="0025185C">
            <w:pPr>
              <w:rPr>
                <w:rFonts w:ascii="Arial" w:eastAsia="Times New Roman" w:hAnsi="Arial" w:cs="Arial"/>
                <w:spacing w:val="-1"/>
                <w:sz w:val="20"/>
                <w:szCs w:val="20"/>
                <w:rPrChange w:id="3646"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647" w:author="Adelino Naquarta Sepalanga Domingos" w:date="2025-03-05T09:08:00Z" w16du:dateUtc="2025-03-05T08:08:00Z">
                  <w:rPr>
                    <w:rFonts w:ascii="Times New Roman" w:eastAsia="Times New Roman" w:hAnsi="Times New Roman"/>
                    <w:spacing w:val="-1"/>
                  </w:rPr>
                </w:rPrChange>
              </w:rPr>
              <w:t>Número de identificação fiscal do fornecedor (SupplierTaxID)</w:t>
            </w:r>
          </w:p>
        </w:tc>
        <w:tc>
          <w:tcPr>
            <w:tcW w:w="3773"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2A16748" w14:textId="77777777" w:rsidR="003F3EDE" w:rsidRPr="00C30B30" w:rsidRDefault="003F3EDE" w:rsidP="0025185C">
            <w:pPr>
              <w:rPr>
                <w:rFonts w:ascii="Arial" w:eastAsia="Times New Roman" w:hAnsi="Arial" w:cs="Arial"/>
                <w:spacing w:val="-1"/>
                <w:sz w:val="20"/>
                <w:szCs w:val="20"/>
                <w:rPrChange w:id="3648"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649" w:author="Adelino Naquarta Sepalanga Domingos" w:date="2025-03-05T09:08:00Z" w16du:dateUtc="2025-03-05T08:08:00Z">
                  <w:rPr>
                    <w:rFonts w:ascii="Times New Roman" w:eastAsia="Times New Roman" w:hAnsi="Times New Roman"/>
                    <w:spacing w:val="-1"/>
                  </w:rPr>
                </w:rPrChange>
              </w:rPr>
              <w:t>Deve ser indicado sem o prefixo do país.</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504282C" w14:textId="77777777" w:rsidR="003F3EDE" w:rsidRPr="00C30B30" w:rsidRDefault="003F3EDE" w:rsidP="0025185C">
            <w:pPr>
              <w:jc w:val="center"/>
              <w:rPr>
                <w:rFonts w:ascii="Arial" w:eastAsia="Times New Roman" w:hAnsi="Arial" w:cs="Arial"/>
                <w:spacing w:val="-1"/>
                <w:sz w:val="20"/>
                <w:szCs w:val="20"/>
                <w:rPrChange w:id="3650"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651" w:author="Adelino Naquarta Sepalanga Domingos" w:date="2025-03-05T09:08:00Z" w16du:dateUtc="2025-03-05T08:08:00Z">
                  <w:rPr>
                    <w:rFonts w:ascii="Times New Roman" w:eastAsia="Times New Roman" w:hAnsi="Times New Roman"/>
                    <w:spacing w:val="-1"/>
                  </w:rPr>
                </w:rPrChange>
              </w:rPr>
              <w:t>Texto 15</w:t>
            </w:r>
          </w:p>
        </w:tc>
      </w:tr>
      <w:tr w:rsidR="003F3EDE" w:rsidRPr="00691778" w14:paraId="1FB029AE" w14:textId="77777777" w:rsidTr="0025185C">
        <w:trPr>
          <w:trHeight w:val="366"/>
        </w:trPr>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CC57139" w14:textId="77777777" w:rsidR="003F3EDE" w:rsidRPr="00C30B30" w:rsidRDefault="003F3EDE" w:rsidP="0025185C">
            <w:pPr>
              <w:jc w:val="center"/>
              <w:rPr>
                <w:rFonts w:ascii="Arial" w:eastAsia="Times New Roman" w:hAnsi="Arial" w:cs="Arial"/>
                <w:spacing w:val="-1"/>
                <w:sz w:val="20"/>
                <w:szCs w:val="20"/>
                <w:rPrChange w:id="3652"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653" w:author="Adelino Naquarta Sepalanga Domingos" w:date="2025-03-05T09:08:00Z" w16du:dateUtc="2025-03-05T08:08:00Z">
                  <w:rPr>
                    <w:rFonts w:ascii="Times New Roman" w:eastAsia="Times New Roman" w:hAnsi="Times New Roman"/>
                    <w:spacing w:val="-1"/>
                  </w:rPr>
                </w:rPrChange>
              </w:rPr>
              <w:t>2.3.4.</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D956CC1" w14:textId="77777777" w:rsidR="003F3EDE" w:rsidRPr="00C30B30" w:rsidRDefault="003F3EDE" w:rsidP="0025185C">
            <w:pPr>
              <w:jc w:val="center"/>
              <w:rPr>
                <w:rFonts w:ascii="Arial" w:eastAsia="Times New Roman" w:hAnsi="Arial" w:cs="Arial"/>
                <w:spacing w:val="-1"/>
                <w:sz w:val="20"/>
                <w:szCs w:val="20"/>
                <w:rPrChange w:id="3654"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655" w:author="Adelino Naquarta Sepalanga Domingos" w:date="2025-03-05T09:08:00Z" w16du:dateUtc="2025-03-05T08:08: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879E1D0" w14:textId="77777777" w:rsidR="003F3EDE" w:rsidRPr="00C30B30" w:rsidRDefault="003F3EDE" w:rsidP="0025185C">
            <w:pPr>
              <w:rPr>
                <w:rFonts w:ascii="Arial" w:eastAsia="Times New Roman" w:hAnsi="Arial" w:cs="Arial"/>
                <w:spacing w:val="-1"/>
                <w:sz w:val="20"/>
                <w:szCs w:val="20"/>
                <w:rPrChange w:id="3656"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657" w:author="Adelino Naquarta Sepalanga Domingos" w:date="2025-03-05T09:08:00Z" w16du:dateUtc="2025-03-05T08:08:00Z">
                  <w:rPr>
                    <w:rFonts w:ascii="Times New Roman" w:eastAsia="Times New Roman" w:hAnsi="Times New Roman"/>
                    <w:spacing w:val="-1"/>
                  </w:rPr>
                </w:rPrChange>
              </w:rPr>
              <w:t>Nome da empresa (CompanyName)</w:t>
            </w:r>
          </w:p>
        </w:tc>
        <w:tc>
          <w:tcPr>
            <w:tcW w:w="377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6D896CB" w14:textId="77777777" w:rsidR="003F3EDE" w:rsidRPr="00C30B30" w:rsidRDefault="003F3EDE" w:rsidP="0025185C">
            <w:pPr>
              <w:rPr>
                <w:rFonts w:ascii="Arial" w:eastAsia="Times New Roman" w:hAnsi="Arial" w:cs="Arial"/>
                <w:spacing w:val="-1"/>
                <w:sz w:val="20"/>
                <w:szCs w:val="20"/>
                <w:rPrChange w:id="3658" w:author="Adelino Naquarta Sepalanga Domingos" w:date="2025-03-05T09:08:00Z" w16du:dateUtc="2025-03-05T08:08: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E1DC65B" w14:textId="77777777" w:rsidR="003F3EDE" w:rsidRPr="00C30B30" w:rsidRDefault="003F3EDE" w:rsidP="0025185C">
            <w:pPr>
              <w:jc w:val="center"/>
              <w:rPr>
                <w:rFonts w:ascii="Arial" w:eastAsia="Times New Roman" w:hAnsi="Arial" w:cs="Arial"/>
                <w:spacing w:val="-1"/>
                <w:sz w:val="20"/>
                <w:szCs w:val="20"/>
                <w:rPrChange w:id="3659"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660" w:author="Adelino Naquarta Sepalanga Domingos" w:date="2025-03-05T09:08:00Z" w16du:dateUtc="2025-03-05T08:08:00Z">
                  <w:rPr>
                    <w:rFonts w:ascii="Times New Roman" w:eastAsia="Times New Roman" w:hAnsi="Times New Roman"/>
                    <w:spacing w:val="-1"/>
                  </w:rPr>
                </w:rPrChange>
              </w:rPr>
              <w:t>Texto</w:t>
            </w:r>
          </w:p>
          <w:p w14:paraId="574F7E61" w14:textId="77777777" w:rsidR="003F3EDE" w:rsidRPr="00C30B30" w:rsidRDefault="003F3EDE" w:rsidP="0025185C">
            <w:pPr>
              <w:jc w:val="center"/>
              <w:rPr>
                <w:rFonts w:ascii="Arial" w:eastAsia="Times New Roman" w:hAnsi="Arial" w:cs="Arial"/>
                <w:spacing w:val="-1"/>
                <w:sz w:val="20"/>
                <w:szCs w:val="20"/>
                <w:rPrChange w:id="3661"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662" w:author="Adelino Naquarta Sepalanga Domingos" w:date="2025-03-05T09:08:00Z" w16du:dateUtc="2025-03-05T08:08:00Z">
                  <w:rPr>
                    <w:rFonts w:ascii="Times New Roman" w:eastAsia="Times New Roman" w:hAnsi="Times New Roman"/>
                    <w:spacing w:val="-1"/>
                  </w:rPr>
                </w:rPrChange>
              </w:rPr>
              <w:t xml:space="preserve"> 100</w:t>
            </w:r>
          </w:p>
        </w:tc>
      </w:tr>
      <w:tr w:rsidR="003F3EDE" w:rsidRPr="00691778" w14:paraId="05742C4F" w14:textId="77777777" w:rsidTr="0025185C">
        <w:trPr>
          <w:trHeight w:val="622"/>
        </w:trPr>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43BB4E7" w14:textId="77777777" w:rsidR="003F3EDE" w:rsidRPr="00C30B30" w:rsidRDefault="003F3EDE" w:rsidP="0025185C">
            <w:pPr>
              <w:jc w:val="center"/>
              <w:rPr>
                <w:rFonts w:ascii="Arial" w:eastAsia="Times New Roman" w:hAnsi="Arial" w:cs="Arial"/>
                <w:spacing w:val="-1"/>
                <w:sz w:val="20"/>
                <w:szCs w:val="20"/>
                <w:rPrChange w:id="3663"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664" w:author="Adelino Naquarta Sepalanga Domingos" w:date="2025-03-05T09:08:00Z" w16du:dateUtc="2025-03-05T08:08:00Z">
                  <w:rPr>
                    <w:rFonts w:ascii="Times New Roman" w:eastAsia="Times New Roman" w:hAnsi="Times New Roman"/>
                    <w:spacing w:val="-1"/>
                  </w:rPr>
                </w:rPrChange>
              </w:rPr>
              <w:t>2.3.5.</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197E0B4" w14:textId="77777777" w:rsidR="003F3EDE" w:rsidRPr="00C30B30" w:rsidRDefault="003F3EDE" w:rsidP="0025185C">
            <w:pPr>
              <w:jc w:val="center"/>
              <w:rPr>
                <w:rFonts w:ascii="Arial" w:eastAsia="Times New Roman" w:hAnsi="Arial" w:cs="Arial"/>
                <w:spacing w:val="-1"/>
                <w:sz w:val="20"/>
                <w:szCs w:val="20"/>
                <w:rPrChange w:id="3665" w:author="Adelino Naquarta Sepalanga Domingos" w:date="2025-03-05T09:08:00Z" w16du:dateUtc="2025-03-05T08:08: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A942A9C" w14:textId="77777777" w:rsidR="003F3EDE" w:rsidRPr="00C30B30" w:rsidRDefault="003F3EDE" w:rsidP="0025185C">
            <w:pPr>
              <w:rPr>
                <w:rFonts w:ascii="Arial" w:eastAsia="Times New Roman" w:hAnsi="Arial" w:cs="Arial"/>
                <w:spacing w:val="-1"/>
                <w:sz w:val="20"/>
                <w:szCs w:val="20"/>
                <w:rPrChange w:id="3666"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667" w:author="Adelino Naquarta Sepalanga Domingos" w:date="2025-03-05T09:08:00Z" w16du:dateUtc="2025-03-05T08:08:00Z">
                  <w:rPr>
                    <w:rFonts w:ascii="Times New Roman" w:eastAsia="Times New Roman" w:hAnsi="Times New Roman"/>
                    <w:spacing w:val="-1"/>
                  </w:rPr>
                </w:rPrChange>
              </w:rPr>
              <w:t>Nome do contacto na empresa (Contact)</w:t>
            </w:r>
          </w:p>
        </w:tc>
        <w:tc>
          <w:tcPr>
            <w:tcW w:w="3773"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1339EFB" w14:textId="77777777" w:rsidR="003F3EDE" w:rsidRPr="00C30B30" w:rsidRDefault="003F3EDE" w:rsidP="0025185C">
            <w:pPr>
              <w:rPr>
                <w:rFonts w:ascii="Arial" w:eastAsia="Times New Roman" w:hAnsi="Arial" w:cs="Arial"/>
                <w:spacing w:val="-1"/>
                <w:sz w:val="20"/>
                <w:szCs w:val="20"/>
                <w:rPrChange w:id="3668" w:author="Adelino Naquarta Sepalanga Domingos" w:date="2025-03-05T09:08:00Z" w16du:dateUtc="2025-03-05T08:08: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466C3D9" w14:textId="77777777" w:rsidR="003F3EDE" w:rsidRPr="00C30B30" w:rsidRDefault="003F3EDE" w:rsidP="0025185C">
            <w:pPr>
              <w:jc w:val="center"/>
              <w:rPr>
                <w:rFonts w:ascii="Arial" w:eastAsia="Times New Roman" w:hAnsi="Arial" w:cs="Arial"/>
                <w:spacing w:val="-1"/>
                <w:sz w:val="20"/>
                <w:szCs w:val="20"/>
                <w:rPrChange w:id="3669"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670" w:author="Adelino Naquarta Sepalanga Domingos" w:date="2025-03-05T09:08:00Z" w16du:dateUtc="2025-03-05T08:08:00Z">
                  <w:rPr>
                    <w:rFonts w:ascii="Times New Roman" w:eastAsia="Times New Roman" w:hAnsi="Times New Roman"/>
                    <w:spacing w:val="-1"/>
                  </w:rPr>
                </w:rPrChange>
              </w:rPr>
              <w:t>Texto 50</w:t>
            </w:r>
          </w:p>
        </w:tc>
      </w:tr>
      <w:tr w:rsidR="003F3EDE" w:rsidRPr="00691778" w14:paraId="674B7C7F" w14:textId="77777777" w:rsidTr="0025185C">
        <w:trPr>
          <w:trHeight w:val="693"/>
        </w:trPr>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4D48952" w14:textId="77777777" w:rsidR="003F3EDE" w:rsidRPr="00C30B30" w:rsidRDefault="003F3EDE" w:rsidP="0025185C">
            <w:pPr>
              <w:jc w:val="center"/>
              <w:rPr>
                <w:rFonts w:ascii="Arial" w:eastAsia="Times New Roman" w:hAnsi="Arial" w:cs="Arial"/>
                <w:spacing w:val="-1"/>
                <w:sz w:val="20"/>
                <w:szCs w:val="20"/>
                <w:rPrChange w:id="3671"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672" w:author="Adelino Naquarta Sepalanga Domingos" w:date="2025-03-05T09:08:00Z" w16du:dateUtc="2025-03-05T08:08:00Z">
                  <w:rPr>
                    <w:rFonts w:ascii="Times New Roman" w:eastAsia="Times New Roman" w:hAnsi="Times New Roman"/>
                    <w:spacing w:val="-1"/>
                  </w:rPr>
                </w:rPrChange>
              </w:rPr>
              <w:t>2.3.6.</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8A4F896" w14:textId="77777777" w:rsidR="003F3EDE" w:rsidRPr="00C30B30" w:rsidRDefault="003F3EDE" w:rsidP="0025185C">
            <w:pPr>
              <w:jc w:val="center"/>
              <w:rPr>
                <w:rFonts w:ascii="Arial" w:eastAsia="Times New Roman" w:hAnsi="Arial" w:cs="Arial"/>
                <w:spacing w:val="-1"/>
                <w:sz w:val="20"/>
                <w:szCs w:val="20"/>
                <w:rPrChange w:id="3673"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674" w:author="Adelino Naquarta Sepalanga Domingos" w:date="2025-03-05T09:08:00Z" w16du:dateUtc="2025-03-05T08:08: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BE17E9D" w14:textId="77777777" w:rsidR="003F3EDE" w:rsidRPr="00C30B30" w:rsidRDefault="003F3EDE" w:rsidP="0025185C">
            <w:pPr>
              <w:rPr>
                <w:rFonts w:ascii="Arial" w:eastAsia="Times New Roman" w:hAnsi="Arial" w:cs="Arial"/>
                <w:spacing w:val="-1"/>
                <w:sz w:val="20"/>
                <w:szCs w:val="20"/>
                <w:rPrChange w:id="3675"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676" w:author="Adelino Naquarta Sepalanga Domingos" w:date="2025-03-05T09:08:00Z" w16du:dateUtc="2025-03-05T08:08:00Z">
                  <w:rPr>
                    <w:rFonts w:ascii="Times New Roman" w:eastAsia="Times New Roman" w:hAnsi="Times New Roman"/>
                    <w:spacing w:val="-1"/>
                  </w:rPr>
                </w:rPrChange>
              </w:rPr>
              <w:t>Endereço de facturação (BillingAddress)</w:t>
            </w:r>
          </w:p>
        </w:tc>
        <w:tc>
          <w:tcPr>
            <w:tcW w:w="377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4C32B12" w14:textId="77777777" w:rsidR="003F3EDE" w:rsidRPr="00C30B30" w:rsidRDefault="003F3EDE" w:rsidP="0025185C">
            <w:pPr>
              <w:rPr>
                <w:rFonts w:ascii="Arial" w:eastAsia="Times New Roman" w:hAnsi="Arial" w:cs="Arial"/>
                <w:spacing w:val="-1"/>
                <w:sz w:val="20"/>
                <w:szCs w:val="20"/>
                <w:rPrChange w:id="3677"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678" w:author="Adelino Naquarta Sepalanga Domingos" w:date="2025-03-05T09:08:00Z" w16du:dateUtc="2025-03-05T08:08:00Z">
                  <w:rPr>
                    <w:rFonts w:ascii="Times New Roman" w:eastAsia="Times New Roman" w:hAnsi="Times New Roman"/>
                    <w:spacing w:val="-1"/>
                  </w:rPr>
                </w:rPrChange>
              </w:rPr>
              <w:t>Corresponde ao endereço da sede ou do estabelecimento estável em território nacional.</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E5829E2" w14:textId="77777777" w:rsidR="003F3EDE" w:rsidRPr="00C30B30" w:rsidRDefault="003F3EDE" w:rsidP="0025185C">
            <w:pPr>
              <w:jc w:val="center"/>
              <w:rPr>
                <w:rFonts w:ascii="Arial" w:eastAsia="Times New Roman" w:hAnsi="Arial" w:cs="Arial"/>
                <w:spacing w:val="-1"/>
                <w:sz w:val="20"/>
                <w:szCs w:val="20"/>
                <w:rPrChange w:id="3679"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680" w:author="Adelino Naquarta Sepalanga Domingos" w:date="2025-03-05T09:08:00Z" w16du:dateUtc="2025-03-05T08:08:00Z">
                  <w:rPr>
                    <w:rFonts w:ascii="Times New Roman" w:eastAsia="Times New Roman" w:hAnsi="Times New Roman"/>
                    <w:spacing w:val="-1"/>
                  </w:rPr>
                </w:rPrChange>
              </w:rPr>
              <w:t>Não Aplicável</w:t>
            </w:r>
          </w:p>
        </w:tc>
      </w:tr>
      <w:tr w:rsidR="003F3EDE" w:rsidRPr="00691778" w14:paraId="18DAE8A5" w14:textId="77777777" w:rsidTr="0025185C">
        <w:trPr>
          <w:trHeight w:val="511"/>
        </w:trPr>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5F3F338" w14:textId="77777777" w:rsidR="003F3EDE" w:rsidRPr="00C30B30" w:rsidRDefault="003F3EDE" w:rsidP="0025185C">
            <w:pPr>
              <w:jc w:val="center"/>
              <w:rPr>
                <w:rFonts w:ascii="Arial" w:eastAsia="Times New Roman" w:hAnsi="Arial" w:cs="Arial"/>
                <w:spacing w:val="-1"/>
                <w:sz w:val="20"/>
                <w:szCs w:val="20"/>
                <w:rPrChange w:id="3681"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682" w:author="Adelino Naquarta Sepalanga Domingos" w:date="2025-03-05T09:08:00Z" w16du:dateUtc="2025-03-05T08:08:00Z">
                  <w:rPr>
                    <w:rFonts w:ascii="Times New Roman" w:eastAsia="Times New Roman" w:hAnsi="Times New Roman"/>
                    <w:spacing w:val="-1"/>
                  </w:rPr>
                </w:rPrChange>
              </w:rPr>
              <w:t>2.3.6.1.</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AC69871" w14:textId="77777777" w:rsidR="003F3EDE" w:rsidRPr="00C30B30" w:rsidRDefault="003F3EDE" w:rsidP="0025185C">
            <w:pPr>
              <w:jc w:val="center"/>
              <w:rPr>
                <w:rFonts w:ascii="Arial" w:eastAsia="Times New Roman" w:hAnsi="Arial" w:cs="Arial"/>
                <w:spacing w:val="-1"/>
                <w:sz w:val="20"/>
                <w:szCs w:val="20"/>
                <w:rPrChange w:id="3683" w:author="Adelino Naquarta Sepalanga Domingos" w:date="2025-03-05T09:08:00Z" w16du:dateUtc="2025-03-05T08:08: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FD2EC81" w14:textId="77777777" w:rsidR="003F3EDE" w:rsidRPr="00C30B30" w:rsidRDefault="003F3EDE" w:rsidP="0025185C">
            <w:pPr>
              <w:rPr>
                <w:rFonts w:ascii="Arial" w:eastAsia="Times New Roman" w:hAnsi="Arial" w:cs="Arial"/>
                <w:spacing w:val="-1"/>
                <w:sz w:val="20"/>
                <w:szCs w:val="20"/>
                <w:rPrChange w:id="3684"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685" w:author="Adelino Naquarta Sepalanga Domingos" w:date="2025-03-05T09:08:00Z" w16du:dateUtc="2025-03-05T08:08:00Z">
                  <w:rPr>
                    <w:rFonts w:ascii="Times New Roman" w:eastAsia="Times New Roman" w:hAnsi="Times New Roman"/>
                    <w:spacing w:val="-1"/>
                  </w:rPr>
                </w:rPrChange>
              </w:rPr>
              <w:t>Número da porta (BuildingNumber)</w:t>
            </w:r>
          </w:p>
        </w:tc>
        <w:tc>
          <w:tcPr>
            <w:tcW w:w="3773"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9C81FAD" w14:textId="77777777" w:rsidR="003F3EDE" w:rsidRPr="00C30B30" w:rsidRDefault="003F3EDE" w:rsidP="0025185C">
            <w:pPr>
              <w:rPr>
                <w:rFonts w:ascii="Arial" w:eastAsia="Times New Roman" w:hAnsi="Arial" w:cs="Arial"/>
                <w:spacing w:val="-1"/>
                <w:sz w:val="20"/>
                <w:szCs w:val="20"/>
                <w:rPrChange w:id="3686" w:author="Adelino Naquarta Sepalanga Domingos" w:date="2025-03-05T09:08:00Z" w16du:dateUtc="2025-03-05T08:08: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D7411C7" w14:textId="77777777" w:rsidR="003F3EDE" w:rsidRPr="00C30B30" w:rsidRDefault="003F3EDE" w:rsidP="0025185C">
            <w:pPr>
              <w:jc w:val="center"/>
              <w:rPr>
                <w:rFonts w:ascii="Arial" w:eastAsia="Times New Roman" w:hAnsi="Arial" w:cs="Arial"/>
                <w:spacing w:val="-1"/>
                <w:sz w:val="20"/>
                <w:szCs w:val="20"/>
                <w:rPrChange w:id="3687"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688" w:author="Adelino Naquarta Sepalanga Domingos" w:date="2025-03-05T09:08:00Z" w16du:dateUtc="2025-03-05T08:08:00Z">
                  <w:rPr>
                    <w:rFonts w:ascii="Times New Roman" w:eastAsia="Times New Roman" w:hAnsi="Times New Roman"/>
                    <w:spacing w:val="-1"/>
                  </w:rPr>
                </w:rPrChange>
              </w:rPr>
              <w:t>Texto 10</w:t>
            </w:r>
          </w:p>
        </w:tc>
      </w:tr>
      <w:tr w:rsidR="003F3EDE" w:rsidRPr="00691778" w14:paraId="17BBCE97" w14:textId="77777777" w:rsidTr="0025185C">
        <w:trPr>
          <w:trHeight w:val="754"/>
        </w:trPr>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11BC468" w14:textId="77777777" w:rsidR="003F3EDE" w:rsidRPr="00C30B30" w:rsidRDefault="003F3EDE" w:rsidP="0025185C">
            <w:pPr>
              <w:jc w:val="center"/>
              <w:rPr>
                <w:rFonts w:ascii="Arial" w:eastAsia="Times New Roman" w:hAnsi="Arial" w:cs="Arial"/>
                <w:spacing w:val="-1"/>
                <w:sz w:val="20"/>
                <w:szCs w:val="20"/>
                <w:rPrChange w:id="3689"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690" w:author="Adelino Naquarta Sepalanga Domingos" w:date="2025-03-05T09:08:00Z" w16du:dateUtc="2025-03-05T08:08:00Z">
                  <w:rPr>
                    <w:rFonts w:ascii="Times New Roman" w:eastAsia="Times New Roman" w:hAnsi="Times New Roman"/>
                    <w:spacing w:val="-1"/>
                  </w:rPr>
                </w:rPrChange>
              </w:rPr>
              <w:t>2.3.6.2.</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14A81AE" w14:textId="77777777" w:rsidR="003F3EDE" w:rsidRPr="00C30B30" w:rsidRDefault="003F3EDE" w:rsidP="0025185C">
            <w:pPr>
              <w:jc w:val="center"/>
              <w:rPr>
                <w:rFonts w:ascii="Arial" w:eastAsia="Times New Roman" w:hAnsi="Arial" w:cs="Arial"/>
                <w:spacing w:val="-1"/>
                <w:sz w:val="20"/>
                <w:szCs w:val="20"/>
                <w:rPrChange w:id="3691" w:author="Adelino Naquarta Sepalanga Domingos" w:date="2025-03-05T09:08:00Z" w16du:dateUtc="2025-03-05T08:08: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25DB704" w14:textId="77777777" w:rsidR="003F3EDE" w:rsidRPr="00C30B30" w:rsidRDefault="003F3EDE" w:rsidP="0025185C">
            <w:pPr>
              <w:rPr>
                <w:rFonts w:ascii="Arial" w:eastAsia="Times New Roman" w:hAnsi="Arial" w:cs="Arial"/>
                <w:spacing w:val="-1"/>
                <w:sz w:val="20"/>
                <w:szCs w:val="20"/>
                <w:rPrChange w:id="3692"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693" w:author="Adelino Naquarta Sepalanga Domingos" w:date="2025-03-05T09:08:00Z" w16du:dateUtc="2025-03-05T08:08:00Z">
                  <w:rPr>
                    <w:rFonts w:ascii="Times New Roman" w:eastAsia="Times New Roman" w:hAnsi="Times New Roman"/>
                    <w:spacing w:val="-1"/>
                  </w:rPr>
                </w:rPrChange>
              </w:rPr>
              <w:t>Nome da rua (StreetName)</w:t>
            </w:r>
          </w:p>
        </w:tc>
        <w:tc>
          <w:tcPr>
            <w:tcW w:w="377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043073E" w14:textId="77777777" w:rsidR="003F3EDE" w:rsidRPr="00C30B30" w:rsidRDefault="003F3EDE" w:rsidP="0025185C">
            <w:pPr>
              <w:rPr>
                <w:rFonts w:ascii="Arial" w:eastAsia="Times New Roman" w:hAnsi="Arial" w:cs="Arial"/>
                <w:spacing w:val="-1"/>
                <w:sz w:val="20"/>
                <w:szCs w:val="20"/>
                <w:rPrChange w:id="3694" w:author="Adelino Naquarta Sepalanga Domingos" w:date="2025-03-05T09:08:00Z" w16du:dateUtc="2025-03-05T08:08: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679B9DA" w14:textId="77777777" w:rsidR="003F3EDE" w:rsidRPr="00C30B30" w:rsidRDefault="003F3EDE" w:rsidP="0025185C">
            <w:pPr>
              <w:jc w:val="center"/>
              <w:rPr>
                <w:rFonts w:ascii="Arial" w:eastAsia="Times New Roman" w:hAnsi="Arial" w:cs="Arial"/>
                <w:spacing w:val="-1"/>
                <w:sz w:val="20"/>
                <w:szCs w:val="20"/>
                <w:rPrChange w:id="3695"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696" w:author="Adelino Naquarta Sepalanga Domingos" w:date="2025-03-05T09:08:00Z" w16du:dateUtc="2025-03-05T08:08:00Z">
                  <w:rPr>
                    <w:rFonts w:ascii="Times New Roman" w:eastAsia="Times New Roman" w:hAnsi="Times New Roman"/>
                    <w:spacing w:val="-1"/>
                  </w:rPr>
                </w:rPrChange>
              </w:rPr>
              <w:t xml:space="preserve">Texto </w:t>
            </w:r>
          </w:p>
          <w:p w14:paraId="66DBC259" w14:textId="77777777" w:rsidR="003F3EDE" w:rsidRPr="00C30B30" w:rsidRDefault="003F3EDE" w:rsidP="0025185C">
            <w:pPr>
              <w:jc w:val="center"/>
              <w:rPr>
                <w:rFonts w:ascii="Arial" w:eastAsia="Times New Roman" w:hAnsi="Arial" w:cs="Arial"/>
                <w:spacing w:val="-1"/>
                <w:sz w:val="20"/>
                <w:szCs w:val="20"/>
                <w:rPrChange w:id="3697"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698" w:author="Adelino Naquarta Sepalanga Domingos" w:date="2025-03-05T09:08:00Z" w16du:dateUtc="2025-03-05T08:08:00Z">
                  <w:rPr>
                    <w:rFonts w:ascii="Times New Roman" w:eastAsia="Times New Roman" w:hAnsi="Times New Roman"/>
                    <w:spacing w:val="-1"/>
                  </w:rPr>
                </w:rPrChange>
              </w:rPr>
              <w:t>200</w:t>
            </w:r>
          </w:p>
        </w:tc>
      </w:tr>
      <w:tr w:rsidR="003F3EDE" w:rsidRPr="00691778" w14:paraId="45E16989" w14:textId="77777777" w:rsidTr="0025185C">
        <w:trPr>
          <w:trHeight w:val="969"/>
        </w:trPr>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AF12CCE" w14:textId="77777777" w:rsidR="003F3EDE" w:rsidRPr="00C30B30" w:rsidRDefault="003F3EDE" w:rsidP="0025185C">
            <w:pPr>
              <w:jc w:val="center"/>
              <w:rPr>
                <w:rFonts w:ascii="Arial" w:eastAsia="Times New Roman" w:hAnsi="Arial" w:cs="Arial"/>
                <w:spacing w:val="-1"/>
                <w:sz w:val="20"/>
                <w:szCs w:val="20"/>
                <w:rPrChange w:id="3699"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700" w:author="Adelino Naquarta Sepalanga Domingos" w:date="2025-03-05T09:08:00Z" w16du:dateUtc="2025-03-05T08:08:00Z">
                  <w:rPr>
                    <w:rFonts w:ascii="Times New Roman" w:eastAsia="Times New Roman" w:hAnsi="Times New Roman"/>
                    <w:spacing w:val="-1"/>
                  </w:rPr>
                </w:rPrChange>
              </w:rPr>
              <w:t>2.3.6.3.</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150AC49" w14:textId="77777777" w:rsidR="003F3EDE" w:rsidRPr="00C30B30" w:rsidRDefault="003F3EDE" w:rsidP="0025185C">
            <w:pPr>
              <w:jc w:val="center"/>
              <w:rPr>
                <w:rFonts w:ascii="Arial" w:eastAsia="Times New Roman" w:hAnsi="Arial" w:cs="Arial"/>
                <w:spacing w:val="-1"/>
                <w:sz w:val="20"/>
                <w:szCs w:val="20"/>
                <w:rPrChange w:id="3701"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702" w:author="Adelino Naquarta Sepalanga Domingos" w:date="2025-03-05T09:08:00Z" w16du:dateUtc="2025-03-05T08:08: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EEE3100" w14:textId="77777777" w:rsidR="003F3EDE" w:rsidRPr="00C30B30" w:rsidRDefault="003F3EDE" w:rsidP="0025185C">
            <w:pPr>
              <w:rPr>
                <w:rFonts w:ascii="Arial" w:eastAsia="Times New Roman" w:hAnsi="Arial" w:cs="Arial"/>
                <w:spacing w:val="-1"/>
                <w:sz w:val="20"/>
                <w:szCs w:val="20"/>
                <w:rPrChange w:id="3703"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704" w:author="Adelino Naquarta Sepalanga Domingos" w:date="2025-03-05T09:08:00Z" w16du:dateUtc="2025-03-05T08:08:00Z">
                  <w:rPr>
                    <w:rFonts w:ascii="Times New Roman" w:eastAsia="Times New Roman" w:hAnsi="Times New Roman"/>
                    <w:spacing w:val="-1"/>
                  </w:rPr>
                </w:rPrChange>
              </w:rPr>
              <w:t>Endereço detalhado (AddressDetail)</w:t>
            </w:r>
          </w:p>
        </w:tc>
        <w:tc>
          <w:tcPr>
            <w:tcW w:w="3773"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2DACDF4" w14:textId="77777777" w:rsidR="003F3EDE" w:rsidRPr="00C30B30" w:rsidRDefault="003F3EDE" w:rsidP="0025185C">
            <w:pPr>
              <w:rPr>
                <w:rFonts w:ascii="Arial" w:eastAsia="Times New Roman" w:hAnsi="Arial" w:cs="Arial"/>
                <w:spacing w:val="-1"/>
                <w:sz w:val="20"/>
                <w:szCs w:val="20"/>
                <w:rPrChange w:id="3705"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706" w:author="Adelino Naquarta Sepalanga Domingos" w:date="2025-03-05T09:08:00Z" w16du:dateUtc="2025-03-05T08:08:00Z">
                  <w:rPr>
                    <w:rFonts w:ascii="Times New Roman" w:eastAsia="Times New Roman" w:hAnsi="Times New Roman"/>
                    <w:spacing w:val="-1"/>
                  </w:rPr>
                </w:rPrChange>
              </w:rPr>
              <w:t>Deve incluir o nome da rua, número de porta e andar, se aplicável.</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F1BD457" w14:textId="77777777" w:rsidR="003F3EDE" w:rsidRPr="00C30B30" w:rsidRDefault="003F3EDE" w:rsidP="0025185C">
            <w:pPr>
              <w:jc w:val="center"/>
              <w:rPr>
                <w:rFonts w:ascii="Arial" w:eastAsia="Times New Roman" w:hAnsi="Arial" w:cs="Arial"/>
                <w:spacing w:val="-1"/>
                <w:sz w:val="20"/>
                <w:szCs w:val="20"/>
                <w:rPrChange w:id="3707"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708" w:author="Adelino Naquarta Sepalanga Domingos" w:date="2025-03-05T09:08:00Z" w16du:dateUtc="2025-03-05T08:08:00Z">
                  <w:rPr>
                    <w:rFonts w:ascii="Times New Roman" w:eastAsia="Times New Roman" w:hAnsi="Times New Roman"/>
                    <w:spacing w:val="-1"/>
                  </w:rPr>
                </w:rPrChange>
              </w:rPr>
              <w:t>Texto</w:t>
            </w:r>
          </w:p>
          <w:p w14:paraId="19AE117B" w14:textId="77777777" w:rsidR="003F3EDE" w:rsidRPr="00C30B30" w:rsidRDefault="003F3EDE" w:rsidP="0025185C">
            <w:pPr>
              <w:jc w:val="center"/>
              <w:rPr>
                <w:rFonts w:ascii="Arial" w:eastAsia="Times New Roman" w:hAnsi="Arial" w:cs="Arial"/>
                <w:spacing w:val="-1"/>
                <w:sz w:val="20"/>
                <w:szCs w:val="20"/>
                <w:rPrChange w:id="3709"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710" w:author="Adelino Naquarta Sepalanga Domingos" w:date="2025-03-05T09:08:00Z" w16du:dateUtc="2025-03-05T08:08:00Z">
                  <w:rPr>
                    <w:rFonts w:ascii="Times New Roman" w:eastAsia="Times New Roman" w:hAnsi="Times New Roman"/>
                    <w:spacing w:val="-1"/>
                  </w:rPr>
                </w:rPrChange>
              </w:rPr>
              <w:t xml:space="preserve"> 210</w:t>
            </w:r>
          </w:p>
        </w:tc>
      </w:tr>
      <w:tr w:rsidR="003F3EDE" w:rsidRPr="00691778" w14:paraId="1B4699D3" w14:textId="77777777" w:rsidTr="0025185C">
        <w:trPr>
          <w:trHeight w:val="478"/>
        </w:trPr>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39A7C0A" w14:textId="77777777" w:rsidR="003F3EDE" w:rsidRPr="00C30B30" w:rsidRDefault="003F3EDE" w:rsidP="0025185C">
            <w:pPr>
              <w:jc w:val="center"/>
              <w:rPr>
                <w:rFonts w:ascii="Arial" w:eastAsia="Times New Roman" w:hAnsi="Arial" w:cs="Arial"/>
                <w:spacing w:val="-1"/>
                <w:sz w:val="20"/>
                <w:szCs w:val="20"/>
                <w:rPrChange w:id="3711"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712" w:author="Adelino Naquarta Sepalanga Domingos" w:date="2025-03-05T09:08:00Z" w16du:dateUtc="2025-03-05T08:08:00Z">
                  <w:rPr>
                    <w:rFonts w:ascii="Times New Roman" w:eastAsia="Times New Roman" w:hAnsi="Times New Roman"/>
                    <w:spacing w:val="-1"/>
                  </w:rPr>
                </w:rPrChange>
              </w:rPr>
              <w:t>2.3.6.4.</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8959295" w14:textId="77777777" w:rsidR="003F3EDE" w:rsidRPr="00C30B30" w:rsidRDefault="003F3EDE" w:rsidP="0025185C">
            <w:pPr>
              <w:jc w:val="center"/>
              <w:rPr>
                <w:rFonts w:ascii="Arial" w:eastAsia="Times New Roman" w:hAnsi="Arial" w:cs="Arial"/>
                <w:spacing w:val="-1"/>
                <w:sz w:val="20"/>
                <w:szCs w:val="20"/>
                <w:rPrChange w:id="3713"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714" w:author="Adelino Naquarta Sepalanga Domingos" w:date="2025-03-05T09:08:00Z" w16du:dateUtc="2025-03-05T08:08: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D2516D9" w14:textId="77777777" w:rsidR="003F3EDE" w:rsidRPr="00C30B30" w:rsidRDefault="003F3EDE" w:rsidP="0025185C">
            <w:pPr>
              <w:rPr>
                <w:rFonts w:ascii="Arial" w:eastAsia="Times New Roman" w:hAnsi="Arial" w:cs="Arial"/>
                <w:spacing w:val="-1"/>
                <w:sz w:val="20"/>
                <w:szCs w:val="20"/>
                <w:rPrChange w:id="3715"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716" w:author="Adelino Naquarta Sepalanga Domingos" w:date="2025-03-05T09:08:00Z" w16du:dateUtc="2025-03-05T08:08:00Z">
                  <w:rPr>
                    <w:rFonts w:ascii="Times New Roman" w:eastAsia="Times New Roman" w:hAnsi="Times New Roman"/>
                    <w:spacing w:val="-1"/>
                  </w:rPr>
                </w:rPrChange>
              </w:rPr>
              <w:t>Cidade (City)</w:t>
            </w:r>
          </w:p>
        </w:tc>
        <w:tc>
          <w:tcPr>
            <w:tcW w:w="377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2EA6FEE" w14:textId="77777777" w:rsidR="003F3EDE" w:rsidRPr="00C30B30" w:rsidRDefault="003F3EDE" w:rsidP="0025185C">
            <w:pPr>
              <w:rPr>
                <w:rFonts w:ascii="Arial" w:eastAsia="Times New Roman" w:hAnsi="Arial" w:cs="Arial"/>
                <w:spacing w:val="-1"/>
                <w:sz w:val="20"/>
                <w:szCs w:val="20"/>
                <w:rPrChange w:id="3717" w:author="Adelino Naquarta Sepalanga Domingos" w:date="2025-03-05T09:08:00Z" w16du:dateUtc="2025-03-05T08:08: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6D4C2EC" w14:textId="77777777" w:rsidR="003F3EDE" w:rsidRPr="00C30B30" w:rsidRDefault="003F3EDE" w:rsidP="0025185C">
            <w:pPr>
              <w:jc w:val="center"/>
              <w:rPr>
                <w:rFonts w:ascii="Arial" w:eastAsia="Times New Roman" w:hAnsi="Arial" w:cs="Arial"/>
                <w:spacing w:val="-1"/>
                <w:sz w:val="20"/>
                <w:szCs w:val="20"/>
                <w:rPrChange w:id="3718"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719" w:author="Adelino Naquarta Sepalanga Domingos" w:date="2025-03-05T09:08:00Z" w16du:dateUtc="2025-03-05T08:08:00Z">
                  <w:rPr>
                    <w:rFonts w:ascii="Times New Roman" w:eastAsia="Times New Roman" w:hAnsi="Times New Roman"/>
                    <w:spacing w:val="-1"/>
                  </w:rPr>
                </w:rPrChange>
              </w:rPr>
              <w:t>Texto 50</w:t>
            </w:r>
          </w:p>
        </w:tc>
      </w:tr>
      <w:tr w:rsidR="003F3EDE" w:rsidRPr="00691778" w14:paraId="42AEDEA3" w14:textId="77777777" w:rsidTr="0025185C">
        <w:trPr>
          <w:trHeight w:val="374"/>
        </w:trPr>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E87EF11" w14:textId="77777777" w:rsidR="003F3EDE" w:rsidRPr="00C30B30" w:rsidRDefault="003F3EDE" w:rsidP="0025185C">
            <w:pPr>
              <w:jc w:val="center"/>
              <w:rPr>
                <w:rFonts w:ascii="Arial" w:eastAsia="Times New Roman" w:hAnsi="Arial" w:cs="Arial"/>
                <w:spacing w:val="-1"/>
                <w:sz w:val="20"/>
                <w:szCs w:val="20"/>
                <w:rPrChange w:id="3720"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721" w:author="Adelino Naquarta Sepalanga Domingos" w:date="2025-03-05T09:08:00Z" w16du:dateUtc="2025-03-05T08:08:00Z">
                  <w:rPr>
                    <w:rFonts w:ascii="Times New Roman" w:eastAsia="Times New Roman" w:hAnsi="Times New Roman"/>
                    <w:spacing w:val="-1"/>
                  </w:rPr>
                </w:rPrChange>
              </w:rPr>
              <w:t>2.3.6.5.</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FEB60F4" w14:textId="77777777" w:rsidR="003F3EDE" w:rsidRPr="00C30B30" w:rsidRDefault="003F3EDE" w:rsidP="0025185C">
            <w:pPr>
              <w:jc w:val="center"/>
              <w:rPr>
                <w:rFonts w:ascii="Arial" w:eastAsia="Times New Roman" w:hAnsi="Arial" w:cs="Arial"/>
                <w:spacing w:val="-1"/>
                <w:sz w:val="20"/>
                <w:szCs w:val="20"/>
                <w:rPrChange w:id="3722" w:author="Adelino Naquarta Sepalanga Domingos" w:date="2025-03-05T09:08:00Z" w16du:dateUtc="2025-03-05T08:08: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3F33B32" w14:textId="77777777" w:rsidR="003F3EDE" w:rsidRPr="00C30B30" w:rsidRDefault="003F3EDE" w:rsidP="0025185C">
            <w:pPr>
              <w:rPr>
                <w:rFonts w:ascii="Arial" w:eastAsia="Times New Roman" w:hAnsi="Arial" w:cs="Arial"/>
                <w:spacing w:val="-1"/>
                <w:sz w:val="20"/>
                <w:szCs w:val="20"/>
                <w:rPrChange w:id="3723"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724" w:author="Adelino Naquarta Sepalanga Domingos" w:date="2025-03-05T09:08:00Z" w16du:dateUtc="2025-03-05T08:08:00Z">
                  <w:rPr>
                    <w:rFonts w:ascii="Times New Roman" w:eastAsia="Times New Roman" w:hAnsi="Times New Roman"/>
                    <w:spacing w:val="-1"/>
                  </w:rPr>
                </w:rPrChange>
              </w:rPr>
              <w:t>Código postal (PostalCode)</w:t>
            </w:r>
          </w:p>
        </w:tc>
        <w:tc>
          <w:tcPr>
            <w:tcW w:w="3773"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532BCBC" w14:textId="77777777" w:rsidR="003F3EDE" w:rsidRPr="00C30B30" w:rsidRDefault="003F3EDE" w:rsidP="0025185C">
            <w:pPr>
              <w:rPr>
                <w:rFonts w:ascii="Arial" w:eastAsia="Times New Roman" w:hAnsi="Arial" w:cs="Arial"/>
                <w:spacing w:val="-1"/>
                <w:sz w:val="20"/>
                <w:szCs w:val="20"/>
                <w:rPrChange w:id="3725" w:author="Adelino Naquarta Sepalanga Domingos" w:date="2025-03-05T09:08:00Z" w16du:dateUtc="2025-03-05T08:08: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67F74C0" w14:textId="77777777" w:rsidR="003F3EDE" w:rsidRPr="00C30B30" w:rsidRDefault="003F3EDE" w:rsidP="0025185C">
            <w:pPr>
              <w:jc w:val="center"/>
              <w:rPr>
                <w:rFonts w:ascii="Arial" w:eastAsia="Times New Roman" w:hAnsi="Arial" w:cs="Arial"/>
                <w:spacing w:val="-1"/>
                <w:sz w:val="20"/>
                <w:szCs w:val="20"/>
                <w:rPrChange w:id="3726"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727" w:author="Adelino Naquarta Sepalanga Domingos" w:date="2025-03-05T09:08:00Z" w16du:dateUtc="2025-03-05T08:08:00Z">
                  <w:rPr>
                    <w:rFonts w:ascii="Times New Roman" w:eastAsia="Times New Roman" w:hAnsi="Times New Roman"/>
                    <w:spacing w:val="-1"/>
                  </w:rPr>
                </w:rPrChange>
              </w:rPr>
              <w:t>Texto 20</w:t>
            </w:r>
          </w:p>
        </w:tc>
      </w:tr>
      <w:tr w:rsidR="003F3EDE" w:rsidRPr="00691778" w14:paraId="2F84C9C1" w14:textId="77777777" w:rsidTr="0025185C">
        <w:trPr>
          <w:trHeight w:val="490"/>
        </w:trPr>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99FFAD7" w14:textId="77777777" w:rsidR="003F3EDE" w:rsidRPr="00C30B30" w:rsidRDefault="003F3EDE" w:rsidP="0025185C">
            <w:pPr>
              <w:jc w:val="center"/>
              <w:rPr>
                <w:rFonts w:ascii="Arial" w:eastAsia="Times New Roman" w:hAnsi="Arial" w:cs="Arial"/>
                <w:spacing w:val="-1"/>
                <w:sz w:val="20"/>
                <w:szCs w:val="20"/>
                <w:rPrChange w:id="3728"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729" w:author="Adelino Naquarta Sepalanga Domingos" w:date="2025-03-05T09:08:00Z" w16du:dateUtc="2025-03-05T08:08:00Z">
                  <w:rPr>
                    <w:rFonts w:ascii="Times New Roman" w:eastAsia="Times New Roman" w:hAnsi="Times New Roman"/>
                    <w:spacing w:val="-1"/>
                  </w:rPr>
                </w:rPrChange>
              </w:rPr>
              <w:t>2.3.6.6.</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966EBF7" w14:textId="77777777" w:rsidR="003F3EDE" w:rsidRPr="00C30B30" w:rsidRDefault="003F3EDE" w:rsidP="0025185C">
            <w:pPr>
              <w:jc w:val="center"/>
              <w:rPr>
                <w:rFonts w:ascii="Arial" w:eastAsia="Times New Roman" w:hAnsi="Arial" w:cs="Arial"/>
                <w:spacing w:val="-1"/>
                <w:sz w:val="20"/>
                <w:szCs w:val="20"/>
                <w:rPrChange w:id="3730" w:author="Adelino Naquarta Sepalanga Domingos" w:date="2025-03-05T09:08:00Z" w16du:dateUtc="2025-03-05T08:08: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C771EC0" w14:textId="77777777" w:rsidR="003F3EDE" w:rsidRPr="00C30B30" w:rsidRDefault="003F3EDE" w:rsidP="0025185C">
            <w:pPr>
              <w:rPr>
                <w:rFonts w:ascii="Arial" w:eastAsia="Times New Roman" w:hAnsi="Arial" w:cs="Arial"/>
                <w:spacing w:val="-1"/>
                <w:sz w:val="20"/>
                <w:szCs w:val="20"/>
                <w:rPrChange w:id="3731"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732" w:author="Adelino Naquarta Sepalanga Domingos" w:date="2025-03-05T09:08:00Z" w16du:dateUtc="2025-03-05T08:08:00Z">
                  <w:rPr>
                    <w:rFonts w:ascii="Times New Roman" w:eastAsia="Times New Roman" w:hAnsi="Times New Roman"/>
                    <w:spacing w:val="-1"/>
                  </w:rPr>
                </w:rPrChange>
              </w:rPr>
              <w:t>Província (Province)</w:t>
            </w:r>
          </w:p>
        </w:tc>
        <w:tc>
          <w:tcPr>
            <w:tcW w:w="377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0E3722F" w14:textId="77777777" w:rsidR="003F3EDE" w:rsidRPr="00C30B30" w:rsidRDefault="003F3EDE" w:rsidP="0025185C">
            <w:pPr>
              <w:rPr>
                <w:rFonts w:ascii="Arial" w:eastAsia="Times New Roman" w:hAnsi="Arial" w:cs="Arial"/>
                <w:spacing w:val="-1"/>
                <w:sz w:val="20"/>
                <w:szCs w:val="20"/>
                <w:rPrChange w:id="3733" w:author="Adelino Naquarta Sepalanga Domingos" w:date="2025-03-05T09:08:00Z" w16du:dateUtc="2025-03-05T08:08: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0A04506" w14:textId="77777777" w:rsidR="003F3EDE" w:rsidRPr="00C30B30" w:rsidRDefault="003F3EDE" w:rsidP="0025185C">
            <w:pPr>
              <w:jc w:val="center"/>
              <w:rPr>
                <w:rFonts w:ascii="Arial" w:eastAsia="Times New Roman" w:hAnsi="Arial" w:cs="Arial"/>
                <w:spacing w:val="-1"/>
                <w:sz w:val="20"/>
                <w:szCs w:val="20"/>
                <w:rPrChange w:id="3734"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735" w:author="Adelino Naquarta Sepalanga Domingos" w:date="2025-03-05T09:08:00Z" w16du:dateUtc="2025-03-05T08:08:00Z">
                  <w:rPr>
                    <w:rFonts w:ascii="Times New Roman" w:eastAsia="Times New Roman" w:hAnsi="Times New Roman"/>
                    <w:spacing w:val="-1"/>
                  </w:rPr>
                </w:rPrChange>
              </w:rPr>
              <w:t>Texto 50</w:t>
            </w:r>
          </w:p>
        </w:tc>
      </w:tr>
      <w:tr w:rsidR="003F3EDE" w:rsidRPr="00691778" w14:paraId="18A21CCB" w14:textId="77777777" w:rsidTr="0025185C">
        <w:trPr>
          <w:trHeight w:val="690"/>
        </w:trPr>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43CAB09" w14:textId="77777777" w:rsidR="003F3EDE" w:rsidRPr="00C30B30" w:rsidRDefault="003F3EDE" w:rsidP="0025185C">
            <w:pPr>
              <w:jc w:val="center"/>
              <w:rPr>
                <w:rFonts w:ascii="Arial" w:eastAsia="Times New Roman" w:hAnsi="Arial" w:cs="Arial"/>
                <w:spacing w:val="-1"/>
                <w:sz w:val="20"/>
                <w:szCs w:val="20"/>
                <w:rPrChange w:id="3736"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737" w:author="Adelino Naquarta Sepalanga Domingos" w:date="2025-03-05T09:08:00Z" w16du:dateUtc="2025-03-05T08:08:00Z">
                  <w:rPr>
                    <w:rFonts w:ascii="Times New Roman" w:eastAsia="Times New Roman" w:hAnsi="Times New Roman"/>
                    <w:spacing w:val="-1"/>
                  </w:rPr>
                </w:rPrChange>
              </w:rPr>
              <w:t>2.3.6.7.</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67A3B67" w14:textId="77777777" w:rsidR="003F3EDE" w:rsidRPr="00C30B30" w:rsidRDefault="003F3EDE" w:rsidP="0025185C">
            <w:pPr>
              <w:jc w:val="center"/>
              <w:rPr>
                <w:rFonts w:ascii="Arial" w:eastAsia="Times New Roman" w:hAnsi="Arial" w:cs="Arial"/>
                <w:spacing w:val="-1"/>
                <w:sz w:val="20"/>
                <w:szCs w:val="20"/>
                <w:rPrChange w:id="3738"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739" w:author="Adelino Naquarta Sepalanga Domingos" w:date="2025-03-05T09:08:00Z" w16du:dateUtc="2025-03-05T08:08: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A45D507" w14:textId="77777777" w:rsidR="003F3EDE" w:rsidRPr="00C30B30" w:rsidRDefault="003F3EDE" w:rsidP="0025185C">
            <w:pPr>
              <w:rPr>
                <w:rFonts w:ascii="Arial" w:eastAsia="Times New Roman" w:hAnsi="Arial" w:cs="Arial"/>
                <w:spacing w:val="-1"/>
                <w:sz w:val="20"/>
                <w:szCs w:val="20"/>
                <w:rPrChange w:id="3740"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741" w:author="Adelino Naquarta Sepalanga Domingos" w:date="2025-03-05T09:08:00Z" w16du:dateUtc="2025-03-05T08:08:00Z">
                  <w:rPr>
                    <w:rFonts w:ascii="Times New Roman" w:eastAsia="Times New Roman" w:hAnsi="Times New Roman"/>
                    <w:spacing w:val="-1"/>
                  </w:rPr>
                </w:rPrChange>
              </w:rPr>
              <w:t>País (Country)</w:t>
            </w:r>
          </w:p>
        </w:tc>
        <w:tc>
          <w:tcPr>
            <w:tcW w:w="3773"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40A5C0F" w14:textId="77777777" w:rsidR="003F3EDE" w:rsidRPr="00C30B30" w:rsidRDefault="003F3EDE" w:rsidP="0025185C">
            <w:pPr>
              <w:rPr>
                <w:rFonts w:ascii="Arial" w:eastAsia="Times New Roman" w:hAnsi="Arial" w:cs="Arial"/>
                <w:spacing w:val="-1"/>
                <w:sz w:val="20"/>
                <w:szCs w:val="20"/>
                <w:rPrChange w:id="3742"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743" w:author="Adelino Naquarta Sepalanga Domingos" w:date="2025-03-05T09:08:00Z" w16du:dateUtc="2025-03-05T08:08:00Z">
                  <w:rPr>
                    <w:rFonts w:ascii="Times New Roman" w:eastAsia="Times New Roman" w:hAnsi="Times New Roman"/>
                    <w:spacing w:val="-1"/>
                  </w:rPr>
                </w:rPrChange>
              </w:rPr>
              <w:t>Deve ser preenchido de acordo com a norma ISO 3166 - 1-alpha-2.</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C7AA894" w14:textId="77777777" w:rsidR="003F3EDE" w:rsidRPr="00C30B30" w:rsidRDefault="003F3EDE" w:rsidP="0025185C">
            <w:pPr>
              <w:jc w:val="center"/>
              <w:rPr>
                <w:rFonts w:ascii="Arial" w:eastAsia="Times New Roman" w:hAnsi="Arial" w:cs="Arial"/>
                <w:spacing w:val="-1"/>
                <w:sz w:val="20"/>
                <w:szCs w:val="20"/>
                <w:rPrChange w:id="3744"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745" w:author="Adelino Naquarta Sepalanga Domingos" w:date="2025-03-05T09:08:00Z" w16du:dateUtc="2025-03-05T08:08:00Z">
                  <w:rPr>
                    <w:rFonts w:ascii="Times New Roman" w:eastAsia="Times New Roman" w:hAnsi="Times New Roman"/>
                    <w:spacing w:val="-1"/>
                  </w:rPr>
                </w:rPrChange>
              </w:rPr>
              <w:t>Texto 2</w:t>
            </w:r>
          </w:p>
        </w:tc>
      </w:tr>
      <w:tr w:rsidR="003F3EDE" w:rsidRPr="00691778" w14:paraId="7E1F9990" w14:textId="77777777" w:rsidTr="0025185C">
        <w:trPr>
          <w:trHeight w:val="1131"/>
        </w:trPr>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E376839" w14:textId="77777777" w:rsidR="003F3EDE" w:rsidRPr="00C30B30" w:rsidRDefault="003F3EDE" w:rsidP="0025185C">
            <w:pPr>
              <w:jc w:val="center"/>
              <w:rPr>
                <w:rFonts w:ascii="Arial" w:eastAsia="Times New Roman" w:hAnsi="Arial" w:cs="Arial"/>
                <w:spacing w:val="-1"/>
                <w:sz w:val="20"/>
                <w:szCs w:val="20"/>
                <w:rPrChange w:id="3746"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747" w:author="Adelino Naquarta Sepalanga Domingos" w:date="2025-03-05T09:08:00Z" w16du:dateUtc="2025-03-05T08:08:00Z">
                  <w:rPr>
                    <w:rFonts w:ascii="Times New Roman" w:eastAsia="Times New Roman" w:hAnsi="Times New Roman"/>
                    <w:spacing w:val="-1"/>
                  </w:rPr>
                </w:rPrChange>
              </w:rPr>
              <w:t>2.3.7.</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EA60954" w14:textId="77777777" w:rsidR="003F3EDE" w:rsidRPr="00C30B30" w:rsidRDefault="003F3EDE" w:rsidP="0025185C">
            <w:pPr>
              <w:jc w:val="center"/>
              <w:rPr>
                <w:rFonts w:ascii="Arial" w:eastAsia="Times New Roman" w:hAnsi="Arial" w:cs="Arial"/>
                <w:spacing w:val="-1"/>
                <w:sz w:val="20"/>
                <w:szCs w:val="20"/>
                <w:rPrChange w:id="3748" w:author="Adelino Naquarta Sepalanga Domingos" w:date="2025-03-05T09:08:00Z" w16du:dateUtc="2025-03-05T08:08: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2C0C550" w14:textId="77777777" w:rsidR="003F3EDE" w:rsidRPr="00C30B30" w:rsidRDefault="003F3EDE" w:rsidP="0025185C">
            <w:pPr>
              <w:rPr>
                <w:rFonts w:ascii="Arial" w:eastAsia="Times New Roman" w:hAnsi="Arial" w:cs="Arial"/>
                <w:spacing w:val="-1"/>
                <w:sz w:val="20"/>
                <w:szCs w:val="20"/>
                <w:rPrChange w:id="3749"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750" w:author="Adelino Naquarta Sepalanga Domingos" w:date="2025-03-05T09:08:00Z" w16du:dateUtc="2025-03-05T08:08:00Z">
                  <w:rPr>
                    <w:rFonts w:ascii="Times New Roman" w:eastAsia="Times New Roman" w:hAnsi="Times New Roman"/>
                    <w:spacing w:val="-1"/>
                  </w:rPr>
                </w:rPrChange>
              </w:rPr>
              <w:t>Endereço da expedição (Ship FromAddress)</w:t>
            </w:r>
          </w:p>
        </w:tc>
        <w:tc>
          <w:tcPr>
            <w:tcW w:w="377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85E7A2F" w14:textId="1221CAB2" w:rsidR="003F3EDE" w:rsidRPr="00C30B30" w:rsidRDefault="003F3EDE" w:rsidP="0025185C">
            <w:pPr>
              <w:rPr>
                <w:rFonts w:ascii="Arial" w:eastAsia="Times New Roman" w:hAnsi="Arial" w:cs="Arial"/>
                <w:spacing w:val="-1"/>
                <w:sz w:val="20"/>
                <w:szCs w:val="20"/>
                <w:rPrChange w:id="3751"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752" w:author="Adelino Naquarta Sepalanga Domingos" w:date="2025-03-05T09:08:00Z" w16du:dateUtc="2025-03-05T08:08:00Z">
                  <w:rPr>
                    <w:rFonts w:ascii="Times New Roman" w:eastAsia="Times New Roman" w:hAnsi="Times New Roman"/>
                    <w:spacing w:val="-1"/>
                  </w:rPr>
                </w:rPrChange>
              </w:rPr>
              <w:t>Existindo a necessidade de efectuar mais do que uma referência, esta estrutura pode</w:t>
            </w:r>
            <w:del w:id="3753" w:author="Adelino Naquarta Sepalanga Domingos" w:date="2025-03-05T09:09:00Z" w16du:dateUtc="2025-03-05T08:09:00Z">
              <w:r w:rsidRPr="00C30B30" w:rsidDel="00C30B30">
                <w:rPr>
                  <w:rFonts w:ascii="Arial" w:eastAsia="Times New Roman" w:hAnsi="Arial" w:cs="Arial"/>
                  <w:spacing w:val="-1"/>
                  <w:sz w:val="20"/>
                  <w:szCs w:val="20"/>
                  <w:rPrChange w:id="3754" w:author="Adelino Naquarta Sepalanga Domingos" w:date="2025-03-05T09:08:00Z" w16du:dateUtc="2025-03-05T08:08:00Z">
                    <w:rPr>
                      <w:rFonts w:ascii="Times New Roman" w:eastAsia="Times New Roman" w:hAnsi="Times New Roman"/>
                      <w:spacing w:val="-1"/>
                    </w:rPr>
                  </w:rPrChange>
                </w:rPr>
                <w:delText>rá</w:delText>
              </w:r>
            </w:del>
            <w:r w:rsidRPr="00C30B30">
              <w:rPr>
                <w:rFonts w:ascii="Arial" w:eastAsia="Times New Roman" w:hAnsi="Arial" w:cs="Arial"/>
                <w:spacing w:val="-1"/>
                <w:sz w:val="20"/>
                <w:szCs w:val="20"/>
                <w:rPrChange w:id="3755" w:author="Adelino Naquarta Sepalanga Domingos" w:date="2025-03-05T09:08:00Z" w16du:dateUtc="2025-03-05T08:08:00Z">
                  <w:rPr>
                    <w:rFonts w:ascii="Times New Roman" w:eastAsia="Times New Roman" w:hAnsi="Times New Roman"/>
                    <w:spacing w:val="-1"/>
                  </w:rPr>
                </w:rPrChange>
              </w:rPr>
              <w:t xml:space="preserve"> ser gerada tantas vezes quantas as necessárias.</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B823B08" w14:textId="77777777" w:rsidR="003F3EDE" w:rsidRPr="00C30B30" w:rsidRDefault="003F3EDE" w:rsidP="0025185C">
            <w:pPr>
              <w:jc w:val="center"/>
              <w:rPr>
                <w:rFonts w:ascii="Arial" w:eastAsia="Times New Roman" w:hAnsi="Arial" w:cs="Arial"/>
                <w:spacing w:val="-1"/>
                <w:sz w:val="20"/>
                <w:szCs w:val="20"/>
                <w:rPrChange w:id="3756"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757" w:author="Adelino Naquarta Sepalanga Domingos" w:date="2025-03-05T09:08:00Z" w16du:dateUtc="2025-03-05T08:08:00Z">
                  <w:rPr>
                    <w:rFonts w:ascii="Times New Roman" w:eastAsia="Times New Roman" w:hAnsi="Times New Roman"/>
                    <w:spacing w:val="-1"/>
                  </w:rPr>
                </w:rPrChange>
              </w:rPr>
              <w:t>Não Aplicável</w:t>
            </w:r>
          </w:p>
        </w:tc>
      </w:tr>
      <w:tr w:rsidR="003F3EDE" w:rsidRPr="00691778" w14:paraId="38F625A6" w14:textId="77777777" w:rsidTr="0025185C">
        <w:trPr>
          <w:trHeight w:val="707"/>
        </w:trPr>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D532CAA" w14:textId="77777777" w:rsidR="003F3EDE" w:rsidRPr="00C30B30" w:rsidRDefault="003F3EDE" w:rsidP="0025185C">
            <w:pPr>
              <w:jc w:val="center"/>
              <w:rPr>
                <w:rFonts w:ascii="Arial" w:eastAsia="Times New Roman" w:hAnsi="Arial" w:cs="Arial"/>
                <w:spacing w:val="-1"/>
                <w:sz w:val="20"/>
                <w:szCs w:val="20"/>
                <w:rPrChange w:id="3758"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759" w:author="Adelino Naquarta Sepalanga Domingos" w:date="2025-03-05T09:08:00Z" w16du:dateUtc="2025-03-05T08:08:00Z">
                  <w:rPr>
                    <w:rFonts w:ascii="Times New Roman" w:eastAsia="Times New Roman" w:hAnsi="Times New Roman"/>
                    <w:spacing w:val="-1"/>
                  </w:rPr>
                </w:rPrChange>
              </w:rPr>
              <w:t>2.3.7.1.</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AE53945" w14:textId="77777777" w:rsidR="003F3EDE" w:rsidRPr="00C30B30" w:rsidRDefault="003F3EDE" w:rsidP="0025185C">
            <w:pPr>
              <w:jc w:val="center"/>
              <w:rPr>
                <w:rFonts w:ascii="Arial" w:eastAsia="Times New Roman" w:hAnsi="Arial" w:cs="Arial"/>
                <w:spacing w:val="-1"/>
                <w:sz w:val="20"/>
                <w:szCs w:val="20"/>
                <w:rPrChange w:id="3760" w:author="Adelino Naquarta Sepalanga Domingos" w:date="2025-03-05T09:08:00Z" w16du:dateUtc="2025-03-05T08:08: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6D2D8CA" w14:textId="77777777" w:rsidR="003F3EDE" w:rsidRPr="00C30B30" w:rsidRDefault="003F3EDE" w:rsidP="0025185C">
            <w:pPr>
              <w:rPr>
                <w:rFonts w:ascii="Arial" w:eastAsia="Times New Roman" w:hAnsi="Arial" w:cs="Arial"/>
                <w:spacing w:val="-1"/>
                <w:sz w:val="20"/>
                <w:szCs w:val="20"/>
                <w:rPrChange w:id="3761"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762" w:author="Adelino Naquarta Sepalanga Domingos" w:date="2025-03-05T09:08:00Z" w16du:dateUtc="2025-03-05T08:08:00Z">
                  <w:rPr>
                    <w:rFonts w:ascii="Times New Roman" w:eastAsia="Times New Roman" w:hAnsi="Times New Roman"/>
                    <w:spacing w:val="-1"/>
                  </w:rPr>
                </w:rPrChange>
              </w:rPr>
              <w:t>Número de porta (Building Number)</w:t>
            </w:r>
          </w:p>
        </w:tc>
        <w:tc>
          <w:tcPr>
            <w:tcW w:w="3773"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1D3BD96" w14:textId="77777777" w:rsidR="003F3EDE" w:rsidRPr="00C30B30" w:rsidRDefault="003F3EDE" w:rsidP="0025185C">
            <w:pPr>
              <w:rPr>
                <w:rFonts w:ascii="Arial" w:eastAsia="Times New Roman" w:hAnsi="Arial" w:cs="Arial"/>
                <w:spacing w:val="-1"/>
                <w:sz w:val="20"/>
                <w:szCs w:val="20"/>
                <w:rPrChange w:id="3763" w:author="Adelino Naquarta Sepalanga Domingos" w:date="2025-03-05T09:08:00Z" w16du:dateUtc="2025-03-05T08:08: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31CF529" w14:textId="77777777" w:rsidR="003F3EDE" w:rsidRPr="00C30B30" w:rsidRDefault="003F3EDE" w:rsidP="0025185C">
            <w:pPr>
              <w:jc w:val="center"/>
              <w:rPr>
                <w:rFonts w:ascii="Arial" w:eastAsia="Times New Roman" w:hAnsi="Arial" w:cs="Arial"/>
                <w:spacing w:val="-1"/>
                <w:sz w:val="20"/>
                <w:szCs w:val="20"/>
                <w:rPrChange w:id="3764"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765" w:author="Adelino Naquarta Sepalanga Domingos" w:date="2025-03-05T09:08:00Z" w16du:dateUtc="2025-03-05T08:08:00Z">
                  <w:rPr>
                    <w:rFonts w:ascii="Times New Roman" w:eastAsia="Times New Roman" w:hAnsi="Times New Roman"/>
                    <w:spacing w:val="-1"/>
                  </w:rPr>
                </w:rPrChange>
              </w:rPr>
              <w:t>Texto 10</w:t>
            </w:r>
          </w:p>
        </w:tc>
      </w:tr>
      <w:tr w:rsidR="003F3EDE" w:rsidRPr="00691778" w14:paraId="4219B713" w14:textId="77777777" w:rsidTr="0025185C">
        <w:trPr>
          <w:trHeight w:val="701"/>
        </w:trPr>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60F1F9B" w14:textId="77777777" w:rsidR="003F3EDE" w:rsidRPr="00C30B30" w:rsidRDefault="003F3EDE" w:rsidP="0025185C">
            <w:pPr>
              <w:jc w:val="center"/>
              <w:rPr>
                <w:rFonts w:ascii="Arial" w:eastAsia="Times New Roman" w:hAnsi="Arial" w:cs="Arial"/>
                <w:spacing w:val="-1"/>
                <w:sz w:val="20"/>
                <w:szCs w:val="20"/>
                <w:rPrChange w:id="3766"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767" w:author="Adelino Naquarta Sepalanga Domingos" w:date="2025-03-05T09:08:00Z" w16du:dateUtc="2025-03-05T08:08:00Z">
                  <w:rPr>
                    <w:rFonts w:ascii="Times New Roman" w:eastAsia="Times New Roman" w:hAnsi="Times New Roman"/>
                    <w:spacing w:val="-1"/>
                  </w:rPr>
                </w:rPrChange>
              </w:rPr>
              <w:t>2.3.7.2.</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D3C5008" w14:textId="77777777" w:rsidR="003F3EDE" w:rsidRPr="00C30B30" w:rsidRDefault="003F3EDE" w:rsidP="0025185C">
            <w:pPr>
              <w:jc w:val="center"/>
              <w:rPr>
                <w:rFonts w:ascii="Arial" w:eastAsia="Times New Roman" w:hAnsi="Arial" w:cs="Arial"/>
                <w:spacing w:val="-1"/>
                <w:sz w:val="20"/>
                <w:szCs w:val="20"/>
                <w:rPrChange w:id="3768" w:author="Adelino Naquarta Sepalanga Domingos" w:date="2025-03-05T09:08:00Z" w16du:dateUtc="2025-03-05T08:08: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DD70AC4" w14:textId="77777777" w:rsidR="003F3EDE" w:rsidRPr="00C30B30" w:rsidRDefault="003F3EDE" w:rsidP="0025185C">
            <w:pPr>
              <w:rPr>
                <w:rFonts w:ascii="Arial" w:eastAsia="Times New Roman" w:hAnsi="Arial" w:cs="Arial"/>
                <w:spacing w:val="-1"/>
                <w:sz w:val="20"/>
                <w:szCs w:val="20"/>
                <w:rPrChange w:id="3769"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770" w:author="Adelino Naquarta Sepalanga Domingos" w:date="2025-03-05T09:08:00Z" w16du:dateUtc="2025-03-05T08:08:00Z">
                  <w:rPr>
                    <w:rFonts w:ascii="Times New Roman" w:eastAsia="Times New Roman" w:hAnsi="Times New Roman"/>
                    <w:spacing w:val="-1"/>
                  </w:rPr>
                </w:rPrChange>
              </w:rPr>
              <w:t>Nome da rua (StreetName)</w:t>
            </w:r>
          </w:p>
        </w:tc>
        <w:tc>
          <w:tcPr>
            <w:tcW w:w="377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DC4BC19" w14:textId="77777777" w:rsidR="003F3EDE" w:rsidRPr="00C30B30" w:rsidRDefault="003F3EDE" w:rsidP="0025185C">
            <w:pPr>
              <w:rPr>
                <w:rFonts w:ascii="Arial" w:eastAsia="Times New Roman" w:hAnsi="Arial" w:cs="Arial"/>
                <w:spacing w:val="-1"/>
                <w:sz w:val="20"/>
                <w:szCs w:val="20"/>
                <w:rPrChange w:id="3771" w:author="Adelino Naquarta Sepalanga Domingos" w:date="2025-03-05T09:08:00Z" w16du:dateUtc="2025-03-05T08:08: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F70DC14" w14:textId="77777777" w:rsidR="003F3EDE" w:rsidRPr="00C30B30" w:rsidRDefault="003F3EDE" w:rsidP="0025185C">
            <w:pPr>
              <w:jc w:val="center"/>
              <w:rPr>
                <w:rFonts w:ascii="Arial" w:eastAsia="Times New Roman" w:hAnsi="Arial" w:cs="Arial"/>
                <w:spacing w:val="-1"/>
                <w:sz w:val="20"/>
                <w:szCs w:val="20"/>
                <w:rPrChange w:id="3772"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773" w:author="Adelino Naquarta Sepalanga Domingos" w:date="2025-03-05T09:08:00Z" w16du:dateUtc="2025-03-05T08:08:00Z">
                  <w:rPr>
                    <w:rFonts w:ascii="Times New Roman" w:eastAsia="Times New Roman" w:hAnsi="Times New Roman"/>
                    <w:spacing w:val="-1"/>
                  </w:rPr>
                </w:rPrChange>
              </w:rPr>
              <w:t xml:space="preserve">Texto </w:t>
            </w:r>
          </w:p>
          <w:p w14:paraId="57B7D2AA" w14:textId="77777777" w:rsidR="003F3EDE" w:rsidRPr="00C30B30" w:rsidRDefault="003F3EDE" w:rsidP="0025185C">
            <w:pPr>
              <w:jc w:val="center"/>
              <w:rPr>
                <w:rFonts w:ascii="Arial" w:eastAsia="Times New Roman" w:hAnsi="Arial" w:cs="Arial"/>
                <w:spacing w:val="-1"/>
                <w:sz w:val="20"/>
                <w:szCs w:val="20"/>
                <w:rPrChange w:id="3774"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775" w:author="Adelino Naquarta Sepalanga Domingos" w:date="2025-03-05T09:08:00Z" w16du:dateUtc="2025-03-05T08:08:00Z">
                  <w:rPr>
                    <w:rFonts w:ascii="Times New Roman" w:eastAsia="Times New Roman" w:hAnsi="Times New Roman"/>
                    <w:spacing w:val="-1"/>
                  </w:rPr>
                </w:rPrChange>
              </w:rPr>
              <w:t>200</w:t>
            </w:r>
          </w:p>
        </w:tc>
      </w:tr>
      <w:tr w:rsidR="003F3EDE" w:rsidRPr="00691778" w14:paraId="329ED355" w14:textId="77777777" w:rsidTr="0025185C">
        <w:trPr>
          <w:trHeight w:val="698"/>
        </w:trPr>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F911C48" w14:textId="77777777" w:rsidR="003F3EDE" w:rsidRPr="00C30B30" w:rsidRDefault="003F3EDE" w:rsidP="0025185C">
            <w:pPr>
              <w:jc w:val="center"/>
              <w:rPr>
                <w:rFonts w:ascii="Arial" w:eastAsia="Times New Roman" w:hAnsi="Arial" w:cs="Arial"/>
                <w:spacing w:val="-1"/>
                <w:sz w:val="20"/>
                <w:szCs w:val="20"/>
                <w:rPrChange w:id="3776"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777" w:author="Adelino Naquarta Sepalanga Domingos" w:date="2025-03-05T09:08:00Z" w16du:dateUtc="2025-03-05T08:08:00Z">
                  <w:rPr>
                    <w:rFonts w:ascii="Times New Roman" w:eastAsia="Times New Roman" w:hAnsi="Times New Roman"/>
                    <w:spacing w:val="-1"/>
                  </w:rPr>
                </w:rPrChange>
              </w:rPr>
              <w:t>2.3.7.3.</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CF6E1D4" w14:textId="77777777" w:rsidR="003F3EDE" w:rsidRPr="00C30B30" w:rsidRDefault="003F3EDE" w:rsidP="0025185C">
            <w:pPr>
              <w:jc w:val="center"/>
              <w:rPr>
                <w:rFonts w:ascii="Arial" w:eastAsia="Times New Roman" w:hAnsi="Arial" w:cs="Arial"/>
                <w:spacing w:val="-1"/>
                <w:sz w:val="20"/>
                <w:szCs w:val="20"/>
                <w:rPrChange w:id="3778"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779" w:author="Adelino Naquarta Sepalanga Domingos" w:date="2025-03-05T09:08:00Z" w16du:dateUtc="2025-03-05T08:08: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6425C9B" w14:textId="77777777" w:rsidR="003F3EDE" w:rsidRPr="00C30B30" w:rsidRDefault="003F3EDE" w:rsidP="0025185C">
            <w:pPr>
              <w:rPr>
                <w:rFonts w:ascii="Arial" w:eastAsia="Times New Roman" w:hAnsi="Arial" w:cs="Arial"/>
                <w:spacing w:val="-1"/>
                <w:sz w:val="20"/>
                <w:szCs w:val="20"/>
                <w:rPrChange w:id="3780"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781" w:author="Adelino Naquarta Sepalanga Domingos" w:date="2025-03-05T09:08:00Z" w16du:dateUtc="2025-03-05T08:08:00Z">
                  <w:rPr>
                    <w:rFonts w:ascii="Times New Roman" w:eastAsia="Times New Roman" w:hAnsi="Times New Roman"/>
                    <w:spacing w:val="-1"/>
                  </w:rPr>
                </w:rPrChange>
              </w:rPr>
              <w:t>Endereço detalhado (AddressDetail)</w:t>
            </w:r>
          </w:p>
        </w:tc>
        <w:tc>
          <w:tcPr>
            <w:tcW w:w="3773"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AE770F1" w14:textId="77777777" w:rsidR="003F3EDE" w:rsidRPr="00C30B30" w:rsidRDefault="003F3EDE" w:rsidP="0025185C">
            <w:pPr>
              <w:rPr>
                <w:rFonts w:ascii="Arial" w:eastAsia="Times New Roman" w:hAnsi="Arial" w:cs="Arial"/>
                <w:spacing w:val="-1"/>
                <w:sz w:val="20"/>
                <w:szCs w:val="20"/>
                <w:rPrChange w:id="3782"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783" w:author="Adelino Naquarta Sepalanga Domingos" w:date="2025-03-05T09:08:00Z" w16du:dateUtc="2025-03-05T08:08:00Z">
                  <w:rPr>
                    <w:rFonts w:ascii="Times New Roman" w:eastAsia="Times New Roman" w:hAnsi="Times New Roman"/>
                    <w:spacing w:val="-1"/>
                  </w:rPr>
                </w:rPrChange>
              </w:rPr>
              <w:t>Deve incluir o nome da rua, número de porta e andar, se aplicável.</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BE47DBA" w14:textId="77777777" w:rsidR="003F3EDE" w:rsidRPr="00C30B30" w:rsidRDefault="003F3EDE" w:rsidP="0025185C">
            <w:pPr>
              <w:jc w:val="center"/>
              <w:rPr>
                <w:rFonts w:ascii="Arial" w:eastAsia="Times New Roman" w:hAnsi="Arial" w:cs="Arial"/>
                <w:spacing w:val="-1"/>
                <w:sz w:val="20"/>
                <w:szCs w:val="20"/>
                <w:rPrChange w:id="3784"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785" w:author="Adelino Naquarta Sepalanga Domingos" w:date="2025-03-05T09:08:00Z" w16du:dateUtc="2025-03-05T08:08:00Z">
                  <w:rPr>
                    <w:rFonts w:ascii="Times New Roman" w:eastAsia="Times New Roman" w:hAnsi="Times New Roman"/>
                    <w:spacing w:val="-1"/>
                  </w:rPr>
                </w:rPrChange>
              </w:rPr>
              <w:t xml:space="preserve">Texto </w:t>
            </w:r>
          </w:p>
          <w:p w14:paraId="37B840E8" w14:textId="77777777" w:rsidR="003F3EDE" w:rsidRPr="00C30B30" w:rsidRDefault="003F3EDE" w:rsidP="0025185C">
            <w:pPr>
              <w:jc w:val="center"/>
              <w:rPr>
                <w:rFonts w:ascii="Arial" w:eastAsia="Times New Roman" w:hAnsi="Arial" w:cs="Arial"/>
                <w:spacing w:val="-1"/>
                <w:sz w:val="20"/>
                <w:szCs w:val="20"/>
                <w:rPrChange w:id="3786"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787" w:author="Adelino Naquarta Sepalanga Domingos" w:date="2025-03-05T09:08:00Z" w16du:dateUtc="2025-03-05T08:08:00Z">
                  <w:rPr>
                    <w:rFonts w:ascii="Times New Roman" w:eastAsia="Times New Roman" w:hAnsi="Times New Roman"/>
                    <w:spacing w:val="-1"/>
                  </w:rPr>
                </w:rPrChange>
              </w:rPr>
              <w:t>210</w:t>
            </w:r>
          </w:p>
        </w:tc>
      </w:tr>
      <w:tr w:rsidR="003F3EDE" w:rsidRPr="00691778" w14:paraId="103ED309" w14:textId="77777777" w:rsidTr="0025185C">
        <w:trPr>
          <w:trHeight w:val="480"/>
        </w:trPr>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21E2F8F" w14:textId="77777777" w:rsidR="003F3EDE" w:rsidRPr="00C30B30" w:rsidRDefault="003F3EDE" w:rsidP="0025185C">
            <w:pPr>
              <w:jc w:val="center"/>
              <w:rPr>
                <w:rFonts w:ascii="Arial" w:eastAsia="Times New Roman" w:hAnsi="Arial" w:cs="Arial"/>
                <w:spacing w:val="-1"/>
                <w:sz w:val="20"/>
                <w:szCs w:val="20"/>
                <w:rPrChange w:id="3788"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789" w:author="Adelino Naquarta Sepalanga Domingos" w:date="2025-03-05T09:08:00Z" w16du:dateUtc="2025-03-05T08:08:00Z">
                  <w:rPr>
                    <w:rFonts w:ascii="Times New Roman" w:eastAsia="Times New Roman" w:hAnsi="Times New Roman"/>
                    <w:spacing w:val="-1"/>
                  </w:rPr>
                </w:rPrChange>
              </w:rPr>
              <w:t>2.3.7.4.</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B1345F6" w14:textId="77777777" w:rsidR="003F3EDE" w:rsidRPr="00C30B30" w:rsidRDefault="003F3EDE" w:rsidP="0025185C">
            <w:pPr>
              <w:jc w:val="center"/>
              <w:rPr>
                <w:rFonts w:ascii="Arial" w:eastAsia="Times New Roman" w:hAnsi="Arial" w:cs="Arial"/>
                <w:spacing w:val="-1"/>
                <w:sz w:val="20"/>
                <w:szCs w:val="20"/>
                <w:rPrChange w:id="3790"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791" w:author="Adelino Naquarta Sepalanga Domingos" w:date="2025-03-05T09:08:00Z" w16du:dateUtc="2025-03-05T08:08: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D6FAD02" w14:textId="77777777" w:rsidR="003F3EDE" w:rsidRPr="00C30B30" w:rsidRDefault="003F3EDE" w:rsidP="0025185C">
            <w:pPr>
              <w:rPr>
                <w:rFonts w:ascii="Arial" w:eastAsia="Times New Roman" w:hAnsi="Arial" w:cs="Arial"/>
                <w:spacing w:val="-1"/>
                <w:sz w:val="20"/>
                <w:szCs w:val="20"/>
                <w:rPrChange w:id="3792"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793" w:author="Adelino Naquarta Sepalanga Domingos" w:date="2025-03-05T09:08:00Z" w16du:dateUtc="2025-03-05T08:08:00Z">
                  <w:rPr>
                    <w:rFonts w:ascii="Times New Roman" w:eastAsia="Times New Roman" w:hAnsi="Times New Roman"/>
                    <w:spacing w:val="-1"/>
                  </w:rPr>
                </w:rPrChange>
              </w:rPr>
              <w:t>Cidade (City)</w:t>
            </w:r>
          </w:p>
        </w:tc>
        <w:tc>
          <w:tcPr>
            <w:tcW w:w="377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04CF9DF" w14:textId="77777777" w:rsidR="003F3EDE" w:rsidRPr="00C30B30" w:rsidRDefault="003F3EDE" w:rsidP="0025185C">
            <w:pPr>
              <w:rPr>
                <w:rFonts w:ascii="Arial" w:eastAsia="Times New Roman" w:hAnsi="Arial" w:cs="Arial"/>
                <w:spacing w:val="-1"/>
                <w:sz w:val="20"/>
                <w:szCs w:val="20"/>
                <w:rPrChange w:id="3794" w:author="Adelino Naquarta Sepalanga Domingos" w:date="2025-03-05T09:08:00Z" w16du:dateUtc="2025-03-05T08:08: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41AB92E" w14:textId="77777777" w:rsidR="003F3EDE" w:rsidRPr="00C30B30" w:rsidRDefault="003F3EDE" w:rsidP="0025185C">
            <w:pPr>
              <w:jc w:val="center"/>
              <w:rPr>
                <w:rFonts w:ascii="Arial" w:eastAsia="Times New Roman" w:hAnsi="Arial" w:cs="Arial"/>
                <w:spacing w:val="-1"/>
                <w:sz w:val="20"/>
                <w:szCs w:val="20"/>
                <w:rPrChange w:id="3795"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796" w:author="Adelino Naquarta Sepalanga Domingos" w:date="2025-03-05T09:08:00Z" w16du:dateUtc="2025-03-05T08:08:00Z">
                  <w:rPr>
                    <w:rFonts w:ascii="Times New Roman" w:eastAsia="Times New Roman" w:hAnsi="Times New Roman"/>
                    <w:spacing w:val="-1"/>
                  </w:rPr>
                </w:rPrChange>
              </w:rPr>
              <w:t>Texto 50</w:t>
            </w:r>
          </w:p>
        </w:tc>
      </w:tr>
      <w:tr w:rsidR="003F3EDE" w:rsidRPr="00691778" w14:paraId="22EE9DFC" w14:textId="77777777" w:rsidTr="0025185C">
        <w:trPr>
          <w:trHeight w:val="338"/>
        </w:trPr>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532B205" w14:textId="77777777" w:rsidR="003F3EDE" w:rsidRPr="00C30B30" w:rsidRDefault="003F3EDE" w:rsidP="0025185C">
            <w:pPr>
              <w:jc w:val="center"/>
              <w:rPr>
                <w:rFonts w:ascii="Arial" w:eastAsia="Times New Roman" w:hAnsi="Arial" w:cs="Arial"/>
                <w:spacing w:val="-1"/>
                <w:sz w:val="20"/>
                <w:szCs w:val="20"/>
                <w:rPrChange w:id="3797"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798" w:author="Adelino Naquarta Sepalanga Domingos" w:date="2025-03-05T09:08:00Z" w16du:dateUtc="2025-03-05T08:08:00Z">
                  <w:rPr>
                    <w:rFonts w:ascii="Times New Roman" w:eastAsia="Times New Roman" w:hAnsi="Times New Roman"/>
                    <w:spacing w:val="-1"/>
                  </w:rPr>
                </w:rPrChange>
              </w:rPr>
              <w:t>2.3.7.5.</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4E45B09" w14:textId="77777777" w:rsidR="003F3EDE" w:rsidRPr="00C30B30" w:rsidRDefault="003F3EDE" w:rsidP="0025185C">
            <w:pPr>
              <w:jc w:val="center"/>
              <w:rPr>
                <w:rFonts w:ascii="Arial" w:eastAsia="Times New Roman" w:hAnsi="Arial" w:cs="Arial"/>
                <w:spacing w:val="-1"/>
                <w:sz w:val="20"/>
                <w:szCs w:val="20"/>
                <w:rPrChange w:id="3799" w:author="Adelino Naquarta Sepalanga Domingos" w:date="2025-03-05T09:08:00Z" w16du:dateUtc="2025-03-05T08:08: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7852D5B" w14:textId="77777777" w:rsidR="003F3EDE" w:rsidRPr="00C30B30" w:rsidRDefault="003F3EDE" w:rsidP="0025185C">
            <w:pPr>
              <w:rPr>
                <w:rFonts w:ascii="Arial" w:eastAsia="Times New Roman" w:hAnsi="Arial" w:cs="Arial"/>
                <w:spacing w:val="-1"/>
                <w:sz w:val="20"/>
                <w:szCs w:val="20"/>
                <w:rPrChange w:id="3800"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801" w:author="Adelino Naquarta Sepalanga Domingos" w:date="2025-03-05T09:08:00Z" w16du:dateUtc="2025-03-05T08:08:00Z">
                  <w:rPr>
                    <w:rFonts w:ascii="Times New Roman" w:eastAsia="Times New Roman" w:hAnsi="Times New Roman"/>
                    <w:spacing w:val="-1"/>
                  </w:rPr>
                </w:rPrChange>
              </w:rPr>
              <w:t>Código postal (PostalCode)</w:t>
            </w:r>
          </w:p>
        </w:tc>
        <w:tc>
          <w:tcPr>
            <w:tcW w:w="3773"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B29C1AA" w14:textId="77777777" w:rsidR="003F3EDE" w:rsidRPr="00C30B30" w:rsidRDefault="003F3EDE" w:rsidP="0025185C">
            <w:pPr>
              <w:rPr>
                <w:rFonts w:ascii="Arial" w:eastAsia="Times New Roman" w:hAnsi="Arial" w:cs="Arial"/>
                <w:spacing w:val="-1"/>
                <w:sz w:val="20"/>
                <w:szCs w:val="20"/>
                <w:rPrChange w:id="3802" w:author="Adelino Naquarta Sepalanga Domingos" w:date="2025-03-05T09:08:00Z" w16du:dateUtc="2025-03-05T08:08: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BF78D25" w14:textId="77777777" w:rsidR="003F3EDE" w:rsidRPr="00C30B30" w:rsidRDefault="003F3EDE" w:rsidP="0025185C">
            <w:pPr>
              <w:jc w:val="center"/>
              <w:rPr>
                <w:rFonts w:ascii="Arial" w:eastAsia="Times New Roman" w:hAnsi="Arial" w:cs="Arial"/>
                <w:spacing w:val="-1"/>
                <w:sz w:val="20"/>
                <w:szCs w:val="20"/>
                <w:rPrChange w:id="3803"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804" w:author="Adelino Naquarta Sepalanga Domingos" w:date="2025-03-05T09:08:00Z" w16du:dateUtc="2025-03-05T08:08:00Z">
                  <w:rPr>
                    <w:rFonts w:ascii="Times New Roman" w:eastAsia="Times New Roman" w:hAnsi="Times New Roman"/>
                    <w:spacing w:val="-1"/>
                  </w:rPr>
                </w:rPrChange>
              </w:rPr>
              <w:t>Texto 20</w:t>
            </w:r>
          </w:p>
        </w:tc>
      </w:tr>
      <w:tr w:rsidR="003F3EDE" w:rsidRPr="00691778" w14:paraId="24CFFCA9" w14:textId="77777777" w:rsidTr="0025185C">
        <w:trPr>
          <w:trHeight w:val="546"/>
        </w:trPr>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72F8259" w14:textId="77777777" w:rsidR="003F3EDE" w:rsidRPr="00C30B30" w:rsidRDefault="003F3EDE" w:rsidP="0025185C">
            <w:pPr>
              <w:jc w:val="center"/>
              <w:rPr>
                <w:rFonts w:ascii="Arial" w:eastAsia="Times New Roman" w:hAnsi="Arial" w:cs="Arial"/>
                <w:spacing w:val="-1"/>
                <w:sz w:val="20"/>
                <w:szCs w:val="20"/>
                <w:rPrChange w:id="3805"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806" w:author="Adelino Naquarta Sepalanga Domingos" w:date="2025-03-05T09:08:00Z" w16du:dateUtc="2025-03-05T08:08:00Z">
                  <w:rPr>
                    <w:rFonts w:ascii="Times New Roman" w:eastAsia="Times New Roman" w:hAnsi="Times New Roman"/>
                    <w:spacing w:val="-1"/>
                  </w:rPr>
                </w:rPrChange>
              </w:rPr>
              <w:t>2.3.7.6.</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4A853D8" w14:textId="77777777" w:rsidR="003F3EDE" w:rsidRPr="00C30B30" w:rsidRDefault="003F3EDE" w:rsidP="0025185C">
            <w:pPr>
              <w:jc w:val="center"/>
              <w:rPr>
                <w:rFonts w:ascii="Arial" w:eastAsia="Times New Roman" w:hAnsi="Arial" w:cs="Arial"/>
                <w:spacing w:val="-1"/>
                <w:sz w:val="20"/>
                <w:szCs w:val="20"/>
                <w:rPrChange w:id="3807" w:author="Adelino Naquarta Sepalanga Domingos" w:date="2025-03-05T09:08:00Z" w16du:dateUtc="2025-03-05T08:08: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8A55232" w14:textId="77777777" w:rsidR="003F3EDE" w:rsidRPr="00C30B30" w:rsidRDefault="003F3EDE" w:rsidP="0025185C">
            <w:pPr>
              <w:rPr>
                <w:rFonts w:ascii="Arial" w:eastAsia="Times New Roman" w:hAnsi="Arial" w:cs="Arial"/>
                <w:spacing w:val="-1"/>
                <w:sz w:val="20"/>
                <w:szCs w:val="20"/>
                <w:rPrChange w:id="3808"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809" w:author="Adelino Naquarta Sepalanga Domingos" w:date="2025-03-05T09:08:00Z" w16du:dateUtc="2025-03-05T08:08:00Z">
                  <w:rPr>
                    <w:rFonts w:ascii="Times New Roman" w:eastAsia="Times New Roman" w:hAnsi="Times New Roman"/>
                    <w:spacing w:val="-1"/>
                  </w:rPr>
                </w:rPrChange>
              </w:rPr>
              <w:t>Província (Province)</w:t>
            </w:r>
          </w:p>
        </w:tc>
        <w:tc>
          <w:tcPr>
            <w:tcW w:w="377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94F2201" w14:textId="77777777" w:rsidR="003F3EDE" w:rsidRPr="00C30B30" w:rsidRDefault="003F3EDE" w:rsidP="0025185C">
            <w:pPr>
              <w:rPr>
                <w:rFonts w:ascii="Arial" w:eastAsia="Times New Roman" w:hAnsi="Arial" w:cs="Arial"/>
                <w:spacing w:val="-1"/>
                <w:sz w:val="20"/>
                <w:szCs w:val="20"/>
                <w:rPrChange w:id="3810" w:author="Adelino Naquarta Sepalanga Domingos" w:date="2025-03-05T09:08:00Z" w16du:dateUtc="2025-03-05T08:08: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BD85209" w14:textId="77777777" w:rsidR="003F3EDE" w:rsidRPr="00C30B30" w:rsidRDefault="003F3EDE" w:rsidP="0025185C">
            <w:pPr>
              <w:jc w:val="center"/>
              <w:rPr>
                <w:rFonts w:ascii="Arial" w:eastAsia="Times New Roman" w:hAnsi="Arial" w:cs="Arial"/>
                <w:spacing w:val="-1"/>
                <w:sz w:val="20"/>
                <w:szCs w:val="20"/>
                <w:rPrChange w:id="3811"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812" w:author="Adelino Naquarta Sepalanga Domingos" w:date="2025-03-05T09:08:00Z" w16du:dateUtc="2025-03-05T08:08:00Z">
                  <w:rPr>
                    <w:rFonts w:ascii="Times New Roman" w:eastAsia="Times New Roman" w:hAnsi="Times New Roman"/>
                    <w:spacing w:val="-1"/>
                  </w:rPr>
                </w:rPrChange>
              </w:rPr>
              <w:t>Texto 50</w:t>
            </w:r>
          </w:p>
        </w:tc>
      </w:tr>
      <w:tr w:rsidR="003F3EDE" w:rsidRPr="00691778" w14:paraId="2ED8FF0E" w14:textId="77777777" w:rsidTr="0025185C">
        <w:trPr>
          <w:trHeight w:val="655"/>
        </w:trPr>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A1CAD9E" w14:textId="77777777" w:rsidR="003F3EDE" w:rsidRPr="00C30B30" w:rsidRDefault="003F3EDE" w:rsidP="0025185C">
            <w:pPr>
              <w:jc w:val="center"/>
              <w:rPr>
                <w:rFonts w:ascii="Arial" w:eastAsia="Times New Roman" w:hAnsi="Arial" w:cs="Arial"/>
                <w:spacing w:val="-1"/>
                <w:sz w:val="20"/>
                <w:szCs w:val="20"/>
                <w:rPrChange w:id="3813"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814" w:author="Adelino Naquarta Sepalanga Domingos" w:date="2025-03-05T09:08:00Z" w16du:dateUtc="2025-03-05T08:08:00Z">
                  <w:rPr>
                    <w:rFonts w:ascii="Times New Roman" w:eastAsia="Times New Roman" w:hAnsi="Times New Roman"/>
                    <w:spacing w:val="-1"/>
                  </w:rPr>
                </w:rPrChange>
              </w:rPr>
              <w:t>2.3.7.7.</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93D7884" w14:textId="77777777" w:rsidR="003F3EDE" w:rsidRPr="00C30B30" w:rsidRDefault="003F3EDE" w:rsidP="0025185C">
            <w:pPr>
              <w:jc w:val="center"/>
              <w:rPr>
                <w:rFonts w:ascii="Arial" w:eastAsia="Times New Roman" w:hAnsi="Arial" w:cs="Arial"/>
                <w:spacing w:val="-1"/>
                <w:sz w:val="20"/>
                <w:szCs w:val="20"/>
                <w:rPrChange w:id="3815"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816" w:author="Adelino Naquarta Sepalanga Domingos" w:date="2025-03-05T09:08:00Z" w16du:dateUtc="2025-03-05T08:08: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6452BEE" w14:textId="77777777" w:rsidR="003F3EDE" w:rsidRPr="00C30B30" w:rsidRDefault="003F3EDE" w:rsidP="0025185C">
            <w:pPr>
              <w:rPr>
                <w:rFonts w:ascii="Arial" w:eastAsia="Times New Roman" w:hAnsi="Arial" w:cs="Arial"/>
                <w:spacing w:val="-1"/>
                <w:sz w:val="20"/>
                <w:szCs w:val="20"/>
                <w:rPrChange w:id="3817"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818" w:author="Adelino Naquarta Sepalanga Domingos" w:date="2025-03-05T09:08:00Z" w16du:dateUtc="2025-03-05T08:08:00Z">
                  <w:rPr>
                    <w:rFonts w:ascii="Times New Roman" w:eastAsia="Times New Roman" w:hAnsi="Times New Roman"/>
                    <w:spacing w:val="-1"/>
                  </w:rPr>
                </w:rPrChange>
              </w:rPr>
              <w:t>País (Country)</w:t>
            </w:r>
          </w:p>
        </w:tc>
        <w:tc>
          <w:tcPr>
            <w:tcW w:w="3773"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6B32A59" w14:textId="77777777" w:rsidR="003F3EDE" w:rsidRPr="00C30B30" w:rsidRDefault="003F3EDE" w:rsidP="0025185C">
            <w:pPr>
              <w:rPr>
                <w:rFonts w:ascii="Arial" w:eastAsia="Times New Roman" w:hAnsi="Arial" w:cs="Arial"/>
                <w:spacing w:val="-1"/>
                <w:sz w:val="20"/>
                <w:szCs w:val="20"/>
                <w:rPrChange w:id="3819"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820" w:author="Adelino Naquarta Sepalanga Domingos" w:date="2025-03-05T09:08:00Z" w16du:dateUtc="2025-03-05T08:08:00Z">
                  <w:rPr>
                    <w:rFonts w:ascii="Times New Roman" w:eastAsia="Times New Roman" w:hAnsi="Times New Roman"/>
                    <w:spacing w:val="-1"/>
                  </w:rPr>
                </w:rPrChange>
              </w:rPr>
              <w:t>Deve ser preenchido de acordo com a norma ISO 3166 - 1-alpha-2.</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26C467D" w14:textId="77777777" w:rsidR="003F3EDE" w:rsidRPr="00C30B30" w:rsidRDefault="003F3EDE" w:rsidP="0025185C">
            <w:pPr>
              <w:jc w:val="center"/>
              <w:rPr>
                <w:rFonts w:ascii="Arial" w:eastAsia="Times New Roman" w:hAnsi="Arial" w:cs="Arial"/>
                <w:spacing w:val="-1"/>
                <w:sz w:val="20"/>
                <w:szCs w:val="20"/>
                <w:rPrChange w:id="3821"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822" w:author="Adelino Naquarta Sepalanga Domingos" w:date="2025-03-05T09:08:00Z" w16du:dateUtc="2025-03-05T08:08:00Z">
                  <w:rPr>
                    <w:rFonts w:ascii="Times New Roman" w:eastAsia="Times New Roman" w:hAnsi="Times New Roman"/>
                    <w:spacing w:val="-1"/>
                  </w:rPr>
                </w:rPrChange>
              </w:rPr>
              <w:t>Texto 2</w:t>
            </w:r>
          </w:p>
        </w:tc>
      </w:tr>
      <w:tr w:rsidR="003F3EDE" w:rsidRPr="00691778" w14:paraId="555E50D8" w14:textId="77777777" w:rsidTr="0025185C">
        <w:trPr>
          <w:trHeight w:val="558"/>
        </w:trPr>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5BD872A" w14:textId="77777777" w:rsidR="003F3EDE" w:rsidRPr="00C30B30" w:rsidRDefault="003F3EDE" w:rsidP="0025185C">
            <w:pPr>
              <w:jc w:val="center"/>
              <w:rPr>
                <w:rFonts w:ascii="Arial" w:eastAsia="Times New Roman" w:hAnsi="Arial" w:cs="Arial"/>
                <w:spacing w:val="-1"/>
                <w:sz w:val="20"/>
                <w:szCs w:val="20"/>
                <w:rPrChange w:id="3823"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824" w:author="Adelino Naquarta Sepalanga Domingos" w:date="2025-03-05T09:08:00Z" w16du:dateUtc="2025-03-05T08:08:00Z">
                  <w:rPr>
                    <w:rFonts w:ascii="Times New Roman" w:eastAsia="Times New Roman" w:hAnsi="Times New Roman"/>
                    <w:spacing w:val="-1"/>
                  </w:rPr>
                </w:rPrChange>
              </w:rPr>
              <w:t>2.3.8.</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2F7303F" w14:textId="77777777" w:rsidR="003F3EDE" w:rsidRPr="00C30B30" w:rsidRDefault="003F3EDE" w:rsidP="0025185C">
            <w:pPr>
              <w:jc w:val="center"/>
              <w:rPr>
                <w:rFonts w:ascii="Arial" w:eastAsia="Times New Roman" w:hAnsi="Arial" w:cs="Arial"/>
                <w:spacing w:val="-1"/>
                <w:sz w:val="20"/>
                <w:szCs w:val="20"/>
                <w:rPrChange w:id="3825" w:author="Adelino Naquarta Sepalanga Domingos" w:date="2025-03-05T09:08:00Z" w16du:dateUtc="2025-03-05T08:08: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002C07F" w14:textId="77777777" w:rsidR="003F3EDE" w:rsidRPr="00C30B30" w:rsidRDefault="003F3EDE" w:rsidP="0025185C">
            <w:pPr>
              <w:rPr>
                <w:rFonts w:ascii="Arial" w:eastAsia="Times New Roman" w:hAnsi="Arial" w:cs="Arial"/>
                <w:spacing w:val="-1"/>
                <w:sz w:val="20"/>
                <w:szCs w:val="20"/>
                <w:rPrChange w:id="3826"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827" w:author="Adelino Naquarta Sepalanga Domingos" w:date="2025-03-05T09:08:00Z" w16du:dateUtc="2025-03-05T08:08:00Z">
                  <w:rPr>
                    <w:rFonts w:ascii="Times New Roman" w:eastAsia="Times New Roman" w:hAnsi="Times New Roman"/>
                    <w:spacing w:val="-1"/>
                  </w:rPr>
                </w:rPrChange>
              </w:rPr>
              <w:t>Telefone (Telephone)</w:t>
            </w:r>
          </w:p>
        </w:tc>
        <w:tc>
          <w:tcPr>
            <w:tcW w:w="377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49F9949" w14:textId="77777777" w:rsidR="003F3EDE" w:rsidRPr="00C30B30" w:rsidRDefault="003F3EDE" w:rsidP="0025185C">
            <w:pPr>
              <w:rPr>
                <w:rFonts w:ascii="Arial" w:eastAsia="Times New Roman" w:hAnsi="Arial" w:cs="Arial"/>
                <w:spacing w:val="-1"/>
                <w:sz w:val="20"/>
                <w:szCs w:val="20"/>
                <w:rPrChange w:id="3828" w:author="Adelino Naquarta Sepalanga Domingos" w:date="2025-03-05T09:08:00Z" w16du:dateUtc="2025-03-05T08:08: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9C8547F" w14:textId="77777777" w:rsidR="003F3EDE" w:rsidRPr="00C30B30" w:rsidRDefault="003F3EDE" w:rsidP="0025185C">
            <w:pPr>
              <w:jc w:val="center"/>
              <w:rPr>
                <w:rFonts w:ascii="Arial" w:eastAsia="Times New Roman" w:hAnsi="Arial" w:cs="Arial"/>
                <w:spacing w:val="-1"/>
                <w:sz w:val="20"/>
                <w:szCs w:val="20"/>
                <w:rPrChange w:id="3829"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830" w:author="Adelino Naquarta Sepalanga Domingos" w:date="2025-03-05T09:08:00Z" w16du:dateUtc="2025-03-05T08:08:00Z">
                  <w:rPr>
                    <w:rFonts w:ascii="Times New Roman" w:eastAsia="Times New Roman" w:hAnsi="Times New Roman"/>
                    <w:spacing w:val="-1"/>
                  </w:rPr>
                </w:rPrChange>
              </w:rPr>
              <w:t>Texto 20</w:t>
            </w:r>
          </w:p>
        </w:tc>
      </w:tr>
      <w:tr w:rsidR="003F3EDE" w:rsidRPr="00691778" w14:paraId="52EC721A" w14:textId="77777777" w:rsidTr="0025185C">
        <w:trPr>
          <w:trHeight w:val="383"/>
        </w:trPr>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E505DF7" w14:textId="77777777" w:rsidR="003F3EDE" w:rsidRPr="00C30B30" w:rsidRDefault="003F3EDE" w:rsidP="0025185C">
            <w:pPr>
              <w:jc w:val="center"/>
              <w:rPr>
                <w:rFonts w:ascii="Arial" w:eastAsia="Times New Roman" w:hAnsi="Arial" w:cs="Arial"/>
                <w:spacing w:val="-1"/>
                <w:sz w:val="20"/>
                <w:szCs w:val="20"/>
                <w:rPrChange w:id="3831"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832" w:author="Adelino Naquarta Sepalanga Domingos" w:date="2025-03-05T09:08:00Z" w16du:dateUtc="2025-03-05T08:08:00Z">
                  <w:rPr>
                    <w:rFonts w:ascii="Times New Roman" w:eastAsia="Times New Roman" w:hAnsi="Times New Roman"/>
                    <w:spacing w:val="-1"/>
                  </w:rPr>
                </w:rPrChange>
              </w:rPr>
              <w:t>2.3.9.</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C318B00" w14:textId="77777777" w:rsidR="003F3EDE" w:rsidRPr="00C30B30" w:rsidRDefault="003F3EDE" w:rsidP="0025185C">
            <w:pPr>
              <w:jc w:val="center"/>
              <w:rPr>
                <w:rFonts w:ascii="Arial" w:eastAsia="Times New Roman" w:hAnsi="Arial" w:cs="Arial"/>
                <w:spacing w:val="-1"/>
                <w:sz w:val="20"/>
                <w:szCs w:val="20"/>
                <w:rPrChange w:id="3833" w:author="Adelino Naquarta Sepalanga Domingos" w:date="2025-03-05T09:08:00Z" w16du:dateUtc="2025-03-05T08:08: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3AE304D" w14:textId="77777777" w:rsidR="003F3EDE" w:rsidRPr="00C30B30" w:rsidRDefault="003F3EDE" w:rsidP="0025185C">
            <w:pPr>
              <w:rPr>
                <w:rFonts w:ascii="Arial" w:eastAsia="Times New Roman" w:hAnsi="Arial" w:cs="Arial"/>
                <w:spacing w:val="-1"/>
                <w:sz w:val="20"/>
                <w:szCs w:val="20"/>
                <w:rPrChange w:id="3834"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835" w:author="Adelino Naquarta Sepalanga Domingos" w:date="2025-03-05T09:08:00Z" w16du:dateUtc="2025-03-05T08:08:00Z">
                  <w:rPr>
                    <w:rFonts w:ascii="Times New Roman" w:eastAsia="Times New Roman" w:hAnsi="Times New Roman"/>
                    <w:spacing w:val="-1"/>
                  </w:rPr>
                </w:rPrChange>
              </w:rPr>
              <w:t>Fax (Fax)</w:t>
            </w:r>
          </w:p>
        </w:tc>
        <w:tc>
          <w:tcPr>
            <w:tcW w:w="3773"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C7FE7BE" w14:textId="77777777" w:rsidR="003F3EDE" w:rsidRPr="00C30B30" w:rsidRDefault="003F3EDE" w:rsidP="0025185C">
            <w:pPr>
              <w:rPr>
                <w:rFonts w:ascii="Arial" w:eastAsia="Times New Roman" w:hAnsi="Arial" w:cs="Arial"/>
                <w:spacing w:val="-1"/>
                <w:sz w:val="20"/>
                <w:szCs w:val="20"/>
                <w:rPrChange w:id="3836" w:author="Adelino Naquarta Sepalanga Domingos" w:date="2025-03-05T09:08:00Z" w16du:dateUtc="2025-03-05T08:08: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1EA41D5" w14:textId="77777777" w:rsidR="003F3EDE" w:rsidRPr="00C30B30" w:rsidRDefault="003F3EDE" w:rsidP="0025185C">
            <w:pPr>
              <w:jc w:val="center"/>
              <w:rPr>
                <w:rFonts w:ascii="Arial" w:eastAsia="Times New Roman" w:hAnsi="Arial" w:cs="Arial"/>
                <w:spacing w:val="-1"/>
                <w:sz w:val="20"/>
                <w:szCs w:val="20"/>
                <w:rPrChange w:id="3837"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838" w:author="Adelino Naquarta Sepalanga Domingos" w:date="2025-03-05T09:08:00Z" w16du:dateUtc="2025-03-05T08:08:00Z">
                  <w:rPr>
                    <w:rFonts w:ascii="Times New Roman" w:eastAsia="Times New Roman" w:hAnsi="Times New Roman"/>
                    <w:spacing w:val="-1"/>
                  </w:rPr>
                </w:rPrChange>
              </w:rPr>
              <w:t>Texto 20</w:t>
            </w:r>
          </w:p>
        </w:tc>
      </w:tr>
      <w:tr w:rsidR="003F3EDE" w:rsidRPr="00691778" w14:paraId="44E52197" w14:textId="77777777" w:rsidTr="0025185C">
        <w:trPr>
          <w:trHeight w:val="846"/>
        </w:trPr>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3E23499" w14:textId="77777777" w:rsidR="003F3EDE" w:rsidRPr="00C30B30" w:rsidRDefault="003F3EDE" w:rsidP="0025185C">
            <w:pPr>
              <w:jc w:val="center"/>
              <w:rPr>
                <w:rFonts w:ascii="Arial" w:eastAsia="Times New Roman" w:hAnsi="Arial" w:cs="Arial"/>
                <w:spacing w:val="-1"/>
                <w:sz w:val="20"/>
                <w:szCs w:val="20"/>
                <w:rPrChange w:id="3839"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840" w:author="Adelino Naquarta Sepalanga Domingos" w:date="2025-03-05T09:08:00Z" w16du:dateUtc="2025-03-05T08:08:00Z">
                  <w:rPr>
                    <w:rFonts w:ascii="Times New Roman" w:eastAsia="Times New Roman" w:hAnsi="Times New Roman"/>
                    <w:spacing w:val="-1"/>
                  </w:rPr>
                </w:rPrChange>
              </w:rPr>
              <w:t>2.3.10.</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808B3AA" w14:textId="77777777" w:rsidR="003F3EDE" w:rsidRPr="00C30B30" w:rsidRDefault="003F3EDE" w:rsidP="0025185C">
            <w:pPr>
              <w:jc w:val="center"/>
              <w:rPr>
                <w:rFonts w:ascii="Arial" w:eastAsia="Times New Roman" w:hAnsi="Arial" w:cs="Arial"/>
                <w:spacing w:val="-1"/>
                <w:sz w:val="20"/>
                <w:szCs w:val="20"/>
                <w:rPrChange w:id="3841" w:author="Adelino Naquarta Sepalanga Domingos" w:date="2025-03-05T09:08:00Z" w16du:dateUtc="2025-03-05T08:08: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0E151AD" w14:textId="77777777" w:rsidR="003F3EDE" w:rsidRPr="00C30B30" w:rsidRDefault="003F3EDE" w:rsidP="0025185C">
            <w:pPr>
              <w:rPr>
                <w:rFonts w:ascii="Arial" w:eastAsia="Times New Roman" w:hAnsi="Arial" w:cs="Arial"/>
                <w:spacing w:val="-1"/>
                <w:sz w:val="20"/>
                <w:szCs w:val="20"/>
                <w:rPrChange w:id="3842"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843" w:author="Adelino Naquarta Sepalanga Domingos" w:date="2025-03-05T09:08:00Z" w16du:dateUtc="2025-03-05T08:08:00Z">
                  <w:rPr>
                    <w:rFonts w:ascii="Times New Roman" w:eastAsia="Times New Roman" w:hAnsi="Times New Roman"/>
                    <w:spacing w:val="-1"/>
                  </w:rPr>
                </w:rPrChange>
              </w:rPr>
              <w:t>Endereço de correio electrónico da empresa (Email)</w:t>
            </w:r>
          </w:p>
        </w:tc>
        <w:tc>
          <w:tcPr>
            <w:tcW w:w="377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F0760A6" w14:textId="77777777" w:rsidR="003F3EDE" w:rsidRPr="00C30B30" w:rsidRDefault="003F3EDE" w:rsidP="0025185C">
            <w:pPr>
              <w:rPr>
                <w:rFonts w:ascii="Arial" w:eastAsia="Times New Roman" w:hAnsi="Arial" w:cs="Arial"/>
                <w:spacing w:val="-1"/>
                <w:sz w:val="20"/>
                <w:szCs w:val="20"/>
                <w:rPrChange w:id="3844" w:author="Adelino Naquarta Sepalanga Domingos" w:date="2025-03-05T09:08:00Z" w16du:dateUtc="2025-03-05T08:08: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9136B17" w14:textId="77777777" w:rsidR="003F3EDE" w:rsidRPr="00C30B30" w:rsidRDefault="003F3EDE" w:rsidP="0025185C">
            <w:pPr>
              <w:jc w:val="center"/>
              <w:rPr>
                <w:rFonts w:ascii="Arial" w:eastAsia="Times New Roman" w:hAnsi="Arial" w:cs="Arial"/>
                <w:spacing w:val="-1"/>
                <w:sz w:val="20"/>
                <w:szCs w:val="20"/>
                <w:rPrChange w:id="3845"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846" w:author="Adelino Naquarta Sepalanga Domingos" w:date="2025-03-05T09:08:00Z" w16du:dateUtc="2025-03-05T08:08:00Z">
                  <w:rPr>
                    <w:rFonts w:ascii="Times New Roman" w:eastAsia="Times New Roman" w:hAnsi="Times New Roman"/>
                    <w:spacing w:val="-1"/>
                  </w:rPr>
                </w:rPrChange>
              </w:rPr>
              <w:t xml:space="preserve">Texto </w:t>
            </w:r>
          </w:p>
          <w:p w14:paraId="69002054" w14:textId="77777777" w:rsidR="003F3EDE" w:rsidRPr="00C30B30" w:rsidRDefault="003F3EDE" w:rsidP="0025185C">
            <w:pPr>
              <w:jc w:val="center"/>
              <w:rPr>
                <w:rFonts w:ascii="Arial" w:eastAsia="Times New Roman" w:hAnsi="Arial" w:cs="Arial"/>
                <w:spacing w:val="-1"/>
                <w:sz w:val="20"/>
                <w:szCs w:val="20"/>
                <w:rPrChange w:id="3847"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848" w:author="Adelino Naquarta Sepalanga Domingos" w:date="2025-03-05T09:08:00Z" w16du:dateUtc="2025-03-05T08:08:00Z">
                  <w:rPr>
                    <w:rFonts w:ascii="Times New Roman" w:eastAsia="Times New Roman" w:hAnsi="Times New Roman"/>
                    <w:spacing w:val="-1"/>
                  </w:rPr>
                </w:rPrChange>
              </w:rPr>
              <w:t>254</w:t>
            </w:r>
          </w:p>
        </w:tc>
      </w:tr>
      <w:tr w:rsidR="003F3EDE" w:rsidRPr="00691778" w14:paraId="1B6734A9" w14:textId="77777777" w:rsidTr="0025185C">
        <w:trPr>
          <w:trHeight w:val="464"/>
        </w:trPr>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54666FD" w14:textId="77777777" w:rsidR="003F3EDE" w:rsidRPr="00C30B30" w:rsidRDefault="003F3EDE" w:rsidP="0025185C">
            <w:pPr>
              <w:jc w:val="center"/>
              <w:rPr>
                <w:rFonts w:ascii="Arial" w:eastAsia="Times New Roman" w:hAnsi="Arial" w:cs="Arial"/>
                <w:spacing w:val="-1"/>
                <w:sz w:val="20"/>
                <w:szCs w:val="20"/>
                <w:rPrChange w:id="3849"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850" w:author="Adelino Naquarta Sepalanga Domingos" w:date="2025-03-05T09:08:00Z" w16du:dateUtc="2025-03-05T08:08:00Z">
                  <w:rPr>
                    <w:rFonts w:ascii="Times New Roman" w:eastAsia="Times New Roman" w:hAnsi="Times New Roman"/>
                    <w:spacing w:val="-1"/>
                  </w:rPr>
                </w:rPrChange>
              </w:rPr>
              <w:t>2.3.11.</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8E9B62E" w14:textId="77777777" w:rsidR="003F3EDE" w:rsidRPr="00C30B30" w:rsidRDefault="003F3EDE" w:rsidP="0025185C">
            <w:pPr>
              <w:jc w:val="center"/>
              <w:rPr>
                <w:rFonts w:ascii="Arial" w:eastAsia="Times New Roman" w:hAnsi="Arial" w:cs="Arial"/>
                <w:spacing w:val="-1"/>
                <w:sz w:val="20"/>
                <w:szCs w:val="20"/>
                <w:rPrChange w:id="3851" w:author="Adelino Naquarta Sepalanga Domingos" w:date="2025-03-05T09:08:00Z" w16du:dateUtc="2025-03-05T08:08: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8FEB403" w14:textId="77777777" w:rsidR="003F3EDE" w:rsidRPr="00C30B30" w:rsidRDefault="003F3EDE" w:rsidP="0025185C">
            <w:pPr>
              <w:rPr>
                <w:rFonts w:ascii="Arial" w:eastAsia="Times New Roman" w:hAnsi="Arial" w:cs="Arial"/>
                <w:spacing w:val="-1"/>
                <w:sz w:val="20"/>
                <w:szCs w:val="20"/>
                <w:rPrChange w:id="3852"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853" w:author="Adelino Naquarta Sepalanga Domingos" w:date="2025-03-05T09:08:00Z" w16du:dateUtc="2025-03-05T08:08:00Z">
                  <w:rPr>
                    <w:rFonts w:ascii="Times New Roman" w:eastAsia="Times New Roman" w:hAnsi="Times New Roman"/>
                    <w:spacing w:val="-1"/>
                  </w:rPr>
                </w:rPrChange>
              </w:rPr>
              <w:t>Endereço do sítio Web da empresa (Website)</w:t>
            </w:r>
          </w:p>
        </w:tc>
        <w:tc>
          <w:tcPr>
            <w:tcW w:w="3773"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E4CC4DC" w14:textId="77777777" w:rsidR="003F3EDE" w:rsidRPr="00C30B30" w:rsidRDefault="003F3EDE" w:rsidP="0025185C">
            <w:pPr>
              <w:rPr>
                <w:rFonts w:ascii="Arial" w:eastAsia="Times New Roman" w:hAnsi="Arial" w:cs="Arial"/>
                <w:spacing w:val="-1"/>
                <w:sz w:val="20"/>
                <w:szCs w:val="20"/>
                <w:rPrChange w:id="3854" w:author="Adelino Naquarta Sepalanga Domingos" w:date="2025-03-05T09:08:00Z" w16du:dateUtc="2025-03-05T08:08: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22909BC" w14:textId="77777777" w:rsidR="003F3EDE" w:rsidRPr="00C30B30" w:rsidRDefault="003F3EDE" w:rsidP="0025185C">
            <w:pPr>
              <w:jc w:val="center"/>
              <w:rPr>
                <w:rFonts w:ascii="Arial" w:eastAsia="Times New Roman" w:hAnsi="Arial" w:cs="Arial"/>
                <w:spacing w:val="-1"/>
                <w:sz w:val="20"/>
                <w:szCs w:val="20"/>
                <w:rPrChange w:id="3855"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856" w:author="Adelino Naquarta Sepalanga Domingos" w:date="2025-03-05T09:08:00Z" w16du:dateUtc="2025-03-05T08:08:00Z">
                  <w:rPr>
                    <w:rFonts w:ascii="Times New Roman" w:eastAsia="Times New Roman" w:hAnsi="Times New Roman"/>
                    <w:spacing w:val="-1"/>
                  </w:rPr>
                </w:rPrChange>
              </w:rPr>
              <w:t>Texto 60</w:t>
            </w:r>
          </w:p>
        </w:tc>
      </w:tr>
      <w:tr w:rsidR="003F3EDE" w:rsidRPr="00691778" w14:paraId="1543197E" w14:textId="77777777" w:rsidTr="0025185C">
        <w:trPr>
          <w:trHeight w:val="2168"/>
        </w:trPr>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15BF62F" w14:textId="77777777" w:rsidR="003F3EDE" w:rsidRPr="00C30B30" w:rsidRDefault="003F3EDE" w:rsidP="0025185C">
            <w:pPr>
              <w:jc w:val="center"/>
              <w:rPr>
                <w:rFonts w:ascii="Arial" w:eastAsia="Times New Roman" w:hAnsi="Arial" w:cs="Arial"/>
                <w:spacing w:val="-1"/>
                <w:sz w:val="20"/>
                <w:szCs w:val="20"/>
                <w:rPrChange w:id="3857"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858" w:author="Adelino Naquarta Sepalanga Domingos" w:date="2025-03-05T09:08:00Z" w16du:dateUtc="2025-03-05T08:08:00Z">
                  <w:rPr>
                    <w:rFonts w:ascii="Times New Roman" w:eastAsia="Times New Roman" w:hAnsi="Times New Roman"/>
                    <w:spacing w:val="-1"/>
                  </w:rPr>
                </w:rPrChange>
              </w:rPr>
              <w:t>2.3.12.</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0004B28" w14:textId="77777777" w:rsidR="003F3EDE" w:rsidRPr="00C30B30" w:rsidRDefault="003F3EDE" w:rsidP="0025185C">
            <w:pPr>
              <w:jc w:val="center"/>
              <w:rPr>
                <w:rFonts w:ascii="Arial" w:eastAsia="Times New Roman" w:hAnsi="Arial" w:cs="Arial"/>
                <w:spacing w:val="-1"/>
                <w:sz w:val="20"/>
                <w:szCs w:val="20"/>
                <w:rPrChange w:id="3859" w:author="Adelino Naquarta Sepalanga Domingos" w:date="2025-03-05T09:08:00Z" w16du:dateUtc="2025-03-05T08:08:00Z">
                  <w:rPr>
                    <w:rFonts w:ascii="Times New Roman" w:eastAsia="Times New Roman" w:hAnsi="Times New Roman"/>
                    <w:spacing w:val="-1"/>
                  </w:rPr>
                </w:rPrChange>
              </w:rPr>
            </w:pPr>
          </w:p>
          <w:p w14:paraId="46500E74" w14:textId="77777777" w:rsidR="003F3EDE" w:rsidRPr="00C30B30" w:rsidRDefault="003F3EDE" w:rsidP="0025185C">
            <w:pPr>
              <w:jc w:val="center"/>
              <w:rPr>
                <w:rFonts w:ascii="Arial" w:eastAsia="Times New Roman" w:hAnsi="Arial" w:cs="Arial"/>
                <w:spacing w:val="-1"/>
                <w:sz w:val="20"/>
                <w:szCs w:val="20"/>
                <w:rPrChange w:id="3860" w:author="Adelino Naquarta Sepalanga Domingos" w:date="2025-03-05T09:08:00Z" w16du:dateUtc="2025-03-05T08:08:00Z">
                  <w:rPr>
                    <w:rFonts w:ascii="Times New Roman" w:eastAsia="Times New Roman" w:hAnsi="Times New Roman"/>
                    <w:spacing w:val="-1"/>
                  </w:rPr>
                </w:rPrChange>
              </w:rPr>
            </w:pPr>
          </w:p>
          <w:p w14:paraId="08475894" w14:textId="77777777" w:rsidR="003F3EDE" w:rsidRPr="00C30B30" w:rsidRDefault="003F3EDE" w:rsidP="0025185C">
            <w:pPr>
              <w:jc w:val="center"/>
              <w:rPr>
                <w:rFonts w:ascii="Arial" w:eastAsia="Times New Roman" w:hAnsi="Arial" w:cs="Arial"/>
                <w:spacing w:val="-1"/>
                <w:sz w:val="20"/>
                <w:szCs w:val="20"/>
                <w:rPrChange w:id="3861"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862" w:author="Adelino Naquarta Sepalanga Domingos" w:date="2025-03-05T09:08:00Z" w16du:dateUtc="2025-03-05T08:08: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41DD07A" w14:textId="77777777" w:rsidR="003F3EDE" w:rsidRPr="00C30B30" w:rsidRDefault="003F3EDE" w:rsidP="0025185C">
            <w:pPr>
              <w:rPr>
                <w:rFonts w:ascii="Arial" w:eastAsia="Times New Roman" w:hAnsi="Arial" w:cs="Arial"/>
                <w:spacing w:val="-1"/>
                <w:sz w:val="20"/>
                <w:szCs w:val="20"/>
                <w:rPrChange w:id="3863" w:author="Adelino Naquarta Sepalanga Domingos" w:date="2025-03-05T09:08:00Z" w16du:dateUtc="2025-03-05T08:08:00Z">
                  <w:rPr>
                    <w:rFonts w:ascii="Times New Roman" w:eastAsia="Times New Roman" w:hAnsi="Times New Roman"/>
                    <w:spacing w:val="-1"/>
                  </w:rPr>
                </w:rPrChange>
              </w:rPr>
            </w:pPr>
          </w:p>
          <w:p w14:paraId="76D3A053" w14:textId="77777777" w:rsidR="003F3EDE" w:rsidRPr="00C30B30" w:rsidRDefault="003F3EDE" w:rsidP="0025185C">
            <w:pPr>
              <w:rPr>
                <w:rFonts w:ascii="Arial" w:eastAsia="Times New Roman" w:hAnsi="Arial" w:cs="Arial"/>
                <w:spacing w:val="-1"/>
                <w:sz w:val="20"/>
                <w:szCs w:val="20"/>
                <w:rPrChange w:id="3864"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865" w:author="Adelino Naquarta Sepalanga Domingos" w:date="2025-03-05T09:08:00Z" w16du:dateUtc="2025-03-05T08:08:00Z">
                  <w:rPr>
                    <w:rFonts w:ascii="Times New Roman" w:eastAsia="Times New Roman" w:hAnsi="Times New Roman"/>
                    <w:spacing w:val="-1"/>
                  </w:rPr>
                </w:rPrChange>
              </w:rPr>
              <w:t>Indicador de autoção (SelfBillingIndicator)</w:t>
            </w:r>
          </w:p>
        </w:tc>
        <w:tc>
          <w:tcPr>
            <w:tcW w:w="377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FBA7F59" w14:textId="77777777" w:rsidR="003F3EDE" w:rsidRPr="00C30B30" w:rsidRDefault="003F3EDE" w:rsidP="0025185C">
            <w:pPr>
              <w:rPr>
                <w:rFonts w:ascii="Arial" w:eastAsia="Times New Roman" w:hAnsi="Arial" w:cs="Arial"/>
                <w:spacing w:val="-1"/>
                <w:sz w:val="20"/>
                <w:szCs w:val="20"/>
                <w:rPrChange w:id="3866"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867" w:author="Adelino Naquarta Sepalanga Domingos" w:date="2025-03-05T09:08:00Z" w16du:dateUtc="2025-03-05T08:08:00Z">
                  <w:rPr>
                    <w:rFonts w:ascii="Times New Roman" w:eastAsia="Times New Roman" w:hAnsi="Times New Roman"/>
                    <w:spacing w:val="-1"/>
                  </w:rPr>
                </w:rPrChange>
              </w:rPr>
              <w:t>Indicador da existência de acordo de autofacturação entre o cliente e o fornecedor.</w:t>
            </w:r>
          </w:p>
          <w:p w14:paraId="20B44217" w14:textId="77777777" w:rsidR="003F3EDE" w:rsidRPr="00C30B30" w:rsidRDefault="003F3EDE" w:rsidP="0025185C">
            <w:pPr>
              <w:rPr>
                <w:rFonts w:ascii="Arial" w:eastAsia="Times New Roman" w:hAnsi="Arial" w:cs="Arial"/>
                <w:spacing w:val="-1"/>
                <w:sz w:val="20"/>
                <w:szCs w:val="20"/>
                <w:rPrChange w:id="3868"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869" w:author="Adelino Naquarta Sepalanga Domingos" w:date="2025-03-05T09:08:00Z" w16du:dateUtc="2025-03-05T08:08:00Z">
                  <w:rPr>
                    <w:rFonts w:ascii="Times New Roman" w:eastAsia="Times New Roman" w:hAnsi="Times New Roman"/>
                    <w:spacing w:val="-1"/>
                  </w:rPr>
                </w:rPrChange>
              </w:rPr>
              <w:t>Deve ser preenchido com “1” se houver acordo e com “0” (zero) no caso contrário.</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E582E25" w14:textId="77777777" w:rsidR="003F3EDE" w:rsidRPr="00C30B30" w:rsidRDefault="003F3EDE" w:rsidP="0025185C">
            <w:pPr>
              <w:jc w:val="center"/>
              <w:rPr>
                <w:rFonts w:ascii="Arial" w:eastAsia="Times New Roman" w:hAnsi="Arial" w:cs="Arial"/>
                <w:spacing w:val="-1"/>
                <w:sz w:val="20"/>
                <w:szCs w:val="20"/>
                <w:rPrChange w:id="3870" w:author="Adelino Naquarta Sepalanga Domingos" w:date="2025-03-05T09:08:00Z" w16du:dateUtc="2025-03-05T08:08:00Z">
                  <w:rPr>
                    <w:rFonts w:ascii="Times New Roman" w:eastAsia="Times New Roman" w:hAnsi="Times New Roman"/>
                    <w:spacing w:val="-1"/>
                  </w:rPr>
                </w:rPrChange>
              </w:rPr>
            </w:pPr>
          </w:p>
          <w:p w14:paraId="57EF0759" w14:textId="77777777" w:rsidR="003F3EDE" w:rsidRPr="00C30B30" w:rsidRDefault="003F3EDE" w:rsidP="0025185C">
            <w:pPr>
              <w:jc w:val="center"/>
              <w:rPr>
                <w:rFonts w:ascii="Arial" w:eastAsia="Times New Roman" w:hAnsi="Arial" w:cs="Arial"/>
                <w:spacing w:val="-1"/>
                <w:sz w:val="20"/>
                <w:szCs w:val="20"/>
                <w:rPrChange w:id="3871" w:author="Adelino Naquarta Sepalanga Domingos" w:date="2025-03-05T09:08:00Z" w16du:dateUtc="2025-03-05T08:08:00Z">
                  <w:rPr>
                    <w:rFonts w:ascii="Times New Roman" w:eastAsia="Times New Roman" w:hAnsi="Times New Roman"/>
                    <w:spacing w:val="-1"/>
                  </w:rPr>
                </w:rPrChange>
              </w:rPr>
            </w:pPr>
          </w:p>
          <w:p w14:paraId="07F9CD3C" w14:textId="77777777" w:rsidR="003F3EDE" w:rsidRPr="00C30B30" w:rsidRDefault="003F3EDE" w:rsidP="0025185C">
            <w:pPr>
              <w:jc w:val="center"/>
              <w:rPr>
                <w:rFonts w:ascii="Arial" w:eastAsia="Times New Roman" w:hAnsi="Arial" w:cs="Arial"/>
                <w:spacing w:val="-1"/>
                <w:sz w:val="20"/>
                <w:szCs w:val="20"/>
                <w:rPrChange w:id="3872" w:author="Adelino Naquarta Sepalanga Domingos" w:date="2025-03-05T09:08:00Z" w16du:dateUtc="2025-03-05T08:08:00Z">
                  <w:rPr>
                    <w:rFonts w:ascii="Times New Roman" w:eastAsia="Times New Roman" w:hAnsi="Times New Roman"/>
                    <w:spacing w:val="-1"/>
                  </w:rPr>
                </w:rPrChange>
              </w:rPr>
            </w:pPr>
            <w:r w:rsidRPr="00C30B30">
              <w:rPr>
                <w:rFonts w:ascii="Arial" w:eastAsia="Times New Roman" w:hAnsi="Arial" w:cs="Arial"/>
                <w:spacing w:val="-1"/>
                <w:sz w:val="20"/>
                <w:szCs w:val="20"/>
                <w:rPrChange w:id="3873" w:author="Adelino Naquarta Sepalanga Domingos" w:date="2025-03-05T09:08:00Z" w16du:dateUtc="2025-03-05T08:08:00Z">
                  <w:rPr>
                    <w:rFonts w:ascii="Times New Roman" w:eastAsia="Times New Roman" w:hAnsi="Times New Roman"/>
                    <w:spacing w:val="-1"/>
                  </w:rPr>
                </w:rPrChange>
              </w:rPr>
              <w:t>Inteiro</w:t>
            </w:r>
          </w:p>
        </w:tc>
      </w:tr>
    </w:tbl>
    <w:p w14:paraId="4A35AE12" w14:textId="77777777" w:rsidR="003F3EDE" w:rsidRPr="00691778" w:rsidRDefault="003F3EDE" w:rsidP="003F3EDE">
      <w:pPr>
        <w:spacing w:after="0" w:line="276" w:lineRule="auto"/>
        <w:ind w:right="86"/>
        <w:rPr>
          <w:rFonts w:ascii="Arial" w:hAnsi="Arial" w:cs="Arial"/>
          <w:b/>
          <w:sz w:val="24"/>
          <w:szCs w:val="24"/>
          <w:rPrChange w:id="3874" w:author="Adelino Naquarta Sepalanga Domingos" w:date="2025-03-05T08:49:00Z" w16du:dateUtc="2025-03-05T07:49:00Z">
            <w:rPr>
              <w:rFonts w:ascii="Garamond" w:hAnsi="Garamond" w:cstheme="minorHAnsi"/>
              <w:b/>
              <w:sz w:val="24"/>
              <w:szCs w:val="24"/>
            </w:rPr>
          </w:rPrChange>
        </w:rPr>
      </w:pPr>
      <w:r w:rsidRPr="00691778">
        <w:rPr>
          <w:rFonts w:ascii="Arial" w:hAnsi="Arial" w:cs="Arial"/>
          <w:b/>
          <w:sz w:val="24"/>
          <w:szCs w:val="24"/>
          <w:rPrChange w:id="3875" w:author="Adelino Naquarta Sepalanga Domingos" w:date="2025-03-05T08:49:00Z" w16du:dateUtc="2025-03-05T07:49:00Z">
            <w:rPr>
              <w:rFonts w:ascii="Garamond" w:hAnsi="Garamond" w:cstheme="minorHAnsi"/>
              <w:b/>
              <w:sz w:val="24"/>
              <w:szCs w:val="24"/>
            </w:rPr>
          </w:rPrChange>
        </w:rPr>
        <w:t>2.</w:t>
      </w:r>
      <w:r w:rsidRPr="00691778">
        <w:rPr>
          <w:rFonts w:ascii="Arial" w:hAnsi="Arial" w:cs="Arial"/>
          <w:b/>
          <w:sz w:val="24"/>
          <w:szCs w:val="24"/>
          <w:rPrChange w:id="3876" w:author="Adelino Naquarta Sepalanga Domingos" w:date="2025-03-05T08:49:00Z" w16du:dateUtc="2025-03-05T07:49:00Z">
            <w:rPr>
              <w:rFonts w:ascii="Times New Roman" w:hAnsi="Times New Roman" w:cs="Times New Roman"/>
              <w:b/>
              <w:sz w:val="24"/>
              <w:szCs w:val="24"/>
            </w:rPr>
          </w:rPrChange>
        </w:rPr>
        <w:t>4 - Tabela de produtos/serviços (Product).</w:t>
      </w:r>
    </w:p>
    <w:p w14:paraId="0863C454" w14:textId="77777777" w:rsidR="003F3EDE" w:rsidRPr="00691778" w:rsidRDefault="003F3EDE" w:rsidP="003F3EDE">
      <w:pPr>
        <w:spacing w:after="0" w:line="276" w:lineRule="auto"/>
        <w:ind w:right="86"/>
        <w:rPr>
          <w:rFonts w:ascii="Arial" w:hAnsi="Arial" w:cs="Arial"/>
          <w:sz w:val="24"/>
          <w:szCs w:val="24"/>
          <w:rPrChange w:id="3877" w:author="Adelino Naquarta Sepalanga Domingos" w:date="2025-03-05T08:49:00Z" w16du:dateUtc="2025-03-05T07:49:00Z">
            <w:rPr>
              <w:rFonts w:ascii="Garamond" w:hAnsi="Garamond" w:cstheme="minorHAnsi"/>
              <w:sz w:val="24"/>
              <w:szCs w:val="24"/>
            </w:rPr>
          </w:rPrChange>
        </w:rPr>
      </w:pPr>
    </w:p>
    <w:p w14:paraId="766F918B" w14:textId="77777777" w:rsidR="003F3EDE" w:rsidRPr="00691778" w:rsidRDefault="003F3EDE" w:rsidP="003F3EDE">
      <w:pPr>
        <w:spacing w:after="240" w:line="276" w:lineRule="auto"/>
        <w:jc w:val="both"/>
        <w:rPr>
          <w:rFonts w:ascii="Arial" w:eastAsia="Times New Roman" w:hAnsi="Arial" w:cs="Arial"/>
          <w:spacing w:val="-1"/>
          <w:sz w:val="24"/>
          <w:szCs w:val="24"/>
          <w:rPrChange w:id="3878" w:author="Adelino Naquarta Sepalanga Domingos" w:date="2025-03-05T08:49:00Z" w16du:dateUtc="2025-03-05T07:49:00Z">
            <w:rPr>
              <w:rFonts w:ascii="Times New Roman" w:eastAsia="Times New Roman" w:hAnsi="Times New Roman" w:cs="Times New Roman"/>
              <w:spacing w:val="-1"/>
              <w:sz w:val="24"/>
              <w:szCs w:val="24"/>
            </w:rPr>
          </w:rPrChange>
        </w:rPr>
      </w:pPr>
      <w:r w:rsidRPr="00691778">
        <w:rPr>
          <w:rFonts w:ascii="Arial" w:eastAsia="Times New Roman" w:hAnsi="Arial" w:cs="Arial"/>
          <w:spacing w:val="-1"/>
          <w:sz w:val="24"/>
          <w:szCs w:val="24"/>
          <w:rPrChange w:id="3879" w:author="Adelino Naquarta Sepalanga Domingos" w:date="2025-03-05T08:49:00Z" w16du:dateUtc="2025-03-05T07:49:00Z">
            <w:rPr>
              <w:rFonts w:ascii="Times New Roman" w:eastAsia="Times New Roman" w:hAnsi="Times New Roman" w:cs="Times New Roman"/>
              <w:spacing w:val="-1"/>
              <w:sz w:val="24"/>
              <w:szCs w:val="24"/>
            </w:rPr>
          </w:rPrChange>
        </w:rPr>
        <w:t>Nesta tabela deve constar o catálogo de produtos e tipos de serviços utilizados no sistema de facturação que foram objecto de movimentação e, ainda, os registos que sejam implícitos nos movimentos e que não existam na tabela de Produtos/Serviços da aplicação.</w:t>
      </w:r>
    </w:p>
    <w:p w14:paraId="312F8931" w14:textId="77777777" w:rsidR="003F3EDE" w:rsidRPr="00691778" w:rsidRDefault="003F3EDE" w:rsidP="003F3EDE">
      <w:pPr>
        <w:spacing w:after="240" w:line="276" w:lineRule="auto"/>
        <w:jc w:val="both"/>
        <w:rPr>
          <w:rFonts w:ascii="Arial" w:eastAsia="Times New Roman" w:hAnsi="Arial" w:cs="Arial"/>
          <w:spacing w:val="-1"/>
          <w:sz w:val="24"/>
          <w:szCs w:val="24"/>
          <w:rPrChange w:id="3880" w:author="Adelino Naquarta Sepalanga Domingos" w:date="2025-03-05T08:49:00Z" w16du:dateUtc="2025-03-05T07:49:00Z">
            <w:rPr>
              <w:rFonts w:ascii="Times New Roman" w:eastAsia="Times New Roman" w:hAnsi="Times New Roman" w:cs="Times New Roman"/>
              <w:spacing w:val="-1"/>
              <w:sz w:val="24"/>
              <w:szCs w:val="24"/>
            </w:rPr>
          </w:rPrChange>
        </w:rPr>
      </w:pPr>
      <w:r w:rsidRPr="00691778">
        <w:rPr>
          <w:rFonts w:ascii="Arial" w:eastAsia="Times New Roman" w:hAnsi="Arial" w:cs="Arial"/>
          <w:spacing w:val="-1"/>
          <w:sz w:val="24"/>
          <w:szCs w:val="24"/>
          <w:rPrChange w:id="3881" w:author="Adelino Naquarta Sepalanga Domingos" w:date="2025-03-05T08:49:00Z" w16du:dateUtc="2025-03-05T07:49:00Z">
            <w:rPr>
              <w:rFonts w:ascii="Times New Roman" w:eastAsia="Times New Roman" w:hAnsi="Times New Roman" w:cs="Times New Roman"/>
              <w:spacing w:val="-1"/>
              <w:sz w:val="24"/>
              <w:szCs w:val="24"/>
            </w:rPr>
          </w:rPrChange>
        </w:rPr>
        <w:t>Se, por exemplo, existir uma factura com uma linha de portes que não conste no ficheiro de artigos da aplicação, este deve ser exportado e representado como produto no SAFT (AO).</w:t>
      </w:r>
    </w:p>
    <w:p w14:paraId="07AEF4D8" w14:textId="63E8E619" w:rsidR="003F3EDE" w:rsidRPr="00691778" w:rsidRDefault="003F3EDE" w:rsidP="003F3EDE">
      <w:pPr>
        <w:spacing w:after="240" w:line="276" w:lineRule="auto"/>
        <w:jc w:val="both"/>
        <w:rPr>
          <w:rFonts w:ascii="Arial" w:eastAsia="Times New Roman" w:hAnsi="Arial" w:cs="Arial"/>
          <w:spacing w:val="-1"/>
          <w:sz w:val="24"/>
          <w:szCs w:val="24"/>
          <w:rPrChange w:id="3882" w:author="Adelino Naquarta Sepalanga Domingos" w:date="2025-03-05T08:49:00Z" w16du:dateUtc="2025-03-05T07:49:00Z">
            <w:rPr>
              <w:rFonts w:ascii="Times New Roman" w:eastAsia="Times New Roman" w:hAnsi="Times New Roman" w:cs="Times New Roman"/>
              <w:spacing w:val="-1"/>
              <w:sz w:val="24"/>
              <w:szCs w:val="24"/>
            </w:rPr>
          </w:rPrChange>
        </w:rPr>
      </w:pPr>
      <w:r w:rsidRPr="00691778">
        <w:rPr>
          <w:rFonts w:ascii="Arial" w:eastAsia="Times New Roman" w:hAnsi="Arial" w:cs="Arial"/>
          <w:spacing w:val="-1"/>
          <w:sz w:val="24"/>
          <w:szCs w:val="24"/>
          <w:rPrChange w:id="3883" w:author="Adelino Naquarta Sepalanga Domingos" w:date="2025-03-05T08:49:00Z" w16du:dateUtc="2025-03-05T07:49:00Z">
            <w:rPr>
              <w:rFonts w:ascii="Times New Roman" w:eastAsia="Times New Roman" w:hAnsi="Times New Roman" w:cs="Times New Roman"/>
              <w:spacing w:val="-1"/>
              <w:sz w:val="24"/>
              <w:szCs w:val="24"/>
            </w:rPr>
          </w:rPrChange>
        </w:rPr>
        <w:t>Devem constar ainda os impostos, taxas, ecotaxas e encargos parafiscais que aparecem mencionados na factura e que contribuam ou não para a base tributável do IVA ou IS – excepto o IVA e o IS, os quais deve</w:t>
      </w:r>
      <w:ins w:id="3884" w:author="Adelino Naquarta Sepalanga Domingos" w:date="2025-03-05T09:10:00Z" w16du:dateUtc="2025-03-05T08:10:00Z">
        <w:r w:rsidR="00C30B30">
          <w:rPr>
            <w:rFonts w:ascii="Arial" w:eastAsia="Times New Roman" w:hAnsi="Arial" w:cs="Arial"/>
            <w:spacing w:val="-1"/>
            <w:sz w:val="24"/>
            <w:szCs w:val="24"/>
          </w:rPr>
          <w:t>m</w:t>
        </w:r>
      </w:ins>
      <w:del w:id="3885" w:author="Adelino Naquarta Sepalanga Domingos" w:date="2025-03-05T09:10:00Z" w16du:dateUtc="2025-03-05T08:10:00Z">
        <w:r w:rsidRPr="00691778" w:rsidDel="00C30B30">
          <w:rPr>
            <w:rFonts w:ascii="Arial" w:eastAsia="Times New Roman" w:hAnsi="Arial" w:cs="Arial"/>
            <w:spacing w:val="-1"/>
            <w:sz w:val="24"/>
            <w:szCs w:val="24"/>
            <w:rPrChange w:id="3886" w:author="Adelino Naquarta Sepalanga Domingos" w:date="2025-03-05T08:49:00Z" w16du:dateUtc="2025-03-05T07:49:00Z">
              <w:rPr>
                <w:rFonts w:ascii="Times New Roman" w:eastAsia="Times New Roman" w:hAnsi="Times New Roman" w:cs="Times New Roman"/>
                <w:spacing w:val="-1"/>
                <w:sz w:val="24"/>
                <w:szCs w:val="24"/>
              </w:rPr>
            </w:rPrChange>
          </w:rPr>
          <w:delText>rão</w:delText>
        </w:r>
      </w:del>
      <w:r w:rsidRPr="00691778">
        <w:rPr>
          <w:rFonts w:ascii="Arial" w:eastAsia="Times New Roman" w:hAnsi="Arial" w:cs="Arial"/>
          <w:spacing w:val="-1"/>
          <w:sz w:val="24"/>
          <w:szCs w:val="24"/>
          <w:rPrChange w:id="3887" w:author="Adelino Naquarta Sepalanga Domingos" w:date="2025-03-05T08:49:00Z" w16du:dateUtc="2025-03-05T07:49:00Z">
            <w:rPr>
              <w:rFonts w:ascii="Times New Roman" w:eastAsia="Times New Roman" w:hAnsi="Times New Roman" w:cs="Times New Roman"/>
              <w:spacing w:val="-1"/>
              <w:sz w:val="24"/>
              <w:szCs w:val="24"/>
            </w:rPr>
          </w:rPrChange>
        </w:rPr>
        <w:t xml:space="preserve"> ser reflectidos na 2.5. – Tabela de impostos (TaxTable).</w:t>
      </w:r>
    </w:p>
    <w:p w14:paraId="5DF3C65A" w14:textId="77777777" w:rsidR="003F3EDE" w:rsidRPr="00691778" w:rsidRDefault="003F3EDE" w:rsidP="003F3EDE">
      <w:pPr>
        <w:pStyle w:val="Default"/>
        <w:jc w:val="both"/>
        <w:rPr>
          <w:rFonts w:eastAsia="Times New Roman"/>
          <w:color w:val="auto"/>
          <w:spacing w:val="-1"/>
        </w:rPr>
      </w:pPr>
      <w:r w:rsidRPr="00691778">
        <w:rPr>
          <w:rFonts w:eastAsia="Times New Roman"/>
          <w:color w:val="auto"/>
          <w:spacing w:val="-1"/>
        </w:rPr>
        <w:t>O programa não deve permitir q</w:t>
      </w:r>
      <w:r w:rsidRPr="00691778">
        <w:rPr>
          <w:color w:val="auto"/>
        </w:rPr>
        <w:t>ue numa ficha de produto já existente e com documentos emitidos, seja alterada a informação do campo Descrição do produto ou serviço (ProductDescription) constante na tabela 2.4;</w:t>
      </w:r>
    </w:p>
    <w:p w14:paraId="6C0D5A43" w14:textId="77777777" w:rsidR="003F3EDE" w:rsidRPr="00691778" w:rsidRDefault="003F3EDE" w:rsidP="003F3EDE">
      <w:pPr>
        <w:spacing w:after="240" w:line="276" w:lineRule="auto"/>
        <w:jc w:val="both"/>
        <w:rPr>
          <w:rFonts w:ascii="Arial" w:eastAsia="Times New Roman" w:hAnsi="Arial" w:cs="Arial"/>
          <w:spacing w:val="-1"/>
          <w:sz w:val="24"/>
          <w:szCs w:val="24"/>
          <w:rPrChange w:id="3888" w:author="Adelino Naquarta Sepalanga Domingos" w:date="2025-03-05T08:49:00Z" w16du:dateUtc="2025-03-05T07:49:00Z">
            <w:rPr>
              <w:rFonts w:ascii="Times New Roman" w:eastAsia="Times New Roman" w:hAnsi="Times New Roman" w:cs="Times New Roman"/>
              <w:spacing w:val="-1"/>
              <w:sz w:val="24"/>
              <w:szCs w:val="24"/>
            </w:rPr>
          </w:rPrChange>
        </w:rPr>
      </w:pPr>
    </w:p>
    <w:p w14:paraId="574CA7F0" w14:textId="77777777" w:rsidR="003F3EDE" w:rsidRPr="00691778" w:rsidRDefault="003F3EDE" w:rsidP="003F3EDE">
      <w:pPr>
        <w:spacing w:after="0" w:line="276" w:lineRule="auto"/>
        <w:ind w:right="228"/>
        <w:jc w:val="both"/>
        <w:rPr>
          <w:rFonts w:ascii="Arial" w:hAnsi="Arial" w:cs="Arial"/>
          <w:rPrChange w:id="3889" w:author="Adelino Naquarta Sepalanga Domingos" w:date="2025-03-05T08:49:00Z" w16du:dateUtc="2025-03-05T07:49:00Z">
            <w:rPr>
              <w:rFonts w:ascii="Garamond" w:hAnsi="Garamond" w:cstheme="minorHAnsi"/>
            </w:rPr>
          </w:rPrChange>
        </w:rPr>
      </w:pPr>
    </w:p>
    <w:p w14:paraId="32D375BC" w14:textId="77777777" w:rsidR="003F3EDE" w:rsidRPr="00691778" w:rsidRDefault="003F3EDE" w:rsidP="003F3EDE">
      <w:pPr>
        <w:spacing w:after="0" w:line="276" w:lineRule="auto"/>
        <w:ind w:right="228"/>
        <w:jc w:val="both"/>
        <w:rPr>
          <w:rFonts w:ascii="Arial" w:hAnsi="Arial" w:cs="Arial"/>
          <w:rPrChange w:id="3890" w:author="Adelino Naquarta Sepalanga Domingos" w:date="2025-03-05T08:49:00Z" w16du:dateUtc="2025-03-05T07:49:00Z">
            <w:rPr>
              <w:rFonts w:ascii="Garamond" w:hAnsi="Garamond" w:cstheme="minorHAnsi"/>
            </w:rPr>
          </w:rPrChange>
        </w:rPr>
      </w:pPr>
    </w:p>
    <w:tbl>
      <w:tblPr>
        <w:tblW w:w="11057" w:type="dxa"/>
        <w:tblInd w:w="-859" w:type="dxa"/>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504"/>
        <w:gridCol w:w="1504"/>
        <w:gridCol w:w="3000"/>
        <w:gridCol w:w="3602"/>
        <w:gridCol w:w="1447"/>
      </w:tblGrid>
      <w:tr w:rsidR="003F3EDE" w:rsidRPr="00C30B30" w14:paraId="1B601829" w14:textId="77777777" w:rsidTr="0025185C">
        <w:trPr>
          <w:trHeight w:val="463"/>
          <w:tblHeader/>
        </w:trPr>
        <w:tc>
          <w:tcPr>
            <w:tcW w:w="1504"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75587513" w14:textId="77777777" w:rsidR="003F3EDE" w:rsidRPr="00C30B30" w:rsidRDefault="003F3EDE" w:rsidP="0025185C">
            <w:pPr>
              <w:widowControl w:val="0"/>
              <w:spacing w:after="0" w:line="240" w:lineRule="auto"/>
              <w:jc w:val="center"/>
              <w:rPr>
                <w:rFonts w:ascii="Arial" w:eastAsia="Times New Roman" w:hAnsi="Arial" w:cs="Arial"/>
                <w:b/>
                <w:bCs/>
                <w:color w:val="FFFFFF" w:themeColor="background1"/>
                <w:spacing w:val="-1"/>
                <w:sz w:val="20"/>
                <w:szCs w:val="20"/>
                <w:rPrChange w:id="3891" w:author="Adelino Naquarta Sepalanga Domingos" w:date="2025-03-05T09:10:00Z" w16du:dateUtc="2025-03-05T08:10:00Z">
                  <w:rPr>
                    <w:rFonts w:ascii="Times New Roman" w:eastAsia="Times New Roman" w:hAnsi="Times New Roman"/>
                    <w:b/>
                    <w:bCs/>
                    <w:color w:val="FFFFFF" w:themeColor="background1"/>
                    <w:spacing w:val="-1"/>
                  </w:rPr>
                </w:rPrChange>
              </w:rPr>
            </w:pPr>
            <w:r w:rsidRPr="00C30B30">
              <w:rPr>
                <w:rFonts w:ascii="Arial" w:eastAsia="Times New Roman" w:hAnsi="Arial" w:cs="Arial"/>
                <w:b/>
                <w:bCs/>
                <w:color w:val="FFFFFF" w:themeColor="background1"/>
                <w:spacing w:val="-1"/>
                <w:sz w:val="20"/>
                <w:szCs w:val="20"/>
                <w:rPrChange w:id="3892" w:author="Adelino Naquarta Sepalanga Domingos" w:date="2025-03-05T09:10:00Z" w16du:dateUtc="2025-03-05T08:10:00Z">
                  <w:rPr>
                    <w:rFonts w:ascii="Times New Roman" w:eastAsia="Times New Roman" w:hAnsi="Times New Roman"/>
                    <w:b/>
                    <w:bCs/>
                    <w:color w:val="FFFFFF" w:themeColor="background1"/>
                    <w:spacing w:val="-1"/>
                  </w:rPr>
                </w:rPrChange>
              </w:rPr>
              <w:t>Índice do campo</w:t>
            </w:r>
          </w:p>
        </w:tc>
        <w:tc>
          <w:tcPr>
            <w:tcW w:w="1504"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5D905A8E" w14:textId="77777777" w:rsidR="003F3EDE" w:rsidRPr="00C30B30" w:rsidRDefault="003F3EDE" w:rsidP="0025185C">
            <w:pPr>
              <w:widowControl w:val="0"/>
              <w:spacing w:after="0" w:line="240" w:lineRule="auto"/>
              <w:jc w:val="center"/>
              <w:rPr>
                <w:rFonts w:ascii="Arial" w:eastAsia="Times New Roman" w:hAnsi="Arial" w:cs="Arial"/>
                <w:b/>
                <w:bCs/>
                <w:color w:val="FFFFFF" w:themeColor="background1"/>
                <w:spacing w:val="-1"/>
                <w:sz w:val="20"/>
                <w:szCs w:val="20"/>
                <w:rPrChange w:id="3893" w:author="Adelino Naquarta Sepalanga Domingos" w:date="2025-03-05T09:10:00Z" w16du:dateUtc="2025-03-05T08:10:00Z">
                  <w:rPr>
                    <w:rFonts w:ascii="Times New Roman" w:eastAsia="Times New Roman" w:hAnsi="Times New Roman"/>
                    <w:b/>
                    <w:bCs/>
                    <w:color w:val="FFFFFF" w:themeColor="background1"/>
                    <w:spacing w:val="-1"/>
                  </w:rPr>
                </w:rPrChange>
              </w:rPr>
            </w:pPr>
            <w:r w:rsidRPr="00C30B30">
              <w:rPr>
                <w:rFonts w:ascii="Arial" w:eastAsia="Times New Roman" w:hAnsi="Arial" w:cs="Arial"/>
                <w:b/>
                <w:bCs/>
                <w:color w:val="FFFFFF" w:themeColor="background1"/>
                <w:spacing w:val="-1"/>
                <w:sz w:val="20"/>
                <w:szCs w:val="20"/>
                <w:rPrChange w:id="3894" w:author="Adelino Naquarta Sepalanga Domingos" w:date="2025-03-05T09:10:00Z" w16du:dateUtc="2025-03-05T08:10:00Z">
                  <w:rPr>
                    <w:rFonts w:ascii="Times New Roman" w:eastAsia="Times New Roman" w:hAnsi="Times New Roman"/>
                    <w:b/>
                    <w:bCs/>
                    <w:color w:val="FFFFFF" w:themeColor="background1"/>
                    <w:spacing w:val="-1"/>
                  </w:rPr>
                </w:rPrChange>
              </w:rPr>
              <w:t>Obrigatório</w:t>
            </w:r>
          </w:p>
        </w:tc>
        <w:tc>
          <w:tcPr>
            <w:tcW w:w="3000"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05EECEC9" w14:textId="77777777" w:rsidR="003F3EDE" w:rsidRPr="00C30B30" w:rsidRDefault="003F3EDE" w:rsidP="0025185C">
            <w:pPr>
              <w:widowControl w:val="0"/>
              <w:spacing w:after="0" w:line="240" w:lineRule="auto"/>
              <w:jc w:val="center"/>
              <w:rPr>
                <w:rFonts w:ascii="Arial" w:eastAsia="Times New Roman" w:hAnsi="Arial" w:cs="Arial"/>
                <w:b/>
                <w:bCs/>
                <w:color w:val="FFFFFF" w:themeColor="background1"/>
                <w:spacing w:val="-1"/>
                <w:sz w:val="20"/>
                <w:szCs w:val="20"/>
                <w:rPrChange w:id="3895" w:author="Adelino Naquarta Sepalanga Domingos" w:date="2025-03-05T09:10:00Z" w16du:dateUtc="2025-03-05T08:10:00Z">
                  <w:rPr>
                    <w:rFonts w:ascii="Times New Roman" w:eastAsia="Times New Roman" w:hAnsi="Times New Roman"/>
                    <w:b/>
                    <w:bCs/>
                    <w:color w:val="FFFFFF" w:themeColor="background1"/>
                    <w:spacing w:val="-1"/>
                  </w:rPr>
                </w:rPrChange>
              </w:rPr>
            </w:pPr>
            <w:r w:rsidRPr="00C30B30">
              <w:rPr>
                <w:rFonts w:ascii="Arial" w:eastAsia="Times New Roman" w:hAnsi="Arial" w:cs="Arial"/>
                <w:b/>
                <w:bCs/>
                <w:color w:val="FFFFFF" w:themeColor="background1"/>
                <w:spacing w:val="-1"/>
                <w:sz w:val="20"/>
                <w:szCs w:val="20"/>
                <w:rPrChange w:id="3896" w:author="Adelino Naquarta Sepalanga Domingos" w:date="2025-03-05T09:10:00Z" w16du:dateUtc="2025-03-05T08:10:00Z">
                  <w:rPr>
                    <w:rFonts w:ascii="Times New Roman" w:eastAsia="Times New Roman" w:hAnsi="Times New Roman"/>
                    <w:b/>
                    <w:bCs/>
                    <w:color w:val="FFFFFF" w:themeColor="background1"/>
                    <w:spacing w:val="-1"/>
                  </w:rPr>
                </w:rPrChange>
              </w:rPr>
              <w:t>Nome do campo</w:t>
            </w:r>
          </w:p>
        </w:tc>
        <w:tc>
          <w:tcPr>
            <w:tcW w:w="3602"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357F964A" w14:textId="77777777" w:rsidR="003F3EDE" w:rsidRPr="00C30B30" w:rsidRDefault="003F3EDE" w:rsidP="0025185C">
            <w:pPr>
              <w:widowControl w:val="0"/>
              <w:spacing w:after="0" w:line="240" w:lineRule="auto"/>
              <w:jc w:val="center"/>
              <w:rPr>
                <w:rFonts w:ascii="Arial" w:eastAsia="Times New Roman" w:hAnsi="Arial" w:cs="Arial"/>
                <w:b/>
                <w:bCs/>
                <w:color w:val="FFFFFF" w:themeColor="background1"/>
                <w:spacing w:val="-1"/>
                <w:sz w:val="20"/>
                <w:szCs w:val="20"/>
                <w:rPrChange w:id="3897" w:author="Adelino Naquarta Sepalanga Domingos" w:date="2025-03-05T09:10:00Z" w16du:dateUtc="2025-03-05T08:10:00Z">
                  <w:rPr>
                    <w:rFonts w:ascii="Times New Roman" w:eastAsia="Times New Roman" w:hAnsi="Times New Roman"/>
                    <w:b/>
                    <w:bCs/>
                    <w:color w:val="FFFFFF" w:themeColor="background1"/>
                    <w:spacing w:val="-1"/>
                  </w:rPr>
                </w:rPrChange>
              </w:rPr>
            </w:pPr>
            <w:r w:rsidRPr="00C30B30">
              <w:rPr>
                <w:rFonts w:ascii="Arial" w:eastAsia="Times New Roman" w:hAnsi="Arial" w:cs="Arial"/>
                <w:b/>
                <w:bCs/>
                <w:color w:val="FFFFFF" w:themeColor="background1"/>
                <w:spacing w:val="-1"/>
                <w:sz w:val="20"/>
                <w:szCs w:val="20"/>
                <w:rPrChange w:id="3898" w:author="Adelino Naquarta Sepalanga Domingos" w:date="2025-03-05T09:10:00Z" w16du:dateUtc="2025-03-05T08:10:00Z">
                  <w:rPr>
                    <w:rFonts w:ascii="Times New Roman" w:eastAsia="Times New Roman" w:hAnsi="Times New Roman"/>
                    <w:b/>
                    <w:bCs/>
                    <w:color w:val="FFFFFF" w:themeColor="background1"/>
                    <w:spacing w:val="-1"/>
                  </w:rPr>
                </w:rPrChange>
              </w:rPr>
              <w:t>Notas técnicas</w:t>
            </w:r>
          </w:p>
        </w:tc>
        <w:tc>
          <w:tcPr>
            <w:tcW w:w="1447"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7AB5613B" w14:textId="77777777" w:rsidR="003F3EDE" w:rsidRPr="00C30B30" w:rsidRDefault="003F3EDE" w:rsidP="0025185C">
            <w:pPr>
              <w:widowControl w:val="0"/>
              <w:spacing w:after="0" w:line="240" w:lineRule="auto"/>
              <w:jc w:val="center"/>
              <w:rPr>
                <w:rFonts w:ascii="Arial" w:eastAsia="Times New Roman" w:hAnsi="Arial" w:cs="Arial"/>
                <w:b/>
                <w:bCs/>
                <w:color w:val="FFFFFF" w:themeColor="background1"/>
                <w:spacing w:val="-1"/>
                <w:sz w:val="20"/>
                <w:szCs w:val="20"/>
                <w:rPrChange w:id="3899" w:author="Adelino Naquarta Sepalanga Domingos" w:date="2025-03-05T09:10:00Z" w16du:dateUtc="2025-03-05T08:10:00Z">
                  <w:rPr>
                    <w:rFonts w:ascii="Times New Roman" w:eastAsia="Times New Roman" w:hAnsi="Times New Roman"/>
                    <w:b/>
                    <w:bCs/>
                    <w:color w:val="FFFFFF" w:themeColor="background1"/>
                    <w:spacing w:val="-1"/>
                  </w:rPr>
                </w:rPrChange>
              </w:rPr>
            </w:pPr>
            <w:r w:rsidRPr="00C30B30">
              <w:rPr>
                <w:rFonts w:ascii="Arial" w:eastAsia="Times New Roman" w:hAnsi="Arial" w:cs="Arial"/>
                <w:b/>
                <w:bCs/>
                <w:color w:val="FFFFFF" w:themeColor="background1"/>
                <w:spacing w:val="-1"/>
                <w:sz w:val="20"/>
                <w:szCs w:val="20"/>
                <w:rPrChange w:id="3900" w:author="Adelino Naquarta Sepalanga Domingos" w:date="2025-03-05T09:10:00Z" w16du:dateUtc="2025-03-05T08:10:00Z">
                  <w:rPr>
                    <w:rFonts w:ascii="Times New Roman" w:eastAsia="Times New Roman" w:hAnsi="Times New Roman"/>
                    <w:b/>
                    <w:bCs/>
                    <w:color w:val="FFFFFF" w:themeColor="background1"/>
                    <w:spacing w:val="-1"/>
                  </w:rPr>
                </w:rPrChange>
              </w:rPr>
              <w:t>Formato</w:t>
            </w:r>
          </w:p>
        </w:tc>
      </w:tr>
      <w:tr w:rsidR="003F3EDE" w:rsidRPr="00C30B30" w14:paraId="1EE11DF3" w14:textId="77777777" w:rsidTr="0025185C">
        <w:trPr>
          <w:trHeight w:val="2168"/>
        </w:trPr>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08B9CF5" w14:textId="77777777" w:rsidR="003F3EDE" w:rsidRPr="00C30B30" w:rsidRDefault="003F3EDE" w:rsidP="0025185C">
            <w:pPr>
              <w:jc w:val="center"/>
              <w:rPr>
                <w:rFonts w:ascii="Arial" w:eastAsia="Times New Roman" w:hAnsi="Arial" w:cs="Arial"/>
                <w:spacing w:val="-1"/>
                <w:sz w:val="20"/>
                <w:szCs w:val="20"/>
                <w:rPrChange w:id="3901" w:author="Adelino Naquarta Sepalanga Domingos" w:date="2025-03-05T09:10:00Z" w16du:dateUtc="2025-03-05T08:10:00Z">
                  <w:rPr>
                    <w:rFonts w:ascii="Times New Roman" w:eastAsia="Times New Roman" w:hAnsi="Times New Roman"/>
                    <w:spacing w:val="-1"/>
                  </w:rPr>
                </w:rPrChange>
              </w:rPr>
            </w:pPr>
          </w:p>
          <w:p w14:paraId="17114876" w14:textId="77777777" w:rsidR="003F3EDE" w:rsidRPr="00C30B30" w:rsidRDefault="003F3EDE" w:rsidP="0025185C">
            <w:pPr>
              <w:jc w:val="center"/>
              <w:rPr>
                <w:rFonts w:ascii="Arial" w:eastAsia="Times New Roman" w:hAnsi="Arial" w:cs="Arial"/>
                <w:spacing w:val="-1"/>
                <w:sz w:val="20"/>
                <w:szCs w:val="20"/>
                <w:rPrChange w:id="3902" w:author="Adelino Naquarta Sepalanga Domingos" w:date="2025-03-05T09:10:00Z" w16du:dateUtc="2025-03-05T08:10:00Z">
                  <w:rPr>
                    <w:rFonts w:ascii="Times New Roman" w:eastAsia="Times New Roman" w:hAnsi="Times New Roman"/>
                    <w:spacing w:val="-1"/>
                  </w:rPr>
                </w:rPrChange>
              </w:rPr>
            </w:pPr>
          </w:p>
          <w:p w14:paraId="0D158819" w14:textId="77777777" w:rsidR="003F3EDE" w:rsidRPr="00C30B30" w:rsidRDefault="003F3EDE" w:rsidP="0025185C">
            <w:pPr>
              <w:jc w:val="center"/>
              <w:rPr>
                <w:rFonts w:ascii="Arial" w:eastAsia="Times New Roman" w:hAnsi="Arial" w:cs="Arial"/>
                <w:spacing w:val="-1"/>
                <w:sz w:val="20"/>
                <w:szCs w:val="20"/>
                <w:rPrChange w:id="3903" w:author="Adelino Naquarta Sepalanga Domingos" w:date="2025-03-05T09:10:00Z" w16du:dateUtc="2025-03-05T08:10:00Z">
                  <w:rPr>
                    <w:rFonts w:ascii="Times New Roman" w:eastAsia="Times New Roman" w:hAnsi="Times New Roman"/>
                    <w:spacing w:val="-1"/>
                  </w:rPr>
                </w:rPrChange>
              </w:rPr>
            </w:pPr>
          </w:p>
          <w:p w14:paraId="0E12E786" w14:textId="77777777" w:rsidR="003F3EDE" w:rsidRPr="00C30B30" w:rsidRDefault="003F3EDE" w:rsidP="0025185C">
            <w:pPr>
              <w:jc w:val="center"/>
              <w:rPr>
                <w:rFonts w:ascii="Arial" w:eastAsia="Times New Roman" w:hAnsi="Arial" w:cs="Arial"/>
                <w:spacing w:val="-1"/>
                <w:sz w:val="20"/>
                <w:szCs w:val="20"/>
                <w:rPrChange w:id="3904" w:author="Adelino Naquarta Sepalanga Domingos" w:date="2025-03-05T09:10:00Z" w16du:dateUtc="2025-03-05T08:10:00Z">
                  <w:rPr>
                    <w:rFonts w:ascii="Times New Roman" w:eastAsia="Times New Roman" w:hAnsi="Times New Roman"/>
                    <w:spacing w:val="-1"/>
                  </w:rPr>
                </w:rPrChange>
              </w:rPr>
            </w:pPr>
          </w:p>
          <w:p w14:paraId="0648BB40" w14:textId="77777777" w:rsidR="003F3EDE" w:rsidRPr="00C30B30" w:rsidRDefault="003F3EDE" w:rsidP="0025185C">
            <w:pPr>
              <w:jc w:val="center"/>
              <w:rPr>
                <w:rFonts w:ascii="Arial" w:eastAsia="Times New Roman" w:hAnsi="Arial" w:cs="Arial"/>
                <w:spacing w:val="-1"/>
                <w:sz w:val="20"/>
                <w:szCs w:val="20"/>
                <w:rPrChange w:id="3905" w:author="Adelino Naquarta Sepalanga Domingos" w:date="2025-03-05T09:10:00Z" w16du:dateUtc="2025-03-05T08:10:00Z">
                  <w:rPr>
                    <w:rFonts w:ascii="Times New Roman" w:eastAsia="Times New Roman" w:hAnsi="Times New Roman"/>
                    <w:spacing w:val="-1"/>
                  </w:rPr>
                </w:rPrChange>
              </w:rPr>
            </w:pPr>
          </w:p>
          <w:p w14:paraId="2F44493D" w14:textId="77777777" w:rsidR="003F3EDE" w:rsidRPr="00C30B30" w:rsidRDefault="003F3EDE" w:rsidP="0025185C">
            <w:pPr>
              <w:jc w:val="center"/>
              <w:rPr>
                <w:rFonts w:ascii="Arial" w:eastAsia="Times New Roman" w:hAnsi="Arial" w:cs="Arial"/>
                <w:spacing w:val="-1"/>
                <w:sz w:val="20"/>
                <w:szCs w:val="20"/>
                <w:rPrChange w:id="3906" w:author="Adelino Naquarta Sepalanga Domingos" w:date="2025-03-05T09:10:00Z" w16du:dateUtc="2025-03-05T08:10:00Z">
                  <w:rPr>
                    <w:rFonts w:ascii="Times New Roman" w:eastAsia="Times New Roman" w:hAnsi="Times New Roman"/>
                    <w:spacing w:val="-1"/>
                  </w:rPr>
                </w:rPrChange>
              </w:rPr>
            </w:pPr>
          </w:p>
          <w:p w14:paraId="69BA6B78" w14:textId="77777777" w:rsidR="003F3EDE" w:rsidRPr="00C30B30" w:rsidRDefault="003F3EDE" w:rsidP="0025185C">
            <w:pPr>
              <w:jc w:val="center"/>
              <w:rPr>
                <w:rFonts w:ascii="Arial" w:eastAsia="Times New Roman" w:hAnsi="Arial" w:cs="Arial"/>
                <w:spacing w:val="-1"/>
                <w:sz w:val="20"/>
                <w:szCs w:val="20"/>
                <w:rPrChange w:id="3907" w:author="Adelino Naquarta Sepalanga Domingos" w:date="2025-03-05T09:10:00Z" w16du:dateUtc="2025-03-05T08:10:00Z">
                  <w:rPr>
                    <w:rFonts w:ascii="Times New Roman" w:eastAsia="Times New Roman" w:hAnsi="Times New Roman"/>
                    <w:spacing w:val="-1"/>
                  </w:rPr>
                </w:rPrChange>
              </w:rPr>
            </w:pPr>
            <w:r w:rsidRPr="00C30B30">
              <w:rPr>
                <w:rFonts w:ascii="Arial" w:eastAsia="Times New Roman" w:hAnsi="Arial" w:cs="Arial"/>
                <w:spacing w:val="-1"/>
                <w:sz w:val="20"/>
                <w:szCs w:val="20"/>
                <w:rPrChange w:id="3908" w:author="Adelino Naquarta Sepalanga Domingos" w:date="2025-03-05T09:10:00Z" w16du:dateUtc="2025-03-05T08:10:00Z">
                  <w:rPr>
                    <w:rFonts w:ascii="Times New Roman" w:eastAsia="Times New Roman" w:hAnsi="Times New Roman"/>
                    <w:spacing w:val="-1"/>
                  </w:rPr>
                </w:rPrChange>
              </w:rPr>
              <w:t>2.4.1.</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FB9D148" w14:textId="77777777" w:rsidR="003F3EDE" w:rsidRPr="00C30B30" w:rsidRDefault="003F3EDE" w:rsidP="0025185C">
            <w:pPr>
              <w:jc w:val="center"/>
              <w:rPr>
                <w:rFonts w:ascii="Arial" w:eastAsia="Times New Roman" w:hAnsi="Arial" w:cs="Arial"/>
                <w:spacing w:val="-1"/>
                <w:sz w:val="20"/>
                <w:szCs w:val="20"/>
                <w:rPrChange w:id="3909" w:author="Adelino Naquarta Sepalanga Domingos" w:date="2025-03-05T09:10:00Z" w16du:dateUtc="2025-03-05T08:10:00Z">
                  <w:rPr>
                    <w:rFonts w:ascii="Times New Roman" w:eastAsia="Times New Roman" w:hAnsi="Times New Roman"/>
                    <w:spacing w:val="-1"/>
                  </w:rPr>
                </w:rPrChange>
              </w:rPr>
            </w:pPr>
          </w:p>
          <w:p w14:paraId="069E8636" w14:textId="77777777" w:rsidR="003F3EDE" w:rsidRPr="00C30B30" w:rsidRDefault="003F3EDE" w:rsidP="0025185C">
            <w:pPr>
              <w:jc w:val="center"/>
              <w:rPr>
                <w:rFonts w:ascii="Arial" w:eastAsia="Times New Roman" w:hAnsi="Arial" w:cs="Arial"/>
                <w:spacing w:val="-1"/>
                <w:sz w:val="20"/>
                <w:szCs w:val="20"/>
                <w:rPrChange w:id="3910" w:author="Adelino Naquarta Sepalanga Domingos" w:date="2025-03-05T09:10:00Z" w16du:dateUtc="2025-03-05T08:10:00Z">
                  <w:rPr>
                    <w:rFonts w:ascii="Times New Roman" w:eastAsia="Times New Roman" w:hAnsi="Times New Roman"/>
                    <w:spacing w:val="-1"/>
                  </w:rPr>
                </w:rPrChange>
              </w:rPr>
            </w:pPr>
          </w:p>
          <w:p w14:paraId="0A8F6AEF" w14:textId="77777777" w:rsidR="003F3EDE" w:rsidRPr="00C30B30" w:rsidRDefault="003F3EDE" w:rsidP="0025185C">
            <w:pPr>
              <w:jc w:val="center"/>
              <w:rPr>
                <w:rFonts w:ascii="Arial" w:eastAsia="Times New Roman" w:hAnsi="Arial" w:cs="Arial"/>
                <w:spacing w:val="-1"/>
                <w:sz w:val="20"/>
                <w:szCs w:val="20"/>
                <w:rPrChange w:id="3911" w:author="Adelino Naquarta Sepalanga Domingos" w:date="2025-03-05T09:10:00Z" w16du:dateUtc="2025-03-05T08:10:00Z">
                  <w:rPr>
                    <w:rFonts w:ascii="Times New Roman" w:eastAsia="Times New Roman" w:hAnsi="Times New Roman"/>
                    <w:spacing w:val="-1"/>
                  </w:rPr>
                </w:rPrChange>
              </w:rPr>
            </w:pPr>
          </w:p>
          <w:p w14:paraId="3B0617D5" w14:textId="77777777" w:rsidR="003F3EDE" w:rsidRPr="00C30B30" w:rsidRDefault="003F3EDE" w:rsidP="0025185C">
            <w:pPr>
              <w:jc w:val="center"/>
              <w:rPr>
                <w:rFonts w:ascii="Arial" w:eastAsia="Times New Roman" w:hAnsi="Arial" w:cs="Arial"/>
                <w:spacing w:val="-1"/>
                <w:sz w:val="20"/>
                <w:szCs w:val="20"/>
                <w:rPrChange w:id="3912" w:author="Adelino Naquarta Sepalanga Domingos" w:date="2025-03-05T09:10:00Z" w16du:dateUtc="2025-03-05T08:10:00Z">
                  <w:rPr>
                    <w:rFonts w:ascii="Times New Roman" w:eastAsia="Times New Roman" w:hAnsi="Times New Roman"/>
                    <w:spacing w:val="-1"/>
                  </w:rPr>
                </w:rPrChange>
              </w:rPr>
            </w:pPr>
          </w:p>
          <w:p w14:paraId="73CD2B61" w14:textId="77777777" w:rsidR="003F3EDE" w:rsidRPr="00C30B30" w:rsidRDefault="003F3EDE" w:rsidP="0025185C">
            <w:pPr>
              <w:jc w:val="center"/>
              <w:rPr>
                <w:rFonts w:ascii="Arial" w:eastAsia="Times New Roman" w:hAnsi="Arial" w:cs="Arial"/>
                <w:spacing w:val="-1"/>
                <w:sz w:val="20"/>
                <w:szCs w:val="20"/>
                <w:rPrChange w:id="3913" w:author="Adelino Naquarta Sepalanga Domingos" w:date="2025-03-05T09:10:00Z" w16du:dateUtc="2025-03-05T08:10:00Z">
                  <w:rPr>
                    <w:rFonts w:ascii="Times New Roman" w:eastAsia="Times New Roman" w:hAnsi="Times New Roman"/>
                    <w:spacing w:val="-1"/>
                  </w:rPr>
                </w:rPrChange>
              </w:rPr>
            </w:pPr>
          </w:p>
          <w:p w14:paraId="210622C0" w14:textId="77777777" w:rsidR="003F3EDE" w:rsidRPr="00C30B30" w:rsidRDefault="003F3EDE" w:rsidP="0025185C">
            <w:pPr>
              <w:jc w:val="center"/>
              <w:rPr>
                <w:rFonts w:ascii="Arial" w:eastAsia="Times New Roman" w:hAnsi="Arial" w:cs="Arial"/>
                <w:spacing w:val="-1"/>
                <w:sz w:val="20"/>
                <w:szCs w:val="20"/>
                <w:rPrChange w:id="3914" w:author="Adelino Naquarta Sepalanga Domingos" w:date="2025-03-05T09:10:00Z" w16du:dateUtc="2025-03-05T08:10:00Z">
                  <w:rPr>
                    <w:rFonts w:ascii="Times New Roman" w:eastAsia="Times New Roman" w:hAnsi="Times New Roman"/>
                    <w:spacing w:val="-1"/>
                  </w:rPr>
                </w:rPrChange>
              </w:rPr>
            </w:pPr>
          </w:p>
          <w:p w14:paraId="036FD2A1" w14:textId="77777777" w:rsidR="003F3EDE" w:rsidRPr="00C30B30" w:rsidRDefault="003F3EDE" w:rsidP="0025185C">
            <w:pPr>
              <w:jc w:val="center"/>
              <w:rPr>
                <w:rFonts w:ascii="Arial" w:eastAsia="Times New Roman" w:hAnsi="Arial" w:cs="Arial"/>
                <w:spacing w:val="-1"/>
                <w:sz w:val="20"/>
                <w:szCs w:val="20"/>
                <w:rPrChange w:id="3915" w:author="Adelino Naquarta Sepalanga Domingos" w:date="2025-03-05T09:10:00Z" w16du:dateUtc="2025-03-05T08:10:00Z">
                  <w:rPr>
                    <w:rFonts w:ascii="Times New Roman" w:eastAsia="Times New Roman" w:hAnsi="Times New Roman"/>
                    <w:spacing w:val="-1"/>
                  </w:rPr>
                </w:rPrChange>
              </w:rPr>
            </w:pPr>
            <w:r w:rsidRPr="00C30B30">
              <w:rPr>
                <w:rFonts w:ascii="Arial" w:eastAsia="Times New Roman" w:hAnsi="Arial" w:cs="Arial"/>
                <w:spacing w:val="-1"/>
                <w:sz w:val="20"/>
                <w:szCs w:val="20"/>
                <w:rPrChange w:id="3916" w:author="Adelino Naquarta Sepalanga Domingos" w:date="2025-03-05T09:10:00Z" w16du:dateUtc="2025-03-05T08:10: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3F02AC6" w14:textId="77777777" w:rsidR="003F3EDE" w:rsidRPr="004866BB" w:rsidRDefault="003F3EDE" w:rsidP="0025185C">
            <w:pPr>
              <w:rPr>
                <w:rFonts w:ascii="Arial" w:eastAsia="Times New Roman" w:hAnsi="Arial" w:cs="Arial"/>
                <w:spacing w:val="-1"/>
                <w:sz w:val="20"/>
                <w:szCs w:val="20"/>
                <w:rPrChange w:id="3917" w:author="Adelino Naquarta Sepalanga Domingos" w:date="2025-03-05T09:10:00Z" w16du:dateUtc="2025-03-05T08:10:00Z">
                  <w:rPr>
                    <w:rFonts w:ascii="Times New Roman" w:eastAsia="Times New Roman" w:hAnsi="Times New Roman"/>
                    <w:spacing w:val="-1"/>
                  </w:rPr>
                </w:rPrChange>
              </w:rPr>
            </w:pPr>
          </w:p>
          <w:p w14:paraId="5FA5E849" w14:textId="77777777" w:rsidR="003F3EDE" w:rsidRPr="004866BB" w:rsidRDefault="003F3EDE" w:rsidP="0025185C">
            <w:pPr>
              <w:rPr>
                <w:rFonts w:ascii="Arial" w:eastAsia="Times New Roman" w:hAnsi="Arial" w:cs="Arial"/>
                <w:spacing w:val="-1"/>
                <w:sz w:val="20"/>
                <w:szCs w:val="20"/>
                <w:rPrChange w:id="3918" w:author="Adelino Naquarta Sepalanga Domingos" w:date="2025-03-05T09:10:00Z" w16du:dateUtc="2025-03-05T08:10:00Z">
                  <w:rPr>
                    <w:rFonts w:ascii="Times New Roman" w:eastAsia="Times New Roman" w:hAnsi="Times New Roman"/>
                    <w:spacing w:val="-1"/>
                  </w:rPr>
                </w:rPrChange>
              </w:rPr>
            </w:pPr>
          </w:p>
          <w:p w14:paraId="7ACD2A2F" w14:textId="77777777" w:rsidR="003F3EDE" w:rsidRPr="004866BB" w:rsidRDefault="003F3EDE" w:rsidP="0025185C">
            <w:pPr>
              <w:rPr>
                <w:rFonts w:ascii="Arial" w:eastAsia="Times New Roman" w:hAnsi="Arial" w:cs="Arial"/>
                <w:spacing w:val="-1"/>
                <w:sz w:val="20"/>
                <w:szCs w:val="20"/>
                <w:rPrChange w:id="3919" w:author="Adelino Naquarta Sepalanga Domingos" w:date="2025-03-05T09:10:00Z" w16du:dateUtc="2025-03-05T08:10:00Z">
                  <w:rPr>
                    <w:rFonts w:ascii="Times New Roman" w:eastAsia="Times New Roman" w:hAnsi="Times New Roman"/>
                    <w:spacing w:val="-1"/>
                  </w:rPr>
                </w:rPrChange>
              </w:rPr>
            </w:pPr>
          </w:p>
          <w:p w14:paraId="2BD83BF8" w14:textId="77777777" w:rsidR="003F3EDE" w:rsidRPr="004866BB" w:rsidRDefault="003F3EDE" w:rsidP="0025185C">
            <w:pPr>
              <w:rPr>
                <w:rFonts w:ascii="Arial" w:eastAsia="Times New Roman" w:hAnsi="Arial" w:cs="Arial"/>
                <w:spacing w:val="-1"/>
                <w:sz w:val="20"/>
                <w:szCs w:val="20"/>
                <w:rPrChange w:id="3920" w:author="Adelino Naquarta Sepalanga Domingos" w:date="2025-03-05T09:10:00Z" w16du:dateUtc="2025-03-05T08:10:00Z">
                  <w:rPr>
                    <w:rFonts w:ascii="Times New Roman" w:eastAsia="Times New Roman" w:hAnsi="Times New Roman"/>
                    <w:spacing w:val="-1"/>
                  </w:rPr>
                </w:rPrChange>
              </w:rPr>
            </w:pPr>
          </w:p>
          <w:p w14:paraId="21816C57" w14:textId="77777777" w:rsidR="003F3EDE" w:rsidRPr="004866BB" w:rsidRDefault="003F3EDE" w:rsidP="0025185C">
            <w:pPr>
              <w:rPr>
                <w:rFonts w:ascii="Arial" w:eastAsia="Times New Roman" w:hAnsi="Arial" w:cs="Arial"/>
                <w:spacing w:val="-1"/>
                <w:sz w:val="20"/>
                <w:szCs w:val="20"/>
                <w:rPrChange w:id="3921" w:author="Adelino Naquarta Sepalanga Domingos" w:date="2025-03-05T09:10:00Z" w16du:dateUtc="2025-03-05T08:10:00Z">
                  <w:rPr>
                    <w:rFonts w:ascii="Times New Roman" w:eastAsia="Times New Roman" w:hAnsi="Times New Roman"/>
                    <w:spacing w:val="-1"/>
                  </w:rPr>
                </w:rPrChange>
              </w:rPr>
            </w:pPr>
          </w:p>
          <w:p w14:paraId="7D2617E0" w14:textId="77777777" w:rsidR="003F3EDE" w:rsidRPr="004866BB" w:rsidRDefault="003F3EDE" w:rsidP="0025185C">
            <w:pPr>
              <w:rPr>
                <w:rFonts w:ascii="Arial" w:eastAsia="Times New Roman" w:hAnsi="Arial" w:cs="Arial"/>
                <w:spacing w:val="-1"/>
                <w:sz w:val="20"/>
                <w:szCs w:val="20"/>
                <w:rPrChange w:id="3922" w:author="Adelino Naquarta Sepalanga Domingos" w:date="2025-03-05T09:10:00Z" w16du:dateUtc="2025-03-05T08:10:00Z">
                  <w:rPr>
                    <w:rFonts w:ascii="Times New Roman" w:eastAsia="Times New Roman" w:hAnsi="Times New Roman"/>
                    <w:spacing w:val="-1"/>
                  </w:rPr>
                </w:rPrChange>
              </w:rPr>
            </w:pPr>
            <w:r w:rsidRPr="004866BB">
              <w:rPr>
                <w:rFonts w:ascii="Arial" w:eastAsia="Times New Roman" w:hAnsi="Arial" w:cs="Arial"/>
                <w:spacing w:val="-1"/>
                <w:sz w:val="20"/>
                <w:szCs w:val="20"/>
                <w:rPrChange w:id="3923" w:author="Adelino Naquarta Sepalanga Domingos" w:date="2025-03-05T09:10:00Z" w16du:dateUtc="2025-03-05T08:10:00Z">
                  <w:rPr>
                    <w:rFonts w:ascii="Times New Roman" w:eastAsia="Times New Roman" w:hAnsi="Times New Roman"/>
                    <w:color w:val="FF0000"/>
                    <w:spacing w:val="-1"/>
                  </w:rPr>
                </w:rPrChange>
              </w:rPr>
              <w:t>Indicador de produto ou serviço (ProductType)</w:t>
            </w:r>
          </w:p>
        </w:tc>
        <w:tc>
          <w:tcPr>
            <w:tcW w:w="3602"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96ED726" w14:textId="77777777" w:rsidR="003F3EDE" w:rsidRPr="00C30B30" w:rsidRDefault="003F3EDE" w:rsidP="0025185C">
            <w:pPr>
              <w:rPr>
                <w:rFonts w:ascii="Arial" w:eastAsia="Times New Roman" w:hAnsi="Arial" w:cs="Arial"/>
                <w:spacing w:val="-1"/>
                <w:sz w:val="20"/>
                <w:szCs w:val="20"/>
                <w:rPrChange w:id="3924" w:author="Adelino Naquarta Sepalanga Domingos" w:date="2025-03-05T09:10:00Z" w16du:dateUtc="2025-03-05T08:10:00Z">
                  <w:rPr>
                    <w:rFonts w:ascii="Times New Roman" w:eastAsia="Times New Roman" w:hAnsi="Times New Roman"/>
                    <w:spacing w:val="-1"/>
                  </w:rPr>
                </w:rPrChange>
              </w:rPr>
            </w:pPr>
            <w:r w:rsidRPr="00C30B30">
              <w:rPr>
                <w:rFonts w:ascii="Arial" w:eastAsia="Times New Roman" w:hAnsi="Arial" w:cs="Arial"/>
                <w:spacing w:val="-1"/>
                <w:sz w:val="20"/>
                <w:szCs w:val="20"/>
                <w:rPrChange w:id="3925" w:author="Adelino Naquarta Sepalanga Domingos" w:date="2025-03-05T09:10:00Z" w16du:dateUtc="2025-03-05T08:10:00Z">
                  <w:rPr>
                    <w:rFonts w:ascii="Times New Roman" w:eastAsia="Times New Roman" w:hAnsi="Times New Roman"/>
                    <w:spacing w:val="-1"/>
                  </w:rPr>
                </w:rPrChange>
              </w:rPr>
              <w:t>Deve ser preenchido com:</w:t>
            </w:r>
          </w:p>
          <w:p w14:paraId="6C40A07F" w14:textId="77777777" w:rsidR="003F3EDE" w:rsidRPr="00C30B30" w:rsidRDefault="003F3EDE" w:rsidP="0025185C">
            <w:pPr>
              <w:spacing w:after="0"/>
              <w:rPr>
                <w:rFonts w:ascii="Arial" w:eastAsia="Times New Roman" w:hAnsi="Arial" w:cs="Arial"/>
                <w:spacing w:val="-1"/>
                <w:sz w:val="20"/>
                <w:szCs w:val="20"/>
                <w:rPrChange w:id="3926" w:author="Adelino Naquarta Sepalanga Domingos" w:date="2025-03-05T09:10:00Z" w16du:dateUtc="2025-03-05T08:10:00Z">
                  <w:rPr>
                    <w:rFonts w:ascii="Times New Roman" w:eastAsia="Times New Roman" w:hAnsi="Times New Roman"/>
                    <w:spacing w:val="-1"/>
                  </w:rPr>
                </w:rPrChange>
              </w:rPr>
            </w:pPr>
            <w:r w:rsidRPr="00C30B30">
              <w:rPr>
                <w:rFonts w:ascii="Arial" w:eastAsia="Times New Roman" w:hAnsi="Arial" w:cs="Arial"/>
                <w:spacing w:val="-1"/>
                <w:sz w:val="20"/>
                <w:szCs w:val="20"/>
                <w:rPrChange w:id="3927" w:author="Adelino Naquarta Sepalanga Domingos" w:date="2025-03-05T09:10:00Z" w16du:dateUtc="2025-03-05T08:10:00Z">
                  <w:rPr>
                    <w:rFonts w:ascii="Times New Roman" w:eastAsia="Times New Roman" w:hAnsi="Times New Roman"/>
                    <w:spacing w:val="-1"/>
                  </w:rPr>
                </w:rPrChange>
              </w:rPr>
              <w:t>“P” – Produtos;</w:t>
            </w:r>
          </w:p>
          <w:p w14:paraId="065A2439" w14:textId="77777777" w:rsidR="003F3EDE" w:rsidRPr="00C30B30" w:rsidRDefault="003F3EDE" w:rsidP="0025185C">
            <w:pPr>
              <w:spacing w:after="0"/>
              <w:rPr>
                <w:rFonts w:ascii="Arial" w:eastAsia="Times New Roman" w:hAnsi="Arial" w:cs="Arial"/>
                <w:spacing w:val="-1"/>
                <w:sz w:val="20"/>
                <w:szCs w:val="20"/>
                <w:rPrChange w:id="3928" w:author="Adelino Naquarta Sepalanga Domingos" w:date="2025-03-05T09:10:00Z" w16du:dateUtc="2025-03-05T08:10:00Z">
                  <w:rPr>
                    <w:rFonts w:ascii="Times New Roman" w:eastAsia="Times New Roman" w:hAnsi="Times New Roman"/>
                    <w:spacing w:val="-1"/>
                  </w:rPr>
                </w:rPrChange>
              </w:rPr>
            </w:pPr>
            <w:r w:rsidRPr="00C30B30">
              <w:rPr>
                <w:rFonts w:ascii="Arial" w:eastAsia="Times New Roman" w:hAnsi="Arial" w:cs="Arial"/>
                <w:spacing w:val="-1"/>
                <w:sz w:val="20"/>
                <w:szCs w:val="20"/>
                <w:rPrChange w:id="3929" w:author="Adelino Naquarta Sepalanga Domingos" w:date="2025-03-05T09:10:00Z" w16du:dateUtc="2025-03-05T08:10:00Z">
                  <w:rPr>
                    <w:rFonts w:ascii="Times New Roman" w:eastAsia="Times New Roman" w:hAnsi="Times New Roman"/>
                    <w:spacing w:val="-1"/>
                  </w:rPr>
                </w:rPrChange>
              </w:rPr>
              <w:t>“S” – Serviços;</w:t>
            </w:r>
          </w:p>
          <w:p w14:paraId="4B2C4A64" w14:textId="77777777" w:rsidR="003F3EDE" w:rsidRPr="00C30B30" w:rsidRDefault="003F3EDE" w:rsidP="0025185C">
            <w:pPr>
              <w:spacing w:after="0"/>
              <w:rPr>
                <w:rFonts w:ascii="Arial" w:eastAsia="Times New Roman" w:hAnsi="Arial" w:cs="Arial"/>
                <w:spacing w:val="-1"/>
                <w:sz w:val="20"/>
                <w:szCs w:val="20"/>
                <w:rPrChange w:id="3930" w:author="Adelino Naquarta Sepalanga Domingos" w:date="2025-03-05T09:10:00Z" w16du:dateUtc="2025-03-05T08:10:00Z">
                  <w:rPr>
                    <w:rFonts w:ascii="Times New Roman" w:eastAsia="Times New Roman" w:hAnsi="Times New Roman"/>
                    <w:spacing w:val="-1"/>
                  </w:rPr>
                </w:rPrChange>
              </w:rPr>
            </w:pPr>
            <w:r w:rsidRPr="00C30B30">
              <w:rPr>
                <w:rFonts w:ascii="Arial" w:eastAsia="Times New Roman" w:hAnsi="Arial" w:cs="Arial"/>
                <w:spacing w:val="-1"/>
                <w:sz w:val="20"/>
                <w:szCs w:val="20"/>
                <w:rPrChange w:id="3931" w:author="Adelino Naquarta Sepalanga Domingos" w:date="2025-03-05T09:10:00Z" w16du:dateUtc="2025-03-05T08:10:00Z">
                  <w:rPr>
                    <w:rFonts w:ascii="Times New Roman" w:eastAsia="Times New Roman" w:hAnsi="Times New Roman"/>
                    <w:spacing w:val="-1"/>
                  </w:rPr>
                </w:rPrChange>
              </w:rPr>
              <w:t>“O” – Outros (Ex: portes debitados, adiantamentos recebidos ou alienação de activos);</w:t>
            </w:r>
          </w:p>
          <w:p w14:paraId="7D2EB431" w14:textId="77777777" w:rsidR="003F3EDE" w:rsidRPr="00C30B30" w:rsidRDefault="003F3EDE" w:rsidP="0025185C">
            <w:pPr>
              <w:spacing w:after="0"/>
              <w:rPr>
                <w:rFonts w:ascii="Arial" w:eastAsia="Times New Roman" w:hAnsi="Arial" w:cs="Arial"/>
                <w:spacing w:val="-1"/>
                <w:sz w:val="20"/>
                <w:szCs w:val="20"/>
                <w:rPrChange w:id="3932" w:author="Adelino Naquarta Sepalanga Domingos" w:date="2025-03-05T09:10:00Z" w16du:dateUtc="2025-03-05T08:10:00Z">
                  <w:rPr>
                    <w:rFonts w:ascii="Times New Roman" w:eastAsia="Times New Roman" w:hAnsi="Times New Roman"/>
                    <w:spacing w:val="-1"/>
                  </w:rPr>
                </w:rPrChange>
              </w:rPr>
            </w:pPr>
            <w:r w:rsidRPr="00C30B30">
              <w:rPr>
                <w:rFonts w:ascii="Arial" w:eastAsia="Times New Roman" w:hAnsi="Arial" w:cs="Arial"/>
                <w:spacing w:val="-1"/>
                <w:sz w:val="20"/>
                <w:szCs w:val="20"/>
                <w:rPrChange w:id="3933" w:author="Adelino Naquarta Sepalanga Domingos" w:date="2025-03-05T09:10:00Z" w16du:dateUtc="2025-03-05T08:10:00Z">
                  <w:rPr>
                    <w:rFonts w:ascii="Times New Roman" w:eastAsia="Times New Roman" w:hAnsi="Times New Roman"/>
                    <w:spacing w:val="-1"/>
                  </w:rPr>
                </w:rPrChange>
              </w:rPr>
              <w:t>“E” – Impostos Especiais de Consumo – (ex.:IEC);</w:t>
            </w:r>
          </w:p>
          <w:p w14:paraId="03C3C227" w14:textId="701C85E6" w:rsidR="003F3EDE" w:rsidRPr="00C30B30" w:rsidRDefault="003F3EDE" w:rsidP="0025185C">
            <w:pPr>
              <w:spacing w:after="0"/>
              <w:rPr>
                <w:rFonts w:ascii="Arial" w:eastAsia="Times New Roman" w:hAnsi="Arial" w:cs="Arial"/>
                <w:spacing w:val="-1"/>
                <w:sz w:val="20"/>
                <w:szCs w:val="20"/>
                <w:rPrChange w:id="3934" w:author="Adelino Naquarta Sepalanga Domingos" w:date="2025-03-05T09:10:00Z" w16du:dateUtc="2025-03-05T08:10:00Z">
                  <w:rPr>
                    <w:rFonts w:ascii="Times New Roman" w:eastAsia="Times New Roman" w:hAnsi="Times New Roman"/>
                    <w:spacing w:val="-1"/>
                  </w:rPr>
                </w:rPrChange>
              </w:rPr>
            </w:pPr>
            <w:r w:rsidRPr="00C30B30">
              <w:rPr>
                <w:rFonts w:ascii="Arial" w:eastAsia="Times New Roman" w:hAnsi="Arial" w:cs="Arial"/>
                <w:spacing w:val="-1"/>
                <w:sz w:val="20"/>
                <w:szCs w:val="20"/>
                <w:rPrChange w:id="3935" w:author="Adelino Naquarta Sepalanga Domingos" w:date="2025-03-05T09:10:00Z" w16du:dateUtc="2025-03-05T08:10:00Z">
                  <w:rPr>
                    <w:rFonts w:ascii="Times New Roman" w:eastAsia="Times New Roman" w:hAnsi="Times New Roman"/>
                    <w:spacing w:val="-1"/>
                  </w:rPr>
                </w:rPrChange>
              </w:rPr>
              <w:t>“I” – Impostos, taxas e encargos parafiscais – excepto IVA e IS que deve</w:t>
            </w:r>
            <w:del w:id="3936" w:author="Adelino Naquarta Sepalanga Domingos" w:date="2025-03-05T09:11:00Z" w16du:dateUtc="2025-03-05T08:11:00Z">
              <w:r w:rsidRPr="00C30B30" w:rsidDel="004866BB">
                <w:rPr>
                  <w:rFonts w:ascii="Arial" w:eastAsia="Times New Roman" w:hAnsi="Arial" w:cs="Arial"/>
                  <w:spacing w:val="-1"/>
                  <w:sz w:val="20"/>
                  <w:szCs w:val="20"/>
                  <w:rPrChange w:id="3937" w:author="Adelino Naquarta Sepalanga Domingos" w:date="2025-03-05T09:10:00Z" w16du:dateUtc="2025-03-05T08:10:00Z">
                    <w:rPr>
                      <w:rFonts w:ascii="Times New Roman" w:eastAsia="Times New Roman" w:hAnsi="Times New Roman"/>
                      <w:spacing w:val="-1"/>
                    </w:rPr>
                  </w:rPrChange>
                </w:rPr>
                <w:delText>rão</w:delText>
              </w:r>
            </w:del>
            <w:ins w:id="3938" w:author="Adelino Naquarta Sepalanga Domingos" w:date="2025-03-05T09:11:00Z" w16du:dateUtc="2025-03-05T08:11:00Z">
              <w:r w:rsidR="004866BB">
                <w:rPr>
                  <w:rFonts w:ascii="Arial" w:eastAsia="Times New Roman" w:hAnsi="Arial" w:cs="Arial"/>
                  <w:spacing w:val="-1"/>
                  <w:sz w:val="20"/>
                  <w:szCs w:val="20"/>
                </w:rPr>
                <w:t>m</w:t>
              </w:r>
            </w:ins>
            <w:r w:rsidRPr="00C30B30">
              <w:rPr>
                <w:rFonts w:ascii="Arial" w:eastAsia="Times New Roman" w:hAnsi="Arial" w:cs="Arial"/>
                <w:spacing w:val="-1"/>
                <w:sz w:val="20"/>
                <w:szCs w:val="20"/>
                <w:rPrChange w:id="3939" w:author="Adelino Naquarta Sepalanga Domingos" w:date="2025-03-05T09:10:00Z" w16du:dateUtc="2025-03-05T08:10:00Z">
                  <w:rPr>
                    <w:rFonts w:ascii="Times New Roman" w:eastAsia="Times New Roman" w:hAnsi="Times New Roman"/>
                    <w:spacing w:val="-1"/>
                  </w:rPr>
                </w:rPrChange>
              </w:rPr>
              <w:t xml:space="preserve"> ser reflectidos na tabela 2.5</w:t>
            </w:r>
          </w:p>
          <w:p w14:paraId="07FBF982" w14:textId="5146E7C2" w:rsidR="003F3EDE" w:rsidRPr="00C30B30" w:rsidRDefault="003F3EDE" w:rsidP="0025185C">
            <w:pPr>
              <w:rPr>
                <w:rFonts w:ascii="Arial" w:eastAsia="Times New Roman" w:hAnsi="Arial" w:cs="Arial"/>
                <w:spacing w:val="-1"/>
                <w:sz w:val="20"/>
                <w:szCs w:val="20"/>
                <w:rPrChange w:id="3940" w:author="Adelino Naquarta Sepalanga Domingos" w:date="2025-03-05T09:10:00Z" w16du:dateUtc="2025-03-05T08:10:00Z">
                  <w:rPr>
                    <w:rFonts w:ascii="Times New Roman" w:eastAsia="Times New Roman" w:hAnsi="Times New Roman"/>
                    <w:spacing w:val="-1"/>
                  </w:rPr>
                </w:rPrChange>
              </w:rPr>
            </w:pPr>
            <w:r w:rsidRPr="00C30B30">
              <w:rPr>
                <w:rFonts w:ascii="Arial" w:eastAsia="Times New Roman" w:hAnsi="Arial" w:cs="Arial"/>
                <w:spacing w:val="-1"/>
                <w:sz w:val="20"/>
                <w:szCs w:val="20"/>
                <w:rPrChange w:id="3941" w:author="Adelino Naquarta Sepalanga Domingos" w:date="2025-03-05T09:10:00Z" w16du:dateUtc="2025-03-05T08:10:00Z">
                  <w:rPr>
                    <w:rFonts w:ascii="Times New Roman" w:eastAsia="Times New Roman" w:hAnsi="Times New Roman"/>
                    <w:spacing w:val="-1"/>
                  </w:rPr>
                </w:rPrChange>
              </w:rPr>
              <w:t>– Tabela de impostos (Tax Table) e Impostos Especiais de Consumo, que deve</w:t>
            </w:r>
            <w:ins w:id="3942" w:author="Adelino Naquarta Sepalanga Domingos" w:date="2025-03-05T09:11:00Z" w16du:dateUtc="2025-03-05T08:11:00Z">
              <w:r w:rsidR="004866BB">
                <w:rPr>
                  <w:rFonts w:ascii="Arial" w:eastAsia="Times New Roman" w:hAnsi="Arial" w:cs="Arial"/>
                  <w:spacing w:val="-1"/>
                  <w:sz w:val="20"/>
                  <w:szCs w:val="20"/>
                </w:rPr>
                <w:t>m</w:t>
              </w:r>
            </w:ins>
            <w:del w:id="3943" w:author="Adelino Naquarta Sepalanga Domingos" w:date="2025-03-05T09:11:00Z" w16du:dateUtc="2025-03-05T08:11:00Z">
              <w:r w:rsidRPr="00C30B30" w:rsidDel="004866BB">
                <w:rPr>
                  <w:rFonts w:ascii="Arial" w:eastAsia="Times New Roman" w:hAnsi="Arial" w:cs="Arial"/>
                  <w:spacing w:val="-1"/>
                  <w:sz w:val="20"/>
                  <w:szCs w:val="20"/>
                  <w:rPrChange w:id="3944" w:author="Adelino Naquarta Sepalanga Domingos" w:date="2025-03-05T09:10:00Z" w16du:dateUtc="2025-03-05T08:10:00Z">
                    <w:rPr>
                      <w:rFonts w:ascii="Times New Roman" w:eastAsia="Times New Roman" w:hAnsi="Times New Roman"/>
                      <w:spacing w:val="-1"/>
                    </w:rPr>
                  </w:rPrChange>
                </w:rPr>
                <w:delText>rão</w:delText>
              </w:r>
            </w:del>
            <w:r w:rsidRPr="00C30B30">
              <w:rPr>
                <w:rFonts w:ascii="Arial" w:eastAsia="Times New Roman" w:hAnsi="Arial" w:cs="Arial"/>
                <w:spacing w:val="-1"/>
                <w:sz w:val="20"/>
                <w:szCs w:val="20"/>
                <w:rPrChange w:id="3945" w:author="Adelino Naquarta Sepalanga Domingos" w:date="2025-03-05T09:10:00Z" w16du:dateUtc="2025-03-05T08:10:00Z">
                  <w:rPr>
                    <w:rFonts w:ascii="Times New Roman" w:eastAsia="Times New Roman" w:hAnsi="Times New Roman"/>
                    <w:spacing w:val="-1"/>
                  </w:rPr>
                </w:rPrChange>
              </w:rPr>
              <w:t xml:space="preserve"> ser preenchidos com o código “E”.</w:t>
            </w:r>
          </w:p>
        </w:tc>
        <w:tc>
          <w:tcPr>
            <w:tcW w:w="1447"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89FB190" w14:textId="77777777" w:rsidR="003F3EDE" w:rsidRPr="00C30B30" w:rsidRDefault="003F3EDE" w:rsidP="0025185C">
            <w:pPr>
              <w:jc w:val="center"/>
              <w:rPr>
                <w:rFonts w:ascii="Arial" w:eastAsia="Times New Roman" w:hAnsi="Arial" w:cs="Arial"/>
                <w:spacing w:val="-1"/>
                <w:sz w:val="20"/>
                <w:szCs w:val="20"/>
                <w:rPrChange w:id="3946" w:author="Adelino Naquarta Sepalanga Domingos" w:date="2025-03-05T09:10:00Z" w16du:dateUtc="2025-03-05T08:10:00Z">
                  <w:rPr>
                    <w:rFonts w:ascii="Times New Roman" w:eastAsia="Times New Roman" w:hAnsi="Times New Roman"/>
                    <w:spacing w:val="-1"/>
                  </w:rPr>
                </w:rPrChange>
              </w:rPr>
            </w:pPr>
          </w:p>
          <w:p w14:paraId="516BCA23" w14:textId="77777777" w:rsidR="003F3EDE" w:rsidRPr="00C30B30" w:rsidRDefault="003F3EDE" w:rsidP="0025185C">
            <w:pPr>
              <w:jc w:val="center"/>
              <w:rPr>
                <w:rFonts w:ascii="Arial" w:eastAsia="Times New Roman" w:hAnsi="Arial" w:cs="Arial"/>
                <w:spacing w:val="-1"/>
                <w:sz w:val="20"/>
                <w:szCs w:val="20"/>
                <w:rPrChange w:id="3947" w:author="Adelino Naquarta Sepalanga Domingos" w:date="2025-03-05T09:10:00Z" w16du:dateUtc="2025-03-05T08:10:00Z">
                  <w:rPr>
                    <w:rFonts w:ascii="Times New Roman" w:eastAsia="Times New Roman" w:hAnsi="Times New Roman"/>
                    <w:spacing w:val="-1"/>
                  </w:rPr>
                </w:rPrChange>
              </w:rPr>
            </w:pPr>
          </w:p>
          <w:p w14:paraId="2F367EFA" w14:textId="77777777" w:rsidR="003F3EDE" w:rsidRPr="00C30B30" w:rsidRDefault="003F3EDE" w:rsidP="0025185C">
            <w:pPr>
              <w:jc w:val="center"/>
              <w:rPr>
                <w:rFonts w:ascii="Arial" w:eastAsia="Times New Roman" w:hAnsi="Arial" w:cs="Arial"/>
                <w:spacing w:val="-1"/>
                <w:sz w:val="20"/>
                <w:szCs w:val="20"/>
                <w:rPrChange w:id="3948" w:author="Adelino Naquarta Sepalanga Domingos" w:date="2025-03-05T09:10:00Z" w16du:dateUtc="2025-03-05T08:10:00Z">
                  <w:rPr>
                    <w:rFonts w:ascii="Times New Roman" w:eastAsia="Times New Roman" w:hAnsi="Times New Roman"/>
                    <w:spacing w:val="-1"/>
                  </w:rPr>
                </w:rPrChange>
              </w:rPr>
            </w:pPr>
          </w:p>
          <w:p w14:paraId="58B203A0" w14:textId="77777777" w:rsidR="003F3EDE" w:rsidRPr="00C30B30" w:rsidRDefault="003F3EDE" w:rsidP="0025185C">
            <w:pPr>
              <w:jc w:val="center"/>
              <w:rPr>
                <w:rFonts w:ascii="Arial" w:eastAsia="Times New Roman" w:hAnsi="Arial" w:cs="Arial"/>
                <w:spacing w:val="-1"/>
                <w:sz w:val="20"/>
                <w:szCs w:val="20"/>
                <w:rPrChange w:id="3949" w:author="Adelino Naquarta Sepalanga Domingos" w:date="2025-03-05T09:10:00Z" w16du:dateUtc="2025-03-05T08:10:00Z">
                  <w:rPr>
                    <w:rFonts w:ascii="Times New Roman" w:eastAsia="Times New Roman" w:hAnsi="Times New Roman"/>
                    <w:spacing w:val="-1"/>
                  </w:rPr>
                </w:rPrChange>
              </w:rPr>
            </w:pPr>
          </w:p>
          <w:p w14:paraId="404203EA" w14:textId="77777777" w:rsidR="003F3EDE" w:rsidRPr="00C30B30" w:rsidRDefault="003F3EDE" w:rsidP="0025185C">
            <w:pPr>
              <w:jc w:val="center"/>
              <w:rPr>
                <w:rFonts w:ascii="Arial" w:eastAsia="Times New Roman" w:hAnsi="Arial" w:cs="Arial"/>
                <w:spacing w:val="-1"/>
                <w:sz w:val="20"/>
                <w:szCs w:val="20"/>
                <w:rPrChange w:id="3950" w:author="Adelino Naquarta Sepalanga Domingos" w:date="2025-03-05T09:10:00Z" w16du:dateUtc="2025-03-05T08:10:00Z">
                  <w:rPr>
                    <w:rFonts w:ascii="Times New Roman" w:eastAsia="Times New Roman" w:hAnsi="Times New Roman"/>
                    <w:spacing w:val="-1"/>
                  </w:rPr>
                </w:rPrChange>
              </w:rPr>
            </w:pPr>
          </w:p>
          <w:p w14:paraId="3F9D0C56" w14:textId="77777777" w:rsidR="003F3EDE" w:rsidRPr="00C30B30" w:rsidRDefault="003F3EDE" w:rsidP="0025185C">
            <w:pPr>
              <w:jc w:val="center"/>
              <w:rPr>
                <w:rFonts w:ascii="Arial" w:eastAsia="Times New Roman" w:hAnsi="Arial" w:cs="Arial"/>
                <w:spacing w:val="-1"/>
                <w:sz w:val="20"/>
                <w:szCs w:val="20"/>
                <w:rPrChange w:id="3951" w:author="Adelino Naquarta Sepalanga Domingos" w:date="2025-03-05T09:10:00Z" w16du:dateUtc="2025-03-05T08:10:00Z">
                  <w:rPr>
                    <w:rFonts w:ascii="Times New Roman" w:eastAsia="Times New Roman" w:hAnsi="Times New Roman"/>
                    <w:spacing w:val="-1"/>
                  </w:rPr>
                </w:rPrChange>
              </w:rPr>
            </w:pPr>
            <w:r w:rsidRPr="00C30B30">
              <w:rPr>
                <w:rFonts w:ascii="Arial" w:eastAsia="Times New Roman" w:hAnsi="Arial" w:cs="Arial"/>
                <w:spacing w:val="-1"/>
                <w:sz w:val="20"/>
                <w:szCs w:val="20"/>
                <w:rPrChange w:id="3952" w:author="Adelino Naquarta Sepalanga Domingos" w:date="2025-03-05T09:10:00Z" w16du:dateUtc="2025-03-05T08:10:00Z">
                  <w:rPr>
                    <w:rFonts w:ascii="Times New Roman" w:eastAsia="Times New Roman" w:hAnsi="Times New Roman"/>
                    <w:spacing w:val="-1"/>
                  </w:rPr>
                </w:rPrChange>
              </w:rPr>
              <w:t>Texto</w:t>
            </w:r>
          </w:p>
          <w:p w14:paraId="06EF2167" w14:textId="77777777" w:rsidR="003F3EDE" w:rsidRPr="00C30B30" w:rsidRDefault="003F3EDE" w:rsidP="0025185C">
            <w:pPr>
              <w:jc w:val="center"/>
              <w:rPr>
                <w:rFonts w:ascii="Arial" w:eastAsia="Times New Roman" w:hAnsi="Arial" w:cs="Arial"/>
                <w:spacing w:val="-1"/>
                <w:sz w:val="20"/>
                <w:szCs w:val="20"/>
                <w:rPrChange w:id="3953" w:author="Adelino Naquarta Sepalanga Domingos" w:date="2025-03-05T09:10:00Z" w16du:dateUtc="2025-03-05T08:10:00Z">
                  <w:rPr>
                    <w:rFonts w:ascii="Times New Roman" w:eastAsia="Times New Roman" w:hAnsi="Times New Roman"/>
                    <w:spacing w:val="-1"/>
                  </w:rPr>
                </w:rPrChange>
              </w:rPr>
            </w:pPr>
            <w:r w:rsidRPr="00C30B30">
              <w:rPr>
                <w:rFonts w:ascii="Arial" w:eastAsia="Times New Roman" w:hAnsi="Arial" w:cs="Arial"/>
                <w:spacing w:val="-1"/>
                <w:sz w:val="20"/>
                <w:szCs w:val="20"/>
                <w:rPrChange w:id="3954" w:author="Adelino Naquarta Sepalanga Domingos" w:date="2025-03-05T09:10:00Z" w16du:dateUtc="2025-03-05T08:10:00Z">
                  <w:rPr>
                    <w:rFonts w:ascii="Times New Roman" w:eastAsia="Times New Roman" w:hAnsi="Times New Roman"/>
                    <w:spacing w:val="-1"/>
                  </w:rPr>
                </w:rPrChange>
              </w:rPr>
              <w:t>1</w:t>
            </w:r>
          </w:p>
        </w:tc>
      </w:tr>
      <w:tr w:rsidR="003F3EDE" w:rsidRPr="00C30B30" w14:paraId="2796BD19" w14:textId="77777777" w:rsidTr="0025185C">
        <w:trPr>
          <w:trHeight w:val="690"/>
        </w:trPr>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D46A93A" w14:textId="77777777" w:rsidR="003F3EDE" w:rsidRPr="00C30B30" w:rsidRDefault="003F3EDE" w:rsidP="0025185C">
            <w:pPr>
              <w:jc w:val="center"/>
              <w:rPr>
                <w:rFonts w:ascii="Arial" w:eastAsia="Times New Roman" w:hAnsi="Arial" w:cs="Arial"/>
                <w:spacing w:val="-1"/>
                <w:sz w:val="20"/>
                <w:szCs w:val="20"/>
                <w:rPrChange w:id="3955" w:author="Adelino Naquarta Sepalanga Domingos" w:date="2025-03-05T09:10:00Z" w16du:dateUtc="2025-03-05T08:10:00Z">
                  <w:rPr>
                    <w:rFonts w:ascii="Times New Roman" w:eastAsia="Times New Roman" w:hAnsi="Times New Roman"/>
                    <w:spacing w:val="-1"/>
                  </w:rPr>
                </w:rPrChange>
              </w:rPr>
            </w:pPr>
            <w:r w:rsidRPr="00C30B30">
              <w:rPr>
                <w:rFonts w:ascii="Arial" w:eastAsia="Times New Roman" w:hAnsi="Arial" w:cs="Arial"/>
                <w:spacing w:val="-1"/>
                <w:sz w:val="20"/>
                <w:szCs w:val="20"/>
                <w:rPrChange w:id="3956" w:author="Adelino Naquarta Sepalanga Domingos" w:date="2025-03-05T09:10:00Z" w16du:dateUtc="2025-03-05T08:10:00Z">
                  <w:rPr>
                    <w:rFonts w:ascii="Times New Roman" w:eastAsia="Times New Roman" w:hAnsi="Times New Roman"/>
                    <w:spacing w:val="-1"/>
                  </w:rPr>
                </w:rPrChange>
              </w:rPr>
              <w:t>2.4.2.</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AD6E784" w14:textId="77777777" w:rsidR="003F3EDE" w:rsidRPr="00C30B30" w:rsidRDefault="003F3EDE" w:rsidP="0025185C">
            <w:pPr>
              <w:jc w:val="center"/>
              <w:rPr>
                <w:rFonts w:ascii="Arial" w:eastAsia="Times New Roman" w:hAnsi="Arial" w:cs="Arial"/>
                <w:spacing w:val="-1"/>
                <w:sz w:val="20"/>
                <w:szCs w:val="20"/>
                <w:rPrChange w:id="3957" w:author="Adelino Naquarta Sepalanga Domingos" w:date="2025-03-05T09:10:00Z" w16du:dateUtc="2025-03-05T08:10:00Z">
                  <w:rPr>
                    <w:rFonts w:ascii="Times New Roman" w:eastAsia="Times New Roman" w:hAnsi="Times New Roman"/>
                    <w:spacing w:val="-1"/>
                  </w:rPr>
                </w:rPrChange>
              </w:rPr>
            </w:pPr>
            <w:r w:rsidRPr="00C30B30">
              <w:rPr>
                <w:rFonts w:ascii="Arial" w:eastAsia="Times New Roman" w:hAnsi="Arial" w:cs="Arial"/>
                <w:spacing w:val="-1"/>
                <w:sz w:val="20"/>
                <w:szCs w:val="20"/>
                <w:rPrChange w:id="3958" w:author="Adelino Naquarta Sepalanga Domingos" w:date="2025-03-05T09:10:00Z" w16du:dateUtc="2025-03-05T08:10: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17C9DCE" w14:textId="77777777" w:rsidR="003F3EDE" w:rsidRPr="00C30B30" w:rsidRDefault="003F3EDE" w:rsidP="0025185C">
            <w:pPr>
              <w:rPr>
                <w:rFonts w:ascii="Arial" w:eastAsia="Times New Roman" w:hAnsi="Arial" w:cs="Arial"/>
                <w:spacing w:val="-1"/>
                <w:sz w:val="20"/>
                <w:szCs w:val="20"/>
                <w:rPrChange w:id="3959" w:author="Adelino Naquarta Sepalanga Domingos" w:date="2025-03-05T09:10:00Z" w16du:dateUtc="2025-03-05T08:10:00Z">
                  <w:rPr>
                    <w:rFonts w:ascii="Times New Roman" w:eastAsia="Times New Roman" w:hAnsi="Times New Roman"/>
                    <w:spacing w:val="-1"/>
                  </w:rPr>
                </w:rPrChange>
              </w:rPr>
            </w:pPr>
            <w:r w:rsidRPr="00C30B30">
              <w:rPr>
                <w:rFonts w:ascii="Arial" w:eastAsia="Times New Roman" w:hAnsi="Arial" w:cs="Arial"/>
                <w:spacing w:val="-1"/>
                <w:sz w:val="20"/>
                <w:szCs w:val="20"/>
                <w:rPrChange w:id="3960" w:author="Adelino Naquarta Sepalanga Domingos" w:date="2025-03-05T09:10:00Z" w16du:dateUtc="2025-03-05T08:10:00Z">
                  <w:rPr>
                    <w:rFonts w:ascii="Times New Roman" w:eastAsia="Times New Roman" w:hAnsi="Times New Roman"/>
                    <w:spacing w:val="-1"/>
                  </w:rPr>
                </w:rPrChange>
              </w:rPr>
              <w:t>Identificador do produto ou serviço (ProductCode)</w:t>
            </w:r>
          </w:p>
        </w:tc>
        <w:tc>
          <w:tcPr>
            <w:tcW w:w="360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4BE9C10" w14:textId="77777777" w:rsidR="003F3EDE" w:rsidRPr="00C30B30" w:rsidRDefault="003F3EDE" w:rsidP="0025185C">
            <w:pPr>
              <w:rPr>
                <w:rFonts w:ascii="Arial" w:eastAsia="Times New Roman" w:hAnsi="Arial" w:cs="Arial"/>
                <w:spacing w:val="-1"/>
                <w:sz w:val="20"/>
                <w:szCs w:val="20"/>
                <w:rPrChange w:id="3961" w:author="Adelino Naquarta Sepalanga Domingos" w:date="2025-03-05T09:10:00Z" w16du:dateUtc="2025-03-05T08:10:00Z">
                  <w:rPr>
                    <w:rFonts w:ascii="Times New Roman" w:eastAsia="Times New Roman" w:hAnsi="Times New Roman"/>
                    <w:spacing w:val="-1"/>
                  </w:rPr>
                </w:rPrChange>
              </w:rPr>
            </w:pPr>
            <w:r w:rsidRPr="00C30B30">
              <w:rPr>
                <w:rFonts w:ascii="Arial" w:eastAsia="Times New Roman" w:hAnsi="Arial" w:cs="Arial"/>
                <w:spacing w:val="-1"/>
                <w:sz w:val="20"/>
                <w:szCs w:val="20"/>
                <w:rPrChange w:id="3962" w:author="Adelino Naquarta Sepalanga Domingos" w:date="2025-03-05T09:10:00Z" w16du:dateUtc="2025-03-05T08:10:00Z">
                  <w:rPr>
                    <w:rFonts w:ascii="Times New Roman" w:eastAsia="Times New Roman" w:hAnsi="Times New Roman"/>
                    <w:spacing w:val="-1"/>
                  </w:rPr>
                </w:rPrChange>
              </w:rPr>
              <w:t>Código único do produto na lista de produtos.</w:t>
            </w:r>
          </w:p>
        </w:tc>
        <w:tc>
          <w:tcPr>
            <w:tcW w:w="144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F75DC71" w14:textId="77777777" w:rsidR="003F3EDE" w:rsidRPr="00C30B30" w:rsidRDefault="003F3EDE" w:rsidP="0025185C">
            <w:pPr>
              <w:jc w:val="center"/>
              <w:rPr>
                <w:rFonts w:ascii="Arial" w:eastAsia="Times New Roman" w:hAnsi="Arial" w:cs="Arial"/>
                <w:spacing w:val="-1"/>
                <w:sz w:val="20"/>
                <w:szCs w:val="20"/>
                <w:rPrChange w:id="3963" w:author="Adelino Naquarta Sepalanga Domingos" w:date="2025-03-05T09:10:00Z" w16du:dateUtc="2025-03-05T08:10:00Z">
                  <w:rPr>
                    <w:rFonts w:ascii="Times New Roman" w:eastAsia="Times New Roman" w:hAnsi="Times New Roman"/>
                    <w:spacing w:val="-1"/>
                  </w:rPr>
                </w:rPrChange>
              </w:rPr>
            </w:pPr>
            <w:r w:rsidRPr="00C30B30">
              <w:rPr>
                <w:rFonts w:ascii="Arial" w:eastAsia="Times New Roman" w:hAnsi="Arial" w:cs="Arial"/>
                <w:spacing w:val="-1"/>
                <w:sz w:val="20"/>
                <w:szCs w:val="20"/>
                <w:rPrChange w:id="3964" w:author="Adelino Naquarta Sepalanga Domingos" w:date="2025-03-05T09:10:00Z" w16du:dateUtc="2025-03-05T08:10:00Z">
                  <w:rPr>
                    <w:rFonts w:ascii="Times New Roman" w:eastAsia="Times New Roman" w:hAnsi="Times New Roman"/>
                    <w:spacing w:val="-1"/>
                  </w:rPr>
                </w:rPrChange>
              </w:rPr>
              <w:t>Texto 60</w:t>
            </w:r>
          </w:p>
        </w:tc>
      </w:tr>
      <w:tr w:rsidR="003F3EDE" w:rsidRPr="00C30B30" w14:paraId="708B5060" w14:textId="77777777" w:rsidTr="0025185C">
        <w:trPr>
          <w:trHeight w:val="542"/>
        </w:trPr>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CE12260" w14:textId="77777777" w:rsidR="003F3EDE" w:rsidRPr="00C30B30" w:rsidRDefault="003F3EDE" w:rsidP="0025185C">
            <w:pPr>
              <w:jc w:val="center"/>
              <w:rPr>
                <w:rFonts w:ascii="Arial" w:eastAsia="Times New Roman" w:hAnsi="Arial" w:cs="Arial"/>
                <w:spacing w:val="-1"/>
                <w:sz w:val="20"/>
                <w:szCs w:val="20"/>
                <w:rPrChange w:id="3965" w:author="Adelino Naquarta Sepalanga Domingos" w:date="2025-03-05T09:10:00Z" w16du:dateUtc="2025-03-05T08:10:00Z">
                  <w:rPr>
                    <w:rFonts w:ascii="Times New Roman" w:eastAsia="Times New Roman" w:hAnsi="Times New Roman"/>
                    <w:spacing w:val="-1"/>
                  </w:rPr>
                </w:rPrChange>
              </w:rPr>
            </w:pPr>
            <w:r w:rsidRPr="00C30B30">
              <w:rPr>
                <w:rFonts w:ascii="Arial" w:eastAsia="Times New Roman" w:hAnsi="Arial" w:cs="Arial"/>
                <w:spacing w:val="-1"/>
                <w:sz w:val="20"/>
                <w:szCs w:val="20"/>
                <w:rPrChange w:id="3966" w:author="Adelino Naquarta Sepalanga Domingos" w:date="2025-03-05T09:10:00Z" w16du:dateUtc="2025-03-05T08:10:00Z">
                  <w:rPr>
                    <w:rFonts w:ascii="Times New Roman" w:eastAsia="Times New Roman" w:hAnsi="Times New Roman"/>
                    <w:spacing w:val="-1"/>
                  </w:rPr>
                </w:rPrChange>
              </w:rPr>
              <w:t>2.4.3.</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3F0A2DA" w14:textId="77777777" w:rsidR="003F3EDE" w:rsidRPr="00C30B30" w:rsidRDefault="003F3EDE" w:rsidP="0025185C">
            <w:pPr>
              <w:jc w:val="center"/>
              <w:rPr>
                <w:rFonts w:ascii="Arial" w:eastAsia="Times New Roman" w:hAnsi="Arial" w:cs="Arial"/>
                <w:spacing w:val="-1"/>
                <w:sz w:val="20"/>
                <w:szCs w:val="20"/>
                <w:rPrChange w:id="3967" w:author="Adelino Naquarta Sepalanga Domingos" w:date="2025-03-05T09:10:00Z" w16du:dateUtc="2025-03-05T08:10: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1A46735" w14:textId="77777777" w:rsidR="003F3EDE" w:rsidRPr="00C30B30" w:rsidRDefault="003F3EDE" w:rsidP="0025185C">
            <w:pPr>
              <w:rPr>
                <w:rFonts w:ascii="Arial" w:eastAsia="Times New Roman" w:hAnsi="Arial" w:cs="Arial"/>
                <w:spacing w:val="-1"/>
                <w:sz w:val="20"/>
                <w:szCs w:val="20"/>
                <w:rPrChange w:id="3968" w:author="Adelino Naquarta Sepalanga Domingos" w:date="2025-03-05T09:10:00Z" w16du:dateUtc="2025-03-05T08:10:00Z">
                  <w:rPr>
                    <w:rFonts w:ascii="Times New Roman" w:eastAsia="Times New Roman" w:hAnsi="Times New Roman"/>
                    <w:spacing w:val="-1"/>
                  </w:rPr>
                </w:rPrChange>
              </w:rPr>
            </w:pPr>
            <w:r w:rsidRPr="00C30B30">
              <w:rPr>
                <w:rFonts w:ascii="Arial" w:eastAsia="Times New Roman" w:hAnsi="Arial" w:cs="Arial"/>
                <w:spacing w:val="-1"/>
                <w:sz w:val="20"/>
                <w:szCs w:val="20"/>
                <w:rPrChange w:id="3969" w:author="Adelino Naquarta Sepalanga Domingos" w:date="2025-03-05T09:10:00Z" w16du:dateUtc="2025-03-05T08:10:00Z">
                  <w:rPr>
                    <w:rFonts w:ascii="Times New Roman" w:eastAsia="Times New Roman" w:hAnsi="Times New Roman"/>
                    <w:spacing w:val="-1"/>
                  </w:rPr>
                </w:rPrChange>
              </w:rPr>
              <w:t>Família do produto ou serviço (ProductGroup)</w:t>
            </w:r>
          </w:p>
        </w:tc>
        <w:tc>
          <w:tcPr>
            <w:tcW w:w="3602"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B17FFD9" w14:textId="77777777" w:rsidR="003F3EDE" w:rsidRPr="00C30B30" w:rsidRDefault="003F3EDE" w:rsidP="0025185C">
            <w:pPr>
              <w:rPr>
                <w:rFonts w:ascii="Arial" w:eastAsia="Times New Roman" w:hAnsi="Arial" w:cs="Arial"/>
                <w:spacing w:val="-1"/>
                <w:sz w:val="20"/>
                <w:szCs w:val="20"/>
                <w:rPrChange w:id="3970" w:author="Adelino Naquarta Sepalanga Domingos" w:date="2025-03-05T09:10:00Z" w16du:dateUtc="2025-03-05T08:10:00Z">
                  <w:rPr>
                    <w:rFonts w:ascii="Times New Roman" w:eastAsia="Times New Roman" w:hAnsi="Times New Roman"/>
                    <w:spacing w:val="-1"/>
                  </w:rPr>
                </w:rPrChange>
              </w:rPr>
            </w:pPr>
          </w:p>
        </w:tc>
        <w:tc>
          <w:tcPr>
            <w:tcW w:w="1447"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2BEE607" w14:textId="77777777" w:rsidR="003F3EDE" w:rsidRPr="00C30B30" w:rsidRDefault="003F3EDE" w:rsidP="0025185C">
            <w:pPr>
              <w:jc w:val="center"/>
              <w:rPr>
                <w:rFonts w:ascii="Arial" w:eastAsia="Times New Roman" w:hAnsi="Arial" w:cs="Arial"/>
                <w:spacing w:val="-1"/>
                <w:sz w:val="20"/>
                <w:szCs w:val="20"/>
                <w:rPrChange w:id="3971" w:author="Adelino Naquarta Sepalanga Domingos" w:date="2025-03-05T09:10:00Z" w16du:dateUtc="2025-03-05T08:10:00Z">
                  <w:rPr>
                    <w:rFonts w:ascii="Times New Roman" w:eastAsia="Times New Roman" w:hAnsi="Times New Roman"/>
                    <w:spacing w:val="-1"/>
                  </w:rPr>
                </w:rPrChange>
              </w:rPr>
            </w:pPr>
            <w:r w:rsidRPr="00C30B30">
              <w:rPr>
                <w:rFonts w:ascii="Arial" w:eastAsia="Times New Roman" w:hAnsi="Arial" w:cs="Arial"/>
                <w:spacing w:val="-1"/>
                <w:sz w:val="20"/>
                <w:szCs w:val="20"/>
                <w:rPrChange w:id="3972" w:author="Adelino Naquarta Sepalanga Domingos" w:date="2025-03-05T09:10:00Z" w16du:dateUtc="2025-03-05T08:10:00Z">
                  <w:rPr>
                    <w:rFonts w:ascii="Times New Roman" w:eastAsia="Times New Roman" w:hAnsi="Times New Roman"/>
                    <w:spacing w:val="-1"/>
                  </w:rPr>
                </w:rPrChange>
              </w:rPr>
              <w:t>Texto 50</w:t>
            </w:r>
          </w:p>
        </w:tc>
      </w:tr>
      <w:tr w:rsidR="003F3EDE" w:rsidRPr="00C30B30" w14:paraId="37FB5105" w14:textId="77777777" w:rsidTr="0025185C">
        <w:trPr>
          <w:trHeight w:val="1760"/>
        </w:trPr>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B97736B" w14:textId="77777777" w:rsidR="003F3EDE" w:rsidRPr="00C30B30" w:rsidRDefault="003F3EDE" w:rsidP="0025185C">
            <w:pPr>
              <w:jc w:val="center"/>
              <w:rPr>
                <w:rFonts w:ascii="Arial" w:eastAsia="Times New Roman" w:hAnsi="Arial" w:cs="Arial"/>
                <w:spacing w:val="-1"/>
                <w:sz w:val="20"/>
                <w:szCs w:val="20"/>
                <w:rPrChange w:id="3973" w:author="Adelino Naquarta Sepalanga Domingos" w:date="2025-03-05T09:10:00Z" w16du:dateUtc="2025-03-05T08:10:00Z">
                  <w:rPr>
                    <w:rFonts w:ascii="Times New Roman" w:eastAsia="Times New Roman" w:hAnsi="Times New Roman"/>
                    <w:spacing w:val="-1"/>
                  </w:rPr>
                </w:rPrChange>
              </w:rPr>
            </w:pPr>
            <w:r w:rsidRPr="00C30B30">
              <w:rPr>
                <w:rFonts w:ascii="Arial" w:eastAsia="Times New Roman" w:hAnsi="Arial" w:cs="Arial"/>
                <w:spacing w:val="-1"/>
                <w:sz w:val="20"/>
                <w:szCs w:val="20"/>
                <w:rPrChange w:id="3974" w:author="Adelino Naquarta Sepalanga Domingos" w:date="2025-03-05T09:10:00Z" w16du:dateUtc="2025-03-05T08:10:00Z">
                  <w:rPr>
                    <w:rFonts w:ascii="Times New Roman" w:eastAsia="Times New Roman" w:hAnsi="Times New Roman"/>
                    <w:spacing w:val="-1"/>
                  </w:rPr>
                </w:rPrChange>
              </w:rPr>
              <w:t>2.4.4.</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C339E78" w14:textId="77777777" w:rsidR="003F3EDE" w:rsidRPr="00C30B30" w:rsidRDefault="003F3EDE" w:rsidP="0025185C">
            <w:pPr>
              <w:jc w:val="center"/>
              <w:rPr>
                <w:rFonts w:ascii="Arial" w:eastAsia="Times New Roman" w:hAnsi="Arial" w:cs="Arial"/>
                <w:spacing w:val="-1"/>
                <w:sz w:val="20"/>
                <w:szCs w:val="20"/>
                <w:rPrChange w:id="3975" w:author="Adelino Naquarta Sepalanga Domingos" w:date="2025-03-05T09:10:00Z" w16du:dateUtc="2025-03-05T08:10:00Z">
                  <w:rPr>
                    <w:rFonts w:ascii="Times New Roman" w:eastAsia="Times New Roman" w:hAnsi="Times New Roman"/>
                    <w:spacing w:val="-1"/>
                  </w:rPr>
                </w:rPrChange>
              </w:rPr>
            </w:pPr>
            <w:r w:rsidRPr="00C30B30">
              <w:rPr>
                <w:rFonts w:ascii="Arial" w:eastAsia="Times New Roman" w:hAnsi="Arial" w:cs="Arial"/>
                <w:spacing w:val="-1"/>
                <w:sz w:val="20"/>
                <w:szCs w:val="20"/>
                <w:rPrChange w:id="3976" w:author="Adelino Naquarta Sepalanga Domingos" w:date="2025-03-05T09:10:00Z" w16du:dateUtc="2025-03-05T08:10: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3535031" w14:textId="77777777" w:rsidR="003F3EDE" w:rsidRPr="00C30B30" w:rsidRDefault="003F3EDE" w:rsidP="0025185C">
            <w:pPr>
              <w:rPr>
                <w:rFonts w:ascii="Arial" w:eastAsia="Times New Roman" w:hAnsi="Arial" w:cs="Arial"/>
                <w:spacing w:val="-1"/>
                <w:sz w:val="20"/>
                <w:szCs w:val="20"/>
                <w:rPrChange w:id="3977" w:author="Adelino Naquarta Sepalanga Domingos" w:date="2025-03-05T09:10:00Z" w16du:dateUtc="2025-03-05T08:10:00Z">
                  <w:rPr>
                    <w:rFonts w:ascii="Times New Roman" w:eastAsia="Times New Roman" w:hAnsi="Times New Roman"/>
                    <w:spacing w:val="-1"/>
                  </w:rPr>
                </w:rPrChange>
              </w:rPr>
            </w:pPr>
          </w:p>
          <w:p w14:paraId="7E381F2B" w14:textId="77777777" w:rsidR="003F3EDE" w:rsidRPr="00C30B30" w:rsidRDefault="003F3EDE" w:rsidP="0025185C">
            <w:pPr>
              <w:rPr>
                <w:rFonts w:ascii="Arial" w:eastAsia="Times New Roman" w:hAnsi="Arial" w:cs="Arial"/>
                <w:spacing w:val="-1"/>
                <w:sz w:val="20"/>
                <w:szCs w:val="20"/>
                <w:rPrChange w:id="3978" w:author="Adelino Naquarta Sepalanga Domingos" w:date="2025-03-05T09:10:00Z" w16du:dateUtc="2025-03-05T08:10:00Z">
                  <w:rPr>
                    <w:rFonts w:ascii="Times New Roman" w:eastAsia="Times New Roman" w:hAnsi="Times New Roman"/>
                    <w:spacing w:val="-1"/>
                  </w:rPr>
                </w:rPrChange>
              </w:rPr>
            </w:pPr>
            <w:r w:rsidRPr="00C30B30">
              <w:rPr>
                <w:rFonts w:ascii="Arial" w:eastAsia="Times New Roman" w:hAnsi="Arial" w:cs="Arial"/>
                <w:spacing w:val="-1"/>
                <w:sz w:val="20"/>
                <w:szCs w:val="20"/>
                <w:rPrChange w:id="3979" w:author="Adelino Naquarta Sepalanga Domingos" w:date="2025-03-05T09:10:00Z" w16du:dateUtc="2025-03-05T08:10:00Z">
                  <w:rPr>
                    <w:rFonts w:ascii="Times New Roman" w:eastAsia="Times New Roman" w:hAnsi="Times New Roman"/>
                    <w:spacing w:val="-1"/>
                  </w:rPr>
                </w:rPrChange>
              </w:rPr>
              <w:t>Descrição do produto ou serviço (ProductDescription)</w:t>
            </w:r>
          </w:p>
        </w:tc>
        <w:tc>
          <w:tcPr>
            <w:tcW w:w="360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A10BDBD" w14:textId="77777777" w:rsidR="003F3EDE" w:rsidRPr="00C30B30" w:rsidRDefault="003F3EDE" w:rsidP="0025185C">
            <w:pPr>
              <w:rPr>
                <w:rFonts w:ascii="Arial" w:eastAsia="Times New Roman" w:hAnsi="Arial" w:cs="Arial"/>
                <w:spacing w:val="-1"/>
                <w:sz w:val="20"/>
                <w:szCs w:val="20"/>
                <w:rPrChange w:id="3980" w:author="Adelino Naquarta Sepalanga Domingos" w:date="2025-03-05T09:10:00Z" w16du:dateUtc="2025-03-05T08:10:00Z">
                  <w:rPr>
                    <w:rFonts w:ascii="Times New Roman" w:eastAsia="Times New Roman" w:hAnsi="Times New Roman"/>
                    <w:spacing w:val="-1"/>
                  </w:rPr>
                </w:rPrChange>
              </w:rPr>
            </w:pPr>
            <w:r w:rsidRPr="00C30B30">
              <w:rPr>
                <w:rFonts w:ascii="Arial" w:eastAsia="Times New Roman" w:hAnsi="Arial" w:cs="Arial"/>
                <w:spacing w:val="-1"/>
                <w:sz w:val="20"/>
                <w:szCs w:val="20"/>
                <w:rPrChange w:id="3981" w:author="Adelino Naquarta Sepalanga Domingos" w:date="2025-03-05T09:10:00Z" w16du:dateUtc="2025-03-05T08:10:00Z">
                  <w:rPr>
                    <w:rFonts w:ascii="Times New Roman" w:eastAsia="Times New Roman" w:hAnsi="Times New Roman"/>
                    <w:spacing w:val="-1"/>
                  </w:rPr>
                </w:rPrChange>
              </w:rPr>
              <w:t>Deve corresponder à denominação usual dos bens ou dos serviços prestados, com especificação dos elementos necessários à determinação da taxa de imposto aplicável.</w:t>
            </w:r>
          </w:p>
        </w:tc>
        <w:tc>
          <w:tcPr>
            <w:tcW w:w="144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F4BE515" w14:textId="77777777" w:rsidR="003F3EDE" w:rsidRPr="00C30B30" w:rsidRDefault="003F3EDE" w:rsidP="0025185C">
            <w:pPr>
              <w:jc w:val="center"/>
              <w:rPr>
                <w:rFonts w:ascii="Arial" w:eastAsia="Times New Roman" w:hAnsi="Arial" w:cs="Arial"/>
                <w:spacing w:val="-1"/>
                <w:sz w:val="20"/>
                <w:szCs w:val="20"/>
                <w:rPrChange w:id="3982" w:author="Adelino Naquarta Sepalanga Domingos" w:date="2025-03-05T09:10:00Z" w16du:dateUtc="2025-03-05T08:10:00Z">
                  <w:rPr>
                    <w:rFonts w:ascii="Times New Roman" w:eastAsia="Times New Roman" w:hAnsi="Times New Roman"/>
                    <w:spacing w:val="-1"/>
                  </w:rPr>
                </w:rPrChange>
              </w:rPr>
            </w:pPr>
          </w:p>
          <w:p w14:paraId="1DA04646" w14:textId="77777777" w:rsidR="003F3EDE" w:rsidRPr="00C30B30" w:rsidRDefault="003F3EDE" w:rsidP="0025185C">
            <w:pPr>
              <w:jc w:val="center"/>
              <w:rPr>
                <w:rFonts w:ascii="Arial" w:eastAsia="Times New Roman" w:hAnsi="Arial" w:cs="Arial"/>
                <w:spacing w:val="-1"/>
                <w:sz w:val="20"/>
                <w:szCs w:val="20"/>
                <w:rPrChange w:id="3983" w:author="Adelino Naquarta Sepalanga Domingos" w:date="2025-03-05T09:10:00Z" w16du:dateUtc="2025-03-05T08:10:00Z">
                  <w:rPr>
                    <w:rFonts w:ascii="Times New Roman" w:eastAsia="Times New Roman" w:hAnsi="Times New Roman"/>
                    <w:spacing w:val="-1"/>
                  </w:rPr>
                </w:rPrChange>
              </w:rPr>
            </w:pPr>
            <w:r w:rsidRPr="00C30B30">
              <w:rPr>
                <w:rFonts w:ascii="Arial" w:eastAsia="Times New Roman" w:hAnsi="Arial" w:cs="Arial"/>
                <w:spacing w:val="-1"/>
                <w:sz w:val="20"/>
                <w:szCs w:val="20"/>
                <w:rPrChange w:id="3984" w:author="Adelino Naquarta Sepalanga Domingos" w:date="2025-03-05T09:10:00Z" w16du:dateUtc="2025-03-05T08:10:00Z">
                  <w:rPr>
                    <w:rFonts w:ascii="Times New Roman" w:eastAsia="Times New Roman" w:hAnsi="Times New Roman"/>
                    <w:spacing w:val="-1"/>
                  </w:rPr>
                </w:rPrChange>
              </w:rPr>
              <w:t xml:space="preserve">Texto </w:t>
            </w:r>
          </w:p>
          <w:p w14:paraId="28B4B7C9" w14:textId="77777777" w:rsidR="003F3EDE" w:rsidRPr="00C30B30" w:rsidRDefault="003F3EDE" w:rsidP="0025185C">
            <w:pPr>
              <w:jc w:val="center"/>
              <w:rPr>
                <w:rFonts w:ascii="Arial" w:eastAsia="Times New Roman" w:hAnsi="Arial" w:cs="Arial"/>
                <w:spacing w:val="-1"/>
                <w:sz w:val="20"/>
                <w:szCs w:val="20"/>
                <w:rPrChange w:id="3985" w:author="Adelino Naquarta Sepalanga Domingos" w:date="2025-03-05T09:10:00Z" w16du:dateUtc="2025-03-05T08:10:00Z">
                  <w:rPr>
                    <w:rFonts w:ascii="Times New Roman" w:eastAsia="Times New Roman" w:hAnsi="Times New Roman"/>
                    <w:spacing w:val="-1"/>
                  </w:rPr>
                </w:rPrChange>
              </w:rPr>
            </w:pPr>
            <w:r w:rsidRPr="00C30B30">
              <w:rPr>
                <w:rFonts w:ascii="Arial" w:eastAsia="Times New Roman" w:hAnsi="Arial" w:cs="Arial"/>
                <w:spacing w:val="-1"/>
                <w:sz w:val="20"/>
                <w:szCs w:val="20"/>
                <w:rPrChange w:id="3986" w:author="Adelino Naquarta Sepalanga Domingos" w:date="2025-03-05T09:10:00Z" w16du:dateUtc="2025-03-05T08:10:00Z">
                  <w:rPr>
                    <w:rFonts w:ascii="Times New Roman" w:eastAsia="Times New Roman" w:hAnsi="Times New Roman"/>
                    <w:spacing w:val="-1"/>
                  </w:rPr>
                </w:rPrChange>
              </w:rPr>
              <w:t>200</w:t>
            </w:r>
          </w:p>
        </w:tc>
      </w:tr>
      <w:tr w:rsidR="003F3EDE" w:rsidRPr="00C30B30" w14:paraId="7B78D81F" w14:textId="77777777" w:rsidTr="0025185C">
        <w:trPr>
          <w:trHeight w:val="1898"/>
        </w:trPr>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F5FECBB" w14:textId="77777777" w:rsidR="003F3EDE" w:rsidRPr="00C30B30" w:rsidRDefault="003F3EDE" w:rsidP="0025185C">
            <w:pPr>
              <w:jc w:val="center"/>
              <w:rPr>
                <w:rFonts w:ascii="Arial" w:eastAsia="Times New Roman" w:hAnsi="Arial" w:cs="Arial"/>
                <w:spacing w:val="-1"/>
                <w:sz w:val="20"/>
                <w:szCs w:val="20"/>
                <w:rPrChange w:id="3987" w:author="Adelino Naquarta Sepalanga Domingos" w:date="2025-03-05T09:10:00Z" w16du:dateUtc="2025-03-05T08:10:00Z">
                  <w:rPr>
                    <w:rFonts w:ascii="Times New Roman" w:eastAsia="Times New Roman" w:hAnsi="Times New Roman"/>
                    <w:spacing w:val="-1"/>
                  </w:rPr>
                </w:rPrChange>
              </w:rPr>
            </w:pPr>
            <w:r w:rsidRPr="00C30B30">
              <w:rPr>
                <w:rFonts w:ascii="Arial" w:eastAsia="Times New Roman" w:hAnsi="Arial" w:cs="Arial"/>
                <w:spacing w:val="-1"/>
                <w:sz w:val="20"/>
                <w:szCs w:val="20"/>
                <w:rPrChange w:id="3988" w:author="Adelino Naquarta Sepalanga Domingos" w:date="2025-03-05T09:10:00Z" w16du:dateUtc="2025-03-05T08:10:00Z">
                  <w:rPr>
                    <w:rFonts w:ascii="Times New Roman" w:eastAsia="Times New Roman" w:hAnsi="Times New Roman"/>
                    <w:spacing w:val="-1"/>
                  </w:rPr>
                </w:rPrChange>
              </w:rPr>
              <w:t>2.4.5.</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E099973" w14:textId="77777777" w:rsidR="003F3EDE" w:rsidRPr="00C30B30" w:rsidRDefault="003F3EDE" w:rsidP="0025185C">
            <w:pPr>
              <w:jc w:val="center"/>
              <w:rPr>
                <w:rFonts w:ascii="Arial" w:eastAsia="Times New Roman" w:hAnsi="Arial" w:cs="Arial"/>
                <w:spacing w:val="-1"/>
                <w:sz w:val="20"/>
                <w:szCs w:val="20"/>
                <w:rPrChange w:id="3989" w:author="Adelino Naquarta Sepalanga Domingos" w:date="2025-03-05T09:10:00Z" w16du:dateUtc="2025-03-05T08:10:00Z">
                  <w:rPr>
                    <w:rFonts w:ascii="Times New Roman" w:eastAsia="Times New Roman" w:hAnsi="Times New Roman"/>
                    <w:spacing w:val="-1"/>
                  </w:rPr>
                </w:rPrChange>
              </w:rPr>
            </w:pPr>
            <w:r w:rsidRPr="00C30B30">
              <w:rPr>
                <w:rFonts w:ascii="Arial" w:eastAsia="Times New Roman" w:hAnsi="Arial" w:cs="Arial"/>
                <w:spacing w:val="-1"/>
                <w:sz w:val="20"/>
                <w:szCs w:val="20"/>
                <w:rPrChange w:id="3990" w:author="Adelino Naquarta Sepalanga Domingos" w:date="2025-03-05T09:10:00Z" w16du:dateUtc="2025-03-05T08:10: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150B09D" w14:textId="77777777" w:rsidR="003F3EDE" w:rsidRPr="00C30B30" w:rsidRDefault="003F3EDE" w:rsidP="0025185C">
            <w:pPr>
              <w:rPr>
                <w:rFonts w:ascii="Arial" w:eastAsia="Times New Roman" w:hAnsi="Arial" w:cs="Arial"/>
                <w:spacing w:val="-1"/>
                <w:sz w:val="20"/>
                <w:szCs w:val="20"/>
                <w:rPrChange w:id="3991" w:author="Adelino Naquarta Sepalanga Domingos" w:date="2025-03-05T09:10:00Z" w16du:dateUtc="2025-03-05T08:10:00Z">
                  <w:rPr>
                    <w:rFonts w:ascii="Times New Roman" w:eastAsia="Times New Roman" w:hAnsi="Times New Roman"/>
                    <w:spacing w:val="-1"/>
                  </w:rPr>
                </w:rPrChange>
              </w:rPr>
            </w:pPr>
            <w:r w:rsidRPr="00C30B30">
              <w:rPr>
                <w:rFonts w:ascii="Arial" w:eastAsia="Times New Roman" w:hAnsi="Arial" w:cs="Arial"/>
                <w:spacing w:val="-1"/>
                <w:sz w:val="20"/>
                <w:szCs w:val="20"/>
                <w:rPrChange w:id="3992" w:author="Adelino Naquarta Sepalanga Domingos" w:date="2025-03-05T09:10:00Z" w16du:dateUtc="2025-03-05T08:10:00Z">
                  <w:rPr>
                    <w:rFonts w:ascii="Times New Roman" w:eastAsia="Times New Roman" w:hAnsi="Times New Roman"/>
                    <w:spacing w:val="-1"/>
                  </w:rPr>
                </w:rPrChange>
              </w:rPr>
              <w:t>Código do produto (ProductNumberCode)</w:t>
            </w:r>
          </w:p>
        </w:tc>
        <w:tc>
          <w:tcPr>
            <w:tcW w:w="3602"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F9436B8" w14:textId="77777777" w:rsidR="003F3EDE" w:rsidRPr="00C30B30" w:rsidRDefault="003F3EDE" w:rsidP="0025185C">
            <w:pPr>
              <w:rPr>
                <w:rFonts w:ascii="Arial" w:eastAsia="Times New Roman" w:hAnsi="Arial" w:cs="Arial"/>
                <w:spacing w:val="-1"/>
                <w:sz w:val="20"/>
                <w:szCs w:val="20"/>
                <w:rPrChange w:id="3993" w:author="Adelino Naquarta Sepalanga Domingos" w:date="2025-03-05T09:10:00Z" w16du:dateUtc="2025-03-05T08:10:00Z">
                  <w:rPr>
                    <w:rFonts w:ascii="Times New Roman" w:eastAsia="Times New Roman" w:hAnsi="Times New Roman"/>
                    <w:spacing w:val="-1"/>
                  </w:rPr>
                </w:rPrChange>
              </w:rPr>
            </w:pPr>
            <w:r w:rsidRPr="00C30B30">
              <w:rPr>
                <w:rFonts w:ascii="Arial" w:eastAsia="Times New Roman" w:hAnsi="Arial" w:cs="Arial"/>
                <w:spacing w:val="-1"/>
                <w:sz w:val="20"/>
                <w:szCs w:val="20"/>
                <w:rPrChange w:id="3994" w:author="Adelino Naquarta Sepalanga Domingos" w:date="2025-03-05T09:10:00Z" w16du:dateUtc="2025-03-05T08:10:00Z">
                  <w:rPr>
                    <w:rFonts w:ascii="Times New Roman" w:eastAsia="Times New Roman" w:hAnsi="Times New Roman"/>
                    <w:spacing w:val="-1"/>
                  </w:rPr>
                </w:rPrChange>
              </w:rPr>
              <w:t>Deve ser utilizado o código EAN (código de barras) do produto.</w:t>
            </w:r>
          </w:p>
          <w:p w14:paraId="7404402E" w14:textId="77777777" w:rsidR="003F3EDE" w:rsidRPr="00C30B30" w:rsidRDefault="003F3EDE" w:rsidP="0025185C">
            <w:pPr>
              <w:rPr>
                <w:rFonts w:ascii="Arial" w:eastAsia="Times New Roman" w:hAnsi="Arial" w:cs="Arial"/>
                <w:spacing w:val="-1"/>
                <w:sz w:val="20"/>
                <w:szCs w:val="20"/>
                <w:rPrChange w:id="3995" w:author="Adelino Naquarta Sepalanga Domingos" w:date="2025-03-05T09:10:00Z" w16du:dateUtc="2025-03-05T08:10:00Z">
                  <w:rPr>
                    <w:rFonts w:ascii="Times New Roman" w:eastAsia="Times New Roman" w:hAnsi="Times New Roman"/>
                    <w:spacing w:val="-1"/>
                  </w:rPr>
                </w:rPrChange>
              </w:rPr>
            </w:pPr>
            <w:r w:rsidRPr="00C30B30">
              <w:rPr>
                <w:rFonts w:ascii="Arial" w:eastAsia="Times New Roman" w:hAnsi="Arial" w:cs="Arial"/>
                <w:spacing w:val="-1"/>
                <w:sz w:val="20"/>
                <w:szCs w:val="20"/>
                <w:rPrChange w:id="3996" w:author="Adelino Naquarta Sepalanga Domingos" w:date="2025-03-05T09:10:00Z" w16du:dateUtc="2025-03-05T08:10:00Z">
                  <w:rPr>
                    <w:rFonts w:ascii="Times New Roman" w:eastAsia="Times New Roman" w:hAnsi="Times New Roman"/>
                    <w:spacing w:val="-1"/>
                  </w:rPr>
                </w:rPrChange>
              </w:rPr>
              <w:t>Quando este não existir, preencher com o valor do campo 2.4.2. - Identificador do produto ou serviço (Product Code).</w:t>
            </w:r>
          </w:p>
        </w:tc>
        <w:tc>
          <w:tcPr>
            <w:tcW w:w="1447"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21F10FB" w14:textId="77777777" w:rsidR="003F3EDE" w:rsidRPr="00C30B30" w:rsidRDefault="003F3EDE" w:rsidP="0025185C">
            <w:pPr>
              <w:jc w:val="center"/>
              <w:rPr>
                <w:rFonts w:ascii="Arial" w:eastAsia="Times New Roman" w:hAnsi="Arial" w:cs="Arial"/>
                <w:spacing w:val="-1"/>
                <w:sz w:val="20"/>
                <w:szCs w:val="20"/>
                <w:rPrChange w:id="3997" w:author="Adelino Naquarta Sepalanga Domingos" w:date="2025-03-05T09:10:00Z" w16du:dateUtc="2025-03-05T08:10:00Z">
                  <w:rPr>
                    <w:rFonts w:ascii="Times New Roman" w:eastAsia="Times New Roman" w:hAnsi="Times New Roman"/>
                    <w:spacing w:val="-1"/>
                  </w:rPr>
                </w:rPrChange>
              </w:rPr>
            </w:pPr>
          </w:p>
          <w:p w14:paraId="5CDB5927" w14:textId="77777777" w:rsidR="003F3EDE" w:rsidRPr="00C30B30" w:rsidRDefault="003F3EDE" w:rsidP="0025185C">
            <w:pPr>
              <w:jc w:val="center"/>
              <w:rPr>
                <w:rFonts w:ascii="Arial" w:eastAsia="Times New Roman" w:hAnsi="Arial" w:cs="Arial"/>
                <w:spacing w:val="-1"/>
                <w:sz w:val="20"/>
                <w:szCs w:val="20"/>
                <w:rPrChange w:id="3998" w:author="Adelino Naquarta Sepalanga Domingos" w:date="2025-03-05T09:10:00Z" w16du:dateUtc="2025-03-05T08:10:00Z">
                  <w:rPr>
                    <w:rFonts w:ascii="Times New Roman" w:eastAsia="Times New Roman" w:hAnsi="Times New Roman"/>
                    <w:spacing w:val="-1"/>
                  </w:rPr>
                </w:rPrChange>
              </w:rPr>
            </w:pPr>
            <w:r w:rsidRPr="00C30B30">
              <w:rPr>
                <w:rFonts w:ascii="Arial" w:eastAsia="Times New Roman" w:hAnsi="Arial" w:cs="Arial"/>
                <w:spacing w:val="-1"/>
                <w:sz w:val="20"/>
                <w:szCs w:val="20"/>
                <w:rPrChange w:id="3999" w:author="Adelino Naquarta Sepalanga Domingos" w:date="2025-03-05T09:10:00Z" w16du:dateUtc="2025-03-05T08:10:00Z">
                  <w:rPr>
                    <w:rFonts w:ascii="Times New Roman" w:eastAsia="Times New Roman" w:hAnsi="Times New Roman"/>
                    <w:spacing w:val="-1"/>
                  </w:rPr>
                </w:rPrChange>
              </w:rPr>
              <w:t xml:space="preserve">Texto </w:t>
            </w:r>
          </w:p>
          <w:p w14:paraId="65F8238D" w14:textId="77777777" w:rsidR="003F3EDE" w:rsidRPr="00C30B30" w:rsidRDefault="003F3EDE" w:rsidP="0025185C">
            <w:pPr>
              <w:jc w:val="center"/>
              <w:rPr>
                <w:rFonts w:ascii="Arial" w:eastAsia="Times New Roman" w:hAnsi="Arial" w:cs="Arial"/>
                <w:spacing w:val="-1"/>
                <w:sz w:val="20"/>
                <w:szCs w:val="20"/>
                <w:rPrChange w:id="4000" w:author="Adelino Naquarta Sepalanga Domingos" w:date="2025-03-05T09:10:00Z" w16du:dateUtc="2025-03-05T08:10:00Z">
                  <w:rPr>
                    <w:rFonts w:ascii="Times New Roman" w:eastAsia="Times New Roman" w:hAnsi="Times New Roman"/>
                    <w:spacing w:val="-1"/>
                  </w:rPr>
                </w:rPrChange>
              </w:rPr>
            </w:pPr>
            <w:r w:rsidRPr="00C30B30">
              <w:rPr>
                <w:rFonts w:ascii="Arial" w:eastAsia="Times New Roman" w:hAnsi="Arial" w:cs="Arial"/>
                <w:spacing w:val="-1"/>
                <w:sz w:val="20"/>
                <w:szCs w:val="20"/>
                <w:rPrChange w:id="4001" w:author="Adelino Naquarta Sepalanga Domingos" w:date="2025-03-05T09:10:00Z" w16du:dateUtc="2025-03-05T08:10:00Z">
                  <w:rPr>
                    <w:rFonts w:ascii="Times New Roman" w:eastAsia="Times New Roman" w:hAnsi="Times New Roman"/>
                    <w:spacing w:val="-1"/>
                  </w:rPr>
                </w:rPrChange>
              </w:rPr>
              <w:t>60</w:t>
            </w:r>
          </w:p>
        </w:tc>
      </w:tr>
      <w:tr w:rsidR="003F3EDE" w:rsidRPr="00C30B30" w14:paraId="58086902" w14:textId="77777777" w:rsidTr="0025185C">
        <w:trPr>
          <w:trHeight w:val="656"/>
        </w:trPr>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6081FC9" w14:textId="77777777" w:rsidR="003F3EDE" w:rsidRPr="00C30B30" w:rsidRDefault="003F3EDE" w:rsidP="0025185C">
            <w:pPr>
              <w:jc w:val="center"/>
              <w:rPr>
                <w:rFonts w:ascii="Arial" w:eastAsia="Times New Roman" w:hAnsi="Arial" w:cs="Arial"/>
                <w:spacing w:val="-1"/>
                <w:sz w:val="20"/>
                <w:szCs w:val="20"/>
                <w:rPrChange w:id="4002" w:author="Adelino Naquarta Sepalanga Domingos" w:date="2025-03-05T09:10:00Z" w16du:dateUtc="2025-03-05T08:10:00Z">
                  <w:rPr>
                    <w:rFonts w:ascii="Times New Roman" w:eastAsia="Times New Roman" w:hAnsi="Times New Roman"/>
                    <w:spacing w:val="-1"/>
                  </w:rPr>
                </w:rPrChange>
              </w:rPr>
            </w:pPr>
            <w:r w:rsidRPr="00C30B30">
              <w:rPr>
                <w:rFonts w:ascii="Arial" w:eastAsia="Times New Roman" w:hAnsi="Arial" w:cs="Arial"/>
                <w:spacing w:val="-1"/>
                <w:sz w:val="20"/>
                <w:szCs w:val="20"/>
                <w:rPrChange w:id="4003" w:author="Adelino Naquarta Sepalanga Domingos" w:date="2025-03-05T09:10:00Z" w16du:dateUtc="2025-03-05T08:10:00Z">
                  <w:rPr>
                    <w:rFonts w:ascii="Times New Roman" w:eastAsia="Times New Roman" w:hAnsi="Times New Roman"/>
                    <w:spacing w:val="-1"/>
                  </w:rPr>
                </w:rPrChange>
              </w:rPr>
              <w:t>2.4.6.</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0B84C0B" w14:textId="77777777" w:rsidR="003F3EDE" w:rsidRPr="00C30B30" w:rsidRDefault="003F3EDE" w:rsidP="0025185C">
            <w:pPr>
              <w:jc w:val="center"/>
              <w:rPr>
                <w:rFonts w:ascii="Arial" w:eastAsia="Times New Roman" w:hAnsi="Arial" w:cs="Arial"/>
                <w:spacing w:val="-1"/>
                <w:sz w:val="20"/>
                <w:szCs w:val="20"/>
                <w:rPrChange w:id="4004" w:author="Adelino Naquarta Sepalanga Domingos" w:date="2025-03-05T09:10:00Z" w16du:dateUtc="2025-03-05T08:10: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94A1CA9" w14:textId="77777777" w:rsidR="003F3EDE" w:rsidRPr="00C30B30" w:rsidRDefault="003F3EDE" w:rsidP="0025185C">
            <w:pPr>
              <w:rPr>
                <w:rFonts w:ascii="Arial" w:eastAsia="Times New Roman" w:hAnsi="Arial" w:cs="Arial"/>
                <w:spacing w:val="-1"/>
                <w:sz w:val="20"/>
                <w:szCs w:val="20"/>
                <w:rPrChange w:id="4005" w:author="Adelino Naquarta Sepalanga Domingos" w:date="2025-03-05T09:10:00Z" w16du:dateUtc="2025-03-05T08:10:00Z">
                  <w:rPr>
                    <w:rFonts w:ascii="Times New Roman" w:eastAsia="Times New Roman" w:hAnsi="Times New Roman"/>
                    <w:spacing w:val="-1"/>
                  </w:rPr>
                </w:rPrChange>
              </w:rPr>
            </w:pPr>
            <w:r w:rsidRPr="00C30B30">
              <w:rPr>
                <w:rFonts w:ascii="Arial" w:eastAsia="Times New Roman" w:hAnsi="Arial" w:cs="Arial"/>
                <w:spacing w:val="-1"/>
                <w:sz w:val="20"/>
                <w:szCs w:val="20"/>
                <w:rPrChange w:id="4006" w:author="Adelino Naquarta Sepalanga Domingos" w:date="2025-03-05T09:10:00Z" w16du:dateUtc="2025-03-05T08:10:00Z">
                  <w:rPr>
                    <w:rFonts w:ascii="Times New Roman" w:eastAsia="Times New Roman" w:hAnsi="Times New Roman"/>
                    <w:spacing w:val="-1"/>
                  </w:rPr>
                </w:rPrChange>
              </w:rPr>
              <w:t>Caraterização aduaneira (CustomsDetails)</w:t>
            </w:r>
          </w:p>
        </w:tc>
        <w:tc>
          <w:tcPr>
            <w:tcW w:w="360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B3A50FE" w14:textId="77777777" w:rsidR="003F3EDE" w:rsidRPr="00C30B30" w:rsidRDefault="003F3EDE" w:rsidP="0025185C">
            <w:pPr>
              <w:rPr>
                <w:rFonts w:ascii="Arial" w:eastAsia="Times New Roman" w:hAnsi="Arial" w:cs="Arial"/>
                <w:spacing w:val="-1"/>
                <w:sz w:val="20"/>
                <w:szCs w:val="20"/>
                <w:rPrChange w:id="4007" w:author="Adelino Naquarta Sepalanga Domingos" w:date="2025-03-05T09:10:00Z" w16du:dateUtc="2025-03-05T08:10:00Z">
                  <w:rPr>
                    <w:rFonts w:ascii="Times New Roman" w:eastAsia="Times New Roman" w:hAnsi="Times New Roman"/>
                    <w:spacing w:val="-1"/>
                  </w:rPr>
                </w:rPrChange>
              </w:rPr>
            </w:pPr>
          </w:p>
        </w:tc>
        <w:tc>
          <w:tcPr>
            <w:tcW w:w="144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741F2B3" w14:textId="77777777" w:rsidR="003F3EDE" w:rsidRPr="00C30B30" w:rsidRDefault="003F3EDE" w:rsidP="0025185C">
            <w:pPr>
              <w:jc w:val="center"/>
              <w:rPr>
                <w:rFonts w:ascii="Arial" w:eastAsia="Times New Roman" w:hAnsi="Arial" w:cs="Arial"/>
                <w:spacing w:val="-1"/>
                <w:sz w:val="20"/>
                <w:szCs w:val="20"/>
                <w:rPrChange w:id="4008" w:author="Adelino Naquarta Sepalanga Domingos" w:date="2025-03-05T09:10:00Z" w16du:dateUtc="2025-03-05T08:10:00Z">
                  <w:rPr>
                    <w:rFonts w:ascii="Times New Roman" w:eastAsia="Times New Roman" w:hAnsi="Times New Roman"/>
                    <w:spacing w:val="-1"/>
                  </w:rPr>
                </w:rPrChange>
              </w:rPr>
            </w:pPr>
            <w:r w:rsidRPr="00C30B30">
              <w:rPr>
                <w:rFonts w:ascii="Arial" w:eastAsia="Times New Roman" w:hAnsi="Arial" w:cs="Arial"/>
                <w:spacing w:val="-1"/>
                <w:sz w:val="20"/>
                <w:szCs w:val="20"/>
                <w:rPrChange w:id="4009" w:author="Adelino Naquarta Sepalanga Domingos" w:date="2025-03-05T09:10:00Z" w16du:dateUtc="2025-03-05T08:10:00Z">
                  <w:rPr>
                    <w:rFonts w:ascii="Times New Roman" w:eastAsia="Times New Roman" w:hAnsi="Times New Roman"/>
                    <w:spacing w:val="-1"/>
                  </w:rPr>
                </w:rPrChange>
              </w:rPr>
              <w:t>Não Aplicável</w:t>
            </w:r>
          </w:p>
        </w:tc>
      </w:tr>
      <w:tr w:rsidR="003F3EDE" w:rsidRPr="00C30B30" w14:paraId="4AF8C566" w14:textId="77777777" w:rsidTr="0025185C">
        <w:trPr>
          <w:trHeight w:val="328"/>
        </w:trPr>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5B16377" w14:textId="77777777" w:rsidR="003F3EDE" w:rsidRPr="00C30B30" w:rsidRDefault="003F3EDE" w:rsidP="0025185C">
            <w:pPr>
              <w:jc w:val="center"/>
              <w:rPr>
                <w:rFonts w:ascii="Arial" w:eastAsia="Times New Roman" w:hAnsi="Arial" w:cs="Arial"/>
                <w:spacing w:val="-1"/>
                <w:sz w:val="20"/>
                <w:szCs w:val="20"/>
                <w:rPrChange w:id="4010" w:author="Adelino Naquarta Sepalanga Domingos" w:date="2025-03-05T09:10:00Z" w16du:dateUtc="2025-03-05T08:10:00Z">
                  <w:rPr>
                    <w:rFonts w:ascii="Times New Roman" w:eastAsia="Times New Roman" w:hAnsi="Times New Roman"/>
                    <w:spacing w:val="-1"/>
                  </w:rPr>
                </w:rPrChange>
              </w:rPr>
            </w:pPr>
            <w:r w:rsidRPr="00C30B30">
              <w:rPr>
                <w:rFonts w:ascii="Arial" w:eastAsia="Times New Roman" w:hAnsi="Arial" w:cs="Arial"/>
                <w:spacing w:val="-1"/>
                <w:sz w:val="20"/>
                <w:szCs w:val="20"/>
                <w:rPrChange w:id="4011" w:author="Adelino Naquarta Sepalanga Domingos" w:date="2025-03-05T09:10:00Z" w16du:dateUtc="2025-03-05T08:10:00Z">
                  <w:rPr>
                    <w:rFonts w:ascii="Times New Roman" w:eastAsia="Times New Roman" w:hAnsi="Times New Roman"/>
                    <w:spacing w:val="-1"/>
                  </w:rPr>
                </w:rPrChange>
              </w:rPr>
              <w:t>2.4.6.1</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141C219" w14:textId="77777777" w:rsidR="003F3EDE" w:rsidRPr="00C30B30" w:rsidRDefault="003F3EDE" w:rsidP="0025185C">
            <w:pPr>
              <w:jc w:val="center"/>
              <w:rPr>
                <w:rFonts w:ascii="Arial" w:eastAsia="Times New Roman" w:hAnsi="Arial" w:cs="Arial"/>
                <w:spacing w:val="-1"/>
                <w:sz w:val="20"/>
                <w:szCs w:val="20"/>
                <w:rPrChange w:id="4012" w:author="Adelino Naquarta Sepalanga Domingos" w:date="2025-03-05T09:10:00Z" w16du:dateUtc="2025-03-05T08:10: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2BFE1D8" w14:textId="77777777" w:rsidR="003F3EDE" w:rsidRPr="00C30B30" w:rsidRDefault="003F3EDE" w:rsidP="0025185C">
            <w:pPr>
              <w:rPr>
                <w:rFonts w:ascii="Arial" w:eastAsia="Times New Roman" w:hAnsi="Arial" w:cs="Arial"/>
                <w:spacing w:val="-1"/>
                <w:sz w:val="20"/>
                <w:szCs w:val="20"/>
                <w:rPrChange w:id="4013" w:author="Adelino Naquarta Sepalanga Domingos" w:date="2025-03-05T09:10:00Z" w16du:dateUtc="2025-03-05T08:10:00Z">
                  <w:rPr>
                    <w:rFonts w:ascii="Times New Roman" w:eastAsia="Times New Roman" w:hAnsi="Times New Roman"/>
                    <w:spacing w:val="-1"/>
                  </w:rPr>
                </w:rPrChange>
              </w:rPr>
            </w:pPr>
            <w:r w:rsidRPr="00C30B30">
              <w:rPr>
                <w:rFonts w:ascii="Arial" w:eastAsia="Times New Roman" w:hAnsi="Arial" w:cs="Arial"/>
                <w:spacing w:val="-1"/>
                <w:sz w:val="20"/>
                <w:szCs w:val="20"/>
                <w:rPrChange w:id="4014" w:author="Adelino Naquarta Sepalanga Domingos" w:date="2025-03-05T09:10:00Z" w16du:dateUtc="2025-03-05T08:10:00Z">
                  <w:rPr>
                    <w:rFonts w:ascii="Times New Roman" w:eastAsia="Times New Roman" w:hAnsi="Times New Roman"/>
                    <w:spacing w:val="-1"/>
                  </w:rPr>
                </w:rPrChange>
              </w:rPr>
              <w:t>Número ONU (UNNumber)</w:t>
            </w:r>
          </w:p>
        </w:tc>
        <w:tc>
          <w:tcPr>
            <w:tcW w:w="3602"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647EE1E" w14:textId="77777777" w:rsidR="003F3EDE" w:rsidRPr="00C30B30" w:rsidRDefault="003F3EDE" w:rsidP="0025185C">
            <w:pPr>
              <w:rPr>
                <w:rFonts w:ascii="Arial" w:eastAsia="Times New Roman" w:hAnsi="Arial" w:cs="Arial"/>
                <w:spacing w:val="-1"/>
                <w:sz w:val="20"/>
                <w:szCs w:val="20"/>
                <w:rPrChange w:id="4015" w:author="Adelino Naquarta Sepalanga Domingos" w:date="2025-03-05T09:10:00Z" w16du:dateUtc="2025-03-05T08:10:00Z">
                  <w:rPr>
                    <w:rFonts w:ascii="Times New Roman" w:eastAsia="Times New Roman" w:hAnsi="Times New Roman"/>
                    <w:spacing w:val="-1"/>
                  </w:rPr>
                </w:rPrChange>
              </w:rPr>
            </w:pPr>
            <w:r w:rsidRPr="00C30B30">
              <w:rPr>
                <w:rFonts w:ascii="Arial" w:eastAsia="Times New Roman" w:hAnsi="Arial" w:cs="Arial"/>
                <w:spacing w:val="-1"/>
                <w:sz w:val="20"/>
                <w:szCs w:val="20"/>
                <w:rPrChange w:id="4016" w:author="Adelino Naquarta Sepalanga Domingos" w:date="2025-03-05T09:10:00Z" w16du:dateUtc="2025-03-05T08:10:00Z">
                  <w:rPr>
                    <w:rFonts w:ascii="Times New Roman" w:eastAsia="Times New Roman" w:hAnsi="Times New Roman"/>
                    <w:spacing w:val="-1"/>
                  </w:rPr>
                </w:rPrChange>
              </w:rPr>
              <w:t>Preencher com o nº ONU para produtos perigosos</w:t>
            </w:r>
          </w:p>
        </w:tc>
        <w:tc>
          <w:tcPr>
            <w:tcW w:w="1447"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086B5CA" w14:textId="77777777" w:rsidR="003F3EDE" w:rsidRPr="00C30B30" w:rsidRDefault="003F3EDE" w:rsidP="0025185C">
            <w:pPr>
              <w:jc w:val="center"/>
              <w:rPr>
                <w:rFonts w:ascii="Arial" w:eastAsia="Times New Roman" w:hAnsi="Arial" w:cs="Arial"/>
                <w:spacing w:val="-1"/>
                <w:sz w:val="20"/>
                <w:szCs w:val="20"/>
                <w:rPrChange w:id="4017" w:author="Adelino Naquarta Sepalanga Domingos" w:date="2025-03-05T09:10:00Z" w16du:dateUtc="2025-03-05T08:10:00Z">
                  <w:rPr>
                    <w:rFonts w:ascii="Times New Roman" w:eastAsia="Times New Roman" w:hAnsi="Times New Roman"/>
                    <w:spacing w:val="-1"/>
                  </w:rPr>
                </w:rPrChange>
              </w:rPr>
            </w:pPr>
            <w:r w:rsidRPr="00C30B30">
              <w:rPr>
                <w:rFonts w:ascii="Arial" w:eastAsia="Times New Roman" w:hAnsi="Arial" w:cs="Arial"/>
                <w:spacing w:val="-1"/>
                <w:sz w:val="20"/>
                <w:szCs w:val="20"/>
                <w:rPrChange w:id="4018" w:author="Adelino Naquarta Sepalanga Domingos" w:date="2025-03-05T09:10:00Z" w16du:dateUtc="2025-03-05T08:10:00Z">
                  <w:rPr>
                    <w:rFonts w:ascii="Times New Roman" w:eastAsia="Times New Roman" w:hAnsi="Times New Roman"/>
                    <w:spacing w:val="-1"/>
                  </w:rPr>
                </w:rPrChange>
              </w:rPr>
              <w:t>Texto</w:t>
            </w:r>
          </w:p>
        </w:tc>
      </w:tr>
    </w:tbl>
    <w:p w14:paraId="44B9AAAE" w14:textId="77777777" w:rsidR="003F3EDE" w:rsidRPr="00691778" w:rsidRDefault="003F3EDE" w:rsidP="003F3EDE">
      <w:pPr>
        <w:spacing w:after="0" w:line="276" w:lineRule="auto"/>
        <w:ind w:right="228"/>
        <w:jc w:val="both"/>
        <w:rPr>
          <w:rFonts w:ascii="Arial" w:hAnsi="Arial" w:cs="Arial"/>
          <w:rPrChange w:id="4019" w:author="Adelino Naquarta Sepalanga Domingos" w:date="2025-03-05T08:49:00Z" w16du:dateUtc="2025-03-05T07:49:00Z">
            <w:rPr>
              <w:rFonts w:ascii="Garamond" w:hAnsi="Garamond" w:cstheme="minorHAnsi"/>
            </w:rPr>
          </w:rPrChange>
        </w:rPr>
      </w:pPr>
    </w:p>
    <w:p w14:paraId="21D5A53D" w14:textId="77777777" w:rsidR="003F3EDE" w:rsidRPr="00691778" w:rsidRDefault="003F3EDE" w:rsidP="003F3EDE">
      <w:pPr>
        <w:spacing w:after="0" w:line="276" w:lineRule="auto"/>
        <w:ind w:right="228"/>
        <w:jc w:val="both"/>
        <w:rPr>
          <w:rFonts w:ascii="Arial" w:hAnsi="Arial" w:cs="Arial"/>
          <w:rPrChange w:id="4020" w:author="Adelino Naquarta Sepalanga Domingos" w:date="2025-03-05T08:49:00Z" w16du:dateUtc="2025-03-05T07:49:00Z">
            <w:rPr>
              <w:rFonts w:ascii="Garamond" w:hAnsi="Garamond" w:cstheme="minorHAnsi"/>
            </w:rPr>
          </w:rPrChange>
        </w:rPr>
      </w:pPr>
    </w:p>
    <w:p w14:paraId="1C30C857" w14:textId="77777777" w:rsidR="003F3EDE" w:rsidRPr="00691778" w:rsidRDefault="003F3EDE" w:rsidP="003F3EDE">
      <w:pPr>
        <w:spacing w:after="240" w:line="276" w:lineRule="auto"/>
        <w:ind w:right="795"/>
        <w:jc w:val="both"/>
        <w:rPr>
          <w:rFonts w:ascii="Arial" w:eastAsia="Microsoft JhengHei" w:hAnsi="Arial" w:cs="Arial"/>
          <w:szCs w:val="24"/>
          <w:rPrChange w:id="4021" w:author="Adelino Naquarta Sepalanga Domingos" w:date="2025-03-05T08:49:00Z" w16du:dateUtc="2025-03-05T07:49:00Z">
            <w:rPr>
              <w:rFonts w:ascii="Microsoft JhengHei" w:eastAsia="Microsoft JhengHei" w:hAnsi="Microsoft JhengHei" w:cstheme="minorHAnsi"/>
              <w:szCs w:val="24"/>
            </w:rPr>
          </w:rPrChange>
        </w:rPr>
      </w:pPr>
      <w:r w:rsidRPr="00691778">
        <w:rPr>
          <w:rFonts w:ascii="Arial" w:eastAsia="Microsoft JhengHei" w:hAnsi="Arial" w:cs="Arial"/>
          <w:b/>
          <w:szCs w:val="24"/>
          <w:rPrChange w:id="4022" w:author="Adelino Naquarta Sepalanga Domingos" w:date="2025-03-05T08:49:00Z" w16du:dateUtc="2025-03-05T07:49:00Z">
            <w:rPr>
              <w:rFonts w:ascii="Microsoft JhengHei" w:eastAsia="Microsoft JhengHei" w:hAnsi="Microsoft JhengHei" w:cstheme="minorHAnsi"/>
              <w:b/>
              <w:szCs w:val="24"/>
            </w:rPr>
          </w:rPrChange>
        </w:rPr>
        <w:t>2.5 - Tabela de impostos (TaxTable).</w:t>
      </w:r>
    </w:p>
    <w:p w14:paraId="16826768" w14:textId="77777777" w:rsidR="003F3EDE" w:rsidRPr="00691778" w:rsidRDefault="003F3EDE" w:rsidP="003F3EDE">
      <w:pPr>
        <w:spacing w:after="240" w:line="276" w:lineRule="auto"/>
        <w:jc w:val="both"/>
        <w:rPr>
          <w:rFonts w:ascii="Arial" w:eastAsia="Times New Roman" w:hAnsi="Arial" w:cs="Arial"/>
          <w:spacing w:val="-1"/>
          <w:sz w:val="24"/>
          <w:szCs w:val="24"/>
          <w:rPrChange w:id="4023" w:author="Adelino Naquarta Sepalanga Domingos" w:date="2025-03-05T08:49:00Z" w16du:dateUtc="2025-03-05T07:49:00Z">
            <w:rPr>
              <w:rFonts w:ascii="Times New Roman" w:eastAsia="Times New Roman" w:hAnsi="Times New Roman" w:cs="Times New Roman"/>
              <w:spacing w:val="-1"/>
              <w:sz w:val="24"/>
              <w:szCs w:val="24"/>
            </w:rPr>
          </w:rPrChange>
        </w:rPr>
      </w:pPr>
      <w:r w:rsidRPr="00691778">
        <w:rPr>
          <w:rFonts w:ascii="Arial" w:eastAsia="Times New Roman" w:hAnsi="Arial" w:cs="Arial"/>
          <w:spacing w:val="-1"/>
          <w:sz w:val="24"/>
          <w:szCs w:val="24"/>
          <w:rPrChange w:id="4024" w:author="Adelino Naquarta Sepalanga Domingos" w:date="2025-03-05T08:49:00Z" w16du:dateUtc="2025-03-05T07:49:00Z">
            <w:rPr>
              <w:rFonts w:ascii="Times New Roman" w:eastAsia="Times New Roman" w:hAnsi="Times New Roman" w:cs="Times New Roman"/>
              <w:spacing w:val="-1"/>
              <w:sz w:val="24"/>
              <w:szCs w:val="24"/>
            </w:rPr>
          </w:rPrChange>
        </w:rPr>
        <w:t>Nesta tabela registam-se os regimes fiscais de IVA, praticados em cada espaço fiscal e as rubricas do imposto do selo a liquidar, aplicáveis nas linhas dos documentos, registados na tabela.</w:t>
      </w:r>
    </w:p>
    <w:tbl>
      <w:tblPr>
        <w:tblW w:w="11057" w:type="dxa"/>
        <w:tblInd w:w="-859" w:type="dxa"/>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504"/>
        <w:gridCol w:w="1504"/>
        <w:gridCol w:w="3000"/>
        <w:gridCol w:w="3602"/>
        <w:gridCol w:w="1447"/>
      </w:tblGrid>
      <w:tr w:rsidR="003F3EDE" w:rsidRPr="004866BB" w14:paraId="6662A5F9" w14:textId="77777777" w:rsidTr="0025185C">
        <w:trPr>
          <w:trHeight w:val="463"/>
          <w:tblHeader/>
        </w:trPr>
        <w:tc>
          <w:tcPr>
            <w:tcW w:w="1504"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23C5C44B" w14:textId="77777777" w:rsidR="003F3EDE" w:rsidRPr="004866BB" w:rsidRDefault="003F3EDE" w:rsidP="0025185C">
            <w:pPr>
              <w:widowControl w:val="0"/>
              <w:spacing w:after="0" w:line="240" w:lineRule="auto"/>
              <w:jc w:val="center"/>
              <w:rPr>
                <w:rFonts w:ascii="Arial" w:eastAsia="Times New Roman" w:hAnsi="Arial" w:cs="Arial"/>
                <w:b/>
                <w:bCs/>
                <w:color w:val="FFFFFF" w:themeColor="background1"/>
                <w:spacing w:val="-1"/>
                <w:sz w:val="20"/>
                <w:szCs w:val="20"/>
                <w:rPrChange w:id="4025" w:author="Adelino Naquarta Sepalanga Domingos" w:date="2025-03-05T09:12:00Z" w16du:dateUtc="2025-03-05T08:12:00Z">
                  <w:rPr>
                    <w:rFonts w:ascii="Times New Roman" w:eastAsia="Times New Roman" w:hAnsi="Times New Roman"/>
                    <w:b/>
                    <w:bCs/>
                    <w:color w:val="FFFFFF" w:themeColor="background1"/>
                    <w:spacing w:val="-1"/>
                  </w:rPr>
                </w:rPrChange>
              </w:rPr>
            </w:pPr>
            <w:bookmarkStart w:id="4026" w:name="_Hlk36417165"/>
            <w:r w:rsidRPr="004866BB">
              <w:rPr>
                <w:rFonts w:ascii="Arial" w:eastAsia="Times New Roman" w:hAnsi="Arial" w:cs="Arial"/>
                <w:b/>
                <w:bCs/>
                <w:color w:val="FFFFFF" w:themeColor="background1"/>
                <w:spacing w:val="-1"/>
                <w:sz w:val="20"/>
                <w:szCs w:val="20"/>
                <w:rPrChange w:id="4027" w:author="Adelino Naquarta Sepalanga Domingos" w:date="2025-03-05T09:12:00Z" w16du:dateUtc="2025-03-05T08:12:00Z">
                  <w:rPr>
                    <w:rFonts w:ascii="Times New Roman" w:eastAsia="Times New Roman" w:hAnsi="Times New Roman"/>
                    <w:b/>
                    <w:bCs/>
                    <w:color w:val="FFFFFF" w:themeColor="background1"/>
                    <w:spacing w:val="-1"/>
                  </w:rPr>
                </w:rPrChange>
              </w:rPr>
              <w:t>Índice do campo</w:t>
            </w:r>
          </w:p>
        </w:tc>
        <w:tc>
          <w:tcPr>
            <w:tcW w:w="1504"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75083DF8" w14:textId="77777777" w:rsidR="003F3EDE" w:rsidRPr="004866BB" w:rsidRDefault="003F3EDE" w:rsidP="0025185C">
            <w:pPr>
              <w:widowControl w:val="0"/>
              <w:spacing w:after="0" w:line="240" w:lineRule="auto"/>
              <w:jc w:val="center"/>
              <w:rPr>
                <w:rFonts w:ascii="Arial" w:eastAsia="Times New Roman" w:hAnsi="Arial" w:cs="Arial"/>
                <w:b/>
                <w:bCs/>
                <w:color w:val="FFFFFF" w:themeColor="background1"/>
                <w:spacing w:val="-1"/>
                <w:sz w:val="20"/>
                <w:szCs w:val="20"/>
                <w:rPrChange w:id="4028" w:author="Adelino Naquarta Sepalanga Domingos" w:date="2025-03-05T09:12:00Z" w16du:dateUtc="2025-03-05T08:12:00Z">
                  <w:rPr>
                    <w:rFonts w:ascii="Times New Roman" w:eastAsia="Times New Roman" w:hAnsi="Times New Roman"/>
                    <w:b/>
                    <w:bCs/>
                    <w:color w:val="FFFFFF" w:themeColor="background1"/>
                    <w:spacing w:val="-1"/>
                  </w:rPr>
                </w:rPrChange>
              </w:rPr>
            </w:pPr>
            <w:r w:rsidRPr="004866BB">
              <w:rPr>
                <w:rFonts w:ascii="Arial" w:eastAsia="Times New Roman" w:hAnsi="Arial" w:cs="Arial"/>
                <w:b/>
                <w:bCs/>
                <w:color w:val="FFFFFF" w:themeColor="background1"/>
                <w:spacing w:val="-1"/>
                <w:sz w:val="20"/>
                <w:szCs w:val="20"/>
                <w:rPrChange w:id="4029" w:author="Adelino Naquarta Sepalanga Domingos" w:date="2025-03-05T09:12:00Z" w16du:dateUtc="2025-03-05T08:12:00Z">
                  <w:rPr>
                    <w:rFonts w:ascii="Times New Roman" w:eastAsia="Times New Roman" w:hAnsi="Times New Roman"/>
                    <w:b/>
                    <w:bCs/>
                    <w:color w:val="FFFFFF" w:themeColor="background1"/>
                    <w:spacing w:val="-1"/>
                  </w:rPr>
                </w:rPrChange>
              </w:rPr>
              <w:t>Obrigatório</w:t>
            </w:r>
          </w:p>
        </w:tc>
        <w:tc>
          <w:tcPr>
            <w:tcW w:w="3000"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583E534B" w14:textId="77777777" w:rsidR="003F3EDE" w:rsidRPr="004866BB" w:rsidRDefault="003F3EDE" w:rsidP="0025185C">
            <w:pPr>
              <w:widowControl w:val="0"/>
              <w:spacing w:after="0" w:line="240" w:lineRule="auto"/>
              <w:jc w:val="center"/>
              <w:rPr>
                <w:rFonts w:ascii="Arial" w:eastAsia="Times New Roman" w:hAnsi="Arial" w:cs="Arial"/>
                <w:b/>
                <w:bCs/>
                <w:color w:val="FFFFFF" w:themeColor="background1"/>
                <w:spacing w:val="-1"/>
                <w:sz w:val="20"/>
                <w:szCs w:val="20"/>
                <w:rPrChange w:id="4030" w:author="Adelino Naquarta Sepalanga Domingos" w:date="2025-03-05T09:12:00Z" w16du:dateUtc="2025-03-05T08:12:00Z">
                  <w:rPr>
                    <w:rFonts w:ascii="Times New Roman" w:eastAsia="Times New Roman" w:hAnsi="Times New Roman"/>
                    <w:b/>
                    <w:bCs/>
                    <w:color w:val="FFFFFF" w:themeColor="background1"/>
                    <w:spacing w:val="-1"/>
                  </w:rPr>
                </w:rPrChange>
              </w:rPr>
            </w:pPr>
            <w:r w:rsidRPr="004866BB">
              <w:rPr>
                <w:rFonts w:ascii="Arial" w:eastAsia="Times New Roman" w:hAnsi="Arial" w:cs="Arial"/>
                <w:b/>
                <w:bCs/>
                <w:color w:val="FFFFFF" w:themeColor="background1"/>
                <w:spacing w:val="-1"/>
                <w:sz w:val="20"/>
                <w:szCs w:val="20"/>
                <w:rPrChange w:id="4031" w:author="Adelino Naquarta Sepalanga Domingos" w:date="2025-03-05T09:12:00Z" w16du:dateUtc="2025-03-05T08:12:00Z">
                  <w:rPr>
                    <w:rFonts w:ascii="Times New Roman" w:eastAsia="Times New Roman" w:hAnsi="Times New Roman"/>
                    <w:b/>
                    <w:bCs/>
                    <w:color w:val="FFFFFF" w:themeColor="background1"/>
                    <w:spacing w:val="-1"/>
                  </w:rPr>
                </w:rPrChange>
              </w:rPr>
              <w:t>Nome do campo</w:t>
            </w:r>
          </w:p>
        </w:tc>
        <w:tc>
          <w:tcPr>
            <w:tcW w:w="3602"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6A0E5C5B" w14:textId="77777777" w:rsidR="003F3EDE" w:rsidRPr="004866BB" w:rsidRDefault="003F3EDE" w:rsidP="0025185C">
            <w:pPr>
              <w:widowControl w:val="0"/>
              <w:spacing w:after="0" w:line="240" w:lineRule="auto"/>
              <w:jc w:val="center"/>
              <w:rPr>
                <w:rFonts w:ascii="Arial" w:eastAsia="Times New Roman" w:hAnsi="Arial" w:cs="Arial"/>
                <w:b/>
                <w:bCs/>
                <w:color w:val="FFFFFF" w:themeColor="background1"/>
                <w:spacing w:val="-1"/>
                <w:sz w:val="20"/>
                <w:szCs w:val="20"/>
                <w:rPrChange w:id="4032" w:author="Adelino Naquarta Sepalanga Domingos" w:date="2025-03-05T09:12:00Z" w16du:dateUtc="2025-03-05T08:12:00Z">
                  <w:rPr>
                    <w:rFonts w:ascii="Times New Roman" w:eastAsia="Times New Roman" w:hAnsi="Times New Roman"/>
                    <w:b/>
                    <w:bCs/>
                    <w:color w:val="FFFFFF" w:themeColor="background1"/>
                    <w:spacing w:val="-1"/>
                  </w:rPr>
                </w:rPrChange>
              </w:rPr>
            </w:pPr>
            <w:r w:rsidRPr="004866BB">
              <w:rPr>
                <w:rFonts w:ascii="Arial" w:eastAsia="Times New Roman" w:hAnsi="Arial" w:cs="Arial"/>
                <w:b/>
                <w:bCs/>
                <w:color w:val="FFFFFF" w:themeColor="background1"/>
                <w:spacing w:val="-1"/>
                <w:sz w:val="20"/>
                <w:szCs w:val="20"/>
                <w:rPrChange w:id="4033" w:author="Adelino Naquarta Sepalanga Domingos" w:date="2025-03-05T09:12:00Z" w16du:dateUtc="2025-03-05T08:12:00Z">
                  <w:rPr>
                    <w:rFonts w:ascii="Times New Roman" w:eastAsia="Times New Roman" w:hAnsi="Times New Roman"/>
                    <w:b/>
                    <w:bCs/>
                    <w:color w:val="FFFFFF" w:themeColor="background1"/>
                    <w:spacing w:val="-1"/>
                  </w:rPr>
                </w:rPrChange>
              </w:rPr>
              <w:t>Notas técnicas</w:t>
            </w:r>
          </w:p>
        </w:tc>
        <w:tc>
          <w:tcPr>
            <w:tcW w:w="1447"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43F9EF6B" w14:textId="77777777" w:rsidR="003F3EDE" w:rsidRPr="004866BB" w:rsidRDefault="003F3EDE" w:rsidP="0025185C">
            <w:pPr>
              <w:widowControl w:val="0"/>
              <w:spacing w:after="0" w:line="240" w:lineRule="auto"/>
              <w:jc w:val="center"/>
              <w:rPr>
                <w:rFonts w:ascii="Arial" w:eastAsia="Times New Roman" w:hAnsi="Arial" w:cs="Arial"/>
                <w:b/>
                <w:bCs/>
                <w:color w:val="FFFFFF" w:themeColor="background1"/>
                <w:spacing w:val="-1"/>
                <w:sz w:val="20"/>
                <w:szCs w:val="20"/>
                <w:rPrChange w:id="4034" w:author="Adelino Naquarta Sepalanga Domingos" w:date="2025-03-05T09:12:00Z" w16du:dateUtc="2025-03-05T08:12:00Z">
                  <w:rPr>
                    <w:rFonts w:ascii="Times New Roman" w:eastAsia="Times New Roman" w:hAnsi="Times New Roman"/>
                    <w:b/>
                    <w:bCs/>
                    <w:color w:val="FFFFFF" w:themeColor="background1"/>
                    <w:spacing w:val="-1"/>
                  </w:rPr>
                </w:rPrChange>
              </w:rPr>
            </w:pPr>
            <w:r w:rsidRPr="004866BB">
              <w:rPr>
                <w:rFonts w:ascii="Arial" w:eastAsia="Times New Roman" w:hAnsi="Arial" w:cs="Arial"/>
                <w:b/>
                <w:bCs/>
                <w:color w:val="FFFFFF" w:themeColor="background1"/>
                <w:spacing w:val="-1"/>
                <w:sz w:val="20"/>
                <w:szCs w:val="20"/>
                <w:rPrChange w:id="4035" w:author="Adelino Naquarta Sepalanga Domingos" w:date="2025-03-05T09:12:00Z" w16du:dateUtc="2025-03-05T08:12:00Z">
                  <w:rPr>
                    <w:rFonts w:ascii="Times New Roman" w:eastAsia="Times New Roman" w:hAnsi="Times New Roman"/>
                    <w:b/>
                    <w:bCs/>
                    <w:color w:val="FFFFFF" w:themeColor="background1"/>
                    <w:spacing w:val="-1"/>
                  </w:rPr>
                </w:rPrChange>
              </w:rPr>
              <w:t>Formato</w:t>
            </w:r>
          </w:p>
        </w:tc>
      </w:tr>
      <w:bookmarkEnd w:id="4026"/>
      <w:tr w:rsidR="003F3EDE" w:rsidRPr="004866BB" w14:paraId="764E22DC" w14:textId="77777777" w:rsidTr="0025185C">
        <w:trPr>
          <w:trHeight w:val="719"/>
        </w:trPr>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18633F2" w14:textId="77777777" w:rsidR="003F3EDE" w:rsidRPr="004866BB" w:rsidRDefault="003F3EDE" w:rsidP="0025185C">
            <w:pPr>
              <w:jc w:val="center"/>
              <w:rPr>
                <w:rFonts w:ascii="Arial" w:eastAsia="Times New Roman" w:hAnsi="Arial" w:cs="Arial"/>
                <w:spacing w:val="-1"/>
                <w:sz w:val="20"/>
                <w:szCs w:val="20"/>
                <w:rPrChange w:id="4036" w:author="Adelino Naquarta Sepalanga Domingos" w:date="2025-03-05T09:12:00Z" w16du:dateUtc="2025-03-05T08:12:00Z">
                  <w:rPr>
                    <w:rFonts w:ascii="Times New Roman" w:eastAsia="Times New Roman" w:hAnsi="Times New Roman"/>
                    <w:spacing w:val="-1"/>
                  </w:rPr>
                </w:rPrChange>
              </w:rPr>
            </w:pPr>
          </w:p>
          <w:p w14:paraId="4483B9BC" w14:textId="77777777" w:rsidR="003F3EDE" w:rsidRPr="004866BB" w:rsidRDefault="003F3EDE" w:rsidP="0025185C">
            <w:pPr>
              <w:jc w:val="center"/>
              <w:rPr>
                <w:rFonts w:ascii="Arial" w:eastAsia="Times New Roman" w:hAnsi="Arial" w:cs="Arial"/>
                <w:spacing w:val="-1"/>
                <w:sz w:val="20"/>
                <w:szCs w:val="20"/>
                <w:rPrChange w:id="4037"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038" w:author="Adelino Naquarta Sepalanga Domingos" w:date="2025-03-05T09:12:00Z" w16du:dateUtc="2025-03-05T08:12:00Z">
                  <w:rPr>
                    <w:rFonts w:ascii="Times New Roman" w:eastAsia="Times New Roman" w:hAnsi="Times New Roman"/>
                    <w:spacing w:val="-1"/>
                  </w:rPr>
                </w:rPrChange>
              </w:rPr>
              <w:t>2.5.1.</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C792DA7" w14:textId="77777777" w:rsidR="003F3EDE" w:rsidRPr="004866BB" w:rsidRDefault="003F3EDE" w:rsidP="0025185C">
            <w:pPr>
              <w:jc w:val="center"/>
              <w:rPr>
                <w:rFonts w:ascii="Arial" w:eastAsia="Times New Roman" w:hAnsi="Arial" w:cs="Arial"/>
                <w:spacing w:val="-1"/>
                <w:sz w:val="20"/>
                <w:szCs w:val="20"/>
                <w:rPrChange w:id="4039" w:author="Adelino Naquarta Sepalanga Domingos" w:date="2025-03-05T09:12:00Z" w16du:dateUtc="2025-03-05T08:12:00Z">
                  <w:rPr>
                    <w:rFonts w:ascii="Times New Roman" w:eastAsia="Times New Roman" w:hAnsi="Times New Roman"/>
                    <w:spacing w:val="-1"/>
                  </w:rPr>
                </w:rPrChange>
              </w:rPr>
            </w:pPr>
          </w:p>
          <w:p w14:paraId="1FD916AB" w14:textId="77777777" w:rsidR="003F3EDE" w:rsidRPr="004866BB" w:rsidRDefault="003F3EDE" w:rsidP="0025185C">
            <w:pPr>
              <w:jc w:val="center"/>
              <w:rPr>
                <w:rFonts w:ascii="Arial" w:eastAsia="Times New Roman" w:hAnsi="Arial" w:cs="Arial"/>
                <w:spacing w:val="-1"/>
                <w:sz w:val="20"/>
                <w:szCs w:val="20"/>
                <w:rPrChange w:id="4040"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041" w:author="Adelino Naquarta Sepalanga Domingos" w:date="2025-03-05T09:12:00Z" w16du:dateUtc="2025-03-05T08:12: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6475E08" w14:textId="77777777" w:rsidR="003F3EDE" w:rsidRPr="004866BB" w:rsidRDefault="003F3EDE" w:rsidP="0025185C">
            <w:pPr>
              <w:rPr>
                <w:rFonts w:ascii="Arial" w:eastAsia="Times New Roman" w:hAnsi="Arial" w:cs="Arial"/>
                <w:spacing w:val="-1"/>
                <w:sz w:val="20"/>
                <w:szCs w:val="20"/>
                <w:rPrChange w:id="4042"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043" w:author="Adelino Naquarta Sepalanga Domingos" w:date="2025-03-05T09:12:00Z" w16du:dateUtc="2025-03-05T08:12:00Z">
                  <w:rPr>
                    <w:rFonts w:ascii="Times New Roman" w:eastAsia="Times New Roman" w:hAnsi="Times New Roman"/>
                    <w:spacing w:val="-1"/>
                  </w:rPr>
                </w:rPrChange>
              </w:rPr>
              <w:t xml:space="preserve">Registo na tabela de impostos </w:t>
            </w:r>
          </w:p>
          <w:p w14:paraId="5AEF56C9" w14:textId="77777777" w:rsidR="003F3EDE" w:rsidRPr="004866BB" w:rsidRDefault="003F3EDE" w:rsidP="0025185C">
            <w:pPr>
              <w:rPr>
                <w:rFonts w:ascii="Arial" w:eastAsia="Times New Roman" w:hAnsi="Arial" w:cs="Arial"/>
                <w:spacing w:val="-1"/>
                <w:sz w:val="20"/>
                <w:szCs w:val="20"/>
                <w:rPrChange w:id="4044"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045" w:author="Adelino Naquarta Sepalanga Domingos" w:date="2025-03-05T09:12:00Z" w16du:dateUtc="2025-03-05T08:12:00Z">
                  <w:rPr>
                    <w:rFonts w:ascii="Times New Roman" w:eastAsia="Times New Roman" w:hAnsi="Times New Roman"/>
                    <w:spacing w:val="-1"/>
                  </w:rPr>
                </w:rPrChange>
              </w:rPr>
              <w:t>(TaxTableEntry)</w:t>
            </w:r>
          </w:p>
        </w:tc>
        <w:tc>
          <w:tcPr>
            <w:tcW w:w="360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AE13CDB" w14:textId="77777777" w:rsidR="003F3EDE" w:rsidRPr="004866BB" w:rsidRDefault="003F3EDE" w:rsidP="0025185C">
            <w:pPr>
              <w:rPr>
                <w:rFonts w:ascii="Arial" w:eastAsia="Times New Roman" w:hAnsi="Arial" w:cs="Arial"/>
                <w:spacing w:val="-1"/>
                <w:sz w:val="20"/>
                <w:szCs w:val="20"/>
                <w:rPrChange w:id="4046" w:author="Adelino Naquarta Sepalanga Domingos" w:date="2025-03-05T09:12:00Z" w16du:dateUtc="2025-03-05T08:12:00Z">
                  <w:rPr>
                    <w:rFonts w:ascii="Times New Roman" w:eastAsia="Times New Roman" w:hAnsi="Times New Roman"/>
                    <w:spacing w:val="-1"/>
                  </w:rPr>
                </w:rPrChange>
              </w:rPr>
            </w:pPr>
          </w:p>
        </w:tc>
        <w:tc>
          <w:tcPr>
            <w:tcW w:w="144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DE85D40" w14:textId="77777777" w:rsidR="003F3EDE" w:rsidRPr="004866BB" w:rsidRDefault="003F3EDE" w:rsidP="0025185C">
            <w:pPr>
              <w:jc w:val="center"/>
              <w:rPr>
                <w:rFonts w:ascii="Arial" w:eastAsia="Times New Roman" w:hAnsi="Arial" w:cs="Arial"/>
                <w:spacing w:val="-1"/>
                <w:sz w:val="20"/>
                <w:szCs w:val="20"/>
                <w:rPrChange w:id="4047"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048" w:author="Adelino Naquarta Sepalanga Domingos" w:date="2025-03-05T09:12:00Z" w16du:dateUtc="2025-03-05T08:12:00Z">
                  <w:rPr>
                    <w:rFonts w:ascii="Times New Roman" w:eastAsia="Times New Roman" w:hAnsi="Times New Roman"/>
                    <w:spacing w:val="-1"/>
                  </w:rPr>
                </w:rPrChange>
              </w:rPr>
              <w:t>Não Aplicável</w:t>
            </w:r>
          </w:p>
        </w:tc>
      </w:tr>
      <w:tr w:rsidR="003F3EDE" w:rsidRPr="004866BB" w14:paraId="0AEE75B6" w14:textId="77777777" w:rsidTr="0025185C">
        <w:trPr>
          <w:trHeight w:val="2168"/>
        </w:trPr>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E9C3E1F" w14:textId="77777777" w:rsidR="003F3EDE" w:rsidRPr="004866BB" w:rsidRDefault="003F3EDE" w:rsidP="0025185C">
            <w:pPr>
              <w:jc w:val="center"/>
              <w:rPr>
                <w:rFonts w:ascii="Arial" w:eastAsia="Times New Roman" w:hAnsi="Arial" w:cs="Arial"/>
                <w:spacing w:val="-1"/>
                <w:sz w:val="20"/>
                <w:szCs w:val="20"/>
                <w:rPrChange w:id="4049" w:author="Adelino Naquarta Sepalanga Domingos" w:date="2025-03-05T09:12:00Z" w16du:dateUtc="2025-03-05T08:12:00Z">
                  <w:rPr>
                    <w:rFonts w:ascii="Times New Roman" w:eastAsia="Times New Roman" w:hAnsi="Times New Roman"/>
                    <w:spacing w:val="-1"/>
                  </w:rPr>
                </w:rPrChange>
              </w:rPr>
            </w:pPr>
          </w:p>
          <w:p w14:paraId="3B07E9D4" w14:textId="77777777" w:rsidR="003F3EDE" w:rsidRPr="004866BB" w:rsidRDefault="003F3EDE" w:rsidP="0025185C">
            <w:pPr>
              <w:jc w:val="center"/>
              <w:rPr>
                <w:rFonts w:ascii="Arial" w:eastAsia="Times New Roman" w:hAnsi="Arial" w:cs="Arial"/>
                <w:spacing w:val="-1"/>
                <w:sz w:val="20"/>
                <w:szCs w:val="20"/>
                <w:rPrChange w:id="4050" w:author="Adelino Naquarta Sepalanga Domingos" w:date="2025-03-05T09:12:00Z" w16du:dateUtc="2025-03-05T08:12:00Z">
                  <w:rPr>
                    <w:rFonts w:ascii="Times New Roman" w:eastAsia="Times New Roman" w:hAnsi="Times New Roman"/>
                    <w:spacing w:val="-1"/>
                  </w:rPr>
                </w:rPrChange>
              </w:rPr>
            </w:pPr>
          </w:p>
          <w:p w14:paraId="39A23731" w14:textId="77777777" w:rsidR="003F3EDE" w:rsidRPr="004866BB" w:rsidRDefault="003F3EDE" w:rsidP="0025185C">
            <w:pPr>
              <w:jc w:val="center"/>
              <w:rPr>
                <w:rFonts w:ascii="Arial" w:eastAsia="Times New Roman" w:hAnsi="Arial" w:cs="Arial"/>
                <w:spacing w:val="-1"/>
                <w:sz w:val="20"/>
                <w:szCs w:val="20"/>
                <w:rPrChange w:id="4051" w:author="Adelino Naquarta Sepalanga Domingos" w:date="2025-03-05T09:12:00Z" w16du:dateUtc="2025-03-05T08:12:00Z">
                  <w:rPr>
                    <w:rFonts w:ascii="Times New Roman" w:eastAsia="Times New Roman" w:hAnsi="Times New Roman"/>
                    <w:spacing w:val="-1"/>
                  </w:rPr>
                </w:rPrChange>
              </w:rPr>
            </w:pPr>
          </w:p>
          <w:p w14:paraId="1F2C3017" w14:textId="77777777" w:rsidR="003F3EDE" w:rsidRPr="004866BB" w:rsidRDefault="003F3EDE" w:rsidP="0025185C">
            <w:pPr>
              <w:jc w:val="center"/>
              <w:rPr>
                <w:rFonts w:ascii="Arial" w:eastAsia="Times New Roman" w:hAnsi="Arial" w:cs="Arial"/>
                <w:spacing w:val="-1"/>
                <w:sz w:val="20"/>
                <w:szCs w:val="20"/>
                <w:rPrChange w:id="4052"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053" w:author="Adelino Naquarta Sepalanga Domingos" w:date="2025-03-05T09:12:00Z" w16du:dateUtc="2025-03-05T08:12:00Z">
                  <w:rPr>
                    <w:rFonts w:ascii="Times New Roman" w:eastAsia="Times New Roman" w:hAnsi="Times New Roman"/>
                    <w:spacing w:val="-1"/>
                  </w:rPr>
                </w:rPrChange>
              </w:rPr>
              <w:t>2.5.1.1.</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D3D9B4C" w14:textId="77777777" w:rsidR="003F3EDE" w:rsidRPr="004866BB" w:rsidRDefault="003F3EDE" w:rsidP="0025185C">
            <w:pPr>
              <w:jc w:val="center"/>
              <w:rPr>
                <w:rFonts w:ascii="Arial" w:eastAsia="Times New Roman" w:hAnsi="Arial" w:cs="Arial"/>
                <w:spacing w:val="-1"/>
                <w:sz w:val="20"/>
                <w:szCs w:val="20"/>
                <w:rPrChange w:id="4054" w:author="Adelino Naquarta Sepalanga Domingos" w:date="2025-03-05T09:12:00Z" w16du:dateUtc="2025-03-05T08:12:00Z">
                  <w:rPr>
                    <w:rFonts w:ascii="Times New Roman" w:eastAsia="Times New Roman" w:hAnsi="Times New Roman"/>
                    <w:spacing w:val="-1"/>
                  </w:rPr>
                </w:rPrChange>
              </w:rPr>
            </w:pPr>
          </w:p>
          <w:p w14:paraId="3F7BB49C" w14:textId="77777777" w:rsidR="003F3EDE" w:rsidRPr="004866BB" w:rsidRDefault="003F3EDE" w:rsidP="0025185C">
            <w:pPr>
              <w:jc w:val="center"/>
              <w:rPr>
                <w:rFonts w:ascii="Arial" w:eastAsia="Times New Roman" w:hAnsi="Arial" w:cs="Arial"/>
                <w:spacing w:val="-1"/>
                <w:sz w:val="20"/>
                <w:szCs w:val="20"/>
                <w:rPrChange w:id="4055" w:author="Adelino Naquarta Sepalanga Domingos" w:date="2025-03-05T09:12:00Z" w16du:dateUtc="2025-03-05T08:12:00Z">
                  <w:rPr>
                    <w:rFonts w:ascii="Times New Roman" w:eastAsia="Times New Roman" w:hAnsi="Times New Roman"/>
                    <w:spacing w:val="-1"/>
                  </w:rPr>
                </w:rPrChange>
              </w:rPr>
            </w:pPr>
          </w:p>
          <w:p w14:paraId="07CCA436" w14:textId="77777777" w:rsidR="003F3EDE" w:rsidRPr="004866BB" w:rsidRDefault="003F3EDE" w:rsidP="0025185C">
            <w:pPr>
              <w:jc w:val="center"/>
              <w:rPr>
                <w:rFonts w:ascii="Arial" w:eastAsia="Times New Roman" w:hAnsi="Arial" w:cs="Arial"/>
                <w:spacing w:val="-1"/>
                <w:sz w:val="20"/>
                <w:szCs w:val="20"/>
                <w:rPrChange w:id="4056" w:author="Adelino Naquarta Sepalanga Domingos" w:date="2025-03-05T09:12:00Z" w16du:dateUtc="2025-03-05T08:12:00Z">
                  <w:rPr>
                    <w:rFonts w:ascii="Times New Roman" w:eastAsia="Times New Roman" w:hAnsi="Times New Roman"/>
                    <w:spacing w:val="-1"/>
                  </w:rPr>
                </w:rPrChange>
              </w:rPr>
            </w:pPr>
          </w:p>
          <w:p w14:paraId="50C44F6F" w14:textId="77777777" w:rsidR="003F3EDE" w:rsidRPr="004866BB" w:rsidRDefault="003F3EDE" w:rsidP="0025185C">
            <w:pPr>
              <w:jc w:val="center"/>
              <w:rPr>
                <w:rFonts w:ascii="Arial" w:eastAsia="Times New Roman" w:hAnsi="Arial" w:cs="Arial"/>
                <w:spacing w:val="-1"/>
                <w:sz w:val="20"/>
                <w:szCs w:val="20"/>
                <w:rPrChange w:id="4057"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058" w:author="Adelino Naquarta Sepalanga Domingos" w:date="2025-03-05T09:12:00Z" w16du:dateUtc="2025-03-05T08:12: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628286C" w14:textId="77777777" w:rsidR="003F3EDE" w:rsidRPr="004866BB" w:rsidRDefault="003F3EDE" w:rsidP="0025185C">
            <w:pPr>
              <w:rPr>
                <w:rFonts w:ascii="Arial" w:eastAsia="Times New Roman" w:hAnsi="Arial" w:cs="Arial"/>
                <w:spacing w:val="-1"/>
                <w:sz w:val="20"/>
                <w:szCs w:val="20"/>
                <w:rPrChange w:id="4059" w:author="Adelino Naquarta Sepalanga Domingos" w:date="2025-03-05T09:12:00Z" w16du:dateUtc="2025-03-05T08:12:00Z">
                  <w:rPr>
                    <w:rFonts w:ascii="Times New Roman" w:eastAsia="Times New Roman" w:hAnsi="Times New Roman"/>
                    <w:spacing w:val="-1"/>
                  </w:rPr>
                </w:rPrChange>
              </w:rPr>
            </w:pPr>
          </w:p>
          <w:p w14:paraId="1DA37B92" w14:textId="77777777" w:rsidR="003F3EDE" w:rsidRPr="004866BB" w:rsidRDefault="003F3EDE" w:rsidP="0025185C">
            <w:pPr>
              <w:rPr>
                <w:rFonts w:ascii="Arial" w:eastAsia="Times New Roman" w:hAnsi="Arial" w:cs="Arial"/>
                <w:spacing w:val="-1"/>
                <w:sz w:val="20"/>
                <w:szCs w:val="20"/>
                <w:rPrChange w:id="4060" w:author="Adelino Naquarta Sepalanga Domingos" w:date="2025-03-05T09:12:00Z" w16du:dateUtc="2025-03-05T08:12:00Z">
                  <w:rPr>
                    <w:rFonts w:ascii="Times New Roman" w:eastAsia="Times New Roman" w:hAnsi="Times New Roman"/>
                    <w:spacing w:val="-1"/>
                  </w:rPr>
                </w:rPrChange>
              </w:rPr>
            </w:pPr>
          </w:p>
          <w:p w14:paraId="23C85CB1" w14:textId="77777777" w:rsidR="003F3EDE" w:rsidRPr="004866BB" w:rsidRDefault="003F3EDE" w:rsidP="0025185C">
            <w:pPr>
              <w:rPr>
                <w:rFonts w:ascii="Arial" w:eastAsia="Times New Roman" w:hAnsi="Arial" w:cs="Arial"/>
                <w:spacing w:val="-1"/>
                <w:sz w:val="20"/>
                <w:szCs w:val="20"/>
                <w:rPrChange w:id="4061"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062" w:author="Adelino Naquarta Sepalanga Domingos" w:date="2025-03-05T09:12:00Z" w16du:dateUtc="2025-03-05T08:12:00Z">
                  <w:rPr>
                    <w:rFonts w:ascii="Times New Roman" w:eastAsia="Times New Roman" w:hAnsi="Times New Roman"/>
                    <w:spacing w:val="-1"/>
                  </w:rPr>
                </w:rPrChange>
              </w:rPr>
              <w:t xml:space="preserve">Código do tipo de imposto </w:t>
            </w:r>
          </w:p>
          <w:p w14:paraId="5898C52C" w14:textId="77777777" w:rsidR="003F3EDE" w:rsidRPr="004866BB" w:rsidRDefault="003F3EDE" w:rsidP="0025185C">
            <w:pPr>
              <w:rPr>
                <w:rFonts w:ascii="Arial" w:eastAsia="Times New Roman" w:hAnsi="Arial" w:cs="Arial"/>
                <w:spacing w:val="-1"/>
                <w:sz w:val="20"/>
                <w:szCs w:val="20"/>
                <w:rPrChange w:id="4063"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064" w:author="Adelino Naquarta Sepalanga Domingos" w:date="2025-03-05T09:12:00Z" w16du:dateUtc="2025-03-05T08:12:00Z">
                  <w:rPr>
                    <w:rFonts w:ascii="Times New Roman" w:eastAsia="Times New Roman" w:hAnsi="Times New Roman"/>
                    <w:spacing w:val="-1"/>
                  </w:rPr>
                </w:rPrChange>
              </w:rPr>
              <w:t>(TaxType)</w:t>
            </w:r>
          </w:p>
        </w:tc>
        <w:tc>
          <w:tcPr>
            <w:tcW w:w="3602"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7D0FEC6" w14:textId="77777777" w:rsidR="003F3EDE" w:rsidRPr="004866BB" w:rsidRDefault="003F3EDE" w:rsidP="0025185C">
            <w:pPr>
              <w:rPr>
                <w:rFonts w:ascii="Arial" w:eastAsia="Times New Roman" w:hAnsi="Arial" w:cs="Arial"/>
                <w:spacing w:val="-1"/>
                <w:sz w:val="20"/>
                <w:szCs w:val="20"/>
                <w:rPrChange w:id="4065"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066" w:author="Adelino Naquarta Sepalanga Domingos" w:date="2025-03-05T09:12:00Z" w16du:dateUtc="2025-03-05T08:12:00Z">
                  <w:rPr>
                    <w:rFonts w:ascii="Times New Roman" w:eastAsia="Times New Roman" w:hAnsi="Times New Roman"/>
                    <w:spacing w:val="-1"/>
                  </w:rPr>
                </w:rPrChange>
              </w:rPr>
              <w:t>Neste campo deve ser indicado o tipo de imposto.</w:t>
            </w:r>
          </w:p>
          <w:p w14:paraId="27CAF14F" w14:textId="77777777" w:rsidR="003F3EDE" w:rsidRPr="004866BB" w:rsidRDefault="003F3EDE" w:rsidP="0025185C">
            <w:pPr>
              <w:rPr>
                <w:rFonts w:ascii="Arial" w:eastAsia="Times New Roman" w:hAnsi="Arial" w:cs="Arial"/>
                <w:spacing w:val="-1"/>
                <w:sz w:val="20"/>
                <w:szCs w:val="20"/>
                <w:rPrChange w:id="4067"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068" w:author="Adelino Naquarta Sepalanga Domingos" w:date="2025-03-05T09:12:00Z" w16du:dateUtc="2025-03-05T08:12:00Z">
                  <w:rPr>
                    <w:rFonts w:ascii="Times New Roman" w:eastAsia="Times New Roman" w:hAnsi="Times New Roman"/>
                    <w:spacing w:val="-1"/>
                  </w:rPr>
                </w:rPrChange>
              </w:rPr>
              <w:t>Deve ser preenchido com:</w:t>
            </w:r>
          </w:p>
          <w:p w14:paraId="2F983573" w14:textId="77777777" w:rsidR="003F3EDE" w:rsidRPr="004866BB" w:rsidRDefault="003F3EDE" w:rsidP="0025185C">
            <w:pPr>
              <w:spacing w:after="0"/>
              <w:rPr>
                <w:rFonts w:ascii="Arial" w:eastAsia="Times New Roman" w:hAnsi="Arial" w:cs="Arial"/>
                <w:spacing w:val="-1"/>
                <w:sz w:val="20"/>
                <w:szCs w:val="20"/>
                <w:rPrChange w:id="4069"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070" w:author="Adelino Naquarta Sepalanga Domingos" w:date="2025-03-05T09:12:00Z" w16du:dateUtc="2025-03-05T08:12:00Z">
                  <w:rPr>
                    <w:rFonts w:ascii="Times New Roman" w:eastAsia="Times New Roman" w:hAnsi="Times New Roman"/>
                    <w:spacing w:val="-1"/>
                  </w:rPr>
                </w:rPrChange>
              </w:rPr>
              <w:t>“IVA” – Imposto sobre o valor acrescentado;</w:t>
            </w:r>
          </w:p>
          <w:p w14:paraId="7D4736C5" w14:textId="77777777" w:rsidR="003F3EDE" w:rsidRPr="004866BB" w:rsidRDefault="003F3EDE" w:rsidP="0025185C">
            <w:pPr>
              <w:spacing w:after="0"/>
              <w:rPr>
                <w:rFonts w:ascii="Arial" w:eastAsia="Times New Roman" w:hAnsi="Arial" w:cs="Arial"/>
                <w:spacing w:val="-1"/>
                <w:sz w:val="20"/>
                <w:szCs w:val="20"/>
                <w:rPrChange w:id="4071"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072" w:author="Adelino Naquarta Sepalanga Domingos" w:date="2025-03-05T09:12:00Z" w16du:dateUtc="2025-03-05T08:12:00Z">
                  <w:rPr>
                    <w:rFonts w:ascii="Times New Roman" w:eastAsia="Times New Roman" w:hAnsi="Times New Roman"/>
                    <w:spacing w:val="-1"/>
                  </w:rPr>
                </w:rPrChange>
              </w:rPr>
              <w:t>“IS” – Imposto do selo;</w:t>
            </w:r>
          </w:p>
          <w:p w14:paraId="300D1409" w14:textId="77777777" w:rsidR="003F3EDE" w:rsidRPr="004866BB" w:rsidRDefault="003F3EDE" w:rsidP="0025185C">
            <w:pPr>
              <w:spacing w:after="0"/>
              <w:rPr>
                <w:rFonts w:ascii="Arial" w:eastAsia="Times New Roman" w:hAnsi="Arial" w:cs="Arial"/>
                <w:spacing w:val="-1"/>
                <w:sz w:val="20"/>
                <w:szCs w:val="20"/>
                <w:rPrChange w:id="4073"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074" w:author="Adelino Naquarta Sepalanga Domingos" w:date="2025-03-05T09:12:00Z" w16du:dateUtc="2025-03-05T08:12:00Z">
                  <w:rPr>
                    <w:rFonts w:ascii="Times New Roman" w:eastAsia="Times New Roman" w:hAnsi="Times New Roman"/>
                    <w:spacing w:val="-1"/>
                  </w:rPr>
                </w:rPrChange>
              </w:rPr>
              <w:t>“NS” – Não sujeição a IVA ou IS.</w:t>
            </w:r>
          </w:p>
        </w:tc>
        <w:tc>
          <w:tcPr>
            <w:tcW w:w="1447"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0C6697A" w14:textId="77777777" w:rsidR="003F3EDE" w:rsidRPr="004866BB" w:rsidRDefault="003F3EDE" w:rsidP="0025185C">
            <w:pPr>
              <w:jc w:val="center"/>
              <w:rPr>
                <w:rFonts w:ascii="Arial" w:eastAsia="Times New Roman" w:hAnsi="Arial" w:cs="Arial"/>
                <w:spacing w:val="-1"/>
                <w:sz w:val="20"/>
                <w:szCs w:val="20"/>
                <w:rPrChange w:id="4075" w:author="Adelino Naquarta Sepalanga Domingos" w:date="2025-03-05T09:12:00Z" w16du:dateUtc="2025-03-05T08:12:00Z">
                  <w:rPr>
                    <w:rFonts w:ascii="Times New Roman" w:eastAsia="Times New Roman" w:hAnsi="Times New Roman"/>
                    <w:spacing w:val="-1"/>
                  </w:rPr>
                </w:rPrChange>
              </w:rPr>
            </w:pPr>
          </w:p>
          <w:p w14:paraId="56C91661" w14:textId="77777777" w:rsidR="003F3EDE" w:rsidRPr="004866BB" w:rsidRDefault="003F3EDE" w:rsidP="0025185C">
            <w:pPr>
              <w:jc w:val="center"/>
              <w:rPr>
                <w:rFonts w:ascii="Arial" w:eastAsia="Times New Roman" w:hAnsi="Arial" w:cs="Arial"/>
                <w:spacing w:val="-1"/>
                <w:sz w:val="20"/>
                <w:szCs w:val="20"/>
                <w:rPrChange w:id="4076" w:author="Adelino Naquarta Sepalanga Domingos" w:date="2025-03-05T09:12:00Z" w16du:dateUtc="2025-03-05T08:12:00Z">
                  <w:rPr>
                    <w:rFonts w:ascii="Times New Roman" w:eastAsia="Times New Roman" w:hAnsi="Times New Roman"/>
                    <w:spacing w:val="-1"/>
                  </w:rPr>
                </w:rPrChange>
              </w:rPr>
            </w:pPr>
          </w:p>
          <w:p w14:paraId="7B6C75C1" w14:textId="77777777" w:rsidR="003F3EDE" w:rsidRPr="004866BB" w:rsidRDefault="003F3EDE" w:rsidP="0025185C">
            <w:pPr>
              <w:jc w:val="center"/>
              <w:rPr>
                <w:rFonts w:ascii="Arial" w:eastAsia="Times New Roman" w:hAnsi="Arial" w:cs="Arial"/>
                <w:spacing w:val="-1"/>
                <w:sz w:val="20"/>
                <w:szCs w:val="20"/>
                <w:rPrChange w:id="4077"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078" w:author="Adelino Naquarta Sepalanga Domingos" w:date="2025-03-05T09:12:00Z" w16du:dateUtc="2025-03-05T08:12:00Z">
                  <w:rPr>
                    <w:rFonts w:ascii="Times New Roman" w:eastAsia="Times New Roman" w:hAnsi="Times New Roman"/>
                    <w:spacing w:val="-1"/>
                  </w:rPr>
                </w:rPrChange>
              </w:rPr>
              <w:t>Texto 3</w:t>
            </w:r>
          </w:p>
        </w:tc>
      </w:tr>
      <w:tr w:rsidR="003F3EDE" w:rsidRPr="004866BB" w14:paraId="6607901D" w14:textId="77777777" w:rsidTr="0025185C">
        <w:trPr>
          <w:trHeight w:val="901"/>
        </w:trPr>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9267FAF" w14:textId="77777777" w:rsidR="003F3EDE" w:rsidRPr="004866BB" w:rsidRDefault="003F3EDE" w:rsidP="0025185C">
            <w:pPr>
              <w:jc w:val="center"/>
              <w:rPr>
                <w:rFonts w:ascii="Arial" w:eastAsia="Times New Roman" w:hAnsi="Arial" w:cs="Arial"/>
                <w:spacing w:val="-1"/>
                <w:sz w:val="20"/>
                <w:szCs w:val="20"/>
                <w:rPrChange w:id="4079"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080" w:author="Adelino Naquarta Sepalanga Domingos" w:date="2025-03-05T09:12:00Z" w16du:dateUtc="2025-03-05T08:12:00Z">
                  <w:rPr>
                    <w:rFonts w:ascii="Times New Roman" w:eastAsia="Times New Roman" w:hAnsi="Times New Roman"/>
                    <w:spacing w:val="-1"/>
                  </w:rPr>
                </w:rPrChange>
              </w:rPr>
              <w:t>2.5.1.2.</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4FD6218" w14:textId="77777777" w:rsidR="003F3EDE" w:rsidRPr="004866BB" w:rsidRDefault="003F3EDE" w:rsidP="0025185C">
            <w:pPr>
              <w:jc w:val="center"/>
              <w:rPr>
                <w:rFonts w:ascii="Arial" w:eastAsia="Times New Roman" w:hAnsi="Arial" w:cs="Arial"/>
                <w:spacing w:val="-1"/>
                <w:sz w:val="20"/>
                <w:szCs w:val="20"/>
                <w:rPrChange w:id="4081" w:author="Adelino Naquarta Sepalanga Domingos" w:date="2025-03-05T09:12:00Z" w16du:dateUtc="2025-03-05T08:12: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7A926EF" w14:textId="77777777" w:rsidR="003F3EDE" w:rsidRPr="004866BB" w:rsidRDefault="003F3EDE" w:rsidP="0025185C">
            <w:pPr>
              <w:rPr>
                <w:rFonts w:ascii="Arial" w:eastAsia="Times New Roman" w:hAnsi="Arial" w:cs="Arial"/>
                <w:spacing w:val="-1"/>
                <w:sz w:val="20"/>
                <w:szCs w:val="20"/>
                <w:rPrChange w:id="4082" w:author="Adelino Naquarta Sepalanga Domingos" w:date="2025-03-05T09:12:00Z" w16du:dateUtc="2025-03-05T08:12:00Z">
                  <w:rPr>
                    <w:rFonts w:ascii="Times New Roman" w:eastAsia="Times New Roman" w:hAnsi="Times New Roman"/>
                    <w:spacing w:val="-1"/>
                  </w:rPr>
                </w:rPrChange>
              </w:rPr>
            </w:pPr>
          </w:p>
          <w:p w14:paraId="4F476E19" w14:textId="77777777" w:rsidR="003F3EDE" w:rsidRPr="004866BB" w:rsidRDefault="003F3EDE" w:rsidP="0025185C">
            <w:pPr>
              <w:rPr>
                <w:rFonts w:ascii="Arial" w:eastAsia="Times New Roman" w:hAnsi="Arial" w:cs="Arial"/>
                <w:spacing w:val="-1"/>
                <w:sz w:val="20"/>
                <w:szCs w:val="20"/>
                <w:rPrChange w:id="4083" w:author="Adelino Naquarta Sepalanga Domingos" w:date="2025-03-05T09:12:00Z" w16du:dateUtc="2025-03-05T08:12:00Z">
                  <w:rPr>
                    <w:rFonts w:ascii="Times New Roman" w:eastAsia="Times New Roman" w:hAnsi="Times New Roman"/>
                    <w:spacing w:val="-1"/>
                  </w:rPr>
                </w:rPrChange>
              </w:rPr>
            </w:pPr>
          </w:p>
          <w:p w14:paraId="025795AB" w14:textId="77777777" w:rsidR="003F3EDE" w:rsidRPr="004866BB" w:rsidRDefault="003F3EDE" w:rsidP="0025185C">
            <w:pPr>
              <w:rPr>
                <w:rFonts w:ascii="Arial" w:eastAsia="Times New Roman" w:hAnsi="Arial" w:cs="Arial"/>
                <w:spacing w:val="-1"/>
                <w:sz w:val="20"/>
                <w:szCs w:val="20"/>
                <w:rPrChange w:id="4084"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085" w:author="Adelino Naquarta Sepalanga Domingos" w:date="2025-03-05T09:12:00Z" w16du:dateUtc="2025-03-05T08:12:00Z">
                  <w:rPr>
                    <w:rFonts w:ascii="Times New Roman" w:eastAsia="Times New Roman" w:hAnsi="Times New Roman"/>
                    <w:spacing w:val="-1"/>
                  </w:rPr>
                </w:rPrChange>
              </w:rPr>
              <w:t>País do imposto (TaxCountryRegion)</w:t>
            </w:r>
          </w:p>
        </w:tc>
        <w:tc>
          <w:tcPr>
            <w:tcW w:w="360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51579C4" w14:textId="77777777" w:rsidR="003F3EDE" w:rsidRPr="004866BB" w:rsidRDefault="003F3EDE" w:rsidP="0025185C">
            <w:pPr>
              <w:widowControl w:val="0"/>
              <w:spacing w:after="0" w:line="240" w:lineRule="auto"/>
              <w:rPr>
                <w:rFonts w:ascii="Arial" w:eastAsia="Times New Roman" w:hAnsi="Arial" w:cs="Arial"/>
                <w:spacing w:val="-1"/>
                <w:sz w:val="20"/>
                <w:szCs w:val="20"/>
                <w:rPrChange w:id="4086"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087" w:author="Adelino Naquarta Sepalanga Domingos" w:date="2025-03-05T09:12:00Z" w16du:dateUtc="2025-03-05T08:12:00Z">
                  <w:rPr>
                    <w:rFonts w:ascii="Times New Roman" w:eastAsia="Times New Roman" w:hAnsi="Times New Roman"/>
                    <w:spacing w:val="-1"/>
                  </w:rPr>
                </w:rPrChange>
              </w:rPr>
              <w:t xml:space="preserve">Deve ser preenchido de acordo com a norma ISO 3166 - 1- alpha-2. </w:t>
            </w:r>
          </w:p>
          <w:p w14:paraId="53ED3A55" w14:textId="77777777" w:rsidR="003F3EDE" w:rsidRPr="004866BB" w:rsidRDefault="003F3EDE" w:rsidP="0025185C">
            <w:pPr>
              <w:widowControl w:val="0"/>
              <w:spacing w:after="0" w:line="240" w:lineRule="auto"/>
              <w:rPr>
                <w:rFonts w:ascii="Arial" w:eastAsia="Times New Roman" w:hAnsi="Arial" w:cs="Arial"/>
                <w:spacing w:val="-1"/>
                <w:sz w:val="20"/>
                <w:szCs w:val="20"/>
                <w:rPrChange w:id="4088" w:author="Adelino Naquarta Sepalanga Domingos" w:date="2025-03-05T09:12:00Z" w16du:dateUtc="2025-03-05T08:12:00Z">
                  <w:rPr>
                    <w:rFonts w:ascii="Times New Roman" w:eastAsia="Times New Roman" w:hAnsi="Times New Roman"/>
                    <w:spacing w:val="-1"/>
                  </w:rPr>
                </w:rPrChange>
              </w:rPr>
            </w:pPr>
          </w:p>
          <w:p w14:paraId="4EE3AF76" w14:textId="77777777" w:rsidR="003F3EDE" w:rsidRPr="004866BB" w:rsidRDefault="003F3EDE" w:rsidP="0025185C">
            <w:pPr>
              <w:widowControl w:val="0"/>
              <w:spacing w:after="0" w:line="240" w:lineRule="auto"/>
              <w:rPr>
                <w:rFonts w:ascii="Arial" w:eastAsia="Times New Roman" w:hAnsi="Arial" w:cs="Arial"/>
                <w:spacing w:val="-1"/>
                <w:sz w:val="20"/>
                <w:szCs w:val="20"/>
                <w:rPrChange w:id="4089"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090" w:author="Adelino Naquarta Sepalanga Domingos" w:date="2025-03-05T09:12:00Z" w16du:dateUtc="2025-03-05T08:12:00Z">
                  <w:rPr>
                    <w:rFonts w:ascii="Times New Roman" w:eastAsia="Times New Roman" w:hAnsi="Times New Roman"/>
                    <w:spacing w:val="-1"/>
                  </w:rPr>
                </w:rPrChange>
              </w:rPr>
              <w:t xml:space="preserve">No caso da província de Cabinda deve ser preencher com: </w:t>
            </w:r>
          </w:p>
          <w:p w14:paraId="0FCF20E1" w14:textId="77777777" w:rsidR="003F3EDE" w:rsidRPr="004866BB" w:rsidRDefault="003F3EDE" w:rsidP="0025185C">
            <w:pPr>
              <w:widowControl w:val="0"/>
              <w:spacing w:after="0" w:line="240" w:lineRule="auto"/>
              <w:rPr>
                <w:rFonts w:ascii="Arial" w:eastAsia="Times New Roman" w:hAnsi="Arial" w:cs="Arial"/>
                <w:spacing w:val="-1"/>
                <w:sz w:val="20"/>
                <w:szCs w:val="20"/>
                <w:rPrChange w:id="4091" w:author="Adelino Naquarta Sepalanga Domingos" w:date="2025-03-05T09:12:00Z" w16du:dateUtc="2025-03-05T08:12:00Z">
                  <w:rPr>
                    <w:rFonts w:ascii="Times New Roman" w:eastAsia="Times New Roman" w:hAnsi="Times New Roman"/>
                    <w:spacing w:val="-1"/>
                  </w:rPr>
                </w:rPrChange>
              </w:rPr>
            </w:pPr>
          </w:p>
          <w:p w14:paraId="182D1781" w14:textId="77777777" w:rsidR="003F3EDE" w:rsidRPr="004866BB" w:rsidRDefault="003F3EDE" w:rsidP="0025185C">
            <w:pPr>
              <w:rPr>
                <w:rFonts w:ascii="Arial" w:eastAsia="Times New Roman" w:hAnsi="Arial" w:cs="Arial"/>
                <w:spacing w:val="-1"/>
                <w:sz w:val="20"/>
                <w:szCs w:val="20"/>
                <w:rPrChange w:id="4092"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093" w:author="Adelino Naquarta Sepalanga Domingos" w:date="2025-03-05T09:12:00Z" w16du:dateUtc="2025-03-05T08:12:00Z">
                  <w:rPr>
                    <w:rFonts w:ascii="Times New Roman" w:eastAsia="Times New Roman" w:hAnsi="Times New Roman"/>
                    <w:spacing w:val="-1"/>
                  </w:rPr>
                </w:rPrChange>
              </w:rPr>
              <w:t>“AO-CAB” – Espaço Fiscal da Região de Cabinda</w:t>
            </w:r>
          </w:p>
        </w:tc>
        <w:tc>
          <w:tcPr>
            <w:tcW w:w="144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4EB7972" w14:textId="77777777" w:rsidR="003F3EDE" w:rsidRPr="004866BB" w:rsidRDefault="003F3EDE" w:rsidP="0025185C">
            <w:pPr>
              <w:jc w:val="center"/>
              <w:rPr>
                <w:rFonts w:ascii="Arial" w:eastAsia="Times New Roman" w:hAnsi="Arial" w:cs="Arial"/>
                <w:spacing w:val="-1"/>
                <w:sz w:val="20"/>
                <w:szCs w:val="20"/>
                <w:rPrChange w:id="4094" w:author="Adelino Naquarta Sepalanga Domingos" w:date="2025-03-05T09:12:00Z" w16du:dateUtc="2025-03-05T08:12:00Z">
                  <w:rPr>
                    <w:rFonts w:ascii="Times New Roman" w:eastAsia="Times New Roman" w:hAnsi="Times New Roman"/>
                    <w:spacing w:val="-1"/>
                  </w:rPr>
                </w:rPrChange>
              </w:rPr>
            </w:pPr>
          </w:p>
          <w:p w14:paraId="289ECC21" w14:textId="77777777" w:rsidR="003F3EDE" w:rsidRPr="004866BB" w:rsidRDefault="003F3EDE" w:rsidP="0025185C">
            <w:pPr>
              <w:jc w:val="center"/>
              <w:rPr>
                <w:rFonts w:ascii="Arial" w:eastAsia="Times New Roman" w:hAnsi="Arial" w:cs="Arial"/>
                <w:spacing w:val="-1"/>
                <w:sz w:val="20"/>
                <w:szCs w:val="20"/>
                <w:rPrChange w:id="4095" w:author="Adelino Naquarta Sepalanga Domingos" w:date="2025-03-05T09:12:00Z" w16du:dateUtc="2025-03-05T08:12:00Z">
                  <w:rPr>
                    <w:rFonts w:ascii="Times New Roman" w:eastAsia="Times New Roman" w:hAnsi="Times New Roman"/>
                    <w:spacing w:val="-1"/>
                  </w:rPr>
                </w:rPrChange>
              </w:rPr>
            </w:pPr>
          </w:p>
          <w:p w14:paraId="6F09CCED" w14:textId="77777777" w:rsidR="003F3EDE" w:rsidRPr="004866BB" w:rsidRDefault="003F3EDE" w:rsidP="0025185C">
            <w:pPr>
              <w:jc w:val="center"/>
              <w:rPr>
                <w:rFonts w:ascii="Arial" w:eastAsia="Times New Roman" w:hAnsi="Arial" w:cs="Arial"/>
                <w:spacing w:val="-1"/>
                <w:sz w:val="20"/>
                <w:szCs w:val="20"/>
                <w:rPrChange w:id="4096"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097" w:author="Adelino Naquarta Sepalanga Domingos" w:date="2025-03-05T09:12:00Z" w16du:dateUtc="2025-03-05T08:12:00Z">
                  <w:rPr>
                    <w:rFonts w:ascii="Times New Roman" w:eastAsia="Times New Roman" w:hAnsi="Times New Roman"/>
                    <w:spacing w:val="-1"/>
                  </w:rPr>
                </w:rPrChange>
              </w:rPr>
              <w:t>Texto 6</w:t>
            </w:r>
          </w:p>
        </w:tc>
      </w:tr>
      <w:tr w:rsidR="003F3EDE" w:rsidRPr="004866BB" w14:paraId="524E2D3B" w14:textId="77777777" w:rsidTr="0025185C">
        <w:trPr>
          <w:trHeight w:val="1047"/>
        </w:trPr>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B3097A7" w14:textId="77777777" w:rsidR="003F3EDE" w:rsidRPr="004866BB" w:rsidRDefault="003F3EDE" w:rsidP="0025185C">
            <w:pPr>
              <w:jc w:val="center"/>
              <w:rPr>
                <w:rFonts w:ascii="Arial" w:eastAsia="Times New Roman" w:hAnsi="Arial" w:cs="Arial"/>
                <w:spacing w:val="-1"/>
                <w:sz w:val="20"/>
                <w:szCs w:val="20"/>
                <w:rPrChange w:id="4098" w:author="Adelino Naquarta Sepalanga Domingos" w:date="2025-03-05T09:12:00Z" w16du:dateUtc="2025-03-05T08:12:00Z">
                  <w:rPr>
                    <w:rFonts w:ascii="Times New Roman" w:eastAsia="Times New Roman" w:hAnsi="Times New Roman"/>
                    <w:spacing w:val="-1"/>
                  </w:rPr>
                </w:rPrChange>
              </w:rPr>
            </w:pPr>
          </w:p>
          <w:p w14:paraId="2236C9D2" w14:textId="77777777" w:rsidR="003F3EDE" w:rsidRPr="004866BB" w:rsidRDefault="003F3EDE" w:rsidP="0025185C">
            <w:pPr>
              <w:jc w:val="center"/>
              <w:rPr>
                <w:rFonts w:ascii="Arial" w:eastAsia="Times New Roman" w:hAnsi="Arial" w:cs="Arial"/>
                <w:spacing w:val="-1"/>
                <w:sz w:val="20"/>
                <w:szCs w:val="20"/>
                <w:rPrChange w:id="4099" w:author="Adelino Naquarta Sepalanga Domingos" w:date="2025-03-05T09:12:00Z" w16du:dateUtc="2025-03-05T08:12:00Z">
                  <w:rPr>
                    <w:rFonts w:ascii="Times New Roman" w:eastAsia="Times New Roman" w:hAnsi="Times New Roman"/>
                    <w:spacing w:val="-1"/>
                  </w:rPr>
                </w:rPrChange>
              </w:rPr>
            </w:pPr>
          </w:p>
          <w:p w14:paraId="2AE94333" w14:textId="77777777" w:rsidR="003F3EDE" w:rsidRPr="004866BB" w:rsidRDefault="003F3EDE" w:rsidP="0025185C">
            <w:pPr>
              <w:jc w:val="center"/>
              <w:rPr>
                <w:rFonts w:ascii="Arial" w:eastAsia="Times New Roman" w:hAnsi="Arial" w:cs="Arial"/>
                <w:spacing w:val="-1"/>
                <w:sz w:val="20"/>
                <w:szCs w:val="20"/>
                <w:rPrChange w:id="4100" w:author="Adelino Naquarta Sepalanga Domingos" w:date="2025-03-05T09:12:00Z" w16du:dateUtc="2025-03-05T08:12:00Z">
                  <w:rPr>
                    <w:rFonts w:ascii="Times New Roman" w:eastAsia="Times New Roman" w:hAnsi="Times New Roman"/>
                    <w:spacing w:val="-1"/>
                  </w:rPr>
                </w:rPrChange>
              </w:rPr>
            </w:pPr>
          </w:p>
          <w:p w14:paraId="51C3C10F" w14:textId="77777777" w:rsidR="003F3EDE" w:rsidRPr="004866BB" w:rsidRDefault="003F3EDE" w:rsidP="0025185C">
            <w:pPr>
              <w:jc w:val="center"/>
              <w:rPr>
                <w:rFonts w:ascii="Arial" w:eastAsia="Times New Roman" w:hAnsi="Arial" w:cs="Arial"/>
                <w:spacing w:val="-1"/>
                <w:sz w:val="20"/>
                <w:szCs w:val="20"/>
                <w:rPrChange w:id="4101" w:author="Adelino Naquarta Sepalanga Domingos" w:date="2025-03-05T09:12:00Z" w16du:dateUtc="2025-03-05T08:12:00Z">
                  <w:rPr>
                    <w:rFonts w:ascii="Times New Roman" w:eastAsia="Times New Roman" w:hAnsi="Times New Roman"/>
                    <w:spacing w:val="-1"/>
                  </w:rPr>
                </w:rPrChange>
              </w:rPr>
            </w:pPr>
          </w:p>
          <w:p w14:paraId="5DD24BDE" w14:textId="77777777" w:rsidR="003F3EDE" w:rsidRPr="004866BB" w:rsidRDefault="003F3EDE" w:rsidP="0025185C">
            <w:pPr>
              <w:jc w:val="center"/>
              <w:rPr>
                <w:rFonts w:ascii="Arial" w:eastAsia="Times New Roman" w:hAnsi="Arial" w:cs="Arial"/>
                <w:spacing w:val="-1"/>
                <w:sz w:val="20"/>
                <w:szCs w:val="20"/>
                <w:rPrChange w:id="4102" w:author="Adelino Naquarta Sepalanga Domingos" w:date="2025-03-05T09:12:00Z" w16du:dateUtc="2025-03-05T08:12:00Z">
                  <w:rPr>
                    <w:rFonts w:ascii="Times New Roman" w:eastAsia="Times New Roman" w:hAnsi="Times New Roman"/>
                    <w:spacing w:val="-1"/>
                  </w:rPr>
                </w:rPrChange>
              </w:rPr>
            </w:pPr>
          </w:p>
          <w:p w14:paraId="67B5614F" w14:textId="77777777" w:rsidR="003F3EDE" w:rsidRPr="004866BB" w:rsidRDefault="003F3EDE" w:rsidP="0025185C">
            <w:pPr>
              <w:jc w:val="center"/>
              <w:rPr>
                <w:rFonts w:ascii="Arial" w:eastAsia="Times New Roman" w:hAnsi="Arial" w:cs="Arial"/>
                <w:spacing w:val="-1"/>
                <w:sz w:val="20"/>
                <w:szCs w:val="20"/>
                <w:rPrChange w:id="4103"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104" w:author="Adelino Naquarta Sepalanga Domingos" w:date="2025-03-05T09:12:00Z" w16du:dateUtc="2025-03-05T08:12:00Z">
                  <w:rPr>
                    <w:rFonts w:ascii="Times New Roman" w:eastAsia="Times New Roman" w:hAnsi="Times New Roman"/>
                    <w:spacing w:val="-1"/>
                  </w:rPr>
                </w:rPrChange>
              </w:rPr>
              <w:t>2.5.1.3.</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462EF7D" w14:textId="77777777" w:rsidR="003F3EDE" w:rsidRPr="004866BB" w:rsidRDefault="003F3EDE" w:rsidP="0025185C">
            <w:pPr>
              <w:jc w:val="center"/>
              <w:rPr>
                <w:rFonts w:ascii="Arial" w:eastAsia="Times New Roman" w:hAnsi="Arial" w:cs="Arial"/>
                <w:spacing w:val="-1"/>
                <w:sz w:val="20"/>
                <w:szCs w:val="20"/>
                <w:rPrChange w:id="4105" w:author="Adelino Naquarta Sepalanga Domingos" w:date="2025-03-05T09:12:00Z" w16du:dateUtc="2025-03-05T08:12:00Z">
                  <w:rPr>
                    <w:rFonts w:ascii="Times New Roman" w:eastAsia="Times New Roman" w:hAnsi="Times New Roman"/>
                    <w:spacing w:val="-1"/>
                  </w:rPr>
                </w:rPrChange>
              </w:rPr>
            </w:pPr>
          </w:p>
          <w:p w14:paraId="528A5571" w14:textId="77777777" w:rsidR="003F3EDE" w:rsidRPr="004866BB" w:rsidRDefault="003F3EDE" w:rsidP="0025185C">
            <w:pPr>
              <w:jc w:val="center"/>
              <w:rPr>
                <w:rFonts w:ascii="Arial" w:eastAsia="Times New Roman" w:hAnsi="Arial" w:cs="Arial"/>
                <w:spacing w:val="-1"/>
                <w:sz w:val="20"/>
                <w:szCs w:val="20"/>
                <w:rPrChange w:id="4106" w:author="Adelino Naquarta Sepalanga Domingos" w:date="2025-03-05T09:12:00Z" w16du:dateUtc="2025-03-05T08:12:00Z">
                  <w:rPr>
                    <w:rFonts w:ascii="Times New Roman" w:eastAsia="Times New Roman" w:hAnsi="Times New Roman"/>
                    <w:spacing w:val="-1"/>
                  </w:rPr>
                </w:rPrChange>
              </w:rPr>
            </w:pPr>
          </w:p>
          <w:p w14:paraId="1FFCB163" w14:textId="77777777" w:rsidR="003F3EDE" w:rsidRPr="004866BB" w:rsidRDefault="003F3EDE" w:rsidP="0025185C">
            <w:pPr>
              <w:jc w:val="center"/>
              <w:rPr>
                <w:rFonts w:ascii="Arial" w:eastAsia="Times New Roman" w:hAnsi="Arial" w:cs="Arial"/>
                <w:spacing w:val="-1"/>
                <w:sz w:val="20"/>
                <w:szCs w:val="20"/>
                <w:rPrChange w:id="4107" w:author="Adelino Naquarta Sepalanga Domingos" w:date="2025-03-05T09:12:00Z" w16du:dateUtc="2025-03-05T08:12:00Z">
                  <w:rPr>
                    <w:rFonts w:ascii="Times New Roman" w:eastAsia="Times New Roman" w:hAnsi="Times New Roman"/>
                    <w:spacing w:val="-1"/>
                  </w:rPr>
                </w:rPrChange>
              </w:rPr>
            </w:pPr>
          </w:p>
          <w:p w14:paraId="3C2DD491" w14:textId="77777777" w:rsidR="003F3EDE" w:rsidRPr="004866BB" w:rsidRDefault="003F3EDE" w:rsidP="0025185C">
            <w:pPr>
              <w:jc w:val="center"/>
              <w:rPr>
                <w:rFonts w:ascii="Arial" w:eastAsia="Times New Roman" w:hAnsi="Arial" w:cs="Arial"/>
                <w:spacing w:val="-1"/>
                <w:sz w:val="20"/>
                <w:szCs w:val="20"/>
                <w:rPrChange w:id="4108" w:author="Adelino Naquarta Sepalanga Domingos" w:date="2025-03-05T09:12:00Z" w16du:dateUtc="2025-03-05T08:12:00Z">
                  <w:rPr>
                    <w:rFonts w:ascii="Times New Roman" w:eastAsia="Times New Roman" w:hAnsi="Times New Roman"/>
                    <w:spacing w:val="-1"/>
                  </w:rPr>
                </w:rPrChange>
              </w:rPr>
            </w:pPr>
          </w:p>
          <w:p w14:paraId="4540A1F5" w14:textId="77777777" w:rsidR="003F3EDE" w:rsidRPr="004866BB" w:rsidRDefault="003F3EDE" w:rsidP="0025185C">
            <w:pPr>
              <w:jc w:val="center"/>
              <w:rPr>
                <w:rFonts w:ascii="Arial" w:eastAsia="Times New Roman" w:hAnsi="Arial" w:cs="Arial"/>
                <w:spacing w:val="-1"/>
                <w:sz w:val="20"/>
                <w:szCs w:val="20"/>
                <w:rPrChange w:id="4109" w:author="Adelino Naquarta Sepalanga Domingos" w:date="2025-03-05T09:12:00Z" w16du:dateUtc="2025-03-05T08:12:00Z">
                  <w:rPr>
                    <w:rFonts w:ascii="Times New Roman" w:eastAsia="Times New Roman" w:hAnsi="Times New Roman"/>
                    <w:spacing w:val="-1"/>
                  </w:rPr>
                </w:rPrChange>
              </w:rPr>
            </w:pPr>
          </w:p>
          <w:p w14:paraId="5B920154" w14:textId="77777777" w:rsidR="003F3EDE" w:rsidRPr="004866BB" w:rsidRDefault="003F3EDE" w:rsidP="0025185C">
            <w:pPr>
              <w:jc w:val="center"/>
              <w:rPr>
                <w:rFonts w:ascii="Arial" w:eastAsia="Times New Roman" w:hAnsi="Arial" w:cs="Arial"/>
                <w:spacing w:val="-1"/>
                <w:sz w:val="20"/>
                <w:szCs w:val="20"/>
                <w:rPrChange w:id="4110"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111" w:author="Adelino Naquarta Sepalanga Domingos" w:date="2025-03-05T09:12:00Z" w16du:dateUtc="2025-03-05T08:12: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B49DEBE" w14:textId="77777777" w:rsidR="003F3EDE" w:rsidRPr="004866BB" w:rsidRDefault="003F3EDE" w:rsidP="0025185C">
            <w:pPr>
              <w:rPr>
                <w:rFonts w:ascii="Arial" w:eastAsia="Times New Roman" w:hAnsi="Arial" w:cs="Arial"/>
                <w:spacing w:val="-1"/>
                <w:sz w:val="20"/>
                <w:szCs w:val="20"/>
                <w:rPrChange w:id="4112" w:author="Adelino Naquarta Sepalanga Domingos" w:date="2025-03-05T09:12:00Z" w16du:dateUtc="2025-03-05T08:12:00Z">
                  <w:rPr>
                    <w:rFonts w:ascii="Times New Roman" w:eastAsia="Times New Roman" w:hAnsi="Times New Roman"/>
                    <w:spacing w:val="-1"/>
                  </w:rPr>
                </w:rPrChange>
              </w:rPr>
            </w:pPr>
          </w:p>
          <w:p w14:paraId="2BF2CFBA" w14:textId="77777777" w:rsidR="003F3EDE" w:rsidRPr="004866BB" w:rsidRDefault="003F3EDE" w:rsidP="0025185C">
            <w:pPr>
              <w:rPr>
                <w:rFonts w:ascii="Arial" w:eastAsia="Times New Roman" w:hAnsi="Arial" w:cs="Arial"/>
                <w:spacing w:val="-1"/>
                <w:sz w:val="20"/>
                <w:szCs w:val="20"/>
                <w:rPrChange w:id="4113" w:author="Adelino Naquarta Sepalanga Domingos" w:date="2025-03-05T09:12:00Z" w16du:dateUtc="2025-03-05T08:12:00Z">
                  <w:rPr>
                    <w:rFonts w:ascii="Times New Roman" w:eastAsia="Times New Roman" w:hAnsi="Times New Roman"/>
                    <w:spacing w:val="-1"/>
                  </w:rPr>
                </w:rPrChange>
              </w:rPr>
            </w:pPr>
          </w:p>
          <w:p w14:paraId="1D17EEF6" w14:textId="77777777" w:rsidR="003F3EDE" w:rsidRPr="004866BB" w:rsidRDefault="003F3EDE" w:rsidP="0025185C">
            <w:pPr>
              <w:rPr>
                <w:rFonts w:ascii="Arial" w:eastAsia="Times New Roman" w:hAnsi="Arial" w:cs="Arial"/>
                <w:spacing w:val="-1"/>
                <w:sz w:val="20"/>
                <w:szCs w:val="20"/>
                <w:rPrChange w:id="4114" w:author="Adelino Naquarta Sepalanga Domingos" w:date="2025-03-05T09:12:00Z" w16du:dateUtc="2025-03-05T08:12:00Z">
                  <w:rPr>
                    <w:rFonts w:ascii="Times New Roman" w:eastAsia="Times New Roman" w:hAnsi="Times New Roman"/>
                    <w:spacing w:val="-1"/>
                  </w:rPr>
                </w:rPrChange>
              </w:rPr>
            </w:pPr>
          </w:p>
          <w:p w14:paraId="3A37056C" w14:textId="77777777" w:rsidR="003F3EDE" w:rsidRPr="004866BB" w:rsidRDefault="003F3EDE" w:rsidP="0025185C">
            <w:pPr>
              <w:rPr>
                <w:rFonts w:ascii="Arial" w:eastAsia="Times New Roman" w:hAnsi="Arial" w:cs="Arial"/>
                <w:spacing w:val="-1"/>
                <w:sz w:val="20"/>
                <w:szCs w:val="20"/>
                <w:rPrChange w:id="4115" w:author="Adelino Naquarta Sepalanga Domingos" w:date="2025-03-05T09:12:00Z" w16du:dateUtc="2025-03-05T08:12:00Z">
                  <w:rPr>
                    <w:rFonts w:ascii="Times New Roman" w:eastAsia="Times New Roman" w:hAnsi="Times New Roman"/>
                    <w:spacing w:val="-1"/>
                  </w:rPr>
                </w:rPrChange>
              </w:rPr>
            </w:pPr>
          </w:p>
          <w:p w14:paraId="6BD7C098" w14:textId="77777777" w:rsidR="003F3EDE" w:rsidRPr="004866BB" w:rsidRDefault="003F3EDE" w:rsidP="0025185C">
            <w:pPr>
              <w:rPr>
                <w:rFonts w:ascii="Arial" w:eastAsia="Times New Roman" w:hAnsi="Arial" w:cs="Arial"/>
                <w:spacing w:val="-1"/>
                <w:sz w:val="20"/>
                <w:szCs w:val="20"/>
                <w:rPrChange w:id="4116" w:author="Adelino Naquarta Sepalanga Domingos" w:date="2025-03-05T09:12:00Z" w16du:dateUtc="2025-03-05T08:12:00Z">
                  <w:rPr>
                    <w:rFonts w:ascii="Times New Roman" w:eastAsia="Times New Roman" w:hAnsi="Times New Roman"/>
                    <w:spacing w:val="-1"/>
                  </w:rPr>
                </w:rPrChange>
              </w:rPr>
            </w:pPr>
          </w:p>
          <w:p w14:paraId="4F04888B" w14:textId="77777777" w:rsidR="003F3EDE" w:rsidRPr="004866BB" w:rsidRDefault="003F3EDE" w:rsidP="0025185C">
            <w:pPr>
              <w:rPr>
                <w:rFonts w:ascii="Arial" w:eastAsia="Times New Roman" w:hAnsi="Arial" w:cs="Arial"/>
                <w:spacing w:val="-1"/>
                <w:sz w:val="20"/>
                <w:szCs w:val="20"/>
                <w:rPrChange w:id="4117"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118" w:author="Adelino Naquarta Sepalanga Domingos" w:date="2025-03-05T09:12:00Z" w16du:dateUtc="2025-03-05T08:12:00Z">
                  <w:rPr>
                    <w:rFonts w:ascii="Times New Roman" w:eastAsia="Times New Roman" w:hAnsi="Times New Roman"/>
                    <w:spacing w:val="-1"/>
                  </w:rPr>
                </w:rPrChange>
              </w:rPr>
              <w:t>Código do imposto (TaxCode)</w:t>
            </w:r>
          </w:p>
        </w:tc>
        <w:tc>
          <w:tcPr>
            <w:tcW w:w="3602"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BF72A1D" w14:textId="77777777" w:rsidR="003F3EDE" w:rsidRPr="004866BB" w:rsidRDefault="003F3EDE" w:rsidP="0025185C">
            <w:pPr>
              <w:spacing w:after="0"/>
              <w:rPr>
                <w:rFonts w:ascii="Arial" w:eastAsia="Times New Roman" w:hAnsi="Arial" w:cs="Arial"/>
                <w:spacing w:val="-1"/>
                <w:sz w:val="20"/>
                <w:szCs w:val="20"/>
                <w:rPrChange w:id="4119"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120" w:author="Adelino Naquarta Sepalanga Domingos" w:date="2025-03-05T09:12:00Z" w16du:dateUtc="2025-03-05T08:12:00Z">
                  <w:rPr>
                    <w:rFonts w:ascii="Times New Roman" w:eastAsia="Times New Roman" w:hAnsi="Times New Roman"/>
                    <w:spacing w:val="-1"/>
                  </w:rPr>
                </w:rPrChange>
              </w:rPr>
              <w:t>No caso do campo 2.5.1.1 - Código do tipo de imposto (TaxType) = IVA, deve ser preenchido com:</w:t>
            </w:r>
          </w:p>
          <w:p w14:paraId="541790C5" w14:textId="77777777" w:rsidR="003F3EDE" w:rsidRPr="004866BB" w:rsidRDefault="003F3EDE" w:rsidP="0025185C">
            <w:pPr>
              <w:spacing w:after="0"/>
              <w:rPr>
                <w:rFonts w:ascii="Arial" w:eastAsia="Times New Roman" w:hAnsi="Arial" w:cs="Arial"/>
                <w:spacing w:val="-1"/>
                <w:sz w:val="20"/>
                <w:szCs w:val="20"/>
                <w:rPrChange w:id="4121"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122" w:author="Adelino Naquarta Sepalanga Domingos" w:date="2025-03-05T09:12:00Z" w16du:dateUtc="2025-03-05T08:12:00Z">
                  <w:rPr>
                    <w:rFonts w:ascii="Times New Roman" w:eastAsia="Times New Roman" w:hAnsi="Times New Roman"/>
                    <w:spacing w:val="-1"/>
                  </w:rPr>
                </w:rPrChange>
              </w:rPr>
              <w:t xml:space="preserve">“NOR” – Taxa normal; </w:t>
            </w:r>
          </w:p>
          <w:p w14:paraId="2719C7AF" w14:textId="77777777" w:rsidR="003F3EDE" w:rsidRPr="004866BB" w:rsidRDefault="003F3EDE" w:rsidP="0025185C">
            <w:pPr>
              <w:spacing w:after="0"/>
              <w:rPr>
                <w:rFonts w:ascii="Arial" w:eastAsia="Times New Roman" w:hAnsi="Arial" w:cs="Arial"/>
                <w:spacing w:val="-1"/>
                <w:sz w:val="20"/>
                <w:szCs w:val="20"/>
                <w:rPrChange w:id="4123"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124" w:author="Adelino Naquarta Sepalanga Domingos" w:date="2025-03-05T09:12:00Z" w16du:dateUtc="2025-03-05T08:12:00Z">
                  <w:rPr>
                    <w:rFonts w:ascii="Times New Roman" w:eastAsia="Times New Roman" w:hAnsi="Times New Roman"/>
                    <w:spacing w:val="-1"/>
                  </w:rPr>
                </w:rPrChange>
              </w:rPr>
              <w:t>“ISE” – Isenta;</w:t>
            </w:r>
          </w:p>
          <w:p w14:paraId="230E508E" w14:textId="77777777" w:rsidR="003F3EDE" w:rsidRPr="004866BB" w:rsidRDefault="003F3EDE" w:rsidP="0025185C">
            <w:pPr>
              <w:spacing w:after="0"/>
              <w:rPr>
                <w:rFonts w:ascii="Arial" w:eastAsia="Times New Roman" w:hAnsi="Arial" w:cs="Arial"/>
                <w:spacing w:val="-1"/>
                <w:sz w:val="20"/>
                <w:szCs w:val="20"/>
                <w:rPrChange w:id="4125"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126" w:author="Adelino Naquarta Sepalanga Domingos" w:date="2025-03-05T09:12:00Z" w16du:dateUtc="2025-03-05T08:12:00Z">
                  <w:rPr>
                    <w:rFonts w:ascii="Times New Roman" w:eastAsia="Times New Roman" w:hAnsi="Times New Roman"/>
                    <w:spacing w:val="-1"/>
                  </w:rPr>
                </w:rPrChange>
              </w:rPr>
              <w:t>“RED” – Taxa reduzida;</w:t>
            </w:r>
          </w:p>
          <w:p w14:paraId="7735121A" w14:textId="77777777" w:rsidR="003F3EDE" w:rsidRPr="004866BB" w:rsidRDefault="003F3EDE" w:rsidP="0025185C">
            <w:pPr>
              <w:spacing w:after="0"/>
              <w:rPr>
                <w:rFonts w:ascii="Arial" w:eastAsia="Times New Roman" w:hAnsi="Arial" w:cs="Arial"/>
                <w:spacing w:val="-1"/>
                <w:sz w:val="20"/>
                <w:szCs w:val="20"/>
                <w:rPrChange w:id="4127"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128" w:author="Adelino Naquarta Sepalanga Domingos" w:date="2025-03-05T09:12:00Z" w16du:dateUtc="2025-03-05T08:12:00Z">
                  <w:rPr>
                    <w:rFonts w:ascii="Times New Roman" w:eastAsia="Times New Roman" w:hAnsi="Times New Roman"/>
                    <w:spacing w:val="-1"/>
                  </w:rPr>
                </w:rPrChange>
              </w:rPr>
              <w:t>“INT” – Taxa intermédia;</w:t>
            </w:r>
          </w:p>
          <w:p w14:paraId="4A046A54" w14:textId="77777777" w:rsidR="003F3EDE" w:rsidRPr="004866BB" w:rsidRDefault="003F3EDE" w:rsidP="0025185C">
            <w:pPr>
              <w:spacing w:after="0"/>
              <w:rPr>
                <w:rFonts w:ascii="Arial" w:eastAsia="Times New Roman" w:hAnsi="Arial" w:cs="Arial"/>
                <w:spacing w:val="-1"/>
                <w:sz w:val="20"/>
                <w:szCs w:val="20"/>
                <w:rPrChange w:id="4129"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130" w:author="Adelino Naquarta Sepalanga Domingos" w:date="2025-03-05T09:12:00Z" w16du:dateUtc="2025-03-05T08:12:00Z">
                  <w:rPr>
                    <w:rFonts w:ascii="Times New Roman" w:eastAsia="Times New Roman" w:hAnsi="Times New Roman"/>
                    <w:spacing w:val="-1"/>
                  </w:rPr>
                </w:rPrChange>
              </w:rPr>
              <w:t>“OUT” – Outros, aplicável para os regimes especiais de IVA.</w:t>
            </w:r>
          </w:p>
          <w:p w14:paraId="266FEE29" w14:textId="77777777" w:rsidR="003F3EDE" w:rsidRPr="004866BB" w:rsidRDefault="003F3EDE" w:rsidP="0025185C">
            <w:pPr>
              <w:spacing w:after="0"/>
              <w:rPr>
                <w:rFonts w:ascii="Arial" w:eastAsia="Times New Roman" w:hAnsi="Arial" w:cs="Arial"/>
                <w:spacing w:val="-1"/>
                <w:sz w:val="20"/>
                <w:szCs w:val="20"/>
                <w:rPrChange w:id="4131"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132" w:author="Adelino Naquarta Sepalanga Domingos" w:date="2025-03-05T09:12:00Z" w16du:dateUtc="2025-03-05T08:12:00Z">
                  <w:rPr>
                    <w:rFonts w:ascii="Times New Roman" w:eastAsia="Times New Roman" w:hAnsi="Times New Roman"/>
                    <w:spacing w:val="-1"/>
                  </w:rPr>
                </w:rPrChange>
              </w:rPr>
              <w:t>No caso do campo 2.5.1.1 - Código do tipo de imposto (Tax Type) = IS, deve ser preenchido com:</w:t>
            </w:r>
          </w:p>
          <w:p w14:paraId="2F1065F9" w14:textId="77777777" w:rsidR="003F3EDE" w:rsidRPr="004866BB" w:rsidRDefault="003F3EDE" w:rsidP="0025185C">
            <w:pPr>
              <w:spacing w:after="0"/>
              <w:rPr>
                <w:rFonts w:ascii="Arial" w:eastAsia="Times New Roman" w:hAnsi="Arial" w:cs="Arial"/>
                <w:spacing w:val="-1"/>
                <w:sz w:val="20"/>
                <w:szCs w:val="20"/>
                <w:rPrChange w:id="4133"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134" w:author="Adelino Naquarta Sepalanga Domingos" w:date="2025-03-05T09:12:00Z" w16du:dateUtc="2025-03-05T08:12:00Z">
                  <w:rPr>
                    <w:rFonts w:ascii="Times New Roman" w:eastAsia="Times New Roman" w:hAnsi="Times New Roman"/>
                    <w:spacing w:val="-1"/>
                  </w:rPr>
                </w:rPrChange>
              </w:rPr>
              <w:t>O código da verba respectiva;</w:t>
            </w:r>
          </w:p>
          <w:p w14:paraId="2324DB73" w14:textId="77777777" w:rsidR="003F3EDE" w:rsidRPr="004866BB" w:rsidRDefault="003F3EDE" w:rsidP="0025185C">
            <w:pPr>
              <w:spacing w:after="0"/>
              <w:rPr>
                <w:rFonts w:ascii="Arial" w:eastAsia="Times New Roman" w:hAnsi="Arial" w:cs="Arial"/>
                <w:spacing w:val="-1"/>
                <w:sz w:val="20"/>
                <w:szCs w:val="20"/>
                <w:rPrChange w:id="4135"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136" w:author="Adelino Naquarta Sepalanga Domingos" w:date="2025-03-05T09:12:00Z" w16du:dateUtc="2025-03-05T08:12:00Z">
                  <w:rPr>
                    <w:rFonts w:ascii="Times New Roman" w:eastAsia="Times New Roman" w:hAnsi="Times New Roman"/>
                    <w:spacing w:val="-1"/>
                  </w:rPr>
                </w:rPrChange>
              </w:rPr>
              <w:t>“ISE” – Isenta.</w:t>
            </w:r>
          </w:p>
          <w:p w14:paraId="58038405" w14:textId="77777777" w:rsidR="003F3EDE" w:rsidRPr="004866BB" w:rsidRDefault="003F3EDE" w:rsidP="0025185C">
            <w:pPr>
              <w:spacing w:after="0"/>
              <w:rPr>
                <w:rFonts w:ascii="Arial" w:eastAsia="Times New Roman" w:hAnsi="Arial" w:cs="Arial"/>
                <w:spacing w:val="-1"/>
                <w:sz w:val="20"/>
                <w:szCs w:val="20"/>
                <w:rPrChange w:id="4137"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138" w:author="Adelino Naquarta Sepalanga Domingos" w:date="2025-03-05T09:12:00Z" w16du:dateUtc="2025-03-05T08:12:00Z">
                  <w:rPr>
                    <w:rFonts w:ascii="Times New Roman" w:eastAsia="Times New Roman" w:hAnsi="Times New Roman"/>
                    <w:spacing w:val="-1"/>
                  </w:rPr>
                </w:rPrChange>
              </w:rPr>
              <w:t>No caso de não sujeição deve ser preenchido com “NS”.</w:t>
            </w:r>
          </w:p>
          <w:p w14:paraId="19ECAB54" w14:textId="77777777" w:rsidR="003F3EDE" w:rsidRPr="004866BB" w:rsidRDefault="003F3EDE" w:rsidP="0025185C">
            <w:pPr>
              <w:spacing w:after="0"/>
              <w:rPr>
                <w:rFonts w:ascii="Arial" w:eastAsia="Times New Roman" w:hAnsi="Arial" w:cs="Arial"/>
                <w:spacing w:val="-1"/>
                <w:sz w:val="20"/>
                <w:szCs w:val="20"/>
                <w:rPrChange w:id="4139"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140" w:author="Adelino Naquarta Sepalanga Domingos" w:date="2025-03-05T09:12:00Z" w16du:dateUtc="2025-03-05T08:12:00Z">
                  <w:rPr>
                    <w:rFonts w:ascii="Times New Roman" w:eastAsia="Times New Roman" w:hAnsi="Times New Roman"/>
                    <w:spacing w:val="-1"/>
                  </w:rPr>
                </w:rPrChange>
              </w:rPr>
              <w:t>Nos recibos emitidos sem imposto discriminado deve ser preenchido com “NA”.</w:t>
            </w:r>
          </w:p>
        </w:tc>
        <w:tc>
          <w:tcPr>
            <w:tcW w:w="1447"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775847E" w14:textId="77777777" w:rsidR="003F3EDE" w:rsidRPr="004866BB" w:rsidRDefault="003F3EDE" w:rsidP="0025185C">
            <w:pPr>
              <w:jc w:val="center"/>
              <w:rPr>
                <w:rFonts w:ascii="Arial" w:eastAsia="Times New Roman" w:hAnsi="Arial" w:cs="Arial"/>
                <w:spacing w:val="-1"/>
                <w:sz w:val="20"/>
                <w:szCs w:val="20"/>
                <w:rPrChange w:id="4141" w:author="Adelino Naquarta Sepalanga Domingos" w:date="2025-03-05T09:12:00Z" w16du:dateUtc="2025-03-05T08:12:00Z">
                  <w:rPr>
                    <w:rFonts w:ascii="Times New Roman" w:eastAsia="Times New Roman" w:hAnsi="Times New Roman"/>
                    <w:spacing w:val="-1"/>
                  </w:rPr>
                </w:rPrChange>
              </w:rPr>
            </w:pPr>
          </w:p>
          <w:p w14:paraId="62689A7B" w14:textId="77777777" w:rsidR="003F3EDE" w:rsidRPr="004866BB" w:rsidRDefault="003F3EDE" w:rsidP="0025185C">
            <w:pPr>
              <w:jc w:val="center"/>
              <w:rPr>
                <w:rFonts w:ascii="Arial" w:eastAsia="Times New Roman" w:hAnsi="Arial" w:cs="Arial"/>
                <w:spacing w:val="-1"/>
                <w:sz w:val="20"/>
                <w:szCs w:val="20"/>
                <w:rPrChange w:id="4142" w:author="Adelino Naquarta Sepalanga Domingos" w:date="2025-03-05T09:12:00Z" w16du:dateUtc="2025-03-05T08:12:00Z">
                  <w:rPr>
                    <w:rFonts w:ascii="Times New Roman" w:eastAsia="Times New Roman" w:hAnsi="Times New Roman"/>
                    <w:spacing w:val="-1"/>
                  </w:rPr>
                </w:rPrChange>
              </w:rPr>
            </w:pPr>
          </w:p>
          <w:p w14:paraId="61FB502D" w14:textId="77777777" w:rsidR="003F3EDE" w:rsidRPr="004866BB" w:rsidRDefault="003F3EDE" w:rsidP="0025185C">
            <w:pPr>
              <w:jc w:val="center"/>
              <w:rPr>
                <w:rFonts w:ascii="Arial" w:eastAsia="Times New Roman" w:hAnsi="Arial" w:cs="Arial"/>
                <w:spacing w:val="-1"/>
                <w:sz w:val="20"/>
                <w:szCs w:val="20"/>
                <w:rPrChange w:id="4143" w:author="Adelino Naquarta Sepalanga Domingos" w:date="2025-03-05T09:12:00Z" w16du:dateUtc="2025-03-05T08:12:00Z">
                  <w:rPr>
                    <w:rFonts w:ascii="Times New Roman" w:eastAsia="Times New Roman" w:hAnsi="Times New Roman"/>
                    <w:spacing w:val="-1"/>
                  </w:rPr>
                </w:rPrChange>
              </w:rPr>
            </w:pPr>
          </w:p>
          <w:p w14:paraId="013FB2FB" w14:textId="77777777" w:rsidR="003F3EDE" w:rsidRPr="004866BB" w:rsidRDefault="003F3EDE" w:rsidP="0025185C">
            <w:pPr>
              <w:jc w:val="center"/>
              <w:rPr>
                <w:rFonts w:ascii="Arial" w:eastAsia="Times New Roman" w:hAnsi="Arial" w:cs="Arial"/>
                <w:spacing w:val="-1"/>
                <w:sz w:val="20"/>
                <w:szCs w:val="20"/>
                <w:rPrChange w:id="4144" w:author="Adelino Naquarta Sepalanga Domingos" w:date="2025-03-05T09:12:00Z" w16du:dateUtc="2025-03-05T08:12:00Z">
                  <w:rPr>
                    <w:rFonts w:ascii="Times New Roman" w:eastAsia="Times New Roman" w:hAnsi="Times New Roman"/>
                    <w:spacing w:val="-1"/>
                  </w:rPr>
                </w:rPrChange>
              </w:rPr>
            </w:pPr>
          </w:p>
          <w:p w14:paraId="03C1F87E" w14:textId="77777777" w:rsidR="003F3EDE" w:rsidRPr="004866BB" w:rsidRDefault="003F3EDE" w:rsidP="0025185C">
            <w:pPr>
              <w:jc w:val="center"/>
              <w:rPr>
                <w:rFonts w:ascii="Arial" w:eastAsia="Times New Roman" w:hAnsi="Arial" w:cs="Arial"/>
                <w:spacing w:val="-1"/>
                <w:sz w:val="20"/>
                <w:szCs w:val="20"/>
                <w:rPrChange w:id="4145" w:author="Adelino Naquarta Sepalanga Domingos" w:date="2025-03-05T09:12:00Z" w16du:dateUtc="2025-03-05T08:12:00Z">
                  <w:rPr>
                    <w:rFonts w:ascii="Times New Roman" w:eastAsia="Times New Roman" w:hAnsi="Times New Roman"/>
                    <w:spacing w:val="-1"/>
                  </w:rPr>
                </w:rPrChange>
              </w:rPr>
            </w:pPr>
          </w:p>
          <w:p w14:paraId="43669AD1" w14:textId="77777777" w:rsidR="003F3EDE" w:rsidRPr="004866BB" w:rsidRDefault="003F3EDE" w:rsidP="0025185C">
            <w:pPr>
              <w:jc w:val="center"/>
              <w:rPr>
                <w:rFonts w:ascii="Arial" w:eastAsia="Times New Roman" w:hAnsi="Arial" w:cs="Arial"/>
                <w:spacing w:val="-1"/>
                <w:sz w:val="20"/>
                <w:szCs w:val="20"/>
                <w:rPrChange w:id="4146"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147" w:author="Adelino Naquarta Sepalanga Domingos" w:date="2025-03-05T09:12:00Z" w16du:dateUtc="2025-03-05T08:12:00Z">
                  <w:rPr>
                    <w:rFonts w:ascii="Times New Roman" w:eastAsia="Times New Roman" w:hAnsi="Times New Roman"/>
                    <w:spacing w:val="-1"/>
                  </w:rPr>
                </w:rPrChange>
              </w:rPr>
              <w:t>Texto 10</w:t>
            </w:r>
          </w:p>
        </w:tc>
      </w:tr>
      <w:tr w:rsidR="003F3EDE" w:rsidRPr="004866BB" w14:paraId="3A19B2AD" w14:textId="77777777" w:rsidTr="0025185C">
        <w:trPr>
          <w:trHeight w:val="1162"/>
        </w:trPr>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C2A2134" w14:textId="77777777" w:rsidR="003F3EDE" w:rsidRPr="004866BB" w:rsidRDefault="003F3EDE" w:rsidP="0025185C">
            <w:pPr>
              <w:jc w:val="center"/>
              <w:rPr>
                <w:rFonts w:ascii="Arial" w:eastAsia="Times New Roman" w:hAnsi="Arial" w:cs="Arial"/>
                <w:spacing w:val="-1"/>
                <w:sz w:val="20"/>
                <w:szCs w:val="20"/>
                <w:rPrChange w:id="4148"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149" w:author="Adelino Naquarta Sepalanga Domingos" w:date="2025-03-05T09:12:00Z" w16du:dateUtc="2025-03-05T08:12:00Z">
                  <w:rPr>
                    <w:rFonts w:ascii="Times New Roman" w:eastAsia="Times New Roman" w:hAnsi="Times New Roman"/>
                    <w:spacing w:val="-1"/>
                  </w:rPr>
                </w:rPrChange>
              </w:rPr>
              <w:t>2.5.1.4.</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7488988" w14:textId="77777777" w:rsidR="003F3EDE" w:rsidRPr="004866BB" w:rsidRDefault="003F3EDE" w:rsidP="0025185C">
            <w:pPr>
              <w:jc w:val="center"/>
              <w:rPr>
                <w:rFonts w:ascii="Arial" w:eastAsia="Times New Roman" w:hAnsi="Arial" w:cs="Arial"/>
                <w:spacing w:val="-1"/>
                <w:sz w:val="20"/>
                <w:szCs w:val="20"/>
                <w:rPrChange w:id="4150"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151" w:author="Adelino Naquarta Sepalanga Domingos" w:date="2025-03-05T09:12:00Z" w16du:dateUtc="2025-03-05T08:12: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4D0DE60" w14:textId="77777777" w:rsidR="003F3EDE" w:rsidRPr="004866BB" w:rsidRDefault="003F3EDE" w:rsidP="0025185C">
            <w:pPr>
              <w:rPr>
                <w:rFonts w:ascii="Arial" w:eastAsia="Times New Roman" w:hAnsi="Arial" w:cs="Arial"/>
                <w:spacing w:val="-1"/>
                <w:sz w:val="20"/>
                <w:szCs w:val="20"/>
                <w:rPrChange w:id="4152"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153" w:author="Adelino Naquarta Sepalanga Domingos" w:date="2025-03-05T09:12:00Z" w16du:dateUtc="2025-03-05T08:12:00Z">
                  <w:rPr>
                    <w:rFonts w:ascii="Times New Roman" w:eastAsia="Times New Roman" w:hAnsi="Times New Roman"/>
                    <w:spacing w:val="-1"/>
                  </w:rPr>
                </w:rPrChange>
              </w:rPr>
              <w:t xml:space="preserve">Descrição do imposto </w:t>
            </w:r>
          </w:p>
          <w:p w14:paraId="6BEFFD03" w14:textId="77777777" w:rsidR="003F3EDE" w:rsidRPr="004866BB" w:rsidRDefault="003F3EDE" w:rsidP="0025185C">
            <w:pPr>
              <w:rPr>
                <w:rFonts w:ascii="Arial" w:eastAsia="Times New Roman" w:hAnsi="Arial" w:cs="Arial"/>
                <w:spacing w:val="-1"/>
                <w:sz w:val="20"/>
                <w:szCs w:val="20"/>
                <w:rPrChange w:id="4154"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155" w:author="Adelino Naquarta Sepalanga Domingos" w:date="2025-03-05T09:12:00Z" w16du:dateUtc="2025-03-05T08:12:00Z">
                  <w:rPr>
                    <w:rFonts w:ascii="Times New Roman" w:eastAsia="Times New Roman" w:hAnsi="Times New Roman"/>
                    <w:spacing w:val="-1"/>
                  </w:rPr>
                </w:rPrChange>
              </w:rPr>
              <w:t>(Description)</w:t>
            </w:r>
          </w:p>
        </w:tc>
        <w:tc>
          <w:tcPr>
            <w:tcW w:w="360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0CA4AC2" w14:textId="77777777" w:rsidR="003F3EDE" w:rsidRPr="004866BB" w:rsidRDefault="003F3EDE" w:rsidP="0025185C">
            <w:pPr>
              <w:rPr>
                <w:rFonts w:ascii="Arial" w:eastAsia="Times New Roman" w:hAnsi="Arial" w:cs="Arial"/>
                <w:spacing w:val="-1"/>
                <w:sz w:val="20"/>
                <w:szCs w:val="20"/>
                <w:rPrChange w:id="4156"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157" w:author="Adelino Naquarta Sepalanga Domingos" w:date="2025-03-05T09:12:00Z" w16du:dateUtc="2025-03-05T08:12:00Z">
                  <w:rPr>
                    <w:rFonts w:ascii="Times New Roman" w:eastAsia="Times New Roman" w:hAnsi="Times New Roman"/>
                    <w:spacing w:val="-1"/>
                  </w:rPr>
                </w:rPrChange>
              </w:rPr>
              <w:t>No caso do imposto do selo deve ser</w:t>
            </w:r>
          </w:p>
          <w:p w14:paraId="1BA2D942" w14:textId="77777777" w:rsidR="003F3EDE" w:rsidRPr="004866BB" w:rsidRDefault="003F3EDE" w:rsidP="0025185C">
            <w:pPr>
              <w:rPr>
                <w:rFonts w:ascii="Arial" w:eastAsia="Times New Roman" w:hAnsi="Arial" w:cs="Arial"/>
                <w:spacing w:val="-1"/>
                <w:sz w:val="20"/>
                <w:szCs w:val="20"/>
                <w:rPrChange w:id="4158"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159" w:author="Adelino Naquarta Sepalanga Domingos" w:date="2025-03-05T09:12:00Z" w16du:dateUtc="2025-03-05T08:12:00Z">
                  <w:rPr>
                    <w:rFonts w:ascii="Times New Roman" w:eastAsia="Times New Roman" w:hAnsi="Times New Roman"/>
                    <w:spacing w:val="-1"/>
                  </w:rPr>
                </w:rPrChange>
              </w:rPr>
              <w:t xml:space="preserve">preenchido com a descrição   da verba respectiva. </w:t>
            </w:r>
          </w:p>
        </w:tc>
        <w:tc>
          <w:tcPr>
            <w:tcW w:w="144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175784A" w14:textId="77777777" w:rsidR="003F3EDE" w:rsidRPr="004866BB" w:rsidRDefault="003F3EDE" w:rsidP="0025185C">
            <w:pPr>
              <w:jc w:val="center"/>
              <w:rPr>
                <w:rFonts w:ascii="Arial" w:eastAsia="Times New Roman" w:hAnsi="Arial" w:cs="Arial"/>
                <w:spacing w:val="-1"/>
                <w:sz w:val="20"/>
                <w:szCs w:val="20"/>
                <w:rPrChange w:id="4160"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161" w:author="Adelino Naquarta Sepalanga Domingos" w:date="2025-03-05T09:12:00Z" w16du:dateUtc="2025-03-05T08:12:00Z">
                  <w:rPr>
                    <w:rFonts w:ascii="Times New Roman" w:eastAsia="Times New Roman" w:hAnsi="Times New Roman"/>
                    <w:spacing w:val="-1"/>
                  </w:rPr>
                </w:rPrChange>
              </w:rPr>
              <w:t>Texto</w:t>
            </w:r>
          </w:p>
          <w:p w14:paraId="22949B62" w14:textId="77777777" w:rsidR="003F3EDE" w:rsidRPr="004866BB" w:rsidRDefault="003F3EDE" w:rsidP="0025185C">
            <w:pPr>
              <w:jc w:val="center"/>
              <w:rPr>
                <w:rFonts w:ascii="Arial" w:eastAsia="Times New Roman" w:hAnsi="Arial" w:cs="Arial"/>
                <w:spacing w:val="-1"/>
                <w:sz w:val="20"/>
                <w:szCs w:val="20"/>
                <w:rPrChange w:id="4162"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163" w:author="Adelino Naquarta Sepalanga Domingos" w:date="2025-03-05T09:12:00Z" w16du:dateUtc="2025-03-05T08:12:00Z">
                  <w:rPr>
                    <w:rFonts w:ascii="Times New Roman" w:eastAsia="Times New Roman" w:hAnsi="Times New Roman"/>
                    <w:spacing w:val="-1"/>
                  </w:rPr>
                </w:rPrChange>
              </w:rPr>
              <w:t>255</w:t>
            </w:r>
          </w:p>
        </w:tc>
      </w:tr>
      <w:tr w:rsidR="003F3EDE" w:rsidRPr="004866BB" w14:paraId="3E4FD163" w14:textId="77777777" w:rsidTr="0025185C">
        <w:trPr>
          <w:trHeight w:val="1284"/>
        </w:trPr>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6E879E8" w14:textId="77777777" w:rsidR="003F3EDE" w:rsidRPr="004866BB" w:rsidRDefault="003F3EDE" w:rsidP="0025185C">
            <w:pPr>
              <w:jc w:val="center"/>
              <w:rPr>
                <w:rFonts w:ascii="Arial" w:eastAsia="Times New Roman" w:hAnsi="Arial" w:cs="Arial"/>
                <w:spacing w:val="-1"/>
                <w:sz w:val="20"/>
                <w:szCs w:val="20"/>
                <w:rPrChange w:id="4164"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165" w:author="Adelino Naquarta Sepalanga Domingos" w:date="2025-03-05T09:12:00Z" w16du:dateUtc="2025-03-05T08:12:00Z">
                  <w:rPr>
                    <w:rFonts w:ascii="Times New Roman" w:eastAsia="Times New Roman" w:hAnsi="Times New Roman"/>
                    <w:spacing w:val="-1"/>
                  </w:rPr>
                </w:rPrChange>
              </w:rPr>
              <w:t>2.5.1.5.</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F9971B4" w14:textId="77777777" w:rsidR="003F3EDE" w:rsidRPr="004866BB" w:rsidRDefault="003F3EDE" w:rsidP="0025185C">
            <w:pPr>
              <w:jc w:val="center"/>
              <w:rPr>
                <w:rFonts w:ascii="Arial" w:eastAsia="Times New Roman" w:hAnsi="Arial" w:cs="Arial"/>
                <w:spacing w:val="-1"/>
                <w:sz w:val="20"/>
                <w:szCs w:val="20"/>
                <w:rPrChange w:id="4166" w:author="Adelino Naquarta Sepalanga Domingos" w:date="2025-03-05T09:12:00Z" w16du:dateUtc="2025-03-05T08:12: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CABD79D" w14:textId="77777777" w:rsidR="003F3EDE" w:rsidRPr="004866BB" w:rsidRDefault="003F3EDE" w:rsidP="0025185C">
            <w:pPr>
              <w:rPr>
                <w:rFonts w:ascii="Arial" w:eastAsia="Times New Roman" w:hAnsi="Arial" w:cs="Arial"/>
                <w:spacing w:val="-1"/>
                <w:sz w:val="20"/>
                <w:szCs w:val="20"/>
                <w:rPrChange w:id="4167"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168" w:author="Adelino Naquarta Sepalanga Domingos" w:date="2025-03-05T09:12:00Z" w16du:dateUtc="2025-03-05T08:12:00Z">
                  <w:rPr>
                    <w:rFonts w:ascii="Times New Roman" w:eastAsia="Times New Roman" w:hAnsi="Times New Roman"/>
                    <w:spacing w:val="-1"/>
                  </w:rPr>
                </w:rPrChange>
              </w:rPr>
              <w:t xml:space="preserve">Data de fim de vigência </w:t>
            </w:r>
          </w:p>
          <w:p w14:paraId="477B77FA" w14:textId="77777777" w:rsidR="003F3EDE" w:rsidRPr="004866BB" w:rsidRDefault="003F3EDE" w:rsidP="0025185C">
            <w:pPr>
              <w:rPr>
                <w:rFonts w:ascii="Arial" w:eastAsia="Times New Roman" w:hAnsi="Arial" w:cs="Arial"/>
                <w:spacing w:val="-1"/>
                <w:sz w:val="20"/>
                <w:szCs w:val="20"/>
                <w:rPrChange w:id="4169"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170" w:author="Adelino Naquarta Sepalanga Domingos" w:date="2025-03-05T09:12:00Z" w16du:dateUtc="2025-03-05T08:12:00Z">
                  <w:rPr>
                    <w:rFonts w:ascii="Times New Roman" w:eastAsia="Times New Roman" w:hAnsi="Times New Roman"/>
                    <w:spacing w:val="-1"/>
                  </w:rPr>
                </w:rPrChange>
              </w:rPr>
              <w:t>(TaxExpirationDate)</w:t>
            </w:r>
          </w:p>
        </w:tc>
        <w:tc>
          <w:tcPr>
            <w:tcW w:w="3602"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6B698C5" w14:textId="77777777" w:rsidR="003F3EDE" w:rsidRPr="004866BB" w:rsidRDefault="003F3EDE" w:rsidP="0025185C">
            <w:pPr>
              <w:rPr>
                <w:rFonts w:ascii="Arial" w:eastAsia="Times New Roman" w:hAnsi="Arial" w:cs="Arial"/>
                <w:spacing w:val="-1"/>
                <w:sz w:val="20"/>
                <w:szCs w:val="20"/>
                <w:rPrChange w:id="4171"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172" w:author="Adelino Naquarta Sepalanga Domingos" w:date="2025-03-05T09:12:00Z" w16du:dateUtc="2025-03-05T08:12:00Z">
                  <w:rPr>
                    <w:rFonts w:ascii="Times New Roman" w:eastAsia="Times New Roman" w:hAnsi="Times New Roman"/>
                    <w:spacing w:val="-1"/>
                  </w:rPr>
                </w:rPrChange>
              </w:rPr>
              <w:t>Última data legal de aplicação da taxa de imposto, no caso de alteração da mesma, na vigência do período de tributação.</w:t>
            </w:r>
          </w:p>
        </w:tc>
        <w:tc>
          <w:tcPr>
            <w:tcW w:w="1447"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60FAD70" w14:textId="77777777" w:rsidR="003F3EDE" w:rsidRPr="004866BB" w:rsidRDefault="003F3EDE" w:rsidP="0025185C">
            <w:pPr>
              <w:jc w:val="center"/>
              <w:rPr>
                <w:rFonts w:ascii="Arial" w:eastAsia="Times New Roman" w:hAnsi="Arial" w:cs="Arial"/>
                <w:spacing w:val="-1"/>
                <w:sz w:val="20"/>
                <w:szCs w:val="20"/>
                <w:rPrChange w:id="4173" w:author="Adelino Naquarta Sepalanga Domingos" w:date="2025-03-05T09:12:00Z" w16du:dateUtc="2025-03-05T08:12:00Z">
                  <w:rPr>
                    <w:rFonts w:ascii="Times New Roman" w:eastAsia="Times New Roman" w:hAnsi="Times New Roman"/>
                    <w:spacing w:val="-1"/>
                  </w:rPr>
                </w:rPrChange>
              </w:rPr>
            </w:pPr>
          </w:p>
          <w:p w14:paraId="227D5C6F" w14:textId="77777777" w:rsidR="003F3EDE" w:rsidRPr="004866BB" w:rsidRDefault="003F3EDE" w:rsidP="0025185C">
            <w:pPr>
              <w:jc w:val="center"/>
              <w:rPr>
                <w:rFonts w:ascii="Arial" w:eastAsia="Times New Roman" w:hAnsi="Arial" w:cs="Arial"/>
                <w:spacing w:val="-1"/>
                <w:sz w:val="20"/>
                <w:szCs w:val="20"/>
                <w:rPrChange w:id="4174"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175" w:author="Adelino Naquarta Sepalanga Domingos" w:date="2025-03-05T09:12:00Z" w16du:dateUtc="2025-03-05T08:12:00Z">
                  <w:rPr>
                    <w:rFonts w:ascii="Times New Roman" w:eastAsia="Times New Roman" w:hAnsi="Times New Roman"/>
                    <w:spacing w:val="-1"/>
                  </w:rPr>
                </w:rPrChange>
              </w:rPr>
              <w:t>Data</w:t>
            </w:r>
          </w:p>
        </w:tc>
      </w:tr>
      <w:tr w:rsidR="003F3EDE" w:rsidRPr="004866BB" w14:paraId="67BD9333" w14:textId="77777777" w:rsidTr="0025185C">
        <w:trPr>
          <w:trHeight w:val="1993"/>
        </w:trPr>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7208C3F" w14:textId="77777777" w:rsidR="003F3EDE" w:rsidRPr="004866BB" w:rsidRDefault="003F3EDE" w:rsidP="0025185C">
            <w:pPr>
              <w:jc w:val="center"/>
              <w:rPr>
                <w:rFonts w:ascii="Arial" w:eastAsia="Times New Roman" w:hAnsi="Arial" w:cs="Arial"/>
                <w:spacing w:val="-1"/>
                <w:sz w:val="20"/>
                <w:szCs w:val="20"/>
                <w:rPrChange w:id="4176" w:author="Adelino Naquarta Sepalanga Domingos" w:date="2025-03-05T09:12:00Z" w16du:dateUtc="2025-03-05T08:12:00Z">
                  <w:rPr>
                    <w:rFonts w:ascii="Times New Roman" w:eastAsia="Times New Roman" w:hAnsi="Times New Roman"/>
                    <w:spacing w:val="-1"/>
                  </w:rPr>
                </w:rPrChange>
              </w:rPr>
            </w:pPr>
          </w:p>
          <w:p w14:paraId="56B11916" w14:textId="77777777" w:rsidR="003F3EDE" w:rsidRPr="004866BB" w:rsidRDefault="003F3EDE" w:rsidP="0025185C">
            <w:pPr>
              <w:jc w:val="center"/>
              <w:rPr>
                <w:rFonts w:ascii="Arial" w:eastAsia="Times New Roman" w:hAnsi="Arial" w:cs="Arial"/>
                <w:spacing w:val="-1"/>
                <w:sz w:val="20"/>
                <w:szCs w:val="20"/>
                <w:rPrChange w:id="4177" w:author="Adelino Naquarta Sepalanga Domingos" w:date="2025-03-05T09:12:00Z" w16du:dateUtc="2025-03-05T08:12:00Z">
                  <w:rPr>
                    <w:rFonts w:ascii="Times New Roman" w:eastAsia="Times New Roman" w:hAnsi="Times New Roman"/>
                    <w:spacing w:val="-1"/>
                  </w:rPr>
                </w:rPrChange>
              </w:rPr>
            </w:pPr>
          </w:p>
          <w:p w14:paraId="631C56C7" w14:textId="77777777" w:rsidR="003F3EDE" w:rsidRPr="004866BB" w:rsidRDefault="003F3EDE" w:rsidP="0025185C">
            <w:pPr>
              <w:jc w:val="center"/>
              <w:rPr>
                <w:rFonts w:ascii="Arial" w:eastAsia="Times New Roman" w:hAnsi="Arial" w:cs="Arial"/>
                <w:spacing w:val="-1"/>
                <w:sz w:val="20"/>
                <w:szCs w:val="20"/>
                <w:rPrChange w:id="4178"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179" w:author="Adelino Naquarta Sepalanga Domingos" w:date="2025-03-05T09:12:00Z" w16du:dateUtc="2025-03-05T08:12:00Z">
                  <w:rPr>
                    <w:rFonts w:ascii="Times New Roman" w:eastAsia="Times New Roman" w:hAnsi="Times New Roman"/>
                    <w:spacing w:val="-1"/>
                  </w:rPr>
                </w:rPrChange>
              </w:rPr>
              <w:t>2.5.1.6.</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139FED0" w14:textId="77777777" w:rsidR="003F3EDE" w:rsidRPr="004866BB" w:rsidRDefault="003F3EDE" w:rsidP="0025185C">
            <w:pPr>
              <w:jc w:val="center"/>
              <w:rPr>
                <w:rFonts w:ascii="Arial" w:eastAsia="Times New Roman" w:hAnsi="Arial" w:cs="Arial"/>
                <w:spacing w:val="-1"/>
                <w:sz w:val="20"/>
                <w:szCs w:val="20"/>
                <w:rPrChange w:id="4180" w:author="Adelino Naquarta Sepalanga Domingos" w:date="2025-03-05T09:12:00Z" w16du:dateUtc="2025-03-05T08:12:00Z">
                  <w:rPr>
                    <w:rFonts w:ascii="Times New Roman" w:eastAsia="Times New Roman" w:hAnsi="Times New Roman"/>
                    <w:spacing w:val="-1"/>
                  </w:rPr>
                </w:rPrChange>
              </w:rPr>
            </w:pPr>
          </w:p>
          <w:p w14:paraId="38F14855" w14:textId="77777777" w:rsidR="003F3EDE" w:rsidRPr="004866BB" w:rsidRDefault="003F3EDE" w:rsidP="0025185C">
            <w:pPr>
              <w:jc w:val="center"/>
              <w:rPr>
                <w:rFonts w:ascii="Arial" w:eastAsia="Times New Roman" w:hAnsi="Arial" w:cs="Arial"/>
                <w:spacing w:val="-1"/>
                <w:sz w:val="20"/>
                <w:szCs w:val="20"/>
                <w:rPrChange w:id="4181" w:author="Adelino Naquarta Sepalanga Domingos" w:date="2025-03-05T09:12:00Z" w16du:dateUtc="2025-03-05T08:12:00Z">
                  <w:rPr>
                    <w:rFonts w:ascii="Times New Roman" w:eastAsia="Times New Roman" w:hAnsi="Times New Roman"/>
                    <w:spacing w:val="-1"/>
                  </w:rPr>
                </w:rPrChange>
              </w:rPr>
            </w:pPr>
          </w:p>
          <w:p w14:paraId="1B70A565" w14:textId="77777777" w:rsidR="003F3EDE" w:rsidRPr="004866BB" w:rsidRDefault="003F3EDE" w:rsidP="0025185C">
            <w:pPr>
              <w:jc w:val="center"/>
              <w:rPr>
                <w:rFonts w:ascii="Arial" w:eastAsia="Times New Roman" w:hAnsi="Arial" w:cs="Arial"/>
                <w:spacing w:val="-1"/>
                <w:sz w:val="20"/>
                <w:szCs w:val="20"/>
                <w:rPrChange w:id="4182"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183" w:author="Adelino Naquarta Sepalanga Domingos" w:date="2025-03-05T09:12:00Z" w16du:dateUtc="2025-03-05T08:12: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B85D63A" w14:textId="77777777" w:rsidR="003F3EDE" w:rsidRPr="004866BB" w:rsidRDefault="003F3EDE" w:rsidP="0025185C">
            <w:pPr>
              <w:rPr>
                <w:rFonts w:ascii="Arial" w:eastAsia="Times New Roman" w:hAnsi="Arial" w:cs="Arial"/>
                <w:spacing w:val="-1"/>
                <w:sz w:val="20"/>
                <w:szCs w:val="20"/>
                <w:rPrChange w:id="4184" w:author="Adelino Naquarta Sepalanga Domingos" w:date="2025-03-05T09:12:00Z" w16du:dateUtc="2025-03-05T08:12:00Z">
                  <w:rPr>
                    <w:rFonts w:ascii="Times New Roman" w:eastAsia="Times New Roman" w:hAnsi="Times New Roman"/>
                    <w:spacing w:val="-1"/>
                  </w:rPr>
                </w:rPrChange>
              </w:rPr>
            </w:pPr>
          </w:p>
          <w:p w14:paraId="6878544C" w14:textId="77777777" w:rsidR="003F3EDE" w:rsidRPr="004866BB" w:rsidRDefault="003F3EDE" w:rsidP="0025185C">
            <w:pPr>
              <w:rPr>
                <w:rFonts w:ascii="Arial" w:eastAsia="Times New Roman" w:hAnsi="Arial" w:cs="Arial"/>
                <w:spacing w:val="-1"/>
                <w:sz w:val="20"/>
                <w:szCs w:val="20"/>
                <w:rPrChange w:id="4185" w:author="Adelino Naquarta Sepalanga Domingos" w:date="2025-03-05T09:12:00Z" w16du:dateUtc="2025-03-05T08:12:00Z">
                  <w:rPr>
                    <w:rFonts w:ascii="Times New Roman" w:eastAsia="Times New Roman" w:hAnsi="Times New Roman"/>
                    <w:spacing w:val="-1"/>
                  </w:rPr>
                </w:rPrChange>
              </w:rPr>
            </w:pPr>
          </w:p>
          <w:p w14:paraId="6B46D0A8" w14:textId="77777777" w:rsidR="003F3EDE" w:rsidRPr="004866BB" w:rsidRDefault="003F3EDE" w:rsidP="0025185C">
            <w:pPr>
              <w:rPr>
                <w:rFonts w:ascii="Arial" w:eastAsia="Times New Roman" w:hAnsi="Arial" w:cs="Arial"/>
                <w:spacing w:val="-1"/>
                <w:sz w:val="20"/>
                <w:szCs w:val="20"/>
                <w:rPrChange w:id="4186"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187" w:author="Adelino Naquarta Sepalanga Domingos" w:date="2025-03-05T09:12:00Z" w16du:dateUtc="2025-03-05T08:12:00Z">
                  <w:rPr>
                    <w:rFonts w:ascii="Times New Roman" w:eastAsia="Times New Roman" w:hAnsi="Times New Roman"/>
                    <w:spacing w:val="-1"/>
                  </w:rPr>
                </w:rPrChange>
              </w:rPr>
              <w:t>Percentagem da taxa do imposto (TaxPercentage)</w:t>
            </w:r>
          </w:p>
        </w:tc>
        <w:tc>
          <w:tcPr>
            <w:tcW w:w="360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6BFB033" w14:textId="77777777" w:rsidR="003F3EDE" w:rsidRPr="004866BB" w:rsidRDefault="003F3EDE" w:rsidP="0025185C">
            <w:pPr>
              <w:rPr>
                <w:rFonts w:ascii="Arial" w:eastAsia="Times New Roman" w:hAnsi="Arial" w:cs="Arial"/>
                <w:spacing w:val="-1"/>
                <w:sz w:val="20"/>
                <w:szCs w:val="20"/>
                <w:rPrChange w:id="4188"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189" w:author="Adelino Naquarta Sepalanga Domingos" w:date="2025-03-05T09:12:00Z" w16du:dateUtc="2025-03-05T08:12:00Z">
                  <w:rPr>
                    <w:rFonts w:ascii="Times New Roman" w:eastAsia="Times New Roman" w:hAnsi="Times New Roman"/>
                    <w:spacing w:val="-1"/>
                  </w:rPr>
                </w:rPrChange>
              </w:rPr>
              <w:t>O preenchimento é obrigatório, no caso de se tratar de uma percentagem do imposto.</w:t>
            </w:r>
          </w:p>
          <w:p w14:paraId="52D74F0C" w14:textId="77777777" w:rsidR="003F3EDE" w:rsidRPr="004866BB" w:rsidRDefault="003F3EDE" w:rsidP="0025185C">
            <w:pPr>
              <w:rPr>
                <w:rFonts w:ascii="Arial" w:eastAsia="Times New Roman" w:hAnsi="Arial" w:cs="Arial"/>
                <w:spacing w:val="-1"/>
                <w:sz w:val="20"/>
                <w:szCs w:val="20"/>
                <w:rPrChange w:id="4190"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191" w:author="Adelino Naquarta Sepalanga Domingos" w:date="2025-03-05T09:12:00Z" w16du:dateUtc="2025-03-05T08:12:00Z">
                  <w:rPr>
                    <w:rFonts w:ascii="Times New Roman" w:eastAsia="Times New Roman" w:hAnsi="Times New Roman"/>
                    <w:spacing w:val="-1"/>
                  </w:rPr>
                </w:rPrChange>
              </w:rPr>
              <w:t>No caso de isenção ou não sujeição a imposto, utilizar este campo com o valor “0” (zero).</w:t>
            </w:r>
          </w:p>
        </w:tc>
        <w:tc>
          <w:tcPr>
            <w:tcW w:w="144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90053E1" w14:textId="77777777" w:rsidR="003F3EDE" w:rsidRPr="004866BB" w:rsidRDefault="003F3EDE" w:rsidP="0025185C">
            <w:pPr>
              <w:jc w:val="center"/>
              <w:rPr>
                <w:rFonts w:ascii="Arial" w:eastAsia="Times New Roman" w:hAnsi="Arial" w:cs="Arial"/>
                <w:spacing w:val="-1"/>
                <w:sz w:val="20"/>
                <w:szCs w:val="20"/>
                <w:rPrChange w:id="4192" w:author="Adelino Naquarta Sepalanga Domingos" w:date="2025-03-05T09:12:00Z" w16du:dateUtc="2025-03-05T08:12:00Z">
                  <w:rPr>
                    <w:rFonts w:ascii="Times New Roman" w:eastAsia="Times New Roman" w:hAnsi="Times New Roman"/>
                    <w:spacing w:val="-1"/>
                  </w:rPr>
                </w:rPrChange>
              </w:rPr>
            </w:pPr>
          </w:p>
          <w:p w14:paraId="0C9EB463" w14:textId="77777777" w:rsidR="003F3EDE" w:rsidRPr="004866BB" w:rsidRDefault="003F3EDE" w:rsidP="0025185C">
            <w:pPr>
              <w:jc w:val="center"/>
              <w:rPr>
                <w:rFonts w:ascii="Arial" w:eastAsia="Times New Roman" w:hAnsi="Arial" w:cs="Arial"/>
                <w:spacing w:val="-1"/>
                <w:sz w:val="20"/>
                <w:szCs w:val="20"/>
                <w:rPrChange w:id="4193" w:author="Adelino Naquarta Sepalanga Domingos" w:date="2025-03-05T09:12:00Z" w16du:dateUtc="2025-03-05T08:12:00Z">
                  <w:rPr>
                    <w:rFonts w:ascii="Times New Roman" w:eastAsia="Times New Roman" w:hAnsi="Times New Roman"/>
                    <w:spacing w:val="-1"/>
                  </w:rPr>
                </w:rPrChange>
              </w:rPr>
            </w:pPr>
          </w:p>
          <w:p w14:paraId="3F7ADEAE" w14:textId="77777777" w:rsidR="003F3EDE" w:rsidRPr="004866BB" w:rsidRDefault="003F3EDE" w:rsidP="0025185C">
            <w:pPr>
              <w:jc w:val="center"/>
              <w:rPr>
                <w:rFonts w:ascii="Arial" w:eastAsia="Times New Roman" w:hAnsi="Arial" w:cs="Arial"/>
                <w:spacing w:val="-1"/>
                <w:sz w:val="20"/>
                <w:szCs w:val="20"/>
                <w:rPrChange w:id="4194"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195" w:author="Adelino Naquarta Sepalanga Domingos" w:date="2025-03-05T09:12:00Z" w16du:dateUtc="2025-03-05T08:12:00Z">
                  <w:rPr>
                    <w:rFonts w:ascii="Times New Roman" w:eastAsia="Times New Roman" w:hAnsi="Times New Roman"/>
                    <w:spacing w:val="-1"/>
                  </w:rPr>
                </w:rPrChange>
              </w:rPr>
              <w:t>Decimal</w:t>
            </w:r>
          </w:p>
        </w:tc>
      </w:tr>
      <w:tr w:rsidR="003F3EDE" w:rsidRPr="004866BB" w14:paraId="4BFC461A" w14:textId="77777777" w:rsidTr="0025185C">
        <w:trPr>
          <w:trHeight w:val="1026"/>
        </w:trPr>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EC4EB22" w14:textId="77777777" w:rsidR="003F3EDE" w:rsidRPr="004866BB" w:rsidRDefault="003F3EDE" w:rsidP="0025185C">
            <w:pPr>
              <w:jc w:val="center"/>
              <w:rPr>
                <w:rFonts w:ascii="Arial" w:eastAsia="Times New Roman" w:hAnsi="Arial" w:cs="Arial"/>
                <w:spacing w:val="-1"/>
                <w:sz w:val="20"/>
                <w:szCs w:val="20"/>
                <w:rPrChange w:id="4196"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197" w:author="Adelino Naquarta Sepalanga Domingos" w:date="2025-03-05T09:12:00Z" w16du:dateUtc="2025-03-05T08:12:00Z">
                  <w:rPr>
                    <w:rFonts w:ascii="Times New Roman" w:eastAsia="Times New Roman" w:hAnsi="Times New Roman"/>
                    <w:spacing w:val="-1"/>
                  </w:rPr>
                </w:rPrChange>
              </w:rPr>
              <w:t>2.5.1.7.</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37D6EDE" w14:textId="77777777" w:rsidR="003F3EDE" w:rsidRPr="004866BB" w:rsidRDefault="003F3EDE" w:rsidP="0025185C">
            <w:pPr>
              <w:jc w:val="center"/>
              <w:rPr>
                <w:rFonts w:ascii="Arial" w:eastAsia="Times New Roman" w:hAnsi="Arial" w:cs="Arial"/>
                <w:spacing w:val="-1"/>
                <w:sz w:val="20"/>
                <w:szCs w:val="20"/>
                <w:rPrChange w:id="4198"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199" w:author="Adelino Naquarta Sepalanga Domingos" w:date="2025-03-05T09:12:00Z" w16du:dateUtc="2025-03-05T08:12: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E12E355" w14:textId="77777777" w:rsidR="003F3EDE" w:rsidRPr="004866BB" w:rsidRDefault="003F3EDE" w:rsidP="0025185C">
            <w:pPr>
              <w:rPr>
                <w:rFonts w:ascii="Arial" w:eastAsia="Times New Roman" w:hAnsi="Arial" w:cs="Arial"/>
                <w:spacing w:val="-1"/>
                <w:sz w:val="20"/>
                <w:szCs w:val="20"/>
                <w:rPrChange w:id="4200"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201" w:author="Adelino Naquarta Sepalanga Domingos" w:date="2025-03-05T09:12:00Z" w16du:dateUtc="2025-03-05T08:12:00Z">
                  <w:rPr>
                    <w:rFonts w:ascii="Times New Roman" w:eastAsia="Times New Roman" w:hAnsi="Times New Roman"/>
                    <w:spacing w:val="-1"/>
                  </w:rPr>
                </w:rPrChange>
              </w:rPr>
              <w:t xml:space="preserve">Montante do imposto </w:t>
            </w:r>
          </w:p>
          <w:p w14:paraId="45A825EB" w14:textId="77777777" w:rsidR="003F3EDE" w:rsidRPr="004866BB" w:rsidRDefault="003F3EDE" w:rsidP="0025185C">
            <w:pPr>
              <w:rPr>
                <w:rFonts w:ascii="Arial" w:eastAsia="Times New Roman" w:hAnsi="Arial" w:cs="Arial"/>
                <w:spacing w:val="-1"/>
                <w:sz w:val="20"/>
                <w:szCs w:val="20"/>
                <w:rPrChange w:id="4202"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203" w:author="Adelino Naquarta Sepalanga Domingos" w:date="2025-03-05T09:12:00Z" w16du:dateUtc="2025-03-05T08:12:00Z">
                  <w:rPr>
                    <w:rFonts w:ascii="Times New Roman" w:eastAsia="Times New Roman" w:hAnsi="Times New Roman"/>
                    <w:spacing w:val="-1"/>
                  </w:rPr>
                </w:rPrChange>
              </w:rPr>
              <w:t>(TaxAmount)</w:t>
            </w:r>
          </w:p>
        </w:tc>
        <w:tc>
          <w:tcPr>
            <w:tcW w:w="3602"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EC393BE" w14:textId="77777777" w:rsidR="003F3EDE" w:rsidRPr="004866BB" w:rsidRDefault="003F3EDE" w:rsidP="0025185C">
            <w:pPr>
              <w:rPr>
                <w:rFonts w:ascii="Arial" w:eastAsia="Times New Roman" w:hAnsi="Arial" w:cs="Arial"/>
                <w:spacing w:val="-1"/>
                <w:sz w:val="20"/>
                <w:szCs w:val="20"/>
                <w:rPrChange w:id="4204"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205" w:author="Adelino Naquarta Sepalanga Domingos" w:date="2025-03-05T09:12:00Z" w16du:dateUtc="2025-03-05T08:12:00Z">
                  <w:rPr>
                    <w:rFonts w:ascii="Times New Roman" w:eastAsia="Times New Roman" w:hAnsi="Times New Roman"/>
                    <w:spacing w:val="-1"/>
                  </w:rPr>
                </w:rPrChange>
              </w:rPr>
              <w:t>O preenchimento é obrigatório, no caso de se tratar de uma verba fixa de imposto do selo.</w:t>
            </w:r>
          </w:p>
        </w:tc>
        <w:tc>
          <w:tcPr>
            <w:tcW w:w="1447"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007C508" w14:textId="77777777" w:rsidR="003F3EDE" w:rsidRPr="004866BB" w:rsidRDefault="003F3EDE" w:rsidP="0025185C">
            <w:pPr>
              <w:jc w:val="center"/>
              <w:rPr>
                <w:rFonts w:ascii="Arial" w:eastAsia="Times New Roman" w:hAnsi="Arial" w:cs="Arial"/>
                <w:spacing w:val="-1"/>
                <w:sz w:val="20"/>
                <w:szCs w:val="20"/>
                <w:rPrChange w:id="4206" w:author="Adelino Naquarta Sepalanga Domingos" w:date="2025-03-05T09:12:00Z" w16du:dateUtc="2025-03-05T08:12:00Z">
                  <w:rPr>
                    <w:rFonts w:ascii="Times New Roman" w:eastAsia="Times New Roman" w:hAnsi="Times New Roman"/>
                    <w:spacing w:val="-1"/>
                  </w:rPr>
                </w:rPrChange>
              </w:rPr>
            </w:pPr>
          </w:p>
          <w:p w14:paraId="151E71B1" w14:textId="77777777" w:rsidR="003F3EDE" w:rsidRPr="004866BB" w:rsidRDefault="003F3EDE" w:rsidP="0025185C">
            <w:pPr>
              <w:jc w:val="center"/>
              <w:rPr>
                <w:rFonts w:ascii="Arial" w:eastAsia="Times New Roman" w:hAnsi="Arial" w:cs="Arial"/>
                <w:spacing w:val="-1"/>
                <w:sz w:val="20"/>
                <w:szCs w:val="20"/>
                <w:rPrChange w:id="4207" w:author="Adelino Naquarta Sepalanga Domingos" w:date="2025-03-05T09:12:00Z" w16du:dateUtc="2025-03-05T08:12:00Z">
                  <w:rPr>
                    <w:rFonts w:ascii="Times New Roman" w:eastAsia="Times New Roman" w:hAnsi="Times New Roman"/>
                    <w:spacing w:val="-1"/>
                  </w:rPr>
                </w:rPrChange>
              </w:rPr>
            </w:pPr>
            <w:r w:rsidRPr="004866BB">
              <w:rPr>
                <w:rFonts w:ascii="Arial" w:eastAsia="Times New Roman" w:hAnsi="Arial" w:cs="Arial"/>
                <w:spacing w:val="-1"/>
                <w:sz w:val="20"/>
                <w:szCs w:val="20"/>
                <w:rPrChange w:id="4208" w:author="Adelino Naquarta Sepalanga Domingos" w:date="2025-03-05T09:12:00Z" w16du:dateUtc="2025-03-05T08:12:00Z">
                  <w:rPr>
                    <w:rFonts w:ascii="Times New Roman" w:eastAsia="Times New Roman" w:hAnsi="Times New Roman"/>
                    <w:spacing w:val="-1"/>
                  </w:rPr>
                </w:rPrChange>
              </w:rPr>
              <w:t>Monetario</w:t>
            </w:r>
          </w:p>
        </w:tc>
      </w:tr>
    </w:tbl>
    <w:p w14:paraId="281A3321" w14:textId="77777777" w:rsidR="003F3EDE" w:rsidRPr="00691778" w:rsidRDefault="003F3EDE" w:rsidP="003F3EDE">
      <w:pPr>
        <w:rPr>
          <w:rFonts w:ascii="Arial" w:hAnsi="Arial" w:cs="Arial"/>
          <w:rPrChange w:id="4209" w:author="Adelino Naquarta Sepalanga Domingos" w:date="2025-03-05T08:49:00Z" w16du:dateUtc="2025-03-05T07:49:00Z">
            <w:rPr>
              <w:rFonts w:cstheme="minorHAnsi"/>
            </w:rPr>
          </w:rPrChange>
        </w:rPr>
      </w:pPr>
    </w:p>
    <w:p w14:paraId="1028511B" w14:textId="77777777" w:rsidR="003F3EDE" w:rsidRPr="00691778" w:rsidRDefault="003F3EDE" w:rsidP="003F3EDE">
      <w:pPr>
        <w:spacing w:after="240" w:line="276" w:lineRule="auto"/>
        <w:ind w:right="795"/>
        <w:jc w:val="both"/>
        <w:rPr>
          <w:rFonts w:ascii="Arial" w:eastAsia="Microsoft JhengHei" w:hAnsi="Arial" w:cs="Arial"/>
          <w:b/>
          <w:szCs w:val="24"/>
          <w:rPrChange w:id="4210" w:author="Adelino Naquarta Sepalanga Domingos" w:date="2025-03-05T08:49:00Z" w16du:dateUtc="2025-03-05T07:49:00Z">
            <w:rPr>
              <w:rFonts w:ascii="Microsoft JhengHei" w:eastAsia="Microsoft JhengHei" w:hAnsi="Microsoft JhengHei" w:cstheme="minorHAnsi"/>
              <w:b/>
              <w:szCs w:val="24"/>
            </w:rPr>
          </w:rPrChange>
        </w:rPr>
      </w:pPr>
    </w:p>
    <w:p w14:paraId="75BC43A9" w14:textId="77777777" w:rsidR="003F3EDE" w:rsidRPr="00691778" w:rsidRDefault="003F3EDE" w:rsidP="003F3EDE">
      <w:pPr>
        <w:spacing w:after="240" w:line="276" w:lineRule="auto"/>
        <w:ind w:right="795"/>
        <w:jc w:val="both"/>
        <w:rPr>
          <w:rFonts w:ascii="Arial" w:eastAsia="Microsoft JhengHei" w:hAnsi="Arial" w:cs="Arial"/>
          <w:b/>
          <w:szCs w:val="24"/>
          <w:rPrChange w:id="4211" w:author="Adelino Naquarta Sepalanga Domingos" w:date="2025-03-05T08:49:00Z" w16du:dateUtc="2025-03-05T07:49:00Z">
            <w:rPr>
              <w:rFonts w:ascii="Microsoft JhengHei" w:eastAsia="Microsoft JhengHei" w:hAnsi="Microsoft JhengHei" w:cstheme="minorHAnsi"/>
              <w:b/>
              <w:szCs w:val="24"/>
            </w:rPr>
          </w:rPrChange>
        </w:rPr>
      </w:pPr>
      <w:r w:rsidRPr="00691778">
        <w:rPr>
          <w:rFonts w:ascii="Arial" w:eastAsia="Microsoft JhengHei" w:hAnsi="Arial" w:cs="Arial"/>
          <w:b/>
          <w:szCs w:val="24"/>
          <w:rPrChange w:id="4212" w:author="Adelino Naquarta Sepalanga Domingos" w:date="2025-03-05T08:49:00Z" w16du:dateUtc="2025-03-05T07:49:00Z">
            <w:rPr>
              <w:rFonts w:ascii="Microsoft JhengHei" w:eastAsia="Microsoft JhengHei" w:hAnsi="Microsoft JhengHei" w:cstheme="minorHAnsi"/>
              <w:b/>
              <w:szCs w:val="24"/>
            </w:rPr>
          </w:rPrChange>
        </w:rPr>
        <w:t xml:space="preserve">3 - </w:t>
      </w:r>
      <w:r w:rsidRPr="00691778">
        <w:rPr>
          <w:rFonts w:ascii="Arial" w:eastAsia="Microsoft JhengHei" w:hAnsi="Arial" w:cs="Arial"/>
          <w:b/>
          <w:sz w:val="24"/>
          <w:szCs w:val="24"/>
          <w:rPrChange w:id="4213" w:author="Adelino Naquarta Sepalanga Domingos" w:date="2025-03-05T08:49:00Z" w16du:dateUtc="2025-03-05T07:49:00Z">
            <w:rPr>
              <w:rFonts w:ascii="Times New Roman" w:eastAsia="Microsoft JhengHei" w:hAnsi="Times New Roman" w:cs="Times New Roman"/>
              <w:b/>
              <w:sz w:val="24"/>
              <w:szCs w:val="24"/>
            </w:rPr>
          </w:rPrChange>
        </w:rPr>
        <w:t>Movimentos contabilísticos (GeneralLedgerEntries).</w:t>
      </w:r>
    </w:p>
    <w:p w14:paraId="527C95D7" w14:textId="77777777" w:rsidR="003F3EDE" w:rsidRPr="00691778" w:rsidRDefault="003F3EDE" w:rsidP="003F3EDE">
      <w:pPr>
        <w:spacing w:after="240" w:line="276" w:lineRule="auto"/>
        <w:jc w:val="both"/>
        <w:rPr>
          <w:rFonts w:ascii="Arial" w:eastAsia="Times New Roman" w:hAnsi="Arial" w:cs="Arial"/>
          <w:spacing w:val="-1"/>
          <w:sz w:val="24"/>
          <w:szCs w:val="24"/>
          <w:rPrChange w:id="4214" w:author="Adelino Naquarta Sepalanga Domingos" w:date="2025-03-05T08:49:00Z" w16du:dateUtc="2025-03-05T07:49:00Z">
            <w:rPr>
              <w:rFonts w:ascii="Times New Roman" w:eastAsia="Times New Roman" w:hAnsi="Times New Roman" w:cs="Times New Roman"/>
              <w:spacing w:val="-1"/>
              <w:sz w:val="24"/>
              <w:szCs w:val="24"/>
            </w:rPr>
          </w:rPrChange>
        </w:rPr>
      </w:pPr>
      <w:r w:rsidRPr="00691778">
        <w:rPr>
          <w:rFonts w:ascii="Arial" w:eastAsia="Times New Roman" w:hAnsi="Arial" w:cs="Arial"/>
          <w:spacing w:val="-1"/>
          <w:sz w:val="24"/>
          <w:szCs w:val="24"/>
          <w:rPrChange w:id="4215" w:author="Adelino Naquarta Sepalanga Domingos" w:date="2025-03-05T08:49:00Z" w16du:dateUtc="2025-03-05T07:49:00Z">
            <w:rPr>
              <w:rFonts w:ascii="Times New Roman" w:eastAsia="Times New Roman" w:hAnsi="Times New Roman" w:cs="Times New Roman"/>
              <w:spacing w:val="-1"/>
              <w:sz w:val="24"/>
              <w:szCs w:val="24"/>
            </w:rPr>
          </w:rPrChange>
        </w:rPr>
        <w:t>Nesta tabela registam-se os movimentos contabilísticos correspondentes ao período de exportação a que diz respeito o SAFT (AO), não devendo os movimentos de abertura ser objecto de exportação, na medida em que estes são apenas reflectidos ao nível da tabela 2.1. – Tabela de código de contas (GeneralLedgerAccounts) nos campos 2.1.2.3. - Saldo de abertura a débito da conta do plano de contas (OpeningDebitBalance) e 2.1.2.4. - Saldo de abertura a crédito da conta do plano de contas (OpeningCreditBalance).</w:t>
      </w:r>
    </w:p>
    <w:p w14:paraId="108D453B" w14:textId="3F43D568" w:rsidR="003F3EDE" w:rsidRPr="00691778" w:rsidDel="004866BB" w:rsidRDefault="003F3EDE" w:rsidP="003F3EDE">
      <w:pPr>
        <w:spacing w:after="240" w:line="276" w:lineRule="auto"/>
        <w:jc w:val="both"/>
        <w:rPr>
          <w:del w:id="4216" w:author="Adelino Naquarta Sepalanga Domingos" w:date="2025-03-05T09:13:00Z" w16du:dateUtc="2025-03-05T08:13:00Z"/>
          <w:rFonts w:ascii="Arial" w:eastAsia="Times New Roman" w:hAnsi="Arial" w:cs="Arial"/>
          <w:spacing w:val="-1"/>
          <w:sz w:val="24"/>
          <w:szCs w:val="24"/>
          <w:rPrChange w:id="4217" w:author="Adelino Naquarta Sepalanga Domingos" w:date="2025-03-05T08:49:00Z" w16du:dateUtc="2025-03-05T07:49:00Z">
            <w:rPr>
              <w:del w:id="4218" w:author="Adelino Naquarta Sepalanga Domingos" w:date="2025-03-05T09:13:00Z" w16du:dateUtc="2025-03-05T08:13:00Z"/>
              <w:rFonts w:ascii="Times New Roman" w:eastAsia="Times New Roman" w:hAnsi="Times New Roman" w:cs="Times New Roman"/>
              <w:spacing w:val="-1"/>
              <w:sz w:val="24"/>
              <w:szCs w:val="24"/>
            </w:rPr>
          </w:rPrChange>
        </w:rPr>
      </w:pPr>
    </w:p>
    <w:p w14:paraId="16A5A009" w14:textId="77777777" w:rsidR="003F3EDE" w:rsidRPr="00691778" w:rsidRDefault="003F3EDE" w:rsidP="003F3EDE">
      <w:pPr>
        <w:spacing w:after="240" w:line="276" w:lineRule="auto"/>
        <w:jc w:val="both"/>
        <w:rPr>
          <w:rFonts w:ascii="Arial" w:eastAsia="Times New Roman" w:hAnsi="Arial" w:cs="Arial"/>
          <w:spacing w:val="-1"/>
          <w:sz w:val="24"/>
          <w:szCs w:val="24"/>
          <w:rPrChange w:id="4219" w:author="Adelino Naquarta Sepalanga Domingos" w:date="2025-03-05T08:49:00Z" w16du:dateUtc="2025-03-05T07:49:00Z">
            <w:rPr>
              <w:rFonts w:ascii="Times New Roman" w:eastAsia="Times New Roman" w:hAnsi="Times New Roman" w:cs="Times New Roman"/>
              <w:spacing w:val="-1"/>
              <w:sz w:val="24"/>
              <w:szCs w:val="24"/>
            </w:rPr>
          </w:rPrChange>
        </w:rPr>
      </w:pPr>
    </w:p>
    <w:tbl>
      <w:tblPr>
        <w:tblW w:w="11199" w:type="dxa"/>
        <w:tblInd w:w="-1001" w:type="dxa"/>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504"/>
        <w:gridCol w:w="1331"/>
        <w:gridCol w:w="3544"/>
        <w:gridCol w:w="3402"/>
        <w:gridCol w:w="1418"/>
      </w:tblGrid>
      <w:tr w:rsidR="003F3EDE" w:rsidRPr="004866BB" w14:paraId="7C754488" w14:textId="77777777" w:rsidTr="0025185C">
        <w:trPr>
          <w:trHeight w:val="463"/>
          <w:tblHeader/>
        </w:trPr>
        <w:tc>
          <w:tcPr>
            <w:tcW w:w="1504"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6AF92433" w14:textId="77777777" w:rsidR="003F3EDE" w:rsidRPr="004866BB" w:rsidRDefault="003F3EDE" w:rsidP="0025185C">
            <w:pPr>
              <w:widowControl w:val="0"/>
              <w:spacing w:after="0" w:line="240" w:lineRule="auto"/>
              <w:jc w:val="center"/>
              <w:rPr>
                <w:rFonts w:ascii="Arial" w:eastAsia="Times New Roman" w:hAnsi="Arial" w:cs="Arial"/>
                <w:b/>
                <w:bCs/>
                <w:color w:val="FFFFFF" w:themeColor="background1"/>
                <w:spacing w:val="-1"/>
                <w:sz w:val="20"/>
                <w:szCs w:val="20"/>
                <w:rPrChange w:id="4220" w:author="Adelino Naquarta Sepalanga Domingos" w:date="2025-03-05T09:13:00Z" w16du:dateUtc="2025-03-05T08:13:00Z">
                  <w:rPr>
                    <w:rFonts w:ascii="Times New Roman" w:eastAsia="Times New Roman" w:hAnsi="Times New Roman"/>
                    <w:b/>
                    <w:bCs/>
                    <w:color w:val="FFFFFF" w:themeColor="background1"/>
                    <w:spacing w:val="-1"/>
                  </w:rPr>
                </w:rPrChange>
              </w:rPr>
            </w:pPr>
            <w:r w:rsidRPr="004866BB">
              <w:rPr>
                <w:rFonts w:ascii="Arial" w:eastAsia="Times New Roman" w:hAnsi="Arial" w:cs="Arial"/>
                <w:b/>
                <w:bCs/>
                <w:color w:val="FFFFFF" w:themeColor="background1"/>
                <w:spacing w:val="-1"/>
                <w:sz w:val="20"/>
                <w:szCs w:val="20"/>
                <w:rPrChange w:id="4221" w:author="Adelino Naquarta Sepalanga Domingos" w:date="2025-03-05T09:13:00Z" w16du:dateUtc="2025-03-05T08:13:00Z">
                  <w:rPr>
                    <w:rFonts w:ascii="Times New Roman" w:eastAsia="Times New Roman" w:hAnsi="Times New Roman"/>
                    <w:b/>
                    <w:bCs/>
                    <w:color w:val="FFFFFF" w:themeColor="background1"/>
                    <w:spacing w:val="-1"/>
                  </w:rPr>
                </w:rPrChange>
              </w:rPr>
              <w:t>Índice do campo</w:t>
            </w:r>
          </w:p>
        </w:tc>
        <w:tc>
          <w:tcPr>
            <w:tcW w:w="1331"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72EEBBCD" w14:textId="77777777" w:rsidR="003F3EDE" w:rsidRPr="004866BB" w:rsidRDefault="003F3EDE" w:rsidP="0025185C">
            <w:pPr>
              <w:widowControl w:val="0"/>
              <w:spacing w:after="0" w:line="240" w:lineRule="auto"/>
              <w:jc w:val="center"/>
              <w:rPr>
                <w:rFonts w:ascii="Arial" w:eastAsia="Times New Roman" w:hAnsi="Arial" w:cs="Arial"/>
                <w:b/>
                <w:bCs/>
                <w:color w:val="FFFFFF" w:themeColor="background1"/>
                <w:spacing w:val="-1"/>
                <w:sz w:val="20"/>
                <w:szCs w:val="20"/>
                <w:rPrChange w:id="4222" w:author="Adelino Naquarta Sepalanga Domingos" w:date="2025-03-05T09:13:00Z" w16du:dateUtc="2025-03-05T08:13:00Z">
                  <w:rPr>
                    <w:rFonts w:ascii="Times New Roman" w:eastAsia="Times New Roman" w:hAnsi="Times New Roman"/>
                    <w:b/>
                    <w:bCs/>
                    <w:color w:val="FFFFFF" w:themeColor="background1"/>
                    <w:spacing w:val="-1"/>
                  </w:rPr>
                </w:rPrChange>
              </w:rPr>
            </w:pPr>
            <w:r w:rsidRPr="004866BB">
              <w:rPr>
                <w:rFonts w:ascii="Arial" w:eastAsia="Times New Roman" w:hAnsi="Arial" w:cs="Arial"/>
                <w:b/>
                <w:bCs/>
                <w:color w:val="FFFFFF" w:themeColor="background1"/>
                <w:spacing w:val="-1"/>
                <w:sz w:val="20"/>
                <w:szCs w:val="20"/>
                <w:rPrChange w:id="4223" w:author="Adelino Naquarta Sepalanga Domingos" w:date="2025-03-05T09:13:00Z" w16du:dateUtc="2025-03-05T08:13:00Z">
                  <w:rPr>
                    <w:rFonts w:ascii="Times New Roman" w:eastAsia="Times New Roman" w:hAnsi="Times New Roman"/>
                    <w:b/>
                    <w:bCs/>
                    <w:color w:val="FFFFFF" w:themeColor="background1"/>
                    <w:spacing w:val="-1"/>
                  </w:rPr>
                </w:rPrChange>
              </w:rPr>
              <w:t>Obrigatório</w:t>
            </w:r>
          </w:p>
        </w:tc>
        <w:tc>
          <w:tcPr>
            <w:tcW w:w="3544"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4BA78A4D" w14:textId="77777777" w:rsidR="003F3EDE" w:rsidRPr="004866BB" w:rsidRDefault="003F3EDE" w:rsidP="0025185C">
            <w:pPr>
              <w:widowControl w:val="0"/>
              <w:spacing w:after="0" w:line="240" w:lineRule="auto"/>
              <w:jc w:val="center"/>
              <w:rPr>
                <w:rFonts w:ascii="Arial" w:eastAsia="Times New Roman" w:hAnsi="Arial" w:cs="Arial"/>
                <w:b/>
                <w:bCs/>
                <w:color w:val="FFFFFF" w:themeColor="background1"/>
                <w:spacing w:val="-1"/>
                <w:sz w:val="20"/>
                <w:szCs w:val="20"/>
                <w:rPrChange w:id="4224" w:author="Adelino Naquarta Sepalanga Domingos" w:date="2025-03-05T09:13:00Z" w16du:dateUtc="2025-03-05T08:13:00Z">
                  <w:rPr>
                    <w:rFonts w:ascii="Times New Roman" w:eastAsia="Times New Roman" w:hAnsi="Times New Roman"/>
                    <w:b/>
                    <w:bCs/>
                    <w:color w:val="FFFFFF" w:themeColor="background1"/>
                    <w:spacing w:val="-1"/>
                  </w:rPr>
                </w:rPrChange>
              </w:rPr>
            </w:pPr>
            <w:r w:rsidRPr="004866BB">
              <w:rPr>
                <w:rFonts w:ascii="Arial" w:eastAsia="Times New Roman" w:hAnsi="Arial" w:cs="Arial"/>
                <w:b/>
                <w:bCs/>
                <w:color w:val="FFFFFF" w:themeColor="background1"/>
                <w:spacing w:val="-1"/>
                <w:sz w:val="20"/>
                <w:szCs w:val="20"/>
                <w:rPrChange w:id="4225" w:author="Adelino Naquarta Sepalanga Domingos" w:date="2025-03-05T09:13:00Z" w16du:dateUtc="2025-03-05T08:13:00Z">
                  <w:rPr>
                    <w:rFonts w:ascii="Times New Roman" w:eastAsia="Times New Roman" w:hAnsi="Times New Roman"/>
                    <w:b/>
                    <w:bCs/>
                    <w:color w:val="FFFFFF" w:themeColor="background1"/>
                    <w:spacing w:val="-1"/>
                  </w:rPr>
                </w:rPrChange>
              </w:rPr>
              <w:t>Nome do campo</w:t>
            </w:r>
          </w:p>
        </w:tc>
        <w:tc>
          <w:tcPr>
            <w:tcW w:w="3402"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75719C4A" w14:textId="77777777" w:rsidR="003F3EDE" w:rsidRPr="004866BB" w:rsidRDefault="003F3EDE" w:rsidP="0025185C">
            <w:pPr>
              <w:widowControl w:val="0"/>
              <w:spacing w:after="0" w:line="240" w:lineRule="auto"/>
              <w:jc w:val="center"/>
              <w:rPr>
                <w:rFonts w:ascii="Arial" w:eastAsia="Times New Roman" w:hAnsi="Arial" w:cs="Arial"/>
                <w:b/>
                <w:bCs/>
                <w:color w:val="FFFFFF" w:themeColor="background1"/>
                <w:spacing w:val="-1"/>
                <w:sz w:val="20"/>
                <w:szCs w:val="20"/>
                <w:rPrChange w:id="4226" w:author="Adelino Naquarta Sepalanga Domingos" w:date="2025-03-05T09:13:00Z" w16du:dateUtc="2025-03-05T08:13:00Z">
                  <w:rPr>
                    <w:rFonts w:ascii="Times New Roman" w:eastAsia="Times New Roman" w:hAnsi="Times New Roman"/>
                    <w:b/>
                    <w:bCs/>
                    <w:color w:val="FFFFFF" w:themeColor="background1"/>
                    <w:spacing w:val="-1"/>
                  </w:rPr>
                </w:rPrChange>
              </w:rPr>
            </w:pPr>
            <w:r w:rsidRPr="004866BB">
              <w:rPr>
                <w:rFonts w:ascii="Arial" w:eastAsia="Times New Roman" w:hAnsi="Arial" w:cs="Arial"/>
                <w:b/>
                <w:bCs/>
                <w:color w:val="FFFFFF" w:themeColor="background1"/>
                <w:spacing w:val="-1"/>
                <w:sz w:val="20"/>
                <w:szCs w:val="20"/>
                <w:rPrChange w:id="4227" w:author="Adelino Naquarta Sepalanga Domingos" w:date="2025-03-05T09:13:00Z" w16du:dateUtc="2025-03-05T08:13:00Z">
                  <w:rPr>
                    <w:rFonts w:ascii="Times New Roman" w:eastAsia="Times New Roman" w:hAnsi="Times New Roman"/>
                    <w:b/>
                    <w:bCs/>
                    <w:color w:val="FFFFFF" w:themeColor="background1"/>
                    <w:spacing w:val="-1"/>
                  </w:rPr>
                </w:rPrChange>
              </w:rPr>
              <w:t>Notas técnicas</w:t>
            </w:r>
          </w:p>
        </w:tc>
        <w:tc>
          <w:tcPr>
            <w:tcW w:w="1418"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2285A770" w14:textId="77777777" w:rsidR="003F3EDE" w:rsidRPr="004866BB" w:rsidRDefault="003F3EDE" w:rsidP="0025185C">
            <w:pPr>
              <w:widowControl w:val="0"/>
              <w:spacing w:after="0" w:line="240" w:lineRule="auto"/>
              <w:jc w:val="center"/>
              <w:rPr>
                <w:rFonts w:ascii="Arial" w:eastAsia="Times New Roman" w:hAnsi="Arial" w:cs="Arial"/>
                <w:b/>
                <w:bCs/>
                <w:color w:val="FFFFFF" w:themeColor="background1"/>
                <w:spacing w:val="-1"/>
                <w:sz w:val="20"/>
                <w:szCs w:val="20"/>
                <w:rPrChange w:id="4228" w:author="Adelino Naquarta Sepalanga Domingos" w:date="2025-03-05T09:13:00Z" w16du:dateUtc="2025-03-05T08:13:00Z">
                  <w:rPr>
                    <w:rFonts w:ascii="Times New Roman" w:eastAsia="Times New Roman" w:hAnsi="Times New Roman"/>
                    <w:b/>
                    <w:bCs/>
                    <w:color w:val="FFFFFF" w:themeColor="background1"/>
                    <w:spacing w:val="-1"/>
                  </w:rPr>
                </w:rPrChange>
              </w:rPr>
            </w:pPr>
            <w:r w:rsidRPr="004866BB">
              <w:rPr>
                <w:rFonts w:ascii="Arial" w:eastAsia="Times New Roman" w:hAnsi="Arial" w:cs="Arial"/>
                <w:b/>
                <w:bCs/>
                <w:color w:val="FFFFFF" w:themeColor="background1"/>
                <w:spacing w:val="-1"/>
                <w:sz w:val="20"/>
                <w:szCs w:val="20"/>
                <w:rPrChange w:id="4229" w:author="Adelino Naquarta Sepalanga Domingos" w:date="2025-03-05T09:13:00Z" w16du:dateUtc="2025-03-05T08:13:00Z">
                  <w:rPr>
                    <w:rFonts w:ascii="Times New Roman" w:eastAsia="Times New Roman" w:hAnsi="Times New Roman"/>
                    <w:b/>
                    <w:bCs/>
                    <w:color w:val="FFFFFF" w:themeColor="background1"/>
                    <w:spacing w:val="-1"/>
                  </w:rPr>
                </w:rPrChange>
              </w:rPr>
              <w:t>Formato</w:t>
            </w:r>
          </w:p>
        </w:tc>
      </w:tr>
      <w:tr w:rsidR="003F3EDE" w:rsidRPr="004866BB" w14:paraId="357CBA6A" w14:textId="77777777" w:rsidTr="0025185C">
        <w:trPr>
          <w:trHeight w:val="607"/>
        </w:trPr>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9D3153C" w14:textId="77777777" w:rsidR="003F3EDE" w:rsidRPr="004866BB" w:rsidRDefault="003F3EDE" w:rsidP="0025185C">
            <w:pPr>
              <w:jc w:val="center"/>
              <w:rPr>
                <w:rFonts w:ascii="Arial" w:eastAsia="Times New Roman" w:hAnsi="Arial" w:cs="Arial"/>
                <w:spacing w:val="-1"/>
                <w:sz w:val="20"/>
                <w:szCs w:val="20"/>
                <w:rPrChange w:id="4230"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231" w:author="Adelino Naquarta Sepalanga Domingos" w:date="2025-03-05T09:13:00Z" w16du:dateUtc="2025-03-05T08:13:00Z">
                  <w:rPr>
                    <w:rFonts w:ascii="Times New Roman" w:eastAsia="Times New Roman" w:hAnsi="Times New Roman"/>
                    <w:spacing w:val="-1"/>
                  </w:rPr>
                </w:rPrChange>
              </w:rPr>
              <w:t>3.1.</w:t>
            </w:r>
          </w:p>
        </w:tc>
        <w:tc>
          <w:tcPr>
            <w:tcW w:w="1331"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1E27423" w14:textId="77777777" w:rsidR="003F3EDE" w:rsidRPr="004866BB" w:rsidRDefault="003F3EDE" w:rsidP="0025185C">
            <w:pPr>
              <w:jc w:val="center"/>
              <w:rPr>
                <w:rFonts w:ascii="Arial" w:eastAsia="Times New Roman" w:hAnsi="Arial" w:cs="Arial"/>
                <w:spacing w:val="-1"/>
                <w:sz w:val="20"/>
                <w:szCs w:val="20"/>
                <w:rPrChange w:id="4232"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233" w:author="Adelino Naquarta Sepalanga Domingos" w:date="2025-03-05T09:13:00Z" w16du:dateUtc="2025-03-05T08:13:00Z">
                  <w:rPr>
                    <w:rFonts w:ascii="Times New Roman" w:eastAsia="Times New Roman" w:hAnsi="Times New Roman"/>
                    <w:spacing w:val="-1"/>
                  </w:rPr>
                </w:rPrChange>
              </w:rPr>
              <w:t>*</w:t>
            </w:r>
          </w:p>
        </w:tc>
        <w:tc>
          <w:tcPr>
            <w:tcW w:w="354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78E5EA6" w14:textId="77777777" w:rsidR="003F3EDE" w:rsidRPr="004866BB" w:rsidRDefault="003F3EDE" w:rsidP="0025185C">
            <w:pPr>
              <w:rPr>
                <w:rFonts w:ascii="Arial" w:eastAsia="Times New Roman" w:hAnsi="Arial" w:cs="Arial"/>
                <w:spacing w:val="-1"/>
                <w:sz w:val="20"/>
                <w:szCs w:val="20"/>
                <w:rPrChange w:id="4234"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235" w:author="Adelino Naquarta Sepalanga Domingos" w:date="2025-03-05T09:13:00Z" w16du:dateUtc="2025-03-05T08:13:00Z">
                  <w:rPr>
                    <w:rFonts w:ascii="Times New Roman" w:eastAsia="Times New Roman" w:hAnsi="Times New Roman"/>
                    <w:spacing w:val="-1"/>
                  </w:rPr>
                </w:rPrChange>
              </w:rPr>
              <w:t>Número de registo de movimentos contabilísticos (NumberOfEntries)</w:t>
            </w:r>
          </w:p>
        </w:tc>
        <w:tc>
          <w:tcPr>
            <w:tcW w:w="3402"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BD1CA90" w14:textId="77777777" w:rsidR="003F3EDE" w:rsidRPr="004866BB" w:rsidRDefault="003F3EDE" w:rsidP="0025185C">
            <w:pPr>
              <w:rPr>
                <w:rFonts w:ascii="Arial" w:eastAsia="Times New Roman" w:hAnsi="Arial" w:cs="Arial"/>
                <w:spacing w:val="-1"/>
                <w:sz w:val="20"/>
                <w:szCs w:val="20"/>
                <w:rPrChange w:id="4236" w:author="Adelino Naquarta Sepalanga Domingos" w:date="2025-03-05T09:13:00Z" w16du:dateUtc="2025-03-05T08:13: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A54E25C" w14:textId="77777777" w:rsidR="003F3EDE" w:rsidRPr="004866BB" w:rsidRDefault="003F3EDE" w:rsidP="0025185C">
            <w:pPr>
              <w:jc w:val="center"/>
              <w:rPr>
                <w:rFonts w:ascii="Arial" w:eastAsia="Times New Roman" w:hAnsi="Arial" w:cs="Arial"/>
                <w:spacing w:val="-1"/>
                <w:sz w:val="20"/>
                <w:szCs w:val="20"/>
                <w:rPrChange w:id="4237"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238" w:author="Adelino Naquarta Sepalanga Domingos" w:date="2025-03-05T09:13:00Z" w16du:dateUtc="2025-03-05T08:13:00Z">
                  <w:rPr>
                    <w:rFonts w:ascii="Times New Roman" w:eastAsia="Times New Roman" w:hAnsi="Times New Roman"/>
                    <w:spacing w:val="-1"/>
                  </w:rPr>
                </w:rPrChange>
              </w:rPr>
              <w:t>Inteiro</w:t>
            </w:r>
          </w:p>
        </w:tc>
      </w:tr>
      <w:tr w:rsidR="003F3EDE" w:rsidRPr="004866BB" w14:paraId="43CFB748" w14:textId="77777777" w:rsidTr="0025185C">
        <w:trPr>
          <w:trHeight w:val="1614"/>
        </w:trPr>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D0849EE" w14:textId="77777777" w:rsidR="003F3EDE" w:rsidRPr="004866BB" w:rsidRDefault="003F3EDE" w:rsidP="0025185C">
            <w:pPr>
              <w:jc w:val="center"/>
              <w:rPr>
                <w:rFonts w:ascii="Arial" w:eastAsia="Times New Roman" w:hAnsi="Arial" w:cs="Arial"/>
                <w:spacing w:val="-1"/>
                <w:sz w:val="20"/>
                <w:szCs w:val="20"/>
                <w:rPrChange w:id="4239" w:author="Adelino Naquarta Sepalanga Domingos" w:date="2025-03-05T09:13:00Z" w16du:dateUtc="2025-03-05T08:13:00Z">
                  <w:rPr>
                    <w:rFonts w:ascii="Times New Roman" w:eastAsia="Times New Roman" w:hAnsi="Times New Roman"/>
                    <w:spacing w:val="-1"/>
                  </w:rPr>
                </w:rPrChange>
              </w:rPr>
            </w:pPr>
          </w:p>
          <w:p w14:paraId="1208E5A3" w14:textId="77777777" w:rsidR="003F3EDE" w:rsidRPr="004866BB" w:rsidRDefault="003F3EDE" w:rsidP="0025185C">
            <w:pPr>
              <w:jc w:val="center"/>
              <w:rPr>
                <w:rFonts w:ascii="Arial" w:eastAsia="Times New Roman" w:hAnsi="Arial" w:cs="Arial"/>
                <w:spacing w:val="-1"/>
                <w:sz w:val="20"/>
                <w:szCs w:val="20"/>
                <w:rPrChange w:id="4240" w:author="Adelino Naquarta Sepalanga Domingos" w:date="2025-03-05T09:13:00Z" w16du:dateUtc="2025-03-05T08:13:00Z">
                  <w:rPr>
                    <w:rFonts w:ascii="Times New Roman" w:eastAsia="Times New Roman" w:hAnsi="Times New Roman"/>
                    <w:spacing w:val="-1"/>
                  </w:rPr>
                </w:rPrChange>
              </w:rPr>
            </w:pPr>
          </w:p>
          <w:p w14:paraId="7A5E5E33" w14:textId="77777777" w:rsidR="003F3EDE" w:rsidRPr="004866BB" w:rsidRDefault="003F3EDE" w:rsidP="0025185C">
            <w:pPr>
              <w:jc w:val="center"/>
              <w:rPr>
                <w:rFonts w:ascii="Arial" w:eastAsia="Times New Roman" w:hAnsi="Arial" w:cs="Arial"/>
                <w:spacing w:val="-1"/>
                <w:sz w:val="20"/>
                <w:szCs w:val="20"/>
                <w:rPrChange w:id="4241"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242" w:author="Adelino Naquarta Sepalanga Domingos" w:date="2025-03-05T09:13:00Z" w16du:dateUtc="2025-03-05T08:13:00Z">
                  <w:rPr>
                    <w:rFonts w:ascii="Times New Roman" w:eastAsia="Times New Roman" w:hAnsi="Times New Roman"/>
                    <w:spacing w:val="-1"/>
                  </w:rPr>
                </w:rPrChange>
              </w:rPr>
              <w:t>3.2.</w:t>
            </w:r>
          </w:p>
        </w:tc>
        <w:tc>
          <w:tcPr>
            <w:tcW w:w="133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150CF61" w14:textId="77777777" w:rsidR="003F3EDE" w:rsidRPr="004866BB" w:rsidRDefault="003F3EDE" w:rsidP="0025185C">
            <w:pPr>
              <w:jc w:val="center"/>
              <w:rPr>
                <w:rFonts w:ascii="Arial" w:eastAsia="Times New Roman" w:hAnsi="Arial" w:cs="Arial"/>
                <w:spacing w:val="-1"/>
                <w:sz w:val="20"/>
                <w:szCs w:val="20"/>
                <w:rPrChange w:id="4243" w:author="Adelino Naquarta Sepalanga Domingos" w:date="2025-03-05T09:13:00Z" w16du:dateUtc="2025-03-05T08:13:00Z">
                  <w:rPr>
                    <w:rFonts w:ascii="Times New Roman" w:eastAsia="Times New Roman" w:hAnsi="Times New Roman"/>
                    <w:spacing w:val="-1"/>
                  </w:rPr>
                </w:rPrChange>
              </w:rPr>
            </w:pPr>
          </w:p>
          <w:p w14:paraId="643071A9" w14:textId="77777777" w:rsidR="003F3EDE" w:rsidRPr="004866BB" w:rsidRDefault="003F3EDE" w:rsidP="0025185C">
            <w:pPr>
              <w:jc w:val="center"/>
              <w:rPr>
                <w:rFonts w:ascii="Arial" w:eastAsia="Times New Roman" w:hAnsi="Arial" w:cs="Arial"/>
                <w:spacing w:val="-1"/>
                <w:sz w:val="20"/>
                <w:szCs w:val="20"/>
                <w:rPrChange w:id="4244" w:author="Adelino Naquarta Sepalanga Domingos" w:date="2025-03-05T09:13:00Z" w16du:dateUtc="2025-03-05T08:13:00Z">
                  <w:rPr>
                    <w:rFonts w:ascii="Times New Roman" w:eastAsia="Times New Roman" w:hAnsi="Times New Roman"/>
                    <w:spacing w:val="-1"/>
                  </w:rPr>
                </w:rPrChange>
              </w:rPr>
            </w:pPr>
          </w:p>
          <w:p w14:paraId="31854DCB" w14:textId="77777777" w:rsidR="003F3EDE" w:rsidRPr="004866BB" w:rsidRDefault="003F3EDE" w:rsidP="0025185C">
            <w:pPr>
              <w:jc w:val="center"/>
              <w:rPr>
                <w:rFonts w:ascii="Arial" w:eastAsia="Times New Roman" w:hAnsi="Arial" w:cs="Arial"/>
                <w:spacing w:val="-1"/>
                <w:sz w:val="20"/>
                <w:szCs w:val="20"/>
                <w:rPrChange w:id="4245"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246" w:author="Adelino Naquarta Sepalanga Domingos" w:date="2025-03-05T09:13:00Z" w16du:dateUtc="2025-03-05T08:13:00Z">
                  <w:rPr>
                    <w:rFonts w:ascii="Times New Roman" w:eastAsia="Times New Roman" w:hAnsi="Times New Roman"/>
                    <w:spacing w:val="-1"/>
                  </w:rPr>
                </w:rPrChange>
              </w:rPr>
              <w:t>*</w:t>
            </w:r>
          </w:p>
        </w:tc>
        <w:tc>
          <w:tcPr>
            <w:tcW w:w="354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2061FB7" w14:textId="77777777" w:rsidR="003F3EDE" w:rsidRPr="004866BB" w:rsidRDefault="003F3EDE" w:rsidP="0025185C">
            <w:pPr>
              <w:rPr>
                <w:rFonts w:ascii="Arial" w:eastAsia="Times New Roman" w:hAnsi="Arial" w:cs="Arial"/>
                <w:spacing w:val="-1"/>
                <w:sz w:val="20"/>
                <w:szCs w:val="20"/>
                <w:rPrChange w:id="4247" w:author="Adelino Naquarta Sepalanga Domingos" w:date="2025-03-05T09:13:00Z" w16du:dateUtc="2025-03-05T08:13:00Z">
                  <w:rPr>
                    <w:rFonts w:ascii="Times New Roman" w:eastAsia="Times New Roman" w:hAnsi="Times New Roman"/>
                    <w:spacing w:val="-1"/>
                  </w:rPr>
                </w:rPrChange>
              </w:rPr>
            </w:pPr>
          </w:p>
          <w:p w14:paraId="1FFB8773" w14:textId="77777777" w:rsidR="003F3EDE" w:rsidRPr="004866BB" w:rsidRDefault="003F3EDE" w:rsidP="0025185C">
            <w:pPr>
              <w:rPr>
                <w:rFonts w:ascii="Arial" w:eastAsia="Times New Roman" w:hAnsi="Arial" w:cs="Arial"/>
                <w:spacing w:val="-1"/>
                <w:sz w:val="20"/>
                <w:szCs w:val="20"/>
                <w:rPrChange w:id="4248" w:author="Adelino Naquarta Sepalanga Domingos" w:date="2025-03-05T09:13:00Z" w16du:dateUtc="2025-03-05T08:13:00Z">
                  <w:rPr>
                    <w:rFonts w:ascii="Times New Roman" w:eastAsia="Times New Roman" w:hAnsi="Times New Roman"/>
                    <w:spacing w:val="-1"/>
                  </w:rPr>
                </w:rPrChange>
              </w:rPr>
            </w:pPr>
          </w:p>
          <w:p w14:paraId="0F8803B3" w14:textId="77777777" w:rsidR="003F3EDE" w:rsidRPr="004866BB" w:rsidRDefault="003F3EDE" w:rsidP="0025185C">
            <w:pPr>
              <w:rPr>
                <w:rFonts w:ascii="Arial" w:eastAsia="Times New Roman" w:hAnsi="Arial" w:cs="Arial"/>
                <w:spacing w:val="-1"/>
                <w:sz w:val="20"/>
                <w:szCs w:val="20"/>
                <w:rPrChange w:id="4249"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250" w:author="Adelino Naquarta Sepalanga Domingos" w:date="2025-03-05T09:13:00Z" w16du:dateUtc="2025-03-05T08:13:00Z">
                  <w:rPr>
                    <w:rFonts w:ascii="Times New Roman" w:eastAsia="Times New Roman" w:hAnsi="Times New Roman"/>
                    <w:spacing w:val="-1"/>
                  </w:rPr>
                </w:rPrChange>
              </w:rPr>
              <w:t>Total dos débitos (TotalDebit)</w:t>
            </w:r>
          </w:p>
        </w:tc>
        <w:tc>
          <w:tcPr>
            <w:tcW w:w="340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00290FD" w14:textId="77777777" w:rsidR="003F3EDE" w:rsidRPr="004866BB" w:rsidRDefault="003F3EDE" w:rsidP="0025185C">
            <w:pPr>
              <w:rPr>
                <w:rFonts w:ascii="Arial" w:eastAsia="Times New Roman" w:hAnsi="Arial" w:cs="Arial"/>
                <w:spacing w:val="-1"/>
                <w:sz w:val="20"/>
                <w:szCs w:val="20"/>
                <w:rPrChange w:id="4251"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252" w:author="Adelino Naquarta Sepalanga Domingos" w:date="2025-03-05T09:13:00Z" w16du:dateUtc="2025-03-05T08:13:00Z">
                  <w:rPr>
                    <w:rFonts w:ascii="Times New Roman" w:eastAsia="Times New Roman" w:hAnsi="Times New Roman"/>
                    <w:spacing w:val="-1"/>
                  </w:rPr>
                </w:rPrChange>
              </w:rPr>
              <w:t>Soma a débito de todos os movimentos do período seleccionado, registados no campo 3.4.3.11.1.6. – Valor a débito (Debit Amount).</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D812522" w14:textId="77777777" w:rsidR="003F3EDE" w:rsidRPr="004866BB" w:rsidRDefault="003F3EDE" w:rsidP="0025185C">
            <w:pPr>
              <w:jc w:val="center"/>
              <w:rPr>
                <w:rFonts w:ascii="Arial" w:eastAsia="Times New Roman" w:hAnsi="Arial" w:cs="Arial"/>
                <w:spacing w:val="-1"/>
                <w:sz w:val="20"/>
                <w:szCs w:val="20"/>
                <w:rPrChange w:id="4253" w:author="Adelino Naquarta Sepalanga Domingos" w:date="2025-03-05T09:13:00Z" w16du:dateUtc="2025-03-05T08:13:00Z">
                  <w:rPr>
                    <w:rFonts w:ascii="Times New Roman" w:eastAsia="Times New Roman" w:hAnsi="Times New Roman"/>
                    <w:spacing w:val="-1"/>
                  </w:rPr>
                </w:rPrChange>
              </w:rPr>
            </w:pPr>
          </w:p>
          <w:p w14:paraId="4E7A607E" w14:textId="77777777" w:rsidR="003F3EDE" w:rsidRPr="004866BB" w:rsidRDefault="003F3EDE" w:rsidP="0025185C">
            <w:pPr>
              <w:jc w:val="center"/>
              <w:rPr>
                <w:rFonts w:ascii="Arial" w:eastAsia="Times New Roman" w:hAnsi="Arial" w:cs="Arial"/>
                <w:spacing w:val="-1"/>
                <w:sz w:val="20"/>
                <w:szCs w:val="20"/>
                <w:rPrChange w:id="4254" w:author="Adelino Naquarta Sepalanga Domingos" w:date="2025-03-05T09:13:00Z" w16du:dateUtc="2025-03-05T08:13:00Z">
                  <w:rPr>
                    <w:rFonts w:ascii="Times New Roman" w:eastAsia="Times New Roman" w:hAnsi="Times New Roman"/>
                    <w:spacing w:val="-1"/>
                  </w:rPr>
                </w:rPrChange>
              </w:rPr>
            </w:pPr>
          </w:p>
          <w:p w14:paraId="47D4A521" w14:textId="77777777" w:rsidR="003F3EDE" w:rsidRPr="004866BB" w:rsidRDefault="003F3EDE" w:rsidP="0025185C">
            <w:pPr>
              <w:jc w:val="center"/>
              <w:rPr>
                <w:rFonts w:ascii="Arial" w:eastAsia="Times New Roman" w:hAnsi="Arial" w:cs="Arial"/>
                <w:spacing w:val="-1"/>
                <w:sz w:val="20"/>
                <w:szCs w:val="20"/>
                <w:rPrChange w:id="4255"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256" w:author="Adelino Naquarta Sepalanga Domingos" w:date="2025-03-05T09:13:00Z" w16du:dateUtc="2025-03-05T08:13:00Z">
                  <w:rPr>
                    <w:rFonts w:ascii="Times New Roman" w:eastAsia="Times New Roman" w:hAnsi="Times New Roman"/>
                    <w:spacing w:val="-1"/>
                  </w:rPr>
                </w:rPrChange>
              </w:rPr>
              <w:t>Monetário</w:t>
            </w:r>
          </w:p>
        </w:tc>
      </w:tr>
      <w:tr w:rsidR="003F3EDE" w:rsidRPr="004866BB" w14:paraId="59E2CC87" w14:textId="77777777" w:rsidTr="0025185C">
        <w:trPr>
          <w:trHeight w:val="1656"/>
        </w:trPr>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2B72C43" w14:textId="77777777" w:rsidR="003F3EDE" w:rsidRPr="004866BB" w:rsidRDefault="003F3EDE" w:rsidP="0025185C">
            <w:pPr>
              <w:jc w:val="center"/>
              <w:rPr>
                <w:rFonts w:ascii="Arial" w:eastAsia="Times New Roman" w:hAnsi="Arial" w:cs="Arial"/>
                <w:spacing w:val="-1"/>
                <w:sz w:val="20"/>
                <w:szCs w:val="20"/>
                <w:rPrChange w:id="4257" w:author="Adelino Naquarta Sepalanga Domingos" w:date="2025-03-05T09:13:00Z" w16du:dateUtc="2025-03-05T08:13:00Z">
                  <w:rPr>
                    <w:rFonts w:ascii="Times New Roman" w:eastAsia="Times New Roman" w:hAnsi="Times New Roman"/>
                    <w:spacing w:val="-1"/>
                  </w:rPr>
                </w:rPrChange>
              </w:rPr>
            </w:pPr>
          </w:p>
          <w:p w14:paraId="1829B76C" w14:textId="77777777" w:rsidR="003F3EDE" w:rsidRPr="004866BB" w:rsidRDefault="003F3EDE" w:rsidP="0025185C">
            <w:pPr>
              <w:jc w:val="center"/>
              <w:rPr>
                <w:rFonts w:ascii="Arial" w:eastAsia="Times New Roman" w:hAnsi="Arial" w:cs="Arial"/>
                <w:spacing w:val="-1"/>
                <w:sz w:val="20"/>
                <w:szCs w:val="20"/>
                <w:rPrChange w:id="4258" w:author="Adelino Naquarta Sepalanga Domingos" w:date="2025-03-05T09:13:00Z" w16du:dateUtc="2025-03-05T08:13:00Z">
                  <w:rPr>
                    <w:rFonts w:ascii="Times New Roman" w:eastAsia="Times New Roman" w:hAnsi="Times New Roman"/>
                    <w:spacing w:val="-1"/>
                  </w:rPr>
                </w:rPrChange>
              </w:rPr>
            </w:pPr>
          </w:p>
          <w:p w14:paraId="136E5CBD" w14:textId="77777777" w:rsidR="003F3EDE" w:rsidRPr="004866BB" w:rsidRDefault="003F3EDE" w:rsidP="0025185C">
            <w:pPr>
              <w:jc w:val="center"/>
              <w:rPr>
                <w:rFonts w:ascii="Arial" w:eastAsia="Times New Roman" w:hAnsi="Arial" w:cs="Arial"/>
                <w:spacing w:val="-1"/>
                <w:sz w:val="20"/>
                <w:szCs w:val="20"/>
                <w:rPrChange w:id="4259"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260" w:author="Adelino Naquarta Sepalanga Domingos" w:date="2025-03-05T09:13:00Z" w16du:dateUtc="2025-03-05T08:13:00Z">
                  <w:rPr>
                    <w:rFonts w:ascii="Times New Roman" w:eastAsia="Times New Roman" w:hAnsi="Times New Roman"/>
                    <w:spacing w:val="-1"/>
                  </w:rPr>
                </w:rPrChange>
              </w:rPr>
              <w:t>3.3.</w:t>
            </w:r>
          </w:p>
        </w:tc>
        <w:tc>
          <w:tcPr>
            <w:tcW w:w="1331"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BE88279" w14:textId="77777777" w:rsidR="003F3EDE" w:rsidRPr="004866BB" w:rsidRDefault="003F3EDE" w:rsidP="0025185C">
            <w:pPr>
              <w:jc w:val="center"/>
              <w:rPr>
                <w:rFonts w:ascii="Arial" w:eastAsia="Times New Roman" w:hAnsi="Arial" w:cs="Arial"/>
                <w:spacing w:val="-1"/>
                <w:sz w:val="20"/>
                <w:szCs w:val="20"/>
                <w:rPrChange w:id="4261" w:author="Adelino Naquarta Sepalanga Domingos" w:date="2025-03-05T09:13:00Z" w16du:dateUtc="2025-03-05T08:13:00Z">
                  <w:rPr>
                    <w:rFonts w:ascii="Times New Roman" w:eastAsia="Times New Roman" w:hAnsi="Times New Roman"/>
                    <w:spacing w:val="-1"/>
                  </w:rPr>
                </w:rPrChange>
              </w:rPr>
            </w:pPr>
          </w:p>
          <w:p w14:paraId="71E21E31" w14:textId="77777777" w:rsidR="003F3EDE" w:rsidRPr="004866BB" w:rsidRDefault="003F3EDE" w:rsidP="0025185C">
            <w:pPr>
              <w:jc w:val="center"/>
              <w:rPr>
                <w:rFonts w:ascii="Arial" w:eastAsia="Times New Roman" w:hAnsi="Arial" w:cs="Arial"/>
                <w:spacing w:val="-1"/>
                <w:sz w:val="20"/>
                <w:szCs w:val="20"/>
                <w:rPrChange w:id="4262" w:author="Adelino Naquarta Sepalanga Domingos" w:date="2025-03-05T09:13:00Z" w16du:dateUtc="2025-03-05T08:13:00Z">
                  <w:rPr>
                    <w:rFonts w:ascii="Times New Roman" w:eastAsia="Times New Roman" w:hAnsi="Times New Roman"/>
                    <w:spacing w:val="-1"/>
                  </w:rPr>
                </w:rPrChange>
              </w:rPr>
            </w:pPr>
          </w:p>
          <w:p w14:paraId="0AAD2D86" w14:textId="77777777" w:rsidR="003F3EDE" w:rsidRPr="004866BB" w:rsidRDefault="003F3EDE" w:rsidP="0025185C">
            <w:pPr>
              <w:jc w:val="center"/>
              <w:rPr>
                <w:rFonts w:ascii="Arial" w:eastAsia="Times New Roman" w:hAnsi="Arial" w:cs="Arial"/>
                <w:spacing w:val="-1"/>
                <w:sz w:val="20"/>
                <w:szCs w:val="20"/>
                <w:rPrChange w:id="4263"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264" w:author="Adelino Naquarta Sepalanga Domingos" w:date="2025-03-05T09:13:00Z" w16du:dateUtc="2025-03-05T08:13:00Z">
                  <w:rPr>
                    <w:rFonts w:ascii="Times New Roman" w:eastAsia="Times New Roman" w:hAnsi="Times New Roman"/>
                    <w:spacing w:val="-1"/>
                  </w:rPr>
                </w:rPrChange>
              </w:rPr>
              <w:t>*</w:t>
            </w:r>
          </w:p>
        </w:tc>
        <w:tc>
          <w:tcPr>
            <w:tcW w:w="354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0B81A90" w14:textId="77777777" w:rsidR="003F3EDE" w:rsidRPr="004866BB" w:rsidRDefault="003F3EDE" w:rsidP="0025185C">
            <w:pPr>
              <w:rPr>
                <w:rFonts w:ascii="Arial" w:eastAsia="Times New Roman" w:hAnsi="Arial" w:cs="Arial"/>
                <w:spacing w:val="-1"/>
                <w:sz w:val="20"/>
                <w:szCs w:val="20"/>
                <w:rPrChange w:id="4265" w:author="Adelino Naquarta Sepalanga Domingos" w:date="2025-03-05T09:13:00Z" w16du:dateUtc="2025-03-05T08:13:00Z">
                  <w:rPr>
                    <w:rFonts w:ascii="Times New Roman" w:eastAsia="Times New Roman" w:hAnsi="Times New Roman"/>
                    <w:spacing w:val="-1"/>
                  </w:rPr>
                </w:rPrChange>
              </w:rPr>
            </w:pPr>
          </w:p>
          <w:p w14:paraId="21DFD896" w14:textId="77777777" w:rsidR="003F3EDE" w:rsidRPr="004866BB" w:rsidRDefault="003F3EDE" w:rsidP="0025185C">
            <w:pPr>
              <w:rPr>
                <w:rFonts w:ascii="Arial" w:eastAsia="Times New Roman" w:hAnsi="Arial" w:cs="Arial"/>
                <w:spacing w:val="-1"/>
                <w:sz w:val="20"/>
                <w:szCs w:val="20"/>
                <w:rPrChange w:id="4266" w:author="Adelino Naquarta Sepalanga Domingos" w:date="2025-03-05T09:13:00Z" w16du:dateUtc="2025-03-05T08:13:00Z">
                  <w:rPr>
                    <w:rFonts w:ascii="Times New Roman" w:eastAsia="Times New Roman" w:hAnsi="Times New Roman"/>
                    <w:spacing w:val="-1"/>
                  </w:rPr>
                </w:rPrChange>
              </w:rPr>
            </w:pPr>
          </w:p>
          <w:p w14:paraId="2384B6E7" w14:textId="77777777" w:rsidR="003F3EDE" w:rsidRPr="004866BB" w:rsidRDefault="003F3EDE" w:rsidP="0025185C">
            <w:pPr>
              <w:rPr>
                <w:rFonts w:ascii="Arial" w:eastAsia="Times New Roman" w:hAnsi="Arial" w:cs="Arial"/>
                <w:spacing w:val="-1"/>
                <w:sz w:val="20"/>
                <w:szCs w:val="20"/>
                <w:rPrChange w:id="4267"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268" w:author="Adelino Naquarta Sepalanga Domingos" w:date="2025-03-05T09:13:00Z" w16du:dateUtc="2025-03-05T08:13:00Z">
                  <w:rPr>
                    <w:rFonts w:ascii="Times New Roman" w:eastAsia="Times New Roman" w:hAnsi="Times New Roman"/>
                    <w:spacing w:val="-1"/>
                  </w:rPr>
                </w:rPrChange>
              </w:rPr>
              <w:t>Total dos créditos (TotalCredit)</w:t>
            </w:r>
          </w:p>
        </w:tc>
        <w:tc>
          <w:tcPr>
            <w:tcW w:w="3402"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5698F8A" w14:textId="77777777" w:rsidR="003F3EDE" w:rsidRPr="004866BB" w:rsidRDefault="003F3EDE" w:rsidP="0025185C">
            <w:pPr>
              <w:rPr>
                <w:rFonts w:ascii="Arial" w:eastAsia="Times New Roman" w:hAnsi="Arial" w:cs="Arial"/>
                <w:spacing w:val="-1"/>
                <w:sz w:val="20"/>
                <w:szCs w:val="20"/>
                <w:rPrChange w:id="4269"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270" w:author="Adelino Naquarta Sepalanga Domingos" w:date="2025-03-05T09:13:00Z" w16du:dateUtc="2025-03-05T08:13:00Z">
                  <w:rPr>
                    <w:rFonts w:ascii="Times New Roman" w:eastAsia="Times New Roman" w:hAnsi="Times New Roman"/>
                    <w:spacing w:val="-1"/>
                  </w:rPr>
                </w:rPrChange>
              </w:rPr>
              <w:t>Soma a crédito de todos os movimentos do período seleccionado, registados no campo 3.4.3.11.2.6. – Valor a crédito (Credit Amount).</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DB46FE2" w14:textId="77777777" w:rsidR="003F3EDE" w:rsidRPr="004866BB" w:rsidRDefault="003F3EDE" w:rsidP="0025185C">
            <w:pPr>
              <w:jc w:val="center"/>
              <w:rPr>
                <w:rFonts w:ascii="Arial" w:eastAsia="Times New Roman" w:hAnsi="Arial" w:cs="Arial"/>
                <w:spacing w:val="-1"/>
                <w:sz w:val="20"/>
                <w:szCs w:val="20"/>
                <w:rPrChange w:id="4271" w:author="Adelino Naquarta Sepalanga Domingos" w:date="2025-03-05T09:13:00Z" w16du:dateUtc="2025-03-05T08:13:00Z">
                  <w:rPr>
                    <w:rFonts w:ascii="Times New Roman" w:eastAsia="Times New Roman" w:hAnsi="Times New Roman"/>
                    <w:spacing w:val="-1"/>
                  </w:rPr>
                </w:rPrChange>
              </w:rPr>
            </w:pPr>
          </w:p>
          <w:p w14:paraId="7E350744" w14:textId="77777777" w:rsidR="003F3EDE" w:rsidRPr="004866BB" w:rsidRDefault="003F3EDE" w:rsidP="0025185C">
            <w:pPr>
              <w:jc w:val="center"/>
              <w:rPr>
                <w:rFonts w:ascii="Arial" w:eastAsia="Times New Roman" w:hAnsi="Arial" w:cs="Arial"/>
                <w:spacing w:val="-1"/>
                <w:sz w:val="20"/>
                <w:szCs w:val="20"/>
                <w:rPrChange w:id="4272" w:author="Adelino Naquarta Sepalanga Domingos" w:date="2025-03-05T09:13:00Z" w16du:dateUtc="2025-03-05T08:13:00Z">
                  <w:rPr>
                    <w:rFonts w:ascii="Times New Roman" w:eastAsia="Times New Roman" w:hAnsi="Times New Roman"/>
                    <w:spacing w:val="-1"/>
                  </w:rPr>
                </w:rPrChange>
              </w:rPr>
            </w:pPr>
          </w:p>
          <w:p w14:paraId="5364B78F" w14:textId="77777777" w:rsidR="003F3EDE" w:rsidRPr="004866BB" w:rsidRDefault="003F3EDE" w:rsidP="0025185C">
            <w:pPr>
              <w:jc w:val="center"/>
              <w:rPr>
                <w:rFonts w:ascii="Arial" w:eastAsia="Times New Roman" w:hAnsi="Arial" w:cs="Arial"/>
                <w:spacing w:val="-1"/>
                <w:sz w:val="20"/>
                <w:szCs w:val="20"/>
                <w:rPrChange w:id="4273"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274" w:author="Adelino Naquarta Sepalanga Domingos" w:date="2025-03-05T09:13:00Z" w16du:dateUtc="2025-03-05T08:13:00Z">
                  <w:rPr>
                    <w:rFonts w:ascii="Times New Roman" w:eastAsia="Times New Roman" w:hAnsi="Times New Roman"/>
                    <w:spacing w:val="-1"/>
                  </w:rPr>
                </w:rPrChange>
              </w:rPr>
              <w:t>Monetário</w:t>
            </w:r>
          </w:p>
        </w:tc>
      </w:tr>
      <w:tr w:rsidR="003F3EDE" w:rsidRPr="004866BB" w14:paraId="6009D1FE" w14:textId="77777777" w:rsidTr="0025185C">
        <w:trPr>
          <w:trHeight w:val="700"/>
        </w:trPr>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CCD403D" w14:textId="77777777" w:rsidR="003F3EDE" w:rsidRPr="004866BB" w:rsidRDefault="003F3EDE" w:rsidP="0025185C">
            <w:pPr>
              <w:jc w:val="center"/>
              <w:rPr>
                <w:rFonts w:ascii="Arial" w:eastAsia="Times New Roman" w:hAnsi="Arial" w:cs="Arial"/>
                <w:spacing w:val="-1"/>
                <w:sz w:val="20"/>
                <w:szCs w:val="20"/>
                <w:rPrChange w:id="4275"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276" w:author="Adelino Naquarta Sepalanga Domingos" w:date="2025-03-05T09:13:00Z" w16du:dateUtc="2025-03-05T08:13:00Z">
                  <w:rPr>
                    <w:rFonts w:ascii="Times New Roman" w:eastAsia="Times New Roman" w:hAnsi="Times New Roman"/>
                    <w:spacing w:val="-1"/>
                  </w:rPr>
                </w:rPrChange>
              </w:rPr>
              <w:t>3.4.</w:t>
            </w:r>
          </w:p>
        </w:tc>
        <w:tc>
          <w:tcPr>
            <w:tcW w:w="133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9266544" w14:textId="77777777" w:rsidR="003F3EDE" w:rsidRPr="004866BB" w:rsidRDefault="003F3EDE" w:rsidP="0025185C">
            <w:pPr>
              <w:jc w:val="center"/>
              <w:rPr>
                <w:rFonts w:ascii="Arial" w:eastAsia="Times New Roman" w:hAnsi="Arial" w:cs="Arial"/>
                <w:spacing w:val="-1"/>
                <w:sz w:val="20"/>
                <w:szCs w:val="20"/>
                <w:rPrChange w:id="4277" w:author="Adelino Naquarta Sepalanga Domingos" w:date="2025-03-05T09:13:00Z" w16du:dateUtc="2025-03-05T08:13:00Z">
                  <w:rPr>
                    <w:rFonts w:ascii="Times New Roman" w:eastAsia="Times New Roman" w:hAnsi="Times New Roman"/>
                    <w:spacing w:val="-1"/>
                  </w:rPr>
                </w:rPrChange>
              </w:rPr>
            </w:pPr>
          </w:p>
        </w:tc>
        <w:tc>
          <w:tcPr>
            <w:tcW w:w="354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10793FA" w14:textId="77777777" w:rsidR="003F3EDE" w:rsidRPr="004866BB" w:rsidRDefault="003F3EDE" w:rsidP="0025185C">
            <w:pPr>
              <w:rPr>
                <w:rFonts w:ascii="Arial" w:eastAsia="Times New Roman" w:hAnsi="Arial" w:cs="Arial"/>
                <w:spacing w:val="-1"/>
                <w:sz w:val="20"/>
                <w:szCs w:val="20"/>
                <w:rPrChange w:id="4278"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279" w:author="Adelino Naquarta Sepalanga Domingos" w:date="2025-03-05T09:13:00Z" w16du:dateUtc="2025-03-05T08:13:00Z">
                  <w:rPr>
                    <w:rFonts w:ascii="Times New Roman" w:eastAsia="Times New Roman" w:hAnsi="Times New Roman"/>
                    <w:spacing w:val="-1"/>
                  </w:rPr>
                </w:rPrChange>
              </w:rPr>
              <w:t>Diários (Journal)</w:t>
            </w:r>
          </w:p>
        </w:tc>
        <w:tc>
          <w:tcPr>
            <w:tcW w:w="340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AC4D974" w14:textId="77777777" w:rsidR="003F3EDE" w:rsidRPr="004866BB" w:rsidRDefault="003F3EDE" w:rsidP="0025185C">
            <w:pPr>
              <w:rPr>
                <w:rFonts w:ascii="Arial" w:eastAsia="Times New Roman" w:hAnsi="Arial" w:cs="Arial"/>
                <w:spacing w:val="-1"/>
                <w:sz w:val="20"/>
                <w:szCs w:val="20"/>
                <w:rPrChange w:id="4280" w:author="Adelino Naquarta Sepalanga Domingos" w:date="2025-03-05T09:13:00Z" w16du:dateUtc="2025-03-05T08:13: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CD705E3" w14:textId="77777777" w:rsidR="003F3EDE" w:rsidRPr="004866BB" w:rsidRDefault="003F3EDE" w:rsidP="0025185C">
            <w:pPr>
              <w:jc w:val="center"/>
              <w:rPr>
                <w:rFonts w:ascii="Arial" w:eastAsia="Times New Roman" w:hAnsi="Arial" w:cs="Arial"/>
                <w:spacing w:val="-1"/>
                <w:sz w:val="20"/>
                <w:szCs w:val="20"/>
                <w:rPrChange w:id="4281"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282" w:author="Adelino Naquarta Sepalanga Domingos" w:date="2025-03-05T09:13:00Z" w16du:dateUtc="2025-03-05T08:13:00Z">
                  <w:rPr>
                    <w:rFonts w:ascii="Times New Roman" w:eastAsia="Times New Roman" w:hAnsi="Times New Roman"/>
                    <w:spacing w:val="-1"/>
                  </w:rPr>
                </w:rPrChange>
              </w:rPr>
              <w:t>Não Aplicável</w:t>
            </w:r>
          </w:p>
        </w:tc>
      </w:tr>
      <w:tr w:rsidR="003F3EDE" w:rsidRPr="004866BB" w14:paraId="58A73498" w14:textId="77777777" w:rsidTr="0025185C">
        <w:trPr>
          <w:trHeight w:val="531"/>
        </w:trPr>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3C9F947" w14:textId="77777777" w:rsidR="003F3EDE" w:rsidRPr="004866BB" w:rsidRDefault="003F3EDE" w:rsidP="0025185C">
            <w:pPr>
              <w:jc w:val="center"/>
              <w:rPr>
                <w:rFonts w:ascii="Arial" w:eastAsia="Times New Roman" w:hAnsi="Arial" w:cs="Arial"/>
                <w:spacing w:val="-1"/>
                <w:sz w:val="20"/>
                <w:szCs w:val="20"/>
                <w:rPrChange w:id="4283"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284" w:author="Adelino Naquarta Sepalanga Domingos" w:date="2025-03-05T09:13:00Z" w16du:dateUtc="2025-03-05T08:13:00Z">
                  <w:rPr>
                    <w:rFonts w:ascii="Times New Roman" w:eastAsia="Times New Roman" w:hAnsi="Times New Roman"/>
                    <w:spacing w:val="-1"/>
                  </w:rPr>
                </w:rPrChange>
              </w:rPr>
              <w:t>3.4.1.</w:t>
            </w:r>
          </w:p>
        </w:tc>
        <w:tc>
          <w:tcPr>
            <w:tcW w:w="1331"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66D0A3C" w14:textId="77777777" w:rsidR="003F3EDE" w:rsidRPr="004866BB" w:rsidRDefault="003F3EDE" w:rsidP="0025185C">
            <w:pPr>
              <w:jc w:val="center"/>
              <w:rPr>
                <w:rFonts w:ascii="Arial" w:eastAsia="Times New Roman" w:hAnsi="Arial" w:cs="Arial"/>
                <w:spacing w:val="-1"/>
                <w:sz w:val="20"/>
                <w:szCs w:val="20"/>
                <w:rPrChange w:id="4285"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286" w:author="Adelino Naquarta Sepalanga Domingos" w:date="2025-03-05T09:13:00Z" w16du:dateUtc="2025-03-05T08:13:00Z">
                  <w:rPr>
                    <w:rFonts w:ascii="Times New Roman" w:eastAsia="Times New Roman" w:hAnsi="Times New Roman"/>
                    <w:spacing w:val="-1"/>
                  </w:rPr>
                </w:rPrChange>
              </w:rPr>
              <w:t>*</w:t>
            </w:r>
          </w:p>
        </w:tc>
        <w:tc>
          <w:tcPr>
            <w:tcW w:w="354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02E79F0" w14:textId="77777777" w:rsidR="003F3EDE" w:rsidRPr="004866BB" w:rsidRDefault="003F3EDE" w:rsidP="0025185C">
            <w:pPr>
              <w:rPr>
                <w:rFonts w:ascii="Arial" w:eastAsia="Times New Roman" w:hAnsi="Arial" w:cs="Arial"/>
                <w:spacing w:val="-1"/>
                <w:sz w:val="20"/>
                <w:szCs w:val="20"/>
                <w:rPrChange w:id="4287"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288" w:author="Adelino Naquarta Sepalanga Domingos" w:date="2025-03-05T09:13:00Z" w16du:dateUtc="2025-03-05T08:13:00Z">
                  <w:rPr>
                    <w:rFonts w:ascii="Times New Roman" w:eastAsia="Times New Roman" w:hAnsi="Times New Roman"/>
                    <w:spacing w:val="-1"/>
                  </w:rPr>
                </w:rPrChange>
              </w:rPr>
              <w:t>Identificador do diário (JournalID)</w:t>
            </w:r>
          </w:p>
        </w:tc>
        <w:tc>
          <w:tcPr>
            <w:tcW w:w="3402"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208B35E" w14:textId="77777777" w:rsidR="003F3EDE" w:rsidRPr="004866BB" w:rsidRDefault="003F3EDE" w:rsidP="0025185C">
            <w:pPr>
              <w:rPr>
                <w:rFonts w:ascii="Arial" w:eastAsia="Times New Roman" w:hAnsi="Arial" w:cs="Arial"/>
                <w:spacing w:val="-1"/>
                <w:sz w:val="20"/>
                <w:szCs w:val="20"/>
                <w:rPrChange w:id="4289" w:author="Adelino Naquarta Sepalanga Domingos" w:date="2025-03-05T09:13:00Z" w16du:dateUtc="2025-03-05T08:13: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2D60C6B" w14:textId="77777777" w:rsidR="003F3EDE" w:rsidRPr="004866BB" w:rsidRDefault="003F3EDE" w:rsidP="0025185C">
            <w:pPr>
              <w:jc w:val="center"/>
              <w:rPr>
                <w:rFonts w:ascii="Arial" w:eastAsia="Times New Roman" w:hAnsi="Arial" w:cs="Arial"/>
                <w:spacing w:val="-1"/>
                <w:sz w:val="20"/>
                <w:szCs w:val="20"/>
                <w:rPrChange w:id="4290"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291" w:author="Adelino Naquarta Sepalanga Domingos" w:date="2025-03-05T09:13:00Z" w16du:dateUtc="2025-03-05T08:13:00Z">
                  <w:rPr>
                    <w:rFonts w:ascii="Times New Roman" w:eastAsia="Times New Roman" w:hAnsi="Times New Roman"/>
                    <w:spacing w:val="-1"/>
                  </w:rPr>
                </w:rPrChange>
              </w:rPr>
              <w:t>Texto 30</w:t>
            </w:r>
          </w:p>
        </w:tc>
      </w:tr>
      <w:tr w:rsidR="003F3EDE" w:rsidRPr="004866BB" w14:paraId="6BB8B32A" w14:textId="77777777" w:rsidTr="0025185C">
        <w:trPr>
          <w:trHeight w:val="512"/>
        </w:trPr>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1998F40" w14:textId="77777777" w:rsidR="003F3EDE" w:rsidRPr="004866BB" w:rsidRDefault="003F3EDE" w:rsidP="0025185C">
            <w:pPr>
              <w:jc w:val="center"/>
              <w:rPr>
                <w:rFonts w:ascii="Arial" w:eastAsia="Times New Roman" w:hAnsi="Arial" w:cs="Arial"/>
                <w:spacing w:val="-1"/>
                <w:sz w:val="20"/>
                <w:szCs w:val="20"/>
                <w:rPrChange w:id="4292"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293" w:author="Adelino Naquarta Sepalanga Domingos" w:date="2025-03-05T09:13:00Z" w16du:dateUtc="2025-03-05T08:13:00Z">
                  <w:rPr>
                    <w:rFonts w:ascii="Times New Roman" w:eastAsia="Times New Roman" w:hAnsi="Times New Roman"/>
                    <w:spacing w:val="-1"/>
                  </w:rPr>
                </w:rPrChange>
              </w:rPr>
              <w:t>3.4.2.</w:t>
            </w:r>
          </w:p>
        </w:tc>
        <w:tc>
          <w:tcPr>
            <w:tcW w:w="133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B195089" w14:textId="77777777" w:rsidR="003F3EDE" w:rsidRPr="004866BB" w:rsidRDefault="003F3EDE" w:rsidP="0025185C">
            <w:pPr>
              <w:jc w:val="center"/>
              <w:rPr>
                <w:rFonts w:ascii="Arial" w:eastAsia="Times New Roman" w:hAnsi="Arial" w:cs="Arial"/>
                <w:spacing w:val="-1"/>
                <w:sz w:val="20"/>
                <w:szCs w:val="20"/>
                <w:rPrChange w:id="4294"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295" w:author="Adelino Naquarta Sepalanga Domingos" w:date="2025-03-05T09:13:00Z" w16du:dateUtc="2025-03-05T08:13:00Z">
                  <w:rPr>
                    <w:rFonts w:ascii="Times New Roman" w:eastAsia="Times New Roman" w:hAnsi="Times New Roman"/>
                    <w:spacing w:val="-1"/>
                  </w:rPr>
                </w:rPrChange>
              </w:rPr>
              <w:t>*</w:t>
            </w:r>
          </w:p>
        </w:tc>
        <w:tc>
          <w:tcPr>
            <w:tcW w:w="354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53359C8" w14:textId="77777777" w:rsidR="003F3EDE" w:rsidRPr="004866BB" w:rsidRDefault="003F3EDE" w:rsidP="0025185C">
            <w:pPr>
              <w:rPr>
                <w:rFonts w:ascii="Arial" w:eastAsia="Times New Roman" w:hAnsi="Arial" w:cs="Arial"/>
                <w:spacing w:val="-1"/>
                <w:sz w:val="20"/>
                <w:szCs w:val="20"/>
                <w:rPrChange w:id="4296"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297" w:author="Adelino Naquarta Sepalanga Domingos" w:date="2025-03-05T09:13:00Z" w16du:dateUtc="2025-03-05T08:13:00Z">
                  <w:rPr>
                    <w:rFonts w:ascii="Times New Roman" w:eastAsia="Times New Roman" w:hAnsi="Times New Roman"/>
                    <w:spacing w:val="-1"/>
                  </w:rPr>
                </w:rPrChange>
              </w:rPr>
              <w:t>Descrição do diário (Description)</w:t>
            </w:r>
          </w:p>
        </w:tc>
        <w:tc>
          <w:tcPr>
            <w:tcW w:w="340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E082879" w14:textId="77777777" w:rsidR="003F3EDE" w:rsidRPr="004866BB" w:rsidRDefault="003F3EDE" w:rsidP="0025185C">
            <w:pPr>
              <w:rPr>
                <w:rFonts w:ascii="Arial" w:eastAsia="Times New Roman" w:hAnsi="Arial" w:cs="Arial"/>
                <w:spacing w:val="-1"/>
                <w:sz w:val="20"/>
                <w:szCs w:val="20"/>
                <w:rPrChange w:id="4298" w:author="Adelino Naquarta Sepalanga Domingos" w:date="2025-03-05T09:13:00Z" w16du:dateUtc="2025-03-05T08:13: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A056320" w14:textId="77777777" w:rsidR="003F3EDE" w:rsidRPr="004866BB" w:rsidRDefault="003F3EDE" w:rsidP="0025185C">
            <w:pPr>
              <w:jc w:val="center"/>
              <w:rPr>
                <w:rFonts w:ascii="Arial" w:eastAsia="Times New Roman" w:hAnsi="Arial" w:cs="Arial"/>
                <w:spacing w:val="-1"/>
                <w:sz w:val="20"/>
                <w:szCs w:val="20"/>
                <w:rPrChange w:id="4299"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300" w:author="Adelino Naquarta Sepalanga Domingos" w:date="2025-03-05T09:13:00Z" w16du:dateUtc="2025-03-05T08:13:00Z">
                  <w:rPr>
                    <w:rFonts w:ascii="Times New Roman" w:eastAsia="Times New Roman" w:hAnsi="Times New Roman"/>
                    <w:spacing w:val="-1"/>
                  </w:rPr>
                </w:rPrChange>
              </w:rPr>
              <w:t>Texto 60</w:t>
            </w:r>
          </w:p>
        </w:tc>
      </w:tr>
      <w:tr w:rsidR="003F3EDE" w:rsidRPr="004866BB" w14:paraId="01FE460A" w14:textId="77777777" w:rsidTr="0025185C">
        <w:trPr>
          <w:trHeight w:val="664"/>
        </w:trPr>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7BE4BB8" w14:textId="77777777" w:rsidR="003F3EDE" w:rsidRPr="004866BB" w:rsidRDefault="003F3EDE" w:rsidP="0025185C">
            <w:pPr>
              <w:jc w:val="center"/>
              <w:rPr>
                <w:rFonts w:ascii="Arial" w:eastAsia="Times New Roman" w:hAnsi="Arial" w:cs="Arial"/>
                <w:spacing w:val="-1"/>
                <w:sz w:val="20"/>
                <w:szCs w:val="20"/>
                <w:rPrChange w:id="4301"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302" w:author="Adelino Naquarta Sepalanga Domingos" w:date="2025-03-05T09:13:00Z" w16du:dateUtc="2025-03-05T08:13:00Z">
                  <w:rPr>
                    <w:rFonts w:ascii="Times New Roman" w:eastAsia="Times New Roman" w:hAnsi="Times New Roman"/>
                    <w:spacing w:val="-1"/>
                  </w:rPr>
                </w:rPrChange>
              </w:rPr>
              <w:t>3.4.3.</w:t>
            </w:r>
          </w:p>
        </w:tc>
        <w:tc>
          <w:tcPr>
            <w:tcW w:w="1331"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A6B9641" w14:textId="77777777" w:rsidR="003F3EDE" w:rsidRPr="004866BB" w:rsidRDefault="003F3EDE" w:rsidP="0025185C">
            <w:pPr>
              <w:jc w:val="center"/>
              <w:rPr>
                <w:rFonts w:ascii="Arial" w:eastAsia="Times New Roman" w:hAnsi="Arial" w:cs="Arial"/>
                <w:spacing w:val="-1"/>
                <w:sz w:val="20"/>
                <w:szCs w:val="20"/>
                <w:rPrChange w:id="4303" w:author="Adelino Naquarta Sepalanga Domingos" w:date="2025-03-05T09:13:00Z" w16du:dateUtc="2025-03-05T08:13:00Z">
                  <w:rPr>
                    <w:rFonts w:ascii="Times New Roman" w:eastAsia="Times New Roman" w:hAnsi="Times New Roman"/>
                    <w:spacing w:val="-1"/>
                  </w:rPr>
                </w:rPrChange>
              </w:rPr>
            </w:pPr>
          </w:p>
        </w:tc>
        <w:tc>
          <w:tcPr>
            <w:tcW w:w="354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C700F3C" w14:textId="77777777" w:rsidR="003F3EDE" w:rsidRPr="004866BB" w:rsidRDefault="003F3EDE" w:rsidP="0025185C">
            <w:pPr>
              <w:rPr>
                <w:rFonts w:ascii="Arial" w:eastAsia="Times New Roman" w:hAnsi="Arial" w:cs="Arial"/>
                <w:spacing w:val="-1"/>
                <w:sz w:val="20"/>
                <w:szCs w:val="20"/>
                <w:rPrChange w:id="4304"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305" w:author="Adelino Naquarta Sepalanga Domingos" w:date="2025-03-05T09:13:00Z" w16du:dateUtc="2025-03-05T08:13:00Z">
                  <w:rPr>
                    <w:rFonts w:ascii="Times New Roman" w:eastAsia="Times New Roman" w:hAnsi="Times New Roman"/>
                    <w:spacing w:val="-1"/>
                  </w:rPr>
                </w:rPrChange>
              </w:rPr>
              <w:t>Identificador da transação (Transaction)</w:t>
            </w:r>
          </w:p>
        </w:tc>
        <w:tc>
          <w:tcPr>
            <w:tcW w:w="3402"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2053F8D" w14:textId="77777777" w:rsidR="003F3EDE" w:rsidRPr="004866BB" w:rsidRDefault="003F3EDE" w:rsidP="0025185C">
            <w:pPr>
              <w:rPr>
                <w:rFonts w:ascii="Arial" w:eastAsia="Times New Roman" w:hAnsi="Arial" w:cs="Arial"/>
                <w:spacing w:val="-1"/>
                <w:sz w:val="20"/>
                <w:szCs w:val="20"/>
                <w:rPrChange w:id="4306" w:author="Adelino Naquarta Sepalanga Domingos" w:date="2025-03-05T09:13:00Z" w16du:dateUtc="2025-03-05T08:13: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E63B406" w14:textId="77777777" w:rsidR="003F3EDE" w:rsidRPr="004866BB" w:rsidRDefault="003F3EDE" w:rsidP="0025185C">
            <w:pPr>
              <w:jc w:val="center"/>
              <w:rPr>
                <w:rFonts w:ascii="Arial" w:eastAsia="Times New Roman" w:hAnsi="Arial" w:cs="Arial"/>
                <w:spacing w:val="-1"/>
                <w:sz w:val="20"/>
                <w:szCs w:val="20"/>
                <w:rPrChange w:id="4307"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308" w:author="Adelino Naquarta Sepalanga Domingos" w:date="2025-03-05T09:13:00Z" w16du:dateUtc="2025-03-05T08:13:00Z">
                  <w:rPr>
                    <w:rFonts w:ascii="Times New Roman" w:eastAsia="Times New Roman" w:hAnsi="Times New Roman"/>
                    <w:spacing w:val="-1"/>
                  </w:rPr>
                </w:rPrChange>
              </w:rPr>
              <w:t>Não Aplicável</w:t>
            </w:r>
          </w:p>
        </w:tc>
      </w:tr>
      <w:tr w:rsidR="003F3EDE" w:rsidRPr="004866BB" w14:paraId="54E83108" w14:textId="77777777" w:rsidTr="0025185C">
        <w:trPr>
          <w:trHeight w:val="764"/>
        </w:trPr>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2D1AADA" w14:textId="77777777" w:rsidR="003F3EDE" w:rsidRPr="004866BB" w:rsidRDefault="003F3EDE" w:rsidP="0025185C">
            <w:pPr>
              <w:jc w:val="center"/>
              <w:rPr>
                <w:rFonts w:ascii="Arial" w:eastAsia="Times New Roman" w:hAnsi="Arial" w:cs="Arial"/>
                <w:spacing w:val="-1"/>
                <w:sz w:val="20"/>
                <w:szCs w:val="20"/>
                <w:rPrChange w:id="4309" w:author="Adelino Naquarta Sepalanga Domingos" w:date="2025-03-05T09:13:00Z" w16du:dateUtc="2025-03-05T08:13:00Z">
                  <w:rPr>
                    <w:rFonts w:ascii="Times New Roman" w:eastAsia="Times New Roman" w:hAnsi="Times New Roman"/>
                    <w:spacing w:val="-1"/>
                  </w:rPr>
                </w:rPrChange>
              </w:rPr>
            </w:pPr>
          </w:p>
          <w:p w14:paraId="10943009" w14:textId="77777777" w:rsidR="003F3EDE" w:rsidRPr="004866BB" w:rsidRDefault="003F3EDE" w:rsidP="0025185C">
            <w:pPr>
              <w:jc w:val="center"/>
              <w:rPr>
                <w:rFonts w:ascii="Arial" w:eastAsia="Times New Roman" w:hAnsi="Arial" w:cs="Arial"/>
                <w:spacing w:val="-1"/>
                <w:sz w:val="20"/>
                <w:szCs w:val="20"/>
                <w:rPrChange w:id="4310" w:author="Adelino Naquarta Sepalanga Domingos" w:date="2025-03-05T09:13:00Z" w16du:dateUtc="2025-03-05T08:13:00Z">
                  <w:rPr>
                    <w:rFonts w:ascii="Times New Roman" w:eastAsia="Times New Roman" w:hAnsi="Times New Roman"/>
                    <w:spacing w:val="-1"/>
                  </w:rPr>
                </w:rPrChange>
              </w:rPr>
            </w:pPr>
          </w:p>
          <w:p w14:paraId="200394A6" w14:textId="77777777" w:rsidR="003F3EDE" w:rsidRPr="004866BB" w:rsidRDefault="003F3EDE" w:rsidP="0025185C">
            <w:pPr>
              <w:jc w:val="center"/>
              <w:rPr>
                <w:rFonts w:ascii="Arial" w:eastAsia="Times New Roman" w:hAnsi="Arial" w:cs="Arial"/>
                <w:spacing w:val="-1"/>
                <w:sz w:val="20"/>
                <w:szCs w:val="20"/>
                <w:rPrChange w:id="4311" w:author="Adelino Naquarta Sepalanga Domingos" w:date="2025-03-05T09:13:00Z" w16du:dateUtc="2025-03-05T08:13:00Z">
                  <w:rPr>
                    <w:rFonts w:ascii="Times New Roman" w:eastAsia="Times New Roman" w:hAnsi="Times New Roman"/>
                    <w:spacing w:val="-1"/>
                  </w:rPr>
                </w:rPrChange>
              </w:rPr>
            </w:pPr>
          </w:p>
          <w:p w14:paraId="446A73CE" w14:textId="77777777" w:rsidR="003F3EDE" w:rsidRPr="004866BB" w:rsidRDefault="003F3EDE" w:rsidP="0025185C">
            <w:pPr>
              <w:jc w:val="center"/>
              <w:rPr>
                <w:rFonts w:ascii="Arial" w:eastAsia="Times New Roman" w:hAnsi="Arial" w:cs="Arial"/>
                <w:spacing w:val="-1"/>
                <w:sz w:val="20"/>
                <w:szCs w:val="20"/>
                <w:rPrChange w:id="4312" w:author="Adelino Naquarta Sepalanga Domingos" w:date="2025-03-05T09:13:00Z" w16du:dateUtc="2025-03-05T08:13:00Z">
                  <w:rPr>
                    <w:rFonts w:ascii="Times New Roman" w:eastAsia="Times New Roman" w:hAnsi="Times New Roman"/>
                    <w:spacing w:val="-1"/>
                  </w:rPr>
                </w:rPrChange>
              </w:rPr>
            </w:pPr>
          </w:p>
          <w:p w14:paraId="42E974F6" w14:textId="77777777" w:rsidR="003F3EDE" w:rsidRPr="004866BB" w:rsidRDefault="003F3EDE" w:rsidP="0025185C">
            <w:pPr>
              <w:jc w:val="center"/>
              <w:rPr>
                <w:rFonts w:ascii="Arial" w:eastAsia="Times New Roman" w:hAnsi="Arial" w:cs="Arial"/>
                <w:spacing w:val="-1"/>
                <w:sz w:val="20"/>
                <w:szCs w:val="20"/>
                <w:rPrChange w:id="4313"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314" w:author="Adelino Naquarta Sepalanga Domingos" w:date="2025-03-05T09:13:00Z" w16du:dateUtc="2025-03-05T08:13:00Z">
                  <w:rPr>
                    <w:rFonts w:ascii="Times New Roman" w:eastAsia="Times New Roman" w:hAnsi="Times New Roman"/>
                    <w:spacing w:val="-1"/>
                  </w:rPr>
                </w:rPrChange>
              </w:rPr>
              <w:t>3.4.3.1.</w:t>
            </w:r>
          </w:p>
        </w:tc>
        <w:tc>
          <w:tcPr>
            <w:tcW w:w="133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138D404" w14:textId="77777777" w:rsidR="003F3EDE" w:rsidRPr="004866BB" w:rsidRDefault="003F3EDE" w:rsidP="0025185C">
            <w:pPr>
              <w:jc w:val="center"/>
              <w:rPr>
                <w:rFonts w:ascii="Arial" w:eastAsia="Times New Roman" w:hAnsi="Arial" w:cs="Arial"/>
                <w:spacing w:val="-1"/>
                <w:sz w:val="20"/>
                <w:szCs w:val="20"/>
                <w:rPrChange w:id="4315" w:author="Adelino Naquarta Sepalanga Domingos" w:date="2025-03-05T09:13:00Z" w16du:dateUtc="2025-03-05T08:13:00Z">
                  <w:rPr>
                    <w:rFonts w:ascii="Times New Roman" w:eastAsia="Times New Roman" w:hAnsi="Times New Roman"/>
                    <w:spacing w:val="-1"/>
                  </w:rPr>
                </w:rPrChange>
              </w:rPr>
            </w:pPr>
          </w:p>
          <w:p w14:paraId="4C2A5E57" w14:textId="77777777" w:rsidR="003F3EDE" w:rsidRPr="004866BB" w:rsidRDefault="003F3EDE" w:rsidP="0025185C">
            <w:pPr>
              <w:jc w:val="center"/>
              <w:rPr>
                <w:rFonts w:ascii="Arial" w:eastAsia="Times New Roman" w:hAnsi="Arial" w:cs="Arial"/>
                <w:spacing w:val="-1"/>
                <w:sz w:val="20"/>
                <w:szCs w:val="20"/>
                <w:rPrChange w:id="4316" w:author="Adelino Naquarta Sepalanga Domingos" w:date="2025-03-05T09:13:00Z" w16du:dateUtc="2025-03-05T08:13:00Z">
                  <w:rPr>
                    <w:rFonts w:ascii="Times New Roman" w:eastAsia="Times New Roman" w:hAnsi="Times New Roman"/>
                    <w:spacing w:val="-1"/>
                  </w:rPr>
                </w:rPrChange>
              </w:rPr>
            </w:pPr>
          </w:p>
          <w:p w14:paraId="107214FD" w14:textId="77777777" w:rsidR="003F3EDE" w:rsidRPr="004866BB" w:rsidRDefault="003F3EDE" w:rsidP="0025185C">
            <w:pPr>
              <w:jc w:val="center"/>
              <w:rPr>
                <w:rFonts w:ascii="Arial" w:eastAsia="Times New Roman" w:hAnsi="Arial" w:cs="Arial"/>
                <w:spacing w:val="-1"/>
                <w:sz w:val="20"/>
                <w:szCs w:val="20"/>
                <w:rPrChange w:id="4317" w:author="Adelino Naquarta Sepalanga Domingos" w:date="2025-03-05T09:13:00Z" w16du:dateUtc="2025-03-05T08:13:00Z">
                  <w:rPr>
                    <w:rFonts w:ascii="Times New Roman" w:eastAsia="Times New Roman" w:hAnsi="Times New Roman"/>
                    <w:spacing w:val="-1"/>
                  </w:rPr>
                </w:rPrChange>
              </w:rPr>
            </w:pPr>
          </w:p>
          <w:p w14:paraId="039BD82C" w14:textId="77777777" w:rsidR="003F3EDE" w:rsidRPr="004866BB" w:rsidRDefault="003F3EDE" w:rsidP="0025185C">
            <w:pPr>
              <w:jc w:val="center"/>
              <w:rPr>
                <w:rFonts w:ascii="Arial" w:eastAsia="Times New Roman" w:hAnsi="Arial" w:cs="Arial"/>
                <w:spacing w:val="-1"/>
                <w:sz w:val="20"/>
                <w:szCs w:val="20"/>
                <w:rPrChange w:id="4318" w:author="Adelino Naquarta Sepalanga Domingos" w:date="2025-03-05T09:13:00Z" w16du:dateUtc="2025-03-05T08:13:00Z">
                  <w:rPr>
                    <w:rFonts w:ascii="Times New Roman" w:eastAsia="Times New Roman" w:hAnsi="Times New Roman"/>
                    <w:spacing w:val="-1"/>
                  </w:rPr>
                </w:rPrChange>
              </w:rPr>
            </w:pPr>
          </w:p>
          <w:p w14:paraId="0CC0D48C" w14:textId="77777777" w:rsidR="003F3EDE" w:rsidRPr="004866BB" w:rsidRDefault="003F3EDE" w:rsidP="0025185C">
            <w:pPr>
              <w:jc w:val="center"/>
              <w:rPr>
                <w:rFonts w:ascii="Arial" w:eastAsia="Times New Roman" w:hAnsi="Arial" w:cs="Arial"/>
                <w:spacing w:val="-1"/>
                <w:sz w:val="20"/>
                <w:szCs w:val="20"/>
                <w:rPrChange w:id="4319"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320" w:author="Adelino Naquarta Sepalanga Domingos" w:date="2025-03-05T09:13:00Z" w16du:dateUtc="2025-03-05T08:13:00Z">
                  <w:rPr>
                    <w:rFonts w:ascii="Times New Roman" w:eastAsia="Times New Roman" w:hAnsi="Times New Roman"/>
                    <w:spacing w:val="-1"/>
                  </w:rPr>
                </w:rPrChange>
              </w:rPr>
              <w:t>*</w:t>
            </w:r>
          </w:p>
        </w:tc>
        <w:tc>
          <w:tcPr>
            <w:tcW w:w="354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CA6BA0D" w14:textId="77777777" w:rsidR="003F3EDE" w:rsidRPr="004866BB" w:rsidRDefault="003F3EDE" w:rsidP="0025185C">
            <w:pPr>
              <w:rPr>
                <w:rFonts w:ascii="Arial" w:eastAsia="Times New Roman" w:hAnsi="Arial" w:cs="Arial"/>
                <w:spacing w:val="-1"/>
                <w:sz w:val="20"/>
                <w:szCs w:val="20"/>
                <w:rPrChange w:id="4321" w:author="Adelino Naquarta Sepalanga Domingos" w:date="2025-03-05T09:13:00Z" w16du:dateUtc="2025-03-05T08:13:00Z">
                  <w:rPr>
                    <w:rFonts w:ascii="Times New Roman" w:eastAsia="Times New Roman" w:hAnsi="Times New Roman"/>
                    <w:spacing w:val="-1"/>
                  </w:rPr>
                </w:rPrChange>
              </w:rPr>
            </w:pPr>
          </w:p>
          <w:p w14:paraId="033C7199" w14:textId="77777777" w:rsidR="003F3EDE" w:rsidRPr="004866BB" w:rsidRDefault="003F3EDE" w:rsidP="0025185C">
            <w:pPr>
              <w:rPr>
                <w:rFonts w:ascii="Arial" w:eastAsia="Times New Roman" w:hAnsi="Arial" w:cs="Arial"/>
                <w:spacing w:val="-1"/>
                <w:sz w:val="20"/>
                <w:szCs w:val="20"/>
                <w:rPrChange w:id="4322" w:author="Adelino Naquarta Sepalanga Domingos" w:date="2025-03-05T09:13:00Z" w16du:dateUtc="2025-03-05T08:13:00Z">
                  <w:rPr>
                    <w:rFonts w:ascii="Times New Roman" w:eastAsia="Times New Roman" w:hAnsi="Times New Roman"/>
                    <w:spacing w:val="-1"/>
                  </w:rPr>
                </w:rPrChange>
              </w:rPr>
            </w:pPr>
          </w:p>
          <w:p w14:paraId="40DEAB23" w14:textId="77777777" w:rsidR="003F3EDE" w:rsidRPr="004866BB" w:rsidRDefault="003F3EDE" w:rsidP="0025185C">
            <w:pPr>
              <w:rPr>
                <w:rFonts w:ascii="Arial" w:eastAsia="Times New Roman" w:hAnsi="Arial" w:cs="Arial"/>
                <w:spacing w:val="-1"/>
                <w:sz w:val="20"/>
                <w:szCs w:val="20"/>
                <w:rPrChange w:id="4323" w:author="Adelino Naquarta Sepalanga Domingos" w:date="2025-03-05T09:13:00Z" w16du:dateUtc="2025-03-05T08:13:00Z">
                  <w:rPr>
                    <w:rFonts w:ascii="Times New Roman" w:eastAsia="Times New Roman" w:hAnsi="Times New Roman"/>
                    <w:spacing w:val="-1"/>
                  </w:rPr>
                </w:rPrChange>
              </w:rPr>
            </w:pPr>
          </w:p>
          <w:p w14:paraId="39582C2B" w14:textId="77777777" w:rsidR="003F3EDE" w:rsidRPr="004866BB" w:rsidRDefault="003F3EDE" w:rsidP="0025185C">
            <w:pPr>
              <w:rPr>
                <w:rFonts w:ascii="Arial" w:eastAsia="Times New Roman" w:hAnsi="Arial" w:cs="Arial"/>
                <w:spacing w:val="-1"/>
                <w:sz w:val="20"/>
                <w:szCs w:val="20"/>
                <w:rPrChange w:id="4324" w:author="Adelino Naquarta Sepalanga Domingos" w:date="2025-03-05T09:13:00Z" w16du:dateUtc="2025-03-05T08:13:00Z">
                  <w:rPr>
                    <w:rFonts w:ascii="Times New Roman" w:eastAsia="Times New Roman" w:hAnsi="Times New Roman"/>
                    <w:spacing w:val="-1"/>
                  </w:rPr>
                </w:rPrChange>
              </w:rPr>
            </w:pPr>
          </w:p>
          <w:p w14:paraId="06A33EEC" w14:textId="77777777" w:rsidR="003F3EDE" w:rsidRPr="004866BB" w:rsidRDefault="003F3EDE" w:rsidP="0025185C">
            <w:pPr>
              <w:rPr>
                <w:rFonts w:ascii="Arial" w:eastAsia="Times New Roman" w:hAnsi="Arial" w:cs="Arial"/>
                <w:spacing w:val="-1"/>
                <w:sz w:val="20"/>
                <w:szCs w:val="20"/>
                <w:rPrChange w:id="4325"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326" w:author="Adelino Naquarta Sepalanga Domingos" w:date="2025-03-05T09:13:00Z" w16du:dateUtc="2025-03-05T08:13:00Z">
                  <w:rPr>
                    <w:rFonts w:ascii="Times New Roman" w:eastAsia="Times New Roman" w:hAnsi="Times New Roman"/>
                    <w:spacing w:val="-1"/>
                  </w:rPr>
                </w:rPrChange>
              </w:rPr>
              <w:t>Chave única do movimento contabilístico (TransactionID)</w:t>
            </w:r>
          </w:p>
        </w:tc>
        <w:tc>
          <w:tcPr>
            <w:tcW w:w="340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FB19A48" w14:textId="77777777" w:rsidR="003F3EDE" w:rsidRPr="004866BB" w:rsidRDefault="003F3EDE" w:rsidP="0025185C">
            <w:pPr>
              <w:rPr>
                <w:rFonts w:ascii="Arial" w:eastAsia="Times New Roman" w:hAnsi="Arial" w:cs="Arial"/>
                <w:spacing w:val="-1"/>
                <w:sz w:val="20"/>
                <w:szCs w:val="20"/>
                <w:rPrChange w:id="4327"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328" w:author="Adelino Naquarta Sepalanga Domingos" w:date="2025-03-05T09:13:00Z" w16du:dateUtc="2025-03-05T08:13:00Z">
                  <w:rPr>
                    <w:rFonts w:ascii="Times New Roman" w:eastAsia="Times New Roman" w:hAnsi="Times New Roman"/>
                    <w:spacing w:val="-1"/>
                  </w:rPr>
                </w:rPrChange>
              </w:rPr>
              <w:t>Deve ser construída de forma a ser única e a corresponder ao número de documento contabilístico, que é utilizado para detectar o documento físico no arquivo, pelo que, deve resultar de uma relação, separada por espaços, entre os seguintes valores: data do documento, identificador do diário e número de arquivo do documento (Transaction Date, Journal ID e Doc Archival Number).</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B789EFD" w14:textId="77777777" w:rsidR="003F3EDE" w:rsidRPr="004866BB" w:rsidRDefault="003F3EDE" w:rsidP="0025185C">
            <w:pPr>
              <w:jc w:val="center"/>
              <w:rPr>
                <w:rFonts w:ascii="Arial" w:eastAsia="Times New Roman" w:hAnsi="Arial" w:cs="Arial"/>
                <w:spacing w:val="-1"/>
                <w:sz w:val="20"/>
                <w:szCs w:val="20"/>
                <w:rPrChange w:id="4329" w:author="Adelino Naquarta Sepalanga Domingos" w:date="2025-03-05T09:13:00Z" w16du:dateUtc="2025-03-05T08:13:00Z">
                  <w:rPr>
                    <w:rFonts w:ascii="Times New Roman" w:eastAsia="Times New Roman" w:hAnsi="Times New Roman"/>
                    <w:spacing w:val="-1"/>
                  </w:rPr>
                </w:rPrChange>
              </w:rPr>
            </w:pPr>
          </w:p>
          <w:p w14:paraId="7D7819C9" w14:textId="77777777" w:rsidR="003F3EDE" w:rsidRPr="004866BB" w:rsidRDefault="003F3EDE" w:rsidP="0025185C">
            <w:pPr>
              <w:jc w:val="center"/>
              <w:rPr>
                <w:rFonts w:ascii="Arial" w:eastAsia="Times New Roman" w:hAnsi="Arial" w:cs="Arial"/>
                <w:spacing w:val="-1"/>
                <w:sz w:val="20"/>
                <w:szCs w:val="20"/>
                <w:rPrChange w:id="4330" w:author="Adelino Naquarta Sepalanga Domingos" w:date="2025-03-05T09:13:00Z" w16du:dateUtc="2025-03-05T08:13:00Z">
                  <w:rPr>
                    <w:rFonts w:ascii="Times New Roman" w:eastAsia="Times New Roman" w:hAnsi="Times New Roman"/>
                    <w:spacing w:val="-1"/>
                  </w:rPr>
                </w:rPrChange>
              </w:rPr>
            </w:pPr>
          </w:p>
          <w:p w14:paraId="038237F9" w14:textId="77777777" w:rsidR="003F3EDE" w:rsidRPr="004866BB" w:rsidRDefault="003F3EDE" w:rsidP="0025185C">
            <w:pPr>
              <w:jc w:val="center"/>
              <w:rPr>
                <w:rFonts w:ascii="Arial" w:eastAsia="Times New Roman" w:hAnsi="Arial" w:cs="Arial"/>
                <w:spacing w:val="-1"/>
                <w:sz w:val="20"/>
                <w:szCs w:val="20"/>
                <w:rPrChange w:id="4331" w:author="Adelino Naquarta Sepalanga Domingos" w:date="2025-03-05T09:13:00Z" w16du:dateUtc="2025-03-05T08:13:00Z">
                  <w:rPr>
                    <w:rFonts w:ascii="Times New Roman" w:eastAsia="Times New Roman" w:hAnsi="Times New Roman"/>
                    <w:spacing w:val="-1"/>
                  </w:rPr>
                </w:rPrChange>
              </w:rPr>
            </w:pPr>
          </w:p>
          <w:p w14:paraId="35A9F9FD" w14:textId="77777777" w:rsidR="003F3EDE" w:rsidRPr="004866BB" w:rsidRDefault="003F3EDE" w:rsidP="0025185C">
            <w:pPr>
              <w:jc w:val="center"/>
              <w:rPr>
                <w:rFonts w:ascii="Arial" w:eastAsia="Times New Roman" w:hAnsi="Arial" w:cs="Arial"/>
                <w:spacing w:val="-1"/>
                <w:sz w:val="20"/>
                <w:szCs w:val="20"/>
                <w:rPrChange w:id="4332"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333" w:author="Adelino Naquarta Sepalanga Domingos" w:date="2025-03-05T09:13:00Z" w16du:dateUtc="2025-03-05T08:13:00Z">
                  <w:rPr>
                    <w:rFonts w:ascii="Times New Roman" w:eastAsia="Times New Roman" w:hAnsi="Times New Roman"/>
                    <w:spacing w:val="-1"/>
                  </w:rPr>
                </w:rPrChange>
              </w:rPr>
              <w:t>Texto 70</w:t>
            </w:r>
          </w:p>
        </w:tc>
      </w:tr>
      <w:tr w:rsidR="003F3EDE" w:rsidRPr="004866BB" w14:paraId="286D1DA7" w14:textId="77777777" w:rsidTr="0025185C">
        <w:trPr>
          <w:trHeight w:val="2168"/>
        </w:trPr>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AADDCBD" w14:textId="77777777" w:rsidR="003F3EDE" w:rsidRPr="004866BB" w:rsidRDefault="003F3EDE" w:rsidP="0025185C">
            <w:pPr>
              <w:jc w:val="center"/>
              <w:rPr>
                <w:rFonts w:ascii="Arial" w:eastAsia="Times New Roman" w:hAnsi="Arial" w:cs="Arial"/>
                <w:spacing w:val="-1"/>
                <w:sz w:val="20"/>
                <w:szCs w:val="20"/>
                <w:rPrChange w:id="4334" w:author="Adelino Naquarta Sepalanga Domingos" w:date="2025-03-05T09:13:00Z" w16du:dateUtc="2025-03-05T08:13:00Z">
                  <w:rPr>
                    <w:rFonts w:ascii="Times New Roman" w:eastAsia="Times New Roman" w:hAnsi="Times New Roman"/>
                    <w:spacing w:val="-1"/>
                  </w:rPr>
                </w:rPrChange>
              </w:rPr>
            </w:pPr>
          </w:p>
          <w:p w14:paraId="2AFA40E3" w14:textId="77777777" w:rsidR="003F3EDE" w:rsidRPr="004866BB" w:rsidRDefault="003F3EDE" w:rsidP="0025185C">
            <w:pPr>
              <w:jc w:val="center"/>
              <w:rPr>
                <w:rFonts w:ascii="Arial" w:eastAsia="Times New Roman" w:hAnsi="Arial" w:cs="Arial"/>
                <w:spacing w:val="-1"/>
                <w:sz w:val="20"/>
                <w:szCs w:val="20"/>
                <w:rPrChange w:id="4335" w:author="Adelino Naquarta Sepalanga Domingos" w:date="2025-03-05T09:13:00Z" w16du:dateUtc="2025-03-05T08:13:00Z">
                  <w:rPr>
                    <w:rFonts w:ascii="Times New Roman" w:eastAsia="Times New Roman" w:hAnsi="Times New Roman"/>
                    <w:spacing w:val="-1"/>
                  </w:rPr>
                </w:rPrChange>
              </w:rPr>
            </w:pPr>
          </w:p>
          <w:p w14:paraId="5D981277" w14:textId="77777777" w:rsidR="003F3EDE" w:rsidRPr="004866BB" w:rsidRDefault="003F3EDE" w:rsidP="0025185C">
            <w:pPr>
              <w:jc w:val="center"/>
              <w:rPr>
                <w:rFonts w:ascii="Arial" w:eastAsia="Times New Roman" w:hAnsi="Arial" w:cs="Arial"/>
                <w:spacing w:val="-1"/>
                <w:sz w:val="20"/>
                <w:szCs w:val="20"/>
                <w:rPrChange w:id="4336" w:author="Adelino Naquarta Sepalanga Domingos" w:date="2025-03-05T09:13:00Z" w16du:dateUtc="2025-03-05T08:13:00Z">
                  <w:rPr>
                    <w:rFonts w:ascii="Times New Roman" w:eastAsia="Times New Roman" w:hAnsi="Times New Roman"/>
                    <w:spacing w:val="-1"/>
                  </w:rPr>
                </w:rPrChange>
              </w:rPr>
            </w:pPr>
          </w:p>
          <w:p w14:paraId="2E093C71" w14:textId="77777777" w:rsidR="003F3EDE" w:rsidRPr="004866BB" w:rsidRDefault="003F3EDE" w:rsidP="0025185C">
            <w:pPr>
              <w:jc w:val="center"/>
              <w:rPr>
                <w:rFonts w:ascii="Arial" w:eastAsia="Times New Roman" w:hAnsi="Arial" w:cs="Arial"/>
                <w:spacing w:val="-1"/>
                <w:sz w:val="20"/>
                <w:szCs w:val="20"/>
                <w:rPrChange w:id="4337" w:author="Adelino Naquarta Sepalanga Domingos" w:date="2025-03-05T09:13:00Z" w16du:dateUtc="2025-03-05T08:13:00Z">
                  <w:rPr>
                    <w:rFonts w:ascii="Times New Roman" w:eastAsia="Times New Roman" w:hAnsi="Times New Roman"/>
                    <w:spacing w:val="-1"/>
                  </w:rPr>
                </w:rPrChange>
              </w:rPr>
            </w:pPr>
          </w:p>
          <w:p w14:paraId="33609364" w14:textId="77777777" w:rsidR="003F3EDE" w:rsidRPr="004866BB" w:rsidRDefault="003F3EDE" w:rsidP="0025185C">
            <w:pPr>
              <w:jc w:val="center"/>
              <w:rPr>
                <w:rFonts w:ascii="Arial" w:eastAsia="Times New Roman" w:hAnsi="Arial" w:cs="Arial"/>
                <w:spacing w:val="-1"/>
                <w:sz w:val="20"/>
                <w:szCs w:val="20"/>
                <w:rPrChange w:id="4338"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339" w:author="Adelino Naquarta Sepalanga Domingos" w:date="2025-03-05T09:13:00Z" w16du:dateUtc="2025-03-05T08:13:00Z">
                  <w:rPr>
                    <w:rFonts w:ascii="Times New Roman" w:eastAsia="Times New Roman" w:hAnsi="Times New Roman"/>
                    <w:spacing w:val="-1"/>
                  </w:rPr>
                </w:rPrChange>
              </w:rPr>
              <w:t>3.4.3.2.</w:t>
            </w:r>
          </w:p>
        </w:tc>
        <w:tc>
          <w:tcPr>
            <w:tcW w:w="1331"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B034317" w14:textId="77777777" w:rsidR="003F3EDE" w:rsidRPr="004866BB" w:rsidRDefault="003F3EDE" w:rsidP="0025185C">
            <w:pPr>
              <w:jc w:val="center"/>
              <w:rPr>
                <w:rFonts w:ascii="Arial" w:eastAsia="Times New Roman" w:hAnsi="Arial" w:cs="Arial"/>
                <w:spacing w:val="-1"/>
                <w:sz w:val="20"/>
                <w:szCs w:val="20"/>
                <w:rPrChange w:id="4340" w:author="Adelino Naquarta Sepalanga Domingos" w:date="2025-03-05T09:13:00Z" w16du:dateUtc="2025-03-05T08:13:00Z">
                  <w:rPr>
                    <w:rFonts w:ascii="Times New Roman" w:eastAsia="Times New Roman" w:hAnsi="Times New Roman"/>
                    <w:spacing w:val="-1"/>
                  </w:rPr>
                </w:rPrChange>
              </w:rPr>
            </w:pPr>
          </w:p>
          <w:p w14:paraId="67318213" w14:textId="77777777" w:rsidR="003F3EDE" w:rsidRPr="004866BB" w:rsidRDefault="003F3EDE" w:rsidP="0025185C">
            <w:pPr>
              <w:jc w:val="center"/>
              <w:rPr>
                <w:rFonts w:ascii="Arial" w:eastAsia="Times New Roman" w:hAnsi="Arial" w:cs="Arial"/>
                <w:spacing w:val="-1"/>
                <w:sz w:val="20"/>
                <w:szCs w:val="20"/>
                <w:rPrChange w:id="4341" w:author="Adelino Naquarta Sepalanga Domingos" w:date="2025-03-05T09:13:00Z" w16du:dateUtc="2025-03-05T08:13:00Z">
                  <w:rPr>
                    <w:rFonts w:ascii="Times New Roman" w:eastAsia="Times New Roman" w:hAnsi="Times New Roman"/>
                    <w:spacing w:val="-1"/>
                  </w:rPr>
                </w:rPrChange>
              </w:rPr>
            </w:pPr>
          </w:p>
          <w:p w14:paraId="7157FFFF" w14:textId="77777777" w:rsidR="003F3EDE" w:rsidRPr="004866BB" w:rsidRDefault="003F3EDE" w:rsidP="0025185C">
            <w:pPr>
              <w:jc w:val="center"/>
              <w:rPr>
                <w:rFonts w:ascii="Arial" w:eastAsia="Times New Roman" w:hAnsi="Arial" w:cs="Arial"/>
                <w:spacing w:val="-1"/>
                <w:sz w:val="20"/>
                <w:szCs w:val="20"/>
                <w:rPrChange w:id="4342" w:author="Adelino Naquarta Sepalanga Domingos" w:date="2025-03-05T09:13:00Z" w16du:dateUtc="2025-03-05T08:13:00Z">
                  <w:rPr>
                    <w:rFonts w:ascii="Times New Roman" w:eastAsia="Times New Roman" w:hAnsi="Times New Roman"/>
                    <w:spacing w:val="-1"/>
                  </w:rPr>
                </w:rPrChange>
              </w:rPr>
            </w:pPr>
          </w:p>
          <w:p w14:paraId="5804C575" w14:textId="77777777" w:rsidR="003F3EDE" w:rsidRPr="004866BB" w:rsidRDefault="003F3EDE" w:rsidP="0025185C">
            <w:pPr>
              <w:jc w:val="center"/>
              <w:rPr>
                <w:rFonts w:ascii="Arial" w:eastAsia="Times New Roman" w:hAnsi="Arial" w:cs="Arial"/>
                <w:spacing w:val="-1"/>
                <w:sz w:val="20"/>
                <w:szCs w:val="20"/>
                <w:rPrChange w:id="4343" w:author="Adelino Naquarta Sepalanga Domingos" w:date="2025-03-05T09:13:00Z" w16du:dateUtc="2025-03-05T08:13:00Z">
                  <w:rPr>
                    <w:rFonts w:ascii="Times New Roman" w:eastAsia="Times New Roman" w:hAnsi="Times New Roman"/>
                    <w:spacing w:val="-1"/>
                  </w:rPr>
                </w:rPrChange>
              </w:rPr>
            </w:pPr>
          </w:p>
          <w:p w14:paraId="4A180207" w14:textId="77777777" w:rsidR="003F3EDE" w:rsidRPr="004866BB" w:rsidRDefault="003F3EDE" w:rsidP="0025185C">
            <w:pPr>
              <w:jc w:val="center"/>
              <w:rPr>
                <w:rFonts w:ascii="Arial" w:eastAsia="Times New Roman" w:hAnsi="Arial" w:cs="Arial"/>
                <w:spacing w:val="-1"/>
                <w:sz w:val="20"/>
                <w:szCs w:val="20"/>
                <w:rPrChange w:id="4344"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345" w:author="Adelino Naquarta Sepalanga Domingos" w:date="2025-03-05T09:13:00Z" w16du:dateUtc="2025-03-05T08:13:00Z">
                  <w:rPr>
                    <w:rFonts w:ascii="Times New Roman" w:eastAsia="Times New Roman" w:hAnsi="Times New Roman"/>
                    <w:spacing w:val="-1"/>
                  </w:rPr>
                </w:rPrChange>
              </w:rPr>
              <w:t>*</w:t>
            </w:r>
          </w:p>
        </w:tc>
        <w:tc>
          <w:tcPr>
            <w:tcW w:w="354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612AF4C" w14:textId="77777777" w:rsidR="003F3EDE" w:rsidRPr="004866BB" w:rsidRDefault="003F3EDE" w:rsidP="0025185C">
            <w:pPr>
              <w:rPr>
                <w:rFonts w:ascii="Arial" w:eastAsia="Times New Roman" w:hAnsi="Arial" w:cs="Arial"/>
                <w:spacing w:val="-1"/>
                <w:sz w:val="20"/>
                <w:szCs w:val="20"/>
                <w:rPrChange w:id="4346" w:author="Adelino Naquarta Sepalanga Domingos" w:date="2025-03-05T09:13:00Z" w16du:dateUtc="2025-03-05T08:13:00Z">
                  <w:rPr>
                    <w:rFonts w:ascii="Times New Roman" w:eastAsia="Times New Roman" w:hAnsi="Times New Roman"/>
                    <w:spacing w:val="-1"/>
                  </w:rPr>
                </w:rPrChange>
              </w:rPr>
            </w:pPr>
          </w:p>
          <w:p w14:paraId="65DBA789" w14:textId="77777777" w:rsidR="003F3EDE" w:rsidRPr="004866BB" w:rsidRDefault="003F3EDE" w:rsidP="0025185C">
            <w:pPr>
              <w:rPr>
                <w:rFonts w:ascii="Arial" w:eastAsia="Times New Roman" w:hAnsi="Arial" w:cs="Arial"/>
                <w:spacing w:val="-1"/>
                <w:sz w:val="20"/>
                <w:szCs w:val="20"/>
                <w:rPrChange w:id="4347" w:author="Adelino Naquarta Sepalanga Domingos" w:date="2025-03-05T09:13:00Z" w16du:dateUtc="2025-03-05T08:13:00Z">
                  <w:rPr>
                    <w:rFonts w:ascii="Times New Roman" w:eastAsia="Times New Roman" w:hAnsi="Times New Roman"/>
                    <w:spacing w:val="-1"/>
                  </w:rPr>
                </w:rPrChange>
              </w:rPr>
            </w:pPr>
          </w:p>
          <w:p w14:paraId="36B72410" w14:textId="77777777" w:rsidR="003F3EDE" w:rsidRPr="004866BB" w:rsidRDefault="003F3EDE" w:rsidP="0025185C">
            <w:pPr>
              <w:rPr>
                <w:rFonts w:ascii="Arial" w:eastAsia="Times New Roman" w:hAnsi="Arial" w:cs="Arial"/>
                <w:spacing w:val="-1"/>
                <w:sz w:val="20"/>
                <w:szCs w:val="20"/>
                <w:rPrChange w:id="4348" w:author="Adelino Naquarta Sepalanga Domingos" w:date="2025-03-05T09:13:00Z" w16du:dateUtc="2025-03-05T08:13:00Z">
                  <w:rPr>
                    <w:rFonts w:ascii="Times New Roman" w:eastAsia="Times New Roman" w:hAnsi="Times New Roman"/>
                    <w:spacing w:val="-1"/>
                  </w:rPr>
                </w:rPrChange>
              </w:rPr>
            </w:pPr>
          </w:p>
          <w:p w14:paraId="2AEF45DE" w14:textId="77777777" w:rsidR="003F3EDE" w:rsidRPr="004866BB" w:rsidRDefault="003F3EDE" w:rsidP="0025185C">
            <w:pPr>
              <w:rPr>
                <w:rFonts w:ascii="Arial" w:eastAsia="Times New Roman" w:hAnsi="Arial" w:cs="Arial"/>
                <w:spacing w:val="-1"/>
                <w:sz w:val="20"/>
                <w:szCs w:val="20"/>
                <w:rPrChange w:id="4349" w:author="Adelino Naquarta Sepalanga Domingos" w:date="2025-03-05T09:13:00Z" w16du:dateUtc="2025-03-05T08:13:00Z">
                  <w:rPr>
                    <w:rFonts w:ascii="Times New Roman" w:eastAsia="Times New Roman" w:hAnsi="Times New Roman"/>
                    <w:spacing w:val="-1"/>
                  </w:rPr>
                </w:rPrChange>
              </w:rPr>
            </w:pPr>
          </w:p>
          <w:p w14:paraId="38581723" w14:textId="77777777" w:rsidR="003F3EDE" w:rsidRPr="004866BB" w:rsidRDefault="003F3EDE" w:rsidP="0025185C">
            <w:pPr>
              <w:rPr>
                <w:rFonts w:ascii="Arial" w:eastAsia="Times New Roman" w:hAnsi="Arial" w:cs="Arial"/>
                <w:spacing w:val="-1"/>
                <w:sz w:val="20"/>
                <w:szCs w:val="20"/>
                <w:rPrChange w:id="4350"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351" w:author="Adelino Naquarta Sepalanga Domingos" w:date="2025-03-05T09:13:00Z" w16du:dateUtc="2025-03-05T08:13:00Z">
                  <w:rPr>
                    <w:rFonts w:ascii="Times New Roman" w:eastAsia="Times New Roman" w:hAnsi="Times New Roman"/>
                    <w:spacing w:val="-1"/>
                  </w:rPr>
                </w:rPrChange>
              </w:rPr>
              <w:t>Período contabilístico (Period)</w:t>
            </w:r>
          </w:p>
        </w:tc>
        <w:tc>
          <w:tcPr>
            <w:tcW w:w="3402"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67C6A1D" w14:textId="77777777" w:rsidR="003F3EDE" w:rsidRPr="004866BB" w:rsidRDefault="003F3EDE" w:rsidP="0025185C">
            <w:pPr>
              <w:rPr>
                <w:rFonts w:ascii="Arial" w:eastAsia="Times New Roman" w:hAnsi="Arial" w:cs="Arial"/>
                <w:spacing w:val="-1"/>
                <w:sz w:val="20"/>
                <w:szCs w:val="20"/>
                <w:rPrChange w:id="4352"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353" w:author="Adelino Naquarta Sepalanga Domingos" w:date="2025-03-05T09:13:00Z" w16du:dateUtc="2025-03-05T08:13:00Z">
                  <w:rPr>
                    <w:rFonts w:ascii="Times New Roman" w:eastAsia="Times New Roman" w:hAnsi="Times New Roman"/>
                    <w:spacing w:val="-1"/>
                  </w:rPr>
                </w:rPrChange>
              </w:rPr>
              <w:t>Deve ser indicado o número do mês do período de tributação, de “1” a “12”, contado desde o seu início. Pode ainda ser preenchido com “13”, “14”, “15” ou “16” para movimentos efectuados no último mês do período de tributação, relacionados com o apuramento do resultado. Exemplo: movimentos de apuramentos de inventários, depreciações, ajustamentos ou apuramentos de resultados.</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DFFB08E" w14:textId="77777777" w:rsidR="003F3EDE" w:rsidRPr="004866BB" w:rsidRDefault="003F3EDE" w:rsidP="0025185C">
            <w:pPr>
              <w:jc w:val="center"/>
              <w:rPr>
                <w:rFonts w:ascii="Arial" w:eastAsia="Times New Roman" w:hAnsi="Arial" w:cs="Arial"/>
                <w:spacing w:val="-1"/>
                <w:sz w:val="20"/>
                <w:szCs w:val="20"/>
                <w:rPrChange w:id="4354" w:author="Adelino Naquarta Sepalanga Domingos" w:date="2025-03-05T09:13:00Z" w16du:dateUtc="2025-03-05T08:13:00Z">
                  <w:rPr>
                    <w:rFonts w:ascii="Times New Roman" w:eastAsia="Times New Roman" w:hAnsi="Times New Roman"/>
                    <w:spacing w:val="-1"/>
                  </w:rPr>
                </w:rPrChange>
              </w:rPr>
            </w:pPr>
          </w:p>
          <w:p w14:paraId="2524FF25" w14:textId="77777777" w:rsidR="003F3EDE" w:rsidRPr="004866BB" w:rsidRDefault="003F3EDE" w:rsidP="0025185C">
            <w:pPr>
              <w:jc w:val="center"/>
              <w:rPr>
                <w:rFonts w:ascii="Arial" w:eastAsia="Times New Roman" w:hAnsi="Arial" w:cs="Arial"/>
                <w:spacing w:val="-1"/>
                <w:sz w:val="20"/>
                <w:szCs w:val="20"/>
                <w:rPrChange w:id="4355" w:author="Adelino Naquarta Sepalanga Domingos" w:date="2025-03-05T09:13:00Z" w16du:dateUtc="2025-03-05T08:13:00Z">
                  <w:rPr>
                    <w:rFonts w:ascii="Times New Roman" w:eastAsia="Times New Roman" w:hAnsi="Times New Roman"/>
                    <w:spacing w:val="-1"/>
                  </w:rPr>
                </w:rPrChange>
              </w:rPr>
            </w:pPr>
          </w:p>
          <w:p w14:paraId="175CF3D4" w14:textId="77777777" w:rsidR="003F3EDE" w:rsidRPr="004866BB" w:rsidRDefault="003F3EDE" w:rsidP="0025185C">
            <w:pPr>
              <w:jc w:val="center"/>
              <w:rPr>
                <w:rFonts w:ascii="Arial" w:eastAsia="Times New Roman" w:hAnsi="Arial" w:cs="Arial"/>
                <w:spacing w:val="-1"/>
                <w:sz w:val="20"/>
                <w:szCs w:val="20"/>
                <w:rPrChange w:id="4356" w:author="Adelino Naquarta Sepalanga Domingos" w:date="2025-03-05T09:13:00Z" w16du:dateUtc="2025-03-05T08:13:00Z">
                  <w:rPr>
                    <w:rFonts w:ascii="Times New Roman" w:eastAsia="Times New Roman" w:hAnsi="Times New Roman"/>
                    <w:spacing w:val="-1"/>
                  </w:rPr>
                </w:rPrChange>
              </w:rPr>
            </w:pPr>
          </w:p>
          <w:p w14:paraId="6402C722" w14:textId="77777777" w:rsidR="003F3EDE" w:rsidRPr="004866BB" w:rsidRDefault="003F3EDE" w:rsidP="0025185C">
            <w:pPr>
              <w:jc w:val="center"/>
              <w:rPr>
                <w:rFonts w:ascii="Arial" w:eastAsia="Times New Roman" w:hAnsi="Arial" w:cs="Arial"/>
                <w:spacing w:val="-1"/>
                <w:sz w:val="20"/>
                <w:szCs w:val="20"/>
                <w:rPrChange w:id="4357" w:author="Adelino Naquarta Sepalanga Domingos" w:date="2025-03-05T09:13:00Z" w16du:dateUtc="2025-03-05T08:13:00Z">
                  <w:rPr>
                    <w:rFonts w:ascii="Times New Roman" w:eastAsia="Times New Roman" w:hAnsi="Times New Roman"/>
                    <w:spacing w:val="-1"/>
                  </w:rPr>
                </w:rPrChange>
              </w:rPr>
            </w:pPr>
          </w:p>
          <w:p w14:paraId="599E4941" w14:textId="77777777" w:rsidR="003F3EDE" w:rsidRPr="004866BB" w:rsidRDefault="003F3EDE" w:rsidP="0025185C">
            <w:pPr>
              <w:jc w:val="center"/>
              <w:rPr>
                <w:rFonts w:ascii="Arial" w:eastAsia="Times New Roman" w:hAnsi="Arial" w:cs="Arial"/>
                <w:spacing w:val="-1"/>
                <w:sz w:val="20"/>
                <w:szCs w:val="20"/>
                <w:rPrChange w:id="4358"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359" w:author="Adelino Naquarta Sepalanga Domingos" w:date="2025-03-05T09:13:00Z" w16du:dateUtc="2025-03-05T08:13:00Z">
                  <w:rPr>
                    <w:rFonts w:ascii="Times New Roman" w:eastAsia="Times New Roman" w:hAnsi="Times New Roman"/>
                    <w:spacing w:val="-1"/>
                  </w:rPr>
                </w:rPrChange>
              </w:rPr>
              <w:t>Inteiro</w:t>
            </w:r>
          </w:p>
        </w:tc>
      </w:tr>
      <w:tr w:rsidR="003F3EDE" w:rsidRPr="004866BB" w14:paraId="5C46F50F" w14:textId="77777777" w:rsidTr="0025185C">
        <w:trPr>
          <w:trHeight w:val="861"/>
        </w:trPr>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D175DBD" w14:textId="77777777" w:rsidR="003F3EDE" w:rsidRPr="004866BB" w:rsidRDefault="003F3EDE" w:rsidP="0025185C">
            <w:pPr>
              <w:jc w:val="center"/>
              <w:rPr>
                <w:rFonts w:ascii="Arial" w:eastAsia="Times New Roman" w:hAnsi="Arial" w:cs="Arial"/>
                <w:spacing w:val="-1"/>
                <w:sz w:val="20"/>
                <w:szCs w:val="20"/>
                <w:rPrChange w:id="4360"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361" w:author="Adelino Naquarta Sepalanga Domingos" w:date="2025-03-05T09:13:00Z" w16du:dateUtc="2025-03-05T08:13:00Z">
                  <w:rPr>
                    <w:rFonts w:ascii="Times New Roman" w:eastAsia="Times New Roman" w:hAnsi="Times New Roman"/>
                    <w:spacing w:val="-1"/>
                  </w:rPr>
                </w:rPrChange>
              </w:rPr>
              <w:t>3.4.3.3.</w:t>
            </w:r>
          </w:p>
        </w:tc>
        <w:tc>
          <w:tcPr>
            <w:tcW w:w="133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4742635" w14:textId="77777777" w:rsidR="003F3EDE" w:rsidRPr="004866BB" w:rsidRDefault="003F3EDE" w:rsidP="0025185C">
            <w:pPr>
              <w:jc w:val="center"/>
              <w:rPr>
                <w:rFonts w:ascii="Arial" w:eastAsia="Times New Roman" w:hAnsi="Arial" w:cs="Arial"/>
                <w:spacing w:val="-1"/>
                <w:sz w:val="20"/>
                <w:szCs w:val="20"/>
                <w:rPrChange w:id="4362"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363" w:author="Adelino Naquarta Sepalanga Domingos" w:date="2025-03-05T09:13:00Z" w16du:dateUtc="2025-03-05T08:13:00Z">
                  <w:rPr>
                    <w:rFonts w:ascii="Times New Roman" w:eastAsia="Times New Roman" w:hAnsi="Times New Roman"/>
                    <w:spacing w:val="-1"/>
                  </w:rPr>
                </w:rPrChange>
              </w:rPr>
              <w:t>*</w:t>
            </w:r>
          </w:p>
        </w:tc>
        <w:tc>
          <w:tcPr>
            <w:tcW w:w="354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6EA6D2F" w14:textId="77777777" w:rsidR="003F3EDE" w:rsidRPr="004866BB" w:rsidRDefault="003F3EDE" w:rsidP="0025185C">
            <w:pPr>
              <w:rPr>
                <w:rFonts w:ascii="Arial" w:eastAsia="Times New Roman" w:hAnsi="Arial" w:cs="Arial"/>
                <w:spacing w:val="-1"/>
                <w:sz w:val="20"/>
                <w:szCs w:val="20"/>
                <w:rPrChange w:id="4364"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365" w:author="Adelino Naquarta Sepalanga Domingos" w:date="2025-03-05T09:13:00Z" w16du:dateUtc="2025-03-05T08:13:00Z">
                  <w:rPr>
                    <w:rFonts w:ascii="Times New Roman" w:eastAsia="Times New Roman" w:hAnsi="Times New Roman"/>
                    <w:spacing w:val="-1"/>
                  </w:rPr>
                </w:rPrChange>
              </w:rPr>
              <w:t>Data do documento (TransactionDate)</w:t>
            </w:r>
          </w:p>
        </w:tc>
        <w:tc>
          <w:tcPr>
            <w:tcW w:w="340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A6B8B2E" w14:textId="77777777" w:rsidR="003F3EDE" w:rsidRPr="004866BB" w:rsidRDefault="003F3EDE" w:rsidP="0025185C">
            <w:pPr>
              <w:rPr>
                <w:rFonts w:ascii="Arial" w:eastAsia="Times New Roman" w:hAnsi="Arial" w:cs="Arial"/>
                <w:spacing w:val="-1"/>
                <w:sz w:val="20"/>
                <w:szCs w:val="20"/>
                <w:rPrChange w:id="4366"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367" w:author="Adelino Naquarta Sepalanga Domingos" w:date="2025-03-05T09:13:00Z" w16du:dateUtc="2025-03-05T08:13:00Z">
                  <w:rPr>
                    <w:rFonts w:ascii="Times New Roman" w:eastAsia="Times New Roman" w:hAnsi="Times New Roman"/>
                    <w:spacing w:val="-1"/>
                  </w:rPr>
                </w:rPrChange>
              </w:rPr>
              <w:t>Deve ser indicada a data impressa no documento que serve de suporte ao registo.</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AC714CA" w14:textId="77777777" w:rsidR="003F3EDE" w:rsidRPr="004866BB" w:rsidRDefault="003F3EDE" w:rsidP="0025185C">
            <w:pPr>
              <w:jc w:val="center"/>
              <w:rPr>
                <w:rFonts w:ascii="Arial" w:eastAsia="Times New Roman" w:hAnsi="Arial" w:cs="Arial"/>
                <w:spacing w:val="-1"/>
                <w:sz w:val="20"/>
                <w:szCs w:val="20"/>
                <w:rPrChange w:id="4368" w:author="Adelino Naquarta Sepalanga Domingos" w:date="2025-03-05T09:13:00Z" w16du:dateUtc="2025-03-05T08:13:00Z">
                  <w:rPr>
                    <w:rFonts w:ascii="Times New Roman" w:eastAsia="Times New Roman" w:hAnsi="Times New Roman"/>
                    <w:spacing w:val="-1"/>
                  </w:rPr>
                </w:rPrChange>
              </w:rPr>
            </w:pPr>
          </w:p>
          <w:p w14:paraId="32756240" w14:textId="77777777" w:rsidR="003F3EDE" w:rsidRPr="004866BB" w:rsidRDefault="003F3EDE" w:rsidP="0025185C">
            <w:pPr>
              <w:jc w:val="center"/>
              <w:rPr>
                <w:rFonts w:ascii="Arial" w:eastAsia="Times New Roman" w:hAnsi="Arial" w:cs="Arial"/>
                <w:spacing w:val="-1"/>
                <w:sz w:val="20"/>
                <w:szCs w:val="20"/>
                <w:rPrChange w:id="4369"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370" w:author="Adelino Naquarta Sepalanga Domingos" w:date="2025-03-05T09:13:00Z" w16du:dateUtc="2025-03-05T08:13:00Z">
                  <w:rPr>
                    <w:rFonts w:ascii="Times New Roman" w:eastAsia="Times New Roman" w:hAnsi="Times New Roman"/>
                    <w:spacing w:val="-1"/>
                  </w:rPr>
                </w:rPrChange>
              </w:rPr>
              <w:t>Data</w:t>
            </w:r>
          </w:p>
        </w:tc>
      </w:tr>
      <w:tr w:rsidR="003F3EDE" w:rsidRPr="004866BB" w14:paraId="24E42015" w14:textId="77777777" w:rsidTr="0025185C">
        <w:trPr>
          <w:trHeight w:val="585"/>
        </w:trPr>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934290D" w14:textId="77777777" w:rsidR="003F3EDE" w:rsidRPr="004866BB" w:rsidRDefault="003F3EDE" w:rsidP="0025185C">
            <w:pPr>
              <w:jc w:val="center"/>
              <w:rPr>
                <w:rFonts w:ascii="Arial" w:eastAsia="Times New Roman" w:hAnsi="Arial" w:cs="Arial"/>
                <w:spacing w:val="-1"/>
                <w:sz w:val="20"/>
                <w:szCs w:val="20"/>
                <w:rPrChange w:id="4371"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372" w:author="Adelino Naquarta Sepalanga Domingos" w:date="2025-03-05T09:13:00Z" w16du:dateUtc="2025-03-05T08:13:00Z">
                  <w:rPr>
                    <w:rFonts w:ascii="Times New Roman" w:eastAsia="Times New Roman" w:hAnsi="Times New Roman"/>
                    <w:spacing w:val="-1"/>
                  </w:rPr>
                </w:rPrChange>
              </w:rPr>
              <w:t>3.4.3.4.</w:t>
            </w:r>
          </w:p>
        </w:tc>
        <w:tc>
          <w:tcPr>
            <w:tcW w:w="1331"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117A114" w14:textId="77777777" w:rsidR="003F3EDE" w:rsidRPr="004866BB" w:rsidRDefault="003F3EDE" w:rsidP="0025185C">
            <w:pPr>
              <w:jc w:val="center"/>
              <w:rPr>
                <w:rFonts w:ascii="Arial" w:eastAsia="Times New Roman" w:hAnsi="Arial" w:cs="Arial"/>
                <w:spacing w:val="-1"/>
                <w:sz w:val="20"/>
                <w:szCs w:val="20"/>
                <w:rPrChange w:id="4373"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374" w:author="Adelino Naquarta Sepalanga Domingos" w:date="2025-03-05T09:13:00Z" w16du:dateUtc="2025-03-05T08:13:00Z">
                  <w:rPr>
                    <w:rFonts w:ascii="Times New Roman" w:eastAsia="Times New Roman" w:hAnsi="Times New Roman"/>
                    <w:spacing w:val="-1"/>
                  </w:rPr>
                </w:rPrChange>
              </w:rPr>
              <w:t>*</w:t>
            </w:r>
          </w:p>
        </w:tc>
        <w:tc>
          <w:tcPr>
            <w:tcW w:w="354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28B4F70" w14:textId="77777777" w:rsidR="003F3EDE" w:rsidRPr="004866BB" w:rsidRDefault="003F3EDE" w:rsidP="0025185C">
            <w:pPr>
              <w:rPr>
                <w:rFonts w:ascii="Arial" w:eastAsia="Times New Roman" w:hAnsi="Arial" w:cs="Arial"/>
                <w:spacing w:val="-1"/>
                <w:sz w:val="20"/>
                <w:szCs w:val="20"/>
                <w:rPrChange w:id="4375"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376" w:author="Adelino Naquarta Sepalanga Domingos" w:date="2025-03-05T09:13:00Z" w16du:dateUtc="2025-03-05T08:13:00Z">
                  <w:rPr>
                    <w:rFonts w:ascii="Times New Roman" w:eastAsia="Times New Roman" w:hAnsi="Times New Roman"/>
                    <w:spacing w:val="-1"/>
                  </w:rPr>
                </w:rPrChange>
              </w:rPr>
              <w:t>Código do utilizador que registou o movimento (SourceID)</w:t>
            </w:r>
          </w:p>
        </w:tc>
        <w:tc>
          <w:tcPr>
            <w:tcW w:w="3402"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57346FF" w14:textId="77777777" w:rsidR="003F3EDE" w:rsidRPr="004866BB" w:rsidRDefault="003F3EDE" w:rsidP="0025185C">
            <w:pPr>
              <w:rPr>
                <w:rFonts w:ascii="Arial" w:eastAsia="Times New Roman" w:hAnsi="Arial" w:cs="Arial"/>
                <w:spacing w:val="-1"/>
                <w:sz w:val="20"/>
                <w:szCs w:val="20"/>
                <w:rPrChange w:id="4377" w:author="Adelino Naquarta Sepalanga Domingos" w:date="2025-03-05T09:13:00Z" w16du:dateUtc="2025-03-05T08:13: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27746CE" w14:textId="77777777" w:rsidR="003F3EDE" w:rsidRPr="004866BB" w:rsidRDefault="003F3EDE" w:rsidP="0025185C">
            <w:pPr>
              <w:jc w:val="center"/>
              <w:rPr>
                <w:rFonts w:ascii="Arial" w:eastAsia="Times New Roman" w:hAnsi="Arial" w:cs="Arial"/>
                <w:spacing w:val="-1"/>
                <w:sz w:val="20"/>
                <w:szCs w:val="20"/>
                <w:rPrChange w:id="4378"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379" w:author="Adelino Naquarta Sepalanga Domingos" w:date="2025-03-05T09:13:00Z" w16du:dateUtc="2025-03-05T08:13:00Z">
                  <w:rPr>
                    <w:rFonts w:ascii="Times New Roman" w:eastAsia="Times New Roman" w:hAnsi="Times New Roman"/>
                    <w:spacing w:val="-1"/>
                  </w:rPr>
                </w:rPrChange>
              </w:rPr>
              <w:t>Texto 30</w:t>
            </w:r>
          </w:p>
        </w:tc>
      </w:tr>
      <w:tr w:rsidR="003F3EDE" w:rsidRPr="004866BB" w14:paraId="06B34B5E" w14:textId="77777777" w:rsidTr="0025185C">
        <w:trPr>
          <w:trHeight w:val="659"/>
        </w:trPr>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EAF97E6" w14:textId="77777777" w:rsidR="003F3EDE" w:rsidRPr="004866BB" w:rsidRDefault="003F3EDE" w:rsidP="0025185C">
            <w:pPr>
              <w:jc w:val="center"/>
              <w:rPr>
                <w:rFonts w:ascii="Arial" w:eastAsia="Times New Roman" w:hAnsi="Arial" w:cs="Arial"/>
                <w:spacing w:val="-1"/>
                <w:sz w:val="20"/>
                <w:szCs w:val="20"/>
                <w:rPrChange w:id="4380"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381" w:author="Adelino Naquarta Sepalanga Domingos" w:date="2025-03-05T09:13:00Z" w16du:dateUtc="2025-03-05T08:13:00Z">
                  <w:rPr>
                    <w:rFonts w:ascii="Times New Roman" w:eastAsia="Times New Roman" w:hAnsi="Times New Roman"/>
                    <w:spacing w:val="-1"/>
                  </w:rPr>
                </w:rPrChange>
              </w:rPr>
              <w:t>3.4.3.5.</w:t>
            </w:r>
          </w:p>
        </w:tc>
        <w:tc>
          <w:tcPr>
            <w:tcW w:w="133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1633D55" w14:textId="77777777" w:rsidR="003F3EDE" w:rsidRPr="004866BB" w:rsidRDefault="003F3EDE" w:rsidP="0025185C">
            <w:pPr>
              <w:jc w:val="center"/>
              <w:rPr>
                <w:rFonts w:ascii="Arial" w:eastAsia="Times New Roman" w:hAnsi="Arial" w:cs="Arial"/>
                <w:spacing w:val="-1"/>
                <w:sz w:val="20"/>
                <w:szCs w:val="20"/>
                <w:rPrChange w:id="4382"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383" w:author="Adelino Naquarta Sepalanga Domingos" w:date="2025-03-05T09:13:00Z" w16du:dateUtc="2025-03-05T08:13:00Z">
                  <w:rPr>
                    <w:rFonts w:ascii="Times New Roman" w:eastAsia="Times New Roman" w:hAnsi="Times New Roman"/>
                    <w:spacing w:val="-1"/>
                  </w:rPr>
                </w:rPrChange>
              </w:rPr>
              <w:t>*</w:t>
            </w:r>
          </w:p>
        </w:tc>
        <w:tc>
          <w:tcPr>
            <w:tcW w:w="354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7349323" w14:textId="77777777" w:rsidR="003F3EDE" w:rsidRPr="004866BB" w:rsidRDefault="003F3EDE" w:rsidP="0025185C">
            <w:pPr>
              <w:rPr>
                <w:rFonts w:ascii="Arial" w:eastAsia="Times New Roman" w:hAnsi="Arial" w:cs="Arial"/>
                <w:spacing w:val="-1"/>
                <w:sz w:val="20"/>
                <w:szCs w:val="20"/>
                <w:rPrChange w:id="4384"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385" w:author="Adelino Naquarta Sepalanga Domingos" w:date="2025-03-05T09:13:00Z" w16du:dateUtc="2025-03-05T08:13:00Z">
                  <w:rPr>
                    <w:rFonts w:ascii="Times New Roman" w:eastAsia="Times New Roman" w:hAnsi="Times New Roman"/>
                    <w:spacing w:val="-1"/>
                  </w:rPr>
                </w:rPrChange>
              </w:rPr>
              <w:t>Descrição do movimento (Description)</w:t>
            </w:r>
          </w:p>
        </w:tc>
        <w:tc>
          <w:tcPr>
            <w:tcW w:w="340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6FD7477" w14:textId="77777777" w:rsidR="003F3EDE" w:rsidRPr="004866BB" w:rsidRDefault="003F3EDE" w:rsidP="0025185C">
            <w:pPr>
              <w:rPr>
                <w:rFonts w:ascii="Arial" w:eastAsia="Times New Roman" w:hAnsi="Arial" w:cs="Arial"/>
                <w:spacing w:val="-1"/>
                <w:sz w:val="20"/>
                <w:szCs w:val="20"/>
                <w:rPrChange w:id="4386" w:author="Adelino Naquarta Sepalanga Domingos" w:date="2025-03-05T09:13:00Z" w16du:dateUtc="2025-03-05T08:13: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469CF65" w14:textId="77777777" w:rsidR="003F3EDE" w:rsidRPr="004866BB" w:rsidRDefault="003F3EDE" w:rsidP="0025185C">
            <w:pPr>
              <w:jc w:val="center"/>
              <w:rPr>
                <w:rFonts w:ascii="Arial" w:eastAsia="Times New Roman" w:hAnsi="Arial" w:cs="Arial"/>
                <w:spacing w:val="-1"/>
                <w:sz w:val="20"/>
                <w:szCs w:val="20"/>
                <w:rPrChange w:id="4387"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388" w:author="Adelino Naquarta Sepalanga Domingos" w:date="2025-03-05T09:13:00Z" w16du:dateUtc="2025-03-05T08:13:00Z">
                  <w:rPr>
                    <w:rFonts w:ascii="Times New Roman" w:eastAsia="Times New Roman" w:hAnsi="Times New Roman"/>
                    <w:spacing w:val="-1"/>
                  </w:rPr>
                </w:rPrChange>
              </w:rPr>
              <w:t xml:space="preserve">Texto </w:t>
            </w:r>
          </w:p>
          <w:p w14:paraId="4A46518C" w14:textId="77777777" w:rsidR="003F3EDE" w:rsidRPr="004866BB" w:rsidRDefault="003F3EDE" w:rsidP="0025185C">
            <w:pPr>
              <w:jc w:val="center"/>
              <w:rPr>
                <w:rFonts w:ascii="Arial" w:eastAsia="Times New Roman" w:hAnsi="Arial" w:cs="Arial"/>
                <w:spacing w:val="-1"/>
                <w:sz w:val="20"/>
                <w:szCs w:val="20"/>
                <w:rPrChange w:id="4389"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390" w:author="Adelino Naquarta Sepalanga Domingos" w:date="2025-03-05T09:13:00Z" w16du:dateUtc="2025-03-05T08:13:00Z">
                  <w:rPr>
                    <w:rFonts w:ascii="Times New Roman" w:eastAsia="Times New Roman" w:hAnsi="Times New Roman"/>
                    <w:spacing w:val="-1"/>
                  </w:rPr>
                </w:rPrChange>
              </w:rPr>
              <w:t>200</w:t>
            </w:r>
          </w:p>
        </w:tc>
      </w:tr>
      <w:tr w:rsidR="003F3EDE" w:rsidRPr="004866BB" w14:paraId="0F50F12C" w14:textId="77777777" w:rsidTr="0025185C">
        <w:trPr>
          <w:trHeight w:val="1261"/>
        </w:trPr>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75F1105" w14:textId="77777777" w:rsidR="003F3EDE" w:rsidRPr="004866BB" w:rsidRDefault="003F3EDE" w:rsidP="0025185C">
            <w:pPr>
              <w:jc w:val="center"/>
              <w:rPr>
                <w:rFonts w:ascii="Arial" w:eastAsia="Times New Roman" w:hAnsi="Arial" w:cs="Arial"/>
                <w:spacing w:val="-1"/>
                <w:sz w:val="20"/>
                <w:szCs w:val="20"/>
                <w:rPrChange w:id="4391"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392" w:author="Adelino Naquarta Sepalanga Domingos" w:date="2025-03-05T09:13:00Z" w16du:dateUtc="2025-03-05T08:13:00Z">
                  <w:rPr>
                    <w:rFonts w:ascii="Times New Roman" w:eastAsia="Times New Roman" w:hAnsi="Times New Roman"/>
                    <w:spacing w:val="-1"/>
                  </w:rPr>
                </w:rPrChange>
              </w:rPr>
              <w:t>3.4.3.6.</w:t>
            </w:r>
          </w:p>
        </w:tc>
        <w:tc>
          <w:tcPr>
            <w:tcW w:w="1331"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51CA551" w14:textId="77777777" w:rsidR="003F3EDE" w:rsidRPr="004866BB" w:rsidRDefault="003F3EDE" w:rsidP="0025185C">
            <w:pPr>
              <w:jc w:val="center"/>
              <w:rPr>
                <w:rFonts w:ascii="Arial" w:eastAsia="Times New Roman" w:hAnsi="Arial" w:cs="Arial"/>
                <w:spacing w:val="-1"/>
                <w:sz w:val="20"/>
                <w:szCs w:val="20"/>
                <w:rPrChange w:id="4393"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394" w:author="Adelino Naquarta Sepalanga Domingos" w:date="2025-03-05T09:13:00Z" w16du:dateUtc="2025-03-05T08:13:00Z">
                  <w:rPr>
                    <w:rFonts w:ascii="Times New Roman" w:eastAsia="Times New Roman" w:hAnsi="Times New Roman"/>
                    <w:spacing w:val="-1"/>
                  </w:rPr>
                </w:rPrChange>
              </w:rPr>
              <w:t>*</w:t>
            </w:r>
          </w:p>
        </w:tc>
        <w:tc>
          <w:tcPr>
            <w:tcW w:w="354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6FEC641" w14:textId="77777777" w:rsidR="003F3EDE" w:rsidRPr="004866BB" w:rsidRDefault="003F3EDE" w:rsidP="0025185C">
            <w:pPr>
              <w:rPr>
                <w:rFonts w:ascii="Arial" w:eastAsia="Times New Roman" w:hAnsi="Arial" w:cs="Arial"/>
                <w:spacing w:val="-1"/>
                <w:sz w:val="20"/>
                <w:szCs w:val="20"/>
                <w:rPrChange w:id="4395"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396" w:author="Adelino Naquarta Sepalanga Domingos" w:date="2025-03-05T09:13:00Z" w16du:dateUtc="2025-03-05T08:13:00Z">
                  <w:rPr>
                    <w:rFonts w:ascii="Times New Roman" w:eastAsia="Times New Roman" w:hAnsi="Times New Roman"/>
                    <w:spacing w:val="-1"/>
                  </w:rPr>
                </w:rPrChange>
              </w:rPr>
              <w:t>Número de arquivo do documento (DocArchivalNumber)</w:t>
            </w:r>
          </w:p>
        </w:tc>
        <w:tc>
          <w:tcPr>
            <w:tcW w:w="3402"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7087D6F" w14:textId="77777777" w:rsidR="003F3EDE" w:rsidRPr="004866BB" w:rsidRDefault="003F3EDE" w:rsidP="0025185C">
            <w:pPr>
              <w:rPr>
                <w:rFonts w:ascii="Arial" w:eastAsia="Times New Roman" w:hAnsi="Arial" w:cs="Arial"/>
                <w:spacing w:val="-1"/>
                <w:sz w:val="20"/>
                <w:szCs w:val="20"/>
                <w:rPrChange w:id="4397"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398" w:author="Adelino Naquarta Sepalanga Domingos" w:date="2025-03-05T09:13:00Z" w16du:dateUtc="2025-03-05T08:13:00Z">
                  <w:rPr>
                    <w:rFonts w:ascii="Times New Roman" w:eastAsia="Times New Roman" w:hAnsi="Times New Roman"/>
                    <w:spacing w:val="-1"/>
                  </w:rPr>
                </w:rPrChange>
              </w:rPr>
              <w:t>Deve ser indicado o número do documento dentro do diário, que possibilite o acesso ao documento originário do registo.</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BC0F2A6" w14:textId="77777777" w:rsidR="003F3EDE" w:rsidRPr="004866BB" w:rsidRDefault="003F3EDE" w:rsidP="0025185C">
            <w:pPr>
              <w:jc w:val="center"/>
              <w:rPr>
                <w:rFonts w:ascii="Arial" w:eastAsia="Times New Roman" w:hAnsi="Arial" w:cs="Arial"/>
                <w:spacing w:val="-1"/>
                <w:sz w:val="20"/>
                <w:szCs w:val="20"/>
                <w:rPrChange w:id="4399" w:author="Adelino Naquarta Sepalanga Domingos" w:date="2025-03-05T09:13:00Z" w16du:dateUtc="2025-03-05T08:13:00Z">
                  <w:rPr>
                    <w:rFonts w:ascii="Times New Roman" w:eastAsia="Times New Roman" w:hAnsi="Times New Roman"/>
                    <w:spacing w:val="-1"/>
                  </w:rPr>
                </w:rPrChange>
              </w:rPr>
            </w:pPr>
          </w:p>
          <w:p w14:paraId="4429B6A7" w14:textId="77777777" w:rsidR="003F3EDE" w:rsidRPr="004866BB" w:rsidRDefault="003F3EDE" w:rsidP="0025185C">
            <w:pPr>
              <w:jc w:val="center"/>
              <w:rPr>
                <w:rFonts w:ascii="Arial" w:eastAsia="Times New Roman" w:hAnsi="Arial" w:cs="Arial"/>
                <w:spacing w:val="-1"/>
                <w:sz w:val="20"/>
                <w:szCs w:val="20"/>
                <w:rPrChange w:id="4400"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401" w:author="Adelino Naquarta Sepalanga Domingos" w:date="2025-03-05T09:13:00Z" w16du:dateUtc="2025-03-05T08:13:00Z">
                  <w:rPr>
                    <w:rFonts w:ascii="Times New Roman" w:eastAsia="Times New Roman" w:hAnsi="Times New Roman"/>
                    <w:spacing w:val="-1"/>
                  </w:rPr>
                </w:rPrChange>
              </w:rPr>
              <w:t>Texto 20</w:t>
            </w:r>
          </w:p>
        </w:tc>
      </w:tr>
      <w:tr w:rsidR="003F3EDE" w:rsidRPr="004866BB" w14:paraId="686D9A27" w14:textId="77777777" w:rsidTr="0025185C">
        <w:trPr>
          <w:trHeight w:val="2168"/>
        </w:trPr>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F40E9EB" w14:textId="77777777" w:rsidR="003F3EDE" w:rsidRPr="004866BB" w:rsidRDefault="003F3EDE" w:rsidP="0025185C">
            <w:pPr>
              <w:jc w:val="center"/>
              <w:rPr>
                <w:rFonts w:ascii="Arial" w:eastAsia="Times New Roman" w:hAnsi="Arial" w:cs="Arial"/>
                <w:spacing w:val="-1"/>
                <w:sz w:val="20"/>
                <w:szCs w:val="20"/>
                <w:rPrChange w:id="4402" w:author="Adelino Naquarta Sepalanga Domingos" w:date="2025-03-05T09:13:00Z" w16du:dateUtc="2025-03-05T08:13:00Z">
                  <w:rPr>
                    <w:rFonts w:ascii="Times New Roman" w:eastAsia="Times New Roman" w:hAnsi="Times New Roman"/>
                    <w:spacing w:val="-1"/>
                  </w:rPr>
                </w:rPrChange>
              </w:rPr>
            </w:pPr>
          </w:p>
          <w:p w14:paraId="685ABA67" w14:textId="77777777" w:rsidR="003F3EDE" w:rsidRPr="004866BB" w:rsidRDefault="003F3EDE" w:rsidP="0025185C">
            <w:pPr>
              <w:jc w:val="center"/>
              <w:rPr>
                <w:rFonts w:ascii="Arial" w:eastAsia="Times New Roman" w:hAnsi="Arial" w:cs="Arial"/>
                <w:spacing w:val="-1"/>
                <w:sz w:val="20"/>
                <w:szCs w:val="20"/>
                <w:rPrChange w:id="4403" w:author="Adelino Naquarta Sepalanga Domingos" w:date="2025-03-05T09:13:00Z" w16du:dateUtc="2025-03-05T08:13:00Z">
                  <w:rPr>
                    <w:rFonts w:ascii="Times New Roman" w:eastAsia="Times New Roman" w:hAnsi="Times New Roman"/>
                    <w:spacing w:val="-1"/>
                  </w:rPr>
                </w:rPrChange>
              </w:rPr>
            </w:pPr>
          </w:p>
          <w:p w14:paraId="7BAE000B" w14:textId="77777777" w:rsidR="003F3EDE" w:rsidRPr="004866BB" w:rsidRDefault="003F3EDE" w:rsidP="0025185C">
            <w:pPr>
              <w:jc w:val="center"/>
              <w:rPr>
                <w:rFonts w:ascii="Arial" w:eastAsia="Times New Roman" w:hAnsi="Arial" w:cs="Arial"/>
                <w:spacing w:val="-1"/>
                <w:sz w:val="20"/>
                <w:szCs w:val="20"/>
                <w:rPrChange w:id="4404"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405" w:author="Adelino Naquarta Sepalanga Domingos" w:date="2025-03-05T09:13:00Z" w16du:dateUtc="2025-03-05T08:13:00Z">
                  <w:rPr>
                    <w:rFonts w:ascii="Times New Roman" w:eastAsia="Times New Roman" w:hAnsi="Times New Roman"/>
                    <w:spacing w:val="-1"/>
                  </w:rPr>
                </w:rPrChange>
              </w:rPr>
              <w:t>3.4.3.7.</w:t>
            </w:r>
          </w:p>
        </w:tc>
        <w:tc>
          <w:tcPr>
            <w:tcW w:w="133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D44A526" w14:textId="77777777" w:rsidR="003F3EDE" w:rsidRPr="004866BB" w:rsidRDefault="003F3EDE" w:rsidP="0025185C">
            <w:pPr>
              <w:jc w:val="center"/>
              <w:rPr>
                <w:rFonts w:ascii="Arial" w:eastAsia="Times New Roman" w:hAnsi="Arial" w:cs="Arial"/>
                <w:spacing w:val="-1"/>
                <w:sz w:val="20"/>
                <w:szCs w:val="20"/>
                <w:rPrChange w:id="4406" w:author="Adelino Naquarta Sepalanga Domingos" w:date="2025-03-05T09:13:00Z" w16du:dateUtc="2025-03-05T08:13:00Z">
                  <w:rPr>
                    <w:rFonts w:ascii="Times New Roman" w:eastAsia="Times New Roman" w:hAnsi="Times New Roman"/>
                    <w:spacing w:val="-1"/>
                  </w:rPr>
                </w:rPrChange>
              </w:rPr>
            </w:pPr>
          </w:p>
          <w:p w14:paraId="2D808616" w14:textId="77777777" w:rsidR="003F3EDE" w:rsidRPr="004866BB" w:rsidRDefault="003F3EDE" w:rsidP="0025185C">
            <w:pPr>
              <w:jc w:val="center"/>
              <w:rPr>
                <w:rFonts w:ascii="Arial" w:eastAsia="Times New Roman" w:hAnsi="Arial" w:cs="Arial"/>
                <w:spacing w:val="-1"/>
                <w:sz w:val="20"/>
                <w:szCs w:val="20"/>
                <w:rPrChange w:id="4407" w:author="Adelino Naquarta Sepalanga Domingos" w:date="2025-03-05T09:13:00Z" w16du:dateUtc="2025-03-05T08:13:00Z">
                  <w:rPr>
                    <w:rFonts w:ascii="Times New Roman" w:eastAsia="Times New Roman" w:hAnsi="Times New Roman"/>
                    <w:spacing w:val="-1"/>
                  </w:rPr>
                </w:rPrChange>
              </w:rPr>
            </w:pPr>
          </w:p>
          <w:p w14:paraId="36A4C752" w14:textId="77777777" w:rsidR="003F3EDE" w:rsidRPr="004866BB" w:rsidRDefault="003F3EDE" w:rsidP="0025185C">
            <w:pPr>
              <w:jc w:val="center"/>
              <w:rPr>
                <w:rFonts w:ascii="Arial" w:eastAsia="Times New Roman" w:hAnsi="Arial" w:cs="Arial"/>
                <w:spacing w:val="-1"/>
                <w:sz w:val="20"/>
                <w:szCs w:val="20"/>
                <w:rPrChange w:id="4408"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409" w:author="Adelino Naquarta Sepalanga Domingos" w:date="2025-03-05T09:13:00Z" w16du:dateUtc="2025-03-05T08:13:00Z">
                  <w:rPr>
                    <w:rFonts w:ascii="Times New Roman" w:eastAsia="Times New Roman" w:hAnsi="Times New Roman"/>
                    <w:spacing w:val="-1"/>
                  </w:rPr>
                </w:rPrChange>
              </w:rPr>
              <w:t>*</w:t>
            </w:r>
          </w:p>
        </w:tc>
        <w:tc>
          <w:tcPr>
            <w:tcW w:w="354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A7F59A5" w14:textId="77777777" w:rsidR="003F3EDE" w:rsidRPr="004866BB" w:rsidRDefault="003F3EDE" w:rsidP="0025185C">
            <w:pPr>
              <w:rPr>
                <w:rFonts w:ascii="Arial" w:eastAsia="Times New Roman" w:hAnsi="Arial" w:cs="Arial"/>
                <w:spacing w:val="-1"/>
                <w:sz w:val="20"/>
                <w:szCs w:val="20"/>
                <w:rPrChange w:id="4410" w:author="Adelino Naquarta Sepalanga Domingos" w:date="2025-03-05T09:13:00Z" w16du:dateUtc="2025-03-05T08:13:00Z">
                  <w:rPr>
                    <w:rFonts w:ascii="Times New Roman" w:eastAsia="Times New Roman" w:hAnsi="Times New Roman"/>
                    <w:spacing w:val="-1"/>
                  </w:rPr>
                </w:rPrChange>
              </w:rPr>
            </w:pPr>
          </w:p>
          <w:p w14:paraId="329F0C5F" w14:textId="77777777" w:rsidR="003F3EDE" w:rsidRPr="004866BB" w:rsidRDefault="003F3EDE" w:rsidP="0025185C">
            <w:pPr>
              <w:rPr>
                <w:rFonts w:ascii="Arial" w:eastAsia="Times New Roman" w:hAnsi="Arial" w:cs="Arial"/>
                <w:spacing w:val="-1"/>
                <w:sz w:val="20"/>
                <w:szCs w:val="20"/>
                <w:rPrChange w:id="4411" w:author="Adelino Naquarta Sepalanga Domingos" w:date="2025-03-05T09:13:00Z" w16du:dateUtc="2025-03-05T08:13:00Z">
                  <w:rPr>
                    <w:rFonts w:ascii="Times New Roman" w:eastAsia="Times New Roman" w:hAnsi="Times New Roman"/>
                    <w:spacing w:val="-1"/>
                  </w:rPr>
                </w:rPrChange>
              </w:rPr>
            </w:pPr>
          </w:p>
          <w:p w14:paraId="1AAA74E7" w14:textId="77777777" w:rsidR="003F3EDE" w:rsidRPr="004866BB" w:rsidRDefault="003F3EDE" w:rsidP="0025185C">
            <w:pPr>
              <w:rPr>
                <w:rFonts w:ascii="Arial" w:eastAsia="Times New Roman" w:hAnsi="Arial" w:cs="Arial"/>
                <w:spacing w:val="-1"/>
                <w:sz w:val="20"/>
                <w:szCs w:val="20"/>
                <w:rPrChange w:id="4412"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413" w:author="Adelino Naquarta Sepalanga Domingos" w:date="2025-03-05T09:13:00Z" w16du:dateUtc="2025-03-05T08:13:00Z">
                  <w:rPr>
                    <w:rFonts w:ascii="Times New Roman" w:eastAsia="Times New Roman" w:hAnsi="Times New Roman"/>
                    <w:spacing w:val="-1"/>
                  </w:rPr>
                </w:rPrChange>
              </w:rPr>
              <w:t>Tipificação do movimento contabilístico (TransactionType)</w:t>
            </w:r>
          </w:p>
        </w:tc>
        <w:tc>
          <w:tcPr>
            <w:tcW w:w="340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85373F9" w14:textId="77777777" w:rsidR="003F3EDE" w:rsidRPr="004866BB" w:rsidRDefault="003F3EDE" w:rsidP="0025185C">
            <w:pPr>
              <w:rPr>
                <w:rFonts w:ascii="Arial" w:eastAsia="Times New Roman" w:hAnsi="Arial" w:cs="Arial"/>
                <w:spacing w:val="-1"/>
                <w:sz w:val="20"/>
                <w:szCs w:val="20"/>
                <w:rPrChange w:id="4414"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415" w:author="Adelino Naquarta Sepalanga Domingos" w:date="2025-03-05T09:13:00Z" w16du:dateUtc="2025-03-05T08:13:00Z">
                  <w:rPr>
                    <w:rFonts w:ascii="Times New Roman" w:eastAsia="Times New Roman" w:hAnsi="Times New Roman"/>
                    <w:spacing w:val="-1"/>
                  </w:rPr>
                </w:rPrChange>
              </w:rPr>
              <w:t>Deve ser preenchido com:</w:t>
            </w:r>
          </w:p>
          <w:p w14:paraId="5494D7D2" w14:textId="77777777" w:rsidR="003F3EDE" w:rsidRPr="004866BB" w:rsidRDefault="003F3EDE" w:rsidP="0025185C">
            <w:pPr>
              <w:spacing w:after="0"/>
              <w:rPr>
                <w:rFonts w:ascii="Arial" w:eastAsia="Times New Roman" w:hAnsi="Arial" w:cs="Arial"/>
                <w:spacing w:val="-1"/>
                <w:sz w:val="20"/>
                <w:szCs w:val="20"/>
                <w:rPrChange w:id="4416"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417" w:author="Adelino Naquarta Sepalanga Domingos" w:date="2025-03-05T09:13:00Z" w16du:dateUtc="2025-03-05T08:13:00Z">
                  <w:rPr>
                    <w:rFonts w:ascii="Times New Roman" w:eastAsia="Times New Roman" w:hAnsi="Times New Roman"/>
                    <w:spacing w:val="-1"/>
                  </w:rPr>
                </w:rPrChange>
              </w:rPr>
              <w:t>“N” – Normal;</w:t>
            </w:r>
          </w:p>
          <w:p w14:paraId="6D286E40" w14:textId="77777777" w:rsidR="003F3EDE" w:rsidRPr="004866BB" w:rsidRDefault="003F3EDE" w:rsidP="0025185C">
            <w:pPr>
              <w:spacing w:after="0"/>
              <w:rPr>
                <w:rFonts w:ascii="Arial" w:eastAsia="Times New Roman" w:hAnsi="Arial" w:cs="Arial"/>
                <w:spacing w:val="-1"/>
                <w:sz w:val="20"/>
                <w:szCs w:val="20"/>
                <w:rPrChange w:id="4418"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419" w:author="Adelino Naquarta Sepalanga Domingos" w:date="2025-03-05T09:13:00Z" w16du:dateUtc="2025-03-05T08:13:00Z">
                  <w:rPr>
                    <w:rFonts w:ascii="Times New Roman" w:eastAsia="Times New Roman" w:hAnsi="Times New Roman"/>
                    <w:spacing w:val="-1"/>
                  </w:rPr>
                </w:rPrChange>
              </w:rPr>
              <w:t>“R” – Regularizações do período de tributação;</w:t>
            </w:r>
          </w:p>
          <w:p w14:paraId="431A7AB8" w14:textId="77777777" w:rsidR="003F3EDE" w:rsidRPr="004866BB" w:rsidRDefault="003F3EDE" w:rsidP="0025185C">
            <w:pPr>
              <w:spacing w:after="0"/>
              <w:rPr>
                <w:rFonts w:ascii="Arial" w:eastAsia="Times New Roman" w:hAnsi="Arial" w:cs="Arial"/>
                <w:spacing w:val="-1"/>
                <w:sz w:val="20"/>
                <w:szCs w:val="20"/>
                <w:rPrChange w:id="4420"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421" w:author="Adelino Naquarta Sepalanga Domingos" w:date="2025-03-05T09:13:00Z" w16du:dateUtc="2025-03-05T08:13:00Z">
                  <w:rPr>
                    <w:rFonts w:ascii="Times New Roman" w:eastAsia="Times New Roman" w:hAnsi="Times New Roman"/>
                    <w:spacing w:val="-1"/>
                  </w:rPr>
                </w:rPrChange>
              </w:rPr>
              <w:t>“A” – Apuramento de resultados;</w:t>
            </w:r>
          </w:p>
          <w:p w14:paraId="69E2CD37" w14:textId="77777777" w:rsidR="003F3EDE" w:rsidRPr="004866BB" w:rsidRDefault="003F3EDE" w:rsidP="0025185C">
            <w:pPr>
              <w:spacing w:after="0"/>
              <w:rPr>
                <w:rFonts w:ascii="Arial" w:eastAsia="Times New Roman" w:hAnsi="Arial" w:cs="Arial"/>
                <w:spacing w:val="-1"/>
                <w:sz w:val="20"/>
                <w:szCs w:val="20"/>
                <w:rPrChange w:id="4422"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423" w:author="Adelino Naquarta Sepalanga Domingos" w:date="2025-03-05T09:13:00Z" w16du:dateUtc="2025-03-05T08:13:00Z">
                  <w:rPr>
                    <w:rFonts w:ascii="Times New Roman" w:eastAsia="Times New Roman" w:hAnsi="Times New Roman"/>
                    <w:spacing w:val="-1"/>
                  </w:rPr>
                </w:rPrChange>
              </w:rPr>
              <w:t>“J” – Movimentos de ajustamento.</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CE7B828" w14:textId="77777777" w:rsidR="003F3EDE" w:rsidRPr="004866BB" w:rsidRDefault="003F3EDE" w:rsidP="0025185C">
            <w:pPr>
              <w:jc w:val="center"/>
              <w:rPr>
                <w:rFonts w:ascii="Arial" w:eastAsia="Times New Roman" w:hAnsi="Arial" w:cs="Arial"/>
                <w:spacing w:val="-1"/>
                <w:sz w:val="20"/>
                <w:szCs w:val="20"/>
                <w:rPrChange w:id="4424" w:author="Adelino Naquarta Sepalanga Domingos" w:date="2025-03-05T09:13:00Z" w16du:dateUtc="2025-03-05T08:13:00Z">
                  <w:rPr>
                    <w:rFonts w:ascii="Times New Roman" w:eastAsia="Times New Roman" w:hAnsi="Times New Roman"/>
                    <w:spacing w:val="-1"/>
                  </w:rPr>
                </w:rPrChange>
              </w:rPr>
            </w:pPr>
          </w:p>
          <w:p w14:paraId="2090B611" w14:textId="77777777" w:rsidR="003F3EDE" w:rsidRPr="004866BB" w:rsidRDefault="003F3EDE" w:rsidP="0025185C">
            <w:pPr>
              <w:jc w:val="center"/>
              <w:rPr>
                <w:rFonts w:ascii="Arial" w:eastAsia="Times New Roman" w:hAnsi="Arial" w:cs="Arial"/>
                <w:spacing w:val="-1"/>
                <w:sz w:val="20"/>
                <w:szCs w:val="20"/>
                <w:rPrChange w:id="4425" w:author="Adelino Naquarta Sepalanga Domingos" w:date="2025-03-05T09:13:00Z" w16du:dateUtc="2025-03-05T08:13:00Z">
                  <w:rPr>
                    <w:rFonts w:ascii="Times New Roman" w:eastAsia="Times New Roman" w:hAnsi="Times New Roman"/>
                    <w:spacing w:val="-1"/>
                  </w:rPr>
                </w:rPrChange>
              </w:rPr>
            </w:pPr>
          </w:p>
          <w:p w14:paraId="6AA5745A" w14:textId="77777777" w:rsidR="003F3EDE" w:rsidRPr="004866BB" w:rsidRDefault="003F3EDE" w:rsidP="0025185C">
            <w:pPr>
              <w:jc w:val="center"/>
              <w:rPr>
                <w:rFonts w:ascii="Arial" w:eastAsia="Times New Roman" w:hAnsi="Arial" w:cs="Arial"/>
                <w:spacing w:val="-1"/>
                <w:sz w:val="20"/>
                <w:szCs w:val="20"/>
                <w:rPrChange w:id="4426"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427" w:author="Adelino Naquarta Sepalanga Domingos" w:date="2025-03-05T09:13:00Z" w16du:dateUtc="2025-03-05T08:13:00Z">
                  <w:rPr>
                    <w:rFonts w:ascii="Times New Roman" w:eastAsia="Times New Roman" w:hAnsi="Times New Roman"/>
                    <w:spacing w:val="-1"/>
                  </w:rPr>
                </w:rPrChange>
              </w:rPr>
              <w:t>Texto 1</w:t>
            </w:r>
          </w:p>
        </w:tc>
      </w:tr>
      <w:tr w:rsidR="003F3EDE" w:rsidRPr="004866BB" w14:paraId="25128F32" w14:textId="77777777" w:rsidTr="0025185C">
        <w:trPr>
          <w:trHeight w:val="975"/>
        </w:trPr>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FBFB4DD" w14:textId="77777777" w:rsidR="003F3EDE" w:rsidRPr="004866BB" w:rsidRDefault="003F3EDE" w:rsidP="0025185C">
            <w:pPr>
              <w:jc w:val="center"/>
              <w:rPr>
                <w:rFonts w:ascii="Arial" w:eastAsia="Times New Roman" w:hAnsi="Arial" w:cs="Arial"/>
                <w:spacing w:val="-1"/>
                <w:sz w:val="20"/>
                <w:szCs w:val="20"/>
                <w:rPrChange w:id="4428"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429" w:author="Adelino Naquarta Sepalanga Domingos" w:date="2025-03-05T09:13:00Z" w16du:dateUtc="2025-03-05T08:13:00Z">
                  <w:rPr>
                    <w:rFonts w:ascii="Times New Roman" w:eastAsia="Times New Roman" w:hAnsi="Times New Roman"/>
                    <w:spacing w:val="-1"/>
                  </w:rPr>
                </w:rPrChange>
              </w:rPr>
              <w:t>3.4.3.8.</w:t>
            </w:r>
          </w:p>
        </w:tc>
        <w:tc>
          <w:tcPr>
            <w:tcW w:w="1331"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88A754E" w14:textId="77777777" w:rsidR="003F3EDE" w:rsidRPr="004866BB" w:rsidRDefault="003F3EDE" w:rsidP="0025185C">
            <w:pPr>
              <w:jc w:val="center"/>
              <w:rPr>
                <w:rFonts w:ascii="Arial" w:eastAsia="Times New Roman" w:hAnsi="Arial" w:cs="Arial"/>
                <w:spacing w:val="-1"/>
                <w:sz w:val="20"/>
                <w:szCs w:val="20"/>
                <w:rPrChange w:id="4430"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431" w:author="Adelino Naquarta Sepalanga Domingos" w:date="2025-03-05T09:13:00Z" w16du:dateUtc="2025-03-05T08:13:00Z">
                  <w:rPr>
                    <w:rFonts w:ascii="Times New Roman" w:eastAsia="Times New Roman" w:hAnsi="Times New Roman"/>
                    <w:spacing w:val="-1"/>
                  </w:rPr>
                </w:rPrChange>
              </w:rPr>
              <w:t>*</w:t>
            </w:r>
          </w:p>
        </w:tc>
        <w:tc>
          <w:tcPr>
            <w:tcW w:w="354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2C2DDD8" w14:textId="77777777" w:rsidR="003F3EDE" w:rsidRPr="004866BB" w:rsidRDefault="003F3EDE" w:rsidP="0025185C">
            <w:pPr>
              <w:rPr>
                <w:rFonts w:ascii="Arial" w:eastAsia="Times New Roman" w:hAnsi="Arial" w:cs="Arial"/>
                <w:spacing w:val="-1"/>
                <w:sz w:val="20"/>
                <w:szCs w:val="20"/>
                <w:rPrChange w:id="4432"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433" w:author="Adelino Naquarta Sepalanga Domingos" w:date="2025-03-05T09:13:00Z" w16du:dateUtc="2025-03-05T08:13:00Z">
                  <w:rPr>
                    <w:rFonts w:ascii="Times New Roman" w:eastAsia="Times New Roman" w:hAnsi="Times New Roman"/>
                    <w:spacing w:val="-1"/>
                  </w:rPr>
                </w:rPrChange>
              </w:rPr>
              <w:t>Data do movimento contabilístico</w:t>
            </w:r>
          </w:p>
          <w:p w14:paraId="48C57D43" w14:textId="77777777" w:rsidR="003F3EDE" w:rsidRPr="004866BB" w:rsidRDefault="003F3EDE" w:rsidP="0025185C">
            <w:pPr>
              <w:rPr>
                <w:rFonts w:ascii="Arial" w:eastAsia="Times New Roman" w:hAnsi="Arial" w:cs="Arial"/>
                <w:spacing w:val="-1"/>
                <w:sz w:val="20"/>
                <w:szCs w:val="20"/>
                <w:rPrChange w:id="4434"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435" w:author="Adelino Naquarta Sepalanga Domingos" w:date="2025-03-05T09:13:00Z" w16du:dateUtc="2025-03-05T08:13:00Z">
                  <w:rPr>
                    <w:rFonts w:ascii="Times New Roman" w:eastAsia="Times New Roman" w:hAnsi="Times New Roman"/>
                    <w:spacing w:val="-1"/>
                  </w:rPr>
                </w:rPrChange>
              </w:rPr>
              <w:t>(GLPostingDate)</w:t>
            </w:r>
          </w:p>
        </w:tc>
        <w:tc>
          <w:tcPr>
            <w:tcW w:w="3402"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B634C5A" w14:textId="77777777" w:rsidR="003F3EDE" w:rsidRPr="004866BB" w:rsidRDefault="003F3EDE" w:rsidP="0025185C">
            <w:pPr>
              <w:rPr>
                <w:rFonts w:ascii="Arial" w:eastAsia="Times New Roman" w:hAnsi="Arial" w:cs="Arial"/>
                <w:spacing w:val="-1"/>
                <w:sz w:val="20"/>
                <w:szCs w:val="20"/>
                <w:rPrChange w:id="4436"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437" w:author="Adelino Naquarta Sepalanga Domingos" w:date="2025-03-05T09:13:00Z" w16du:dateUtc="2025-03-05T08:13:00Z">
                  <w:rPr>
                    <w:rFonts w:ascii="Times New Roman" w:eastAsia="Times New Roman" w:hAnsi="Times New Roman"/>
                    <w:spacing w:val="-1"/>
                  </w:rPr>
                </w:rPrChange>
              </w:rPr>
              <w:t>Este campo deve ser preenchido com a data relevante para efeitos contabilísticos.</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B7510CF" w14:textId="77777777" w:rsidR="003F3EDE" w:rsidRPr="004866BB" w:rsidRDefault="003F3EDE" w:rsidP="0025185C">
            <w:pPr>
              <w:jc w:val="center"/>
              <w:rPr>
                <w:rFonts w:ascii="Arial" w:eastAsia="Times New Roman" w:hAnsi="Arial" w:cs="Arial"/>
                <w:spacing w:val="-1"/>
                <w:sz w:val="20"/>
                <w:szCs w:val="20"/>
                <w:rPrChange w:id="4438"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439" w:author="Adelino Naquarta Sepalanga Domingos" w:date="2025-03-05T09:13:00Z" w16du:dateUtc="2025-03-05T08:13:00Z">
                  <w:rPr>
                    <w:rFonts w:ascii="Times New Roman" w:eastAsia="Times New Roman" w:hAnsi="Times New Roman"/>
                    <w:spacing w:val="-1"/>
                  </w:rPr>
                </w:rPrChange>
              </w:rPr>
              <w:t>Data</w:t>
            </w:r>
          </w:p>
        </w:tc>
      </w:tr>
      <w:tr w:rsidR="003F3EDE" w:rsidRPr="004866BB" w14:paraId="3790523F" w14:textId="77777777" w:rsidTr="0025185C">
        <w:trPr>
          <w:trHeight w:val="2168"/>
        </w:trPr>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40C3B44" w14:textId="77777777" w:rsidR="003F3EDE" w:rsidRPr="004866BB" w:rsidRDefault="003F3EDE" w:rsidP="0025185C">
            <w:pPr>
              <w:jc w:val="center"/>
              <w:rPr>
                <w:rFonts w:ascii="Arial" w:eastAsia="Times New Roman" w:hAnsi="Arial" w:cs="Arial"/>
                <w:spacing w:val="-1"/>
                <w:sz w:val="20"/>
                <w:szCs w:val="20"/>
                <w:rPrChange w:id="4440" w:author="Adelino Naquarta Sepalanga Domingos" w:date="2025-03-05T09:13:00Z" w16du:dateUtc="2025-03-05T08:13:00Z">
                  <w:rPr>
                    <w:rFonts w:ascii="Times New Roman" w:eastAsia="Times New Roman" w:hAnsi="Times New Roman"/>
                    <w:spacing w:val="-1"/>
                  </w:rPr>
                </w:rPrChange>
              </w:rPr>
            </w:pPr>
          </w:p>
          <w:p w14:paraId="744A9231" w14:textId="77777777" w:rsidR="003F3EDE" w:rsidRPr="004866BB" w:rsidRDefault="003F3EDE" w:rsidP="0025185C">
            <w:pPr>
              <w:jc w:val="center"/>
              <w:rPr>
                <w:rFonts w:ascii="Arial" w:eastAsia="Times New Roman" w:hAnsi="Arial" w:cs="Arial"/>
                <w:spacing w:val="-1"/>
                <w:sz w:val="20"/>
                <w:szCs w:val="20"/>
                <w:rPrChange w:id="4441" w:author="Adelino Naquarta Sepalanga Domingos" w:date="2025-03-05T09:13:00Z" w16du:dateUtc="2025-03-05T08:13:00Z">
                  <w:rPr>
                    <w:rFonts w:ascii="Times New Roman" w:eastAsia="Times New Roman" w:hAnsi="Times New Roman"/>
                    <w:spacing w:val="-1"/>
                  </w:rPr>
                </w:rPrChange>
              </w:rPr>
            </w:pPr>
          </w:p>
          <w:p w14:paraId="6BD7509E" w14:textId="77777777" w:rsidR="003F3EDE" w:rsidRPr="004866BB" w:rsidRDefault="003F3EDE" w:rsidP="0025185C">
            <w:pPr>
              <w:jc w:val="center"/>
              <w:rPr>
                <w:rFonts w:ascii="Arial" w:eastAsia="Times New Roman" w:hAnsi="Arial" w:cs="Arial"/>
                <w:spacing w:val="-1"/>
                <w:sz w:val="20"/>
                <w:szCs w:val="20"/>
                <w:rPrChange w:id="4442" w:author="Adelino Naquarta Sepalanga Domingos" w:date="2025-03-05T09:13:00Z" w16du:dateUtc="2025-03-05T08:13:00Z">
                  <w:rPr>
                    <w:rFonts w:ascii="Times New Roman" w:eastAsia="Times New Roman" w:hAnsi="Times New Roman"/>
                    <w:spacing w:val="-1"/>
                  </w:rPr>
                </w:rPrChange>
              </w:rPr>
            </w:pPr>
          </w:p>
          <w:p w14:paraId="3E3CB01D" w14:textId="77777777" w:rsidR="003F3EDE" w:rsidRPr="004866BB" w:rsidRDefault="003F3EDE" w:rsidP="0025185C">
            <w:pPr>
              <w:jc w:val="center"/>
              <w:rPr>
                <w:rFonts w:ascii="Arial" w:eastAsia="Times New Roman" w:hAnsi="Arial" w:cs="Arial"/>
                <w:spacing w:val="-1"/>
                <w:sz w:val="20"/>
                <w:szCs w:val="20"/>
                <w:rPrChange w:id="4443"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444" w:author="Adelino Naquarta Sepalanga Domingos" w:date="2025-03-05T09:13:00Z" w16du:dateUtc="2025-03-05T08:13:00Z">
                  <w:rPr>
                    <w:rFonts w:ascii="Times New Roman" w:eastAsia="Times New Roman" w:hAnsi="Times New Roman"/>
                    <w:spacing w:val="-1"/>
                  </w:rPr>
                </w:rPrChange>
              </w:rPr>
              <w:t>3.4.3.9.</w:t>
            </w:r>
          </w:p>
        </w:tc>
        <w:tc>
          <w:tcPr>
            <w:tcW w:w="133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93D25F9" w14:textId="77777777" w:rsidR="003F3EDE" w:rsidRPr="004866BB" w:rsidRDefault="003F3EDE" w:rsidP="0025185C">
            <w:pPr>
              <w:jc w:val="center"/>
              <w:rPr>
                <w:rFonts w:ascii="Arial" w:eastAsia="Times New Roman" w:hAnsi="Arial" w:cs="Arial"/>
                <w:spacing w:val="-1"/>
                <w:sz w:val="20"/>
                <w:szCs w:val="20"/>
                <w:rPrChange w:id="4445" w:author="Adelino Naquarta Sepalanga Domingos" w:date="2025-03-05T09:13:00Z" w16du:dateUtc="2025-03-05T08:13:00Z">
                  <w:rPr>
                    <w:rFonts w:ascii="Times New Roman" w:eastAsia="Times New Roman" w:hAnsi="Times New Roman"/>
                    <w:spacing w:val="-1"/>
                  </w:rPr>
                </w:rPrChange>
              </w:rPr>
            </w:pPr>
          </w:p>
          <w:p w14:paraId="79E68856" w14:textId="77777777" w:rsidR="003F3EDE" w:rsidRPr="004866BB" w:rsidRDefault="003F3EDE" w:rsidP="0025185C">
            <w:pPr>
              <w:jc w:val="center"/>
              <w:rPr>
                <w:rFonts w:ascii="Arial" w:eastAsia="Times New Roman" w:hAnsi="Arial" w:cs="Arial"/>
                <w:spacing w:val="-1"/>
                <w:sz w:val="20"/>
                <w:szCs w:val="20"/>
                <w:rPrChange w:id="4446" w:author="Adelino Naquarta Sepalanga Domingos" w:date="2025-03-05T09:13:00Z" w16du:dateUtc="2025-03-05T08:13:00Z">
                  <w:rPr>
                    <w:rFonts w:ascii="Times New Roman" w:eastAsia="Times New Roman" w:hAnsi="Times New Roman"/>
                    <w:spacing w:val="-1"/>
                  </w:rPr>
                </w:rPrChange>
              </w:rPr>
            </w:pPr>
          </w:p>
          <w:p w14:paraId="1C094501" w14:textId="77777777" w:rsidR="003F3EDE" w:rsidRPr="004866BB" w:rsidRDefault="003F3EDE" w:rsidP="0025185C">
            <w:pPr>
              <w:jc w:val="center"/>
              <w:rPr>
                <w:rFonts w:ascii="Arial" w:eastAsia="Times New Roman" w:hAnsi="Arial" w:cs="Arial"/>
                <w:spacing w:val="-1"/>
                <w:sz w:val="20"/>
                <w:szCs w:val="20"/>
                <w:rPrChange w:id="4447" w:author="Adelino Naquarta Sepalanga Domingos" w:date="2025-03-05T09:13:00Z" w16du:dateUtc="2025-03-05T08:13:00Z">
                  <w:rPr>
                    <w:rFonts w:ascii="Times New Roman" w:eastAsia="Times New Roman" w:hAnsi="Times New Roman"/>
                    <w:spacing w:val="-1"/>
                  </w:rPr>
                </w:rPrChange>
              </w:rPr>
            </w:pPr>
          </w:p>
          <w:p w14:paraId="2AA8F149" w14:textId="77777777" w:rsidR="003F3EDE" w:rsidRPr="004866BB" w:rsidRDefault="003F3EDE" w:rsidP="0025185C">
            <w:pPr>
              <w:jc w:val="center"/>
              <w:rPr>
                <w:rFonts w:ascii="Arial" w:eastAsia="Times New Roman" w:hAnsi="Arial" w:cs="Arial"/>
                <w:spacing w:val="-1"/>
                <w:sz w:val="20"/>
                <w:szCs w:val="20"/>
                <w:rPrChange w:id="4448" w:author="Adelino Naquarta Sepalanga Domingos" w:date="2025-03-05T09:13:00Z" w16du:dateUtc="2025-03-05T08:13:00Z">
                  <w:rPr>
                    <w:rFonts w:ascii="Times New Roman" w:eastAsia="Times New Roman" w:hAnsi="Times New Roman"/>
                    <w:spacing w:val="-1"/>
                  </w:rPr>
                </w:rPrChange>
              </w:rPr>
            </w:pPr>
          </w:p>
          <w:p w14:paraId="2E3D40A8" w14:textId="77777777" w:rsidR="003F3EDE" w:rsidRPr="004866BB" w:rsidRDefault="003F3EDE" w:rsidP="0025185C">
            <w:pPr>
              <w:jc w:val="center"/>
              <w:rPr>
                <w:rFonts w:ascii="Arial" w:eastAsia="Times New Roman" w:hAnsi="Arial" w:cs="Arial"/>
                <w:spacing w:val="-1"/>
                <w:sz w:val="20"/>
                <w:szCs w:val="20"/>
                <w:rPrChange w:id="4449"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450" w:author="Adelino Naquarta Sepalanga Domingos" w:date="2025-03-05T09:13:00Z" w16du:dateUtc="2025-03-05T08:13:00Z">
                  <w:rPr>
                    <w:rFonts w:ascii="Times New Roman" w:eastAsia="Times New Roman" w:hAnsi="Times New Roman"/>
                    <w:spacing w:val="-1"/>
                  </w:rPr>
                </w:rPrChange>
              </w:rPr>
              <w:t>#</w:t>
            </w:r>
          </w:p>
          <w:p w14:paraId="7EE63D47" w14:textId="77777777" w:rsidR="003F3EDE" w:rsidRPr="004866BB" w:rsidRDefault="003F3EDE" w:rsidP="0025185C">
            <w:pPr>
              <w:jc w:val="center"/>
              <w:rPr>
                <w:rFonts w:ascii="Arial" w:eastAsia="Times New Roman" w:hAnsi="Arial" w:cs="Arial"/>
                <w:spacing w:val="-1"/>
                <w:sz w:val="20"/>
                <w:szCs w:val="20"/>
                <w:rPrChange w:id="4451" w:author="Adelino Naquarta Sepalanga Domingos" w:date="2025-03-05T09:13:00Z" w16du:dateUtc="2025-03-05T08:13:00Z">
                  <w:rPr>
                    <w:rFonts w:ascii="Times New Roman" w:eastAsia="Times New Roman" w:hAnsi="Times New Roman"/>
                    <w:spacing w:val="-1"/>
                  </w:rPr>
                </w:rPrChange>
              </w:rPr>
            </w:pPr>
          </w:p>
          <w:p w14:paraId="61C9BB3C" w14:textId="77777777" w:rsidR="003F3EDE" w:rsidRPr="004866BB" w:rsidRDefault="003F3EDE" w:rsidP="0025185C">
            <w:pPr>
              <w:jc w:val="center"/>
              <w:rPr>
                <w:rFonts w:ascii="Arial" w:eastAsia="Times New Roman" w:hAnsi="Arial" w:cs="Arial"/>
                <w:spacing w:val="-1"/>
                <w:sz w:val="20"/>
                <w:szCs w:val="20"/>
                <w:rPrChange w:id="4452" w:author="Adelino Naquarta Sepalanga Domingos" w:date="2025-03-05T09:13:00Z" w16du:dateUtc="2025-03-05T08:13:00Z">
                  <w:rPr>
                    <w:rFonts w:ascii="Times New Roman" w:eastAsia="Times New Roman" w:hAnsi="Times New Roman"/>
                    <w:spacing w:val="-1"/>
                  </w:rPr>
                </w:rPrChange>
              </w:rPr>
            </w:pPr>
          </w:p>
        </w:tc>
        <w:tc>
          <w:tcPr>
            <w:tcW w:w="354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320E31D" w14:textId="77777777" w:rsidR="003F3EDE" w:rsidRPr="004866BB" w:rsidRDefault="003F3EDE" w:rsidP="0025185C">
            <w:pPr>
              <w:rPr>
                <w:rFonts w:ascii="Arial" w:eastAsia="Times New Roman" w:hAnsi="Arial" w:cs="Arial"/>
                <w:spacing w:val="-1"/>
                <w:sz w:val="20"/>
                <w:szCs w:val="20"/>
                <w:rPrChange w:id="4453" w:author="Adelino Naquarta Sepalanga Domingos" w:date="2025-03-05T09:13:00Z" w16du:dateUtc="2025-03-05T08:13:00Z">
                  <w:rPr>
                    <w:rFonts w:ascii="Times New Roman" w:eastAsia="Times New Roman" w:hAnsi="Times New Roman"/>
                    <w:spacing w:val="-1"/>
                  </w:rPr>
                </w:rPrChange>
              </w:rPr>
            </w:pPr>
          </w:p>
          <w:p w14:paraId="6FB57BBE" w14:textId="77777777" w:rsidR="003F3EDE" w:rsidRPr="004866BB" w:rsidRDefault="003F3EDE" w:rsidP="0025185C">
            <w:pPr>
              <w:rPr>
                <w:rFonts w:ascii="Arial" w:eastAsia="Times New Roman" w:hAnsi="Arial" w:cs="Arial"/>
                <w:spacing w:val="-1"/>
                <w:sz w:val="20"/>
                <w:szCs w:val="20"/>
                <w:rPrChange w:id="4454" w:author="Adelino Naquarta Sepalanga Domingos" w:date="2025-03-05T09:13:00Z" w16du:dateUtc="2025-03-05T08:13:00Z">
                  <w:rPr>
                    <w:rFonts w:ascii="Times New Roman" w:eastAsia="Times New Roman" w:hAnsi="Times New Roman"/>
                    <w:spacing w:val="-1"/>
                  </w:rPr>
                </w:rPrChange>
              </w:rPr>
            </w:pPr>
          </w:p>
          <w:p w14:paraId="2059084F" w14:textId="77777777" w:rsidR="003F3EDE" w:rsidRPr="004866BB" w:rsidRDefault="003F3EDE" w:rsidP="0025185C">
            <w:pPr>
              <w:rPr>
                <w:rFonts w:ascii="Arial" w:eastAsia="Times New Roman" w:hAnsi="Arial" w:cs="Arial"/>
                <w:spacing w:val="-1"/>
                <w:sz w:val="20"/>
                <w:szCs w:val="20"/>
                <w:rPrChange w:id="4455" w:author="Adelino Naquarta Sepalanga Domingos" w:date="2025-03-05T09:13:00Z" w16du:dateUtc="2025-03-05T08:13:00Z">
                  <w:rPr>
                    <w:rFonts w:ascii="Times New Roman" w:eastAsia="Times New Roman" w:hAnsi="Times New Roman"/>
                    <w:spacing w:val="-1"/>
                  </w:rPr>
                </w:rPrChange>
              </w:rPr>
            </w:pPr>
          </w:p>
          <w:p w14:paraId="12A081EA" w14:textId="77777777" w:rsidR="003F3EDE" w:rsidRPr="004866BB" w:rsidRDefault="003F3EDE" w:rsidP="0025185C">
            <w:pPr>
              <w:rPr>
                <w:rFonts w:ascii="Arial" w:eastAsia="Times New Roman" w:hAnsi="Arial" w:cs="Arial"/>
                <w:spacing w:val="-1"/>
                <w:sz w:val="20"/>
                <w:szCs w:val="20"/>
                <w:rPrChange w:id="4456"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457" w:author="Adelino Naquarta Sepalanga Domingos" w:date="2025-03-05T09:13:00Z" w16du:dateUtc="2025-03-05T08:13:00Z">
                  <w:rPr>
                    <w:rFonts w:ascii="Times New Roman" w:eastAsia="Times New Roman" w:hAnsi="Times New Roman"/>
                    <w:spacing w:val="-1"/>
                  </w:rPr>
                </w:rPrChange>
              </w:rPr>
              <w:t xml:space="preserve">Identificador do cliente (CustomerID)    </w:t>
            </w:r>
          </w:p>
        </w:tc>
        <w:tc>
          <w:tcPr>
            <w:tcW w:w="340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2A49EDD" w14:textId="77777777" w:rsidR="003F3EDE" w:rsidRPr="004866BB" w:rsidRDefault="003F3EDE" w:rsidP="0025185C">
            <w:pPr>
              <w:rPr>
                <w:rFonts w:ascii="Arial" w:eastAsia="Times New Roman" w:hAnsi="Arial" w:cs="Arial"/>
                <w:spacing w:val="-1"/>
                <w:sz w:val="20"/>
                <w:szCs w:val="20"/>
                <w:rPrChange w:id="4458"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459" w:author="Adelino Naquarta Sepalanga Domingos" w:date="2025-03-05T09:13:00Z" w16du:dateUtc="2025-03-05T08:13:00Z">
                  <w:rPr>
                    <w:rFonts w:ascii="Times New Roman" w:eastAsia="Times New Roman" w:hAnsi="Times New Roman"/>
                    <w:spacing w:val="-1"/>
                  </w:rPr>
                </w:rPrChange>
              </w:rPr>
              <w:t>O preenchimento é obrigatório, no caso de o cliente ser não residente ou a transacção consubstanciar uma venda que deva figurar no anexo / declaração anual ou que deva figurar no anexo I da declaração periódica de IVA.</w:t>
            </w:r>
          </w:p>
          <w:p w14:paraId="706F483E" w14:textId="77777777" w:rsidR="003F3EDE" w:rsidRPr="004866BB" w:rsidRDefault="003F3EDE" w:rsidP="0025185C">
            <w:pPr>
              <w:rPr>
                <w:rFonts w:ascii="Arial" w:eastAsia="Times New Roman" w:hAnsi="Arial" w:cs="Arial"/>
                <w:spacing w:val="-1"/>
                <w:sz w:val="20"/>
                <w:szCs w:val="20"/>
                <w:rPrChange w:id="4460"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461" w:author="Adelino Naquarta Sepalanga Domingos" w:date="2025-03-05T09:13:00Z" w16du:dateUtc="2025-03-05T08:13:00Z">
                  <w:rPr>
                    <w:rFonts w:ascii="Times New Roman" w:eastAsia="Times New Roman" w:hAnsi="Times New Roman"/>
                    <w:spacing w:val="-1"/>
                  </w:rPr>
                </w:rPrChange>
              </w:rPr>
              <w:t>Deve ser indicada a chave do registo na tabela 2.2 – Tabela de clientes (Customer), constante do campo</w:t>
            </w:r>
          </w:p>
          <w:p w14:paraId="7833690F" w14:textId="77777777" w:rsidR="003F3EDE" w:rsidRPr="004866BB" w:rsidRDefault="003F3EDE" w:rsidP="0025185C">
            <w:pPr>
              <w:rPr>
                <w:rFonts w:ascii="Arial" w:eastAsia="Times New Roman" w:hAnsi="Arial" w:cs="Arial"/>
                <w:spacing w:val="-1"/>
                <w:sz w:val="20"/>
                <w:szCs w:val="20"/>
                <w:rPrChange w:id="4462"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463" w:author="Adelino Naquarta Sepalanga Domingos" w:date="2025-03-05T09:13:00Z" w16du:dateUtc="2025-03-05T08:13:00Z">
                  <w:rPr>
                    <w:rFonts w:ascii="Times New Roman" w:eastAsia="Times New Roman" w:hAnsi="Times New Roman"/>
                    <w:spacing w:val="-1"/>
                  </w:rPr>
                </w:rPrChange>
              </w:rPr>
              <w:t>2.2.1–Identificador único do cliente (CustomerID).</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7524C13" w14:textId="77777777" w:rsidR="003F3EDE" w:rsidRPr="004866BB" w:rsidRDefault="003F3EDE" w:rsidP="0025185C">
            <w:pPr>
              <w:jc w:val="center"/>
              <w:rPr>
                <w:rFonts w:ascii="Arial" w:eastAsia="Times New Roman" w:hAnsi="Arial" w:cs="Arial"/>
                <w:spacing w:val="-1"/>
                <w:sz w:val="20"/>
                <w:szCs w:val="20"/>
                <w:rPrChange w:id="4464" w:author="Adelino Naquarta Sepalanga Domingos" w:date="2025-03-05T09:13:00Z" w16du:dateUtc="2025-03-05T08:13:00Z">
                  <w:rPr>
                    <w:rFonts w:ascii="Times New Roman" w:eastAsia="Times New Roman" w:hAnsi="Times New Roman"/>
                    <w:spacing w:val="-1"/>
                  </w:rPr>
                </w:rPrChange>
              </w:rPr>
            </w:pPr>
          </w:p>
          <w:p w14:paraId="5B3D56D5" w14:textId="77777777" w:rsidR="003F3EDE" w:rsidRPr="004866BB" w:rsidRDefault="003F3EDE" w:rsidP="0025185C">
            <w:pPr>
              <w:jc w:val="center"/>
              <w:rPr>
                <w:rFonts w:ascii="Arial" w:eastAsia="Times New Roman" w:hAnsi="Arial" w:cs="Arial"/>
                <w:spacing w:val="-1"/>
                <w:sz w:val="20"/>
                <w:szCs w:val="20"/>
                <w:rPrChange w:id="4465" w:author="Adelino Naquarta Sepalanga Domingos" w:date="2025-03-05T09:13:00Z" w16du:dateUtc="2025-03-05T08:13:00Z">
                  <w:rPr>
                    <w:rFonts w:ascii="Times New Roman" w:eastAsia="Times New Roman" w:hAnsi="Times New Roman"/>
                    <w:spacing w:val="-1"/>
                  </w:rPr>
                </w:rPrChange>
              </w:rPr>
            </w:pPr>
          </w:p>
          <w:p w14:paraId="5B3912BA" w14:textId="77777777" w:rsidR="003F3EDE" w:rsidRPr="004866BB" w:rsidRDefault="003F3EDE" w:rsidP="0025185C">
            <w:pPr>
              <w:jc w:val="center"/>
              <w:rPr>
                <w:rFonts w:ascii="Arial" w:eastAsia="Times New Roman" w:hAnsi="Arial" w:cs="Arial"/>
                <w:spacing w:val="-1"/>
                <w:sz w:val="20"/>
                <w:szCs w:val="20"/>
                <w:rPrChange w:id="4466"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467" w:author="Adelino Naquarta Sepalanga Domingos" w:date="2025-03-05T09:13:00Z" w16du:dateUtc="2025-03-05T08:13:00Z">
                  <w:rPr>
                    <w:rFonts w:ascii="Times New Roman" w:eastAsia="Times New Roman" w:hAnsi="Times New Roman"/>
                    <w:spacing w:val="-1"/>
                  </w:rPr>
                </w:rPrChange>
              </w:rPr>
              <w:t>Texto 30</w:t>
            </w:r>
          </w:p>
        </w:tc>
      </w:tr>
      <w:tr w:rsidR="003F3EDE" w:rsidRPr="004866BB" w14:paraId="5F251106" w14:textId="77777777" w:rsidTr="0025185C">
        <w:trPr>
          <w:trHeight w:val="1034"/>
        </w:trPr>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6B00B36" w14:textId="77777777" w:rsidR="003F3EDE" w:rsidRPr="004866BB" w:rsidRDefault="003F3EDE" w:rsidP="0025185C">
            <w:pPr>
              <w:jc w:val="center"/>
              <w:rPr>
                <w:rFonts w:ascii="Arial" w:eastAsia="Times New Roman" w:hAnsi="Arial" w:cs="Arial"/>
                <w:spacing w:val="-1"/>
                <w:sz w:val="20"/>
                <w:szCs w:val="20"/>
                <w:rPrChange w:id="4468" w:author="Adelino Naquarta Sepalanga Domingos" w:date="2025-03-05T09:13:00Z" w16du:dateUtc="2025-03-05T08:13:00Z">
                  <w:rPr>
                    <w:rFonts w:ascii="Times New Roman" w:eastAsia="Times New Roman" w:hAnsi="Times New Roman"/>
                    <w:spacing w:val="-1"/>
                  </w:rPr>
                </w:rPrChange>
              </w:rPr>
            </w:pPr>
          </w:p>
          <w:p w14:paraId="1AAAE5AB" w14:textId="77777777" w:rsidR="003F3EDE" w:rsidRPr="004866BB" w:rsidRDefault="003F3EDE" w:rsidP="0025185C">
            <w:pPr>
              <w:jc w:val="center"/>
              <w:rPr>
                <w:rFonts w:ascii="Arial" w:eastAsia="Times New Roman" w:hAnsi="Arial" w:cs="Arial"/>
                <w:spacing w:val="-1"/>
                <w:sz w:val="20"/>
                <w:szCs w:val="20"/>
                <w:rPrChange w:id="4469" w:author="Adelino Naquarta Sepalanga Domingos" w:date="2025-03-05T09:13:00Z" w16du:dateUtc="2025-03-05T08:13:00Z">
                  <w:rPr>
                    <w:rFonts w:ascii="Times New Roman" w:eastAsia="Times New Roman" w:hAnsi="Times New Roman"/>
                    <w:spacing w:val="-1"/>
                  </w:rPr>
                </w:rPrChange>
              </w:rPr>
            </w:pPr>
          </w:p>
          <w:p w14:paraId="29399CCD" w14:textId="77777777" w:rsidR="003F3EDE" w:rsidRPr="004866BB" w:rsidRDefault="003F3EDE" w:rsidP="0025185C">
            <w:pPr>
              <w:jc w:val="center"/>
              <w:rPr>
                <w:rFonts w:ascii="Arial" w:eastAsia="Times New Roman" w:hAnsi="Arial" w:cs="Arial"/>
                <w:spacing w:val="-1"/>
                <w:sz w:val="20"/>
                <w:szCs w:val="20"/>
                <w:rPrChange w:id="4470" w:author="Adelino Naquarta Sepalanga Domingos" w:date="2025-03-05T09:13:00Z" w16du:dateUtc="2025-03-05T08:13:00Z">
                  <w:rPr>
                    <w:rFonts w:ascii="Times New Roman" w:eastAsia="Times New Roman" w:hAnsi="Times New Roman"/>
                    <w:spacing w:val="-1"/>
                  </w:rPr>
                </w:rPrChange>
              </w:rPr>
            </w:pPr>
          </w:p>
          <w:p w14:paraId="2241297C" w14:textId="77777777" w:rsidR="003F3EDE" w:rsidRPr="004866BB" w:rsidRDefault="003F3EDE" w:rsidP="0025185C">
            <w:pPr>
              <w:jc w:val="center"/>
              <w:rPr>
                <w:rFonts w:ascii="Arial" w:eastAsia="Times New Roman" w:hAnsi="Arial" w:cs="Arial"/>
                <w:spacing w:val="-1"/>
                <w:sz w:val="20"/>
                <w:szCs w:val="20"/>
                <w:rPrChange w:id="4471"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472" w:author="Adelino Naquarta Sepalanga Domingos" w:date="2025-03-05T09:13:00Z" w16du:dateUtc="2025-03-05T08:13:00Z">
                  <w:rPr>
                    <w:rFonts w:ascii="Times New Roman" w:eastAsia="Times New Roman" w:hAnsi="Times New Roman"/>
                    <w:spacing w:val="-1"/>
                  </w:rPr>
                </w:rPrChange>
              </w:rPr>
              <w:t xml:space="preserve"> 3.4.3.10.</w:t>
            </w:r>
          </w:p>
        </w:tc>
        <w:tc>
          <w:tcPr>
            <w:tcW w:w="1331"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8E138B0" w14:textId="77777777" w:rsidR="003F3EDE" w:rsidRPr="004866BB" w:rsidRDefault="003F3EDE" w:rsidP="0025185C">
            <w:pPr>
              <w:jc w:val="center"/>
              <w:rPr>
                <w:rFonts w:ascii="Arial" w:eastAsia="Times New Roman" w:hAnsi="Arial" w:cs="Arial"/>
                <w:spacing w:val="-1"/>
                <w:sz w:val="20"/>
                <w:szCs w:val="20"/>
                <w:rPrChange w:id="4473" w:author="Adelino Naquarta Sepalanga Domingos" w:date="2025-03-05T09:13:00Z" w16du:dateUtc="2025-03-05T08:13:00Z">
                  <w:rPr>
                    <w:rFonts w:ascii="Times New Roman" w:eastAsia="Times New Roman" w:hAnsi="Times New Roman"/>
                    <w:spacing w:val="-1"/>
                  </w:rPr>
                </w:rPrChange>
              </w:rPr>
            </w:pPr>
          </w:p>
          <w:p w14:paraId="33488C15" w14:textId="77777777" w:rsidR="003F3EDE" w:rsidRPr="004866BB" w:rsidRDefault="003F3EDE" w:rsidP="0025185C">
            <w:pPr>
              <w:jc w:val="center"/>
              <w:rPr>
                <w:rFonts w:ascii="Arial" w:eastAsia="Times New Roman" w:hAnsi="Arial" w:cs="Arial"/>
                <w:spacing w:val="-1"/>
                <w:sz w:val="20"/>
                <w:szCs w:val="20"/>
                <w:rPrChange w:id="4474" w:author="Adelino Naquarta Sepalanga Domingos" w:date="2025-03-05T09:13:00Z" w16du:dateUtc="2025-03-05T08:13:00Z">
                  <w:rPr>
                    <w:rFonts w:ascii="Times New Roman" w:eastAsia="Times New Roman" w:hAnsi="Times New Roman"/>
                    <w:spacing w:val="-1"/>
                  </w:rPr>
                </w:rPrChange>
              </w:rPr>
            </w:pPr>
          </w:p>
          <w:p w14:paraId="0132DACC" w14:textId="77777777" w:rsidR="003F3EDE" w:rsidRPr="004866BB" w:rsidRDefault="003F3EDE" w:rsidP="0025185C">
            <w:pPr>
              <w:jc w:val="center"/>
              <w:rPr>
                <w:rFonts w:ascii="Arial" w:eastAsia="Times New Roman" w:hAnsi="Arial" w:cs="Arial"/>
                <w:spacing w:val="-1"/>
                <w:sz w:val="20"/>
                <w:szCs w:val="20"/>
                <w:rPrChange w:id="4475" w:author="Adelino Naquarta Sepalanga Domingos" w:date="2025-03-05T09:13:00Z" w16du:dateUtc="2025-03-05T08:13:00Z">
                  <w:rPr>
                    <w:rFonts w:ascii="Times New Roman" w:eastAsia="Times New Roman" w:hAnsi="Times New Roman"/>
                    <w:spacing w:val="-1"/>
                  </w:rPr>
                </w:rPrChange>
              </w:rPr>
            </w:pPr>
          </w:p>
          <w:p w14:paraId="17007D6F" w14:textId="77777777" w:rsidR="003F3EDE" w:rsidRPr="004866BB" w:rsidRDefault="003F3EDE" w:rsidP="0025185C">
            <w:pPr>
              <w:jc w:val="center"/>
              <w:rPr>
                <w:rFonts w:ascii="Arial" w:eastAsia="Times New Roman" w:hAnsi="Arial" w:cs="Arial"/>
                <w:spacing w:val="-1"/>
                <w:sz w:val="20"/>
                <w:szCs w:val="20"/>
                <w:rPrChange w:id="4476"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477" w:author="Adelino Naquarta Sepalanga Domingos" w:date="2025-03-05T09:13:00Z" w16du:dateUtc="2025-03-05T08:13:00Z">
                  <w:rPr>
                    <w:rFonts w:ascii="Times New Roman" w:eastAsia="Times New Roman" w:hAnsi="Times New Roman"/>
                    <w:spacing w:val="-1"/>
                  </w:rPr>
                </w:rPrChange>
              </w:rPr>
              <w:t>#</w:t>
            </w:r>
          </w:p>
          <w:p w14:paraId="08D8BD15" w14:textId="77777777" w:rsidR="003F3EDE" w:rsidRPr="004866BB" w:rsidRDefault="003F3EDE" w:rsidP="0025185C">
            <w:pPr>
              <w:jc w:val="center"/>
              <w:rPr>
                <w:rFonts w:ascii="Arial" w:eastAsia="Times New Roman" w:hAnsi="Arial" w:cs="Arial"/>
                <w:spacing w:val="-1"/>
                <w:sz w:val="20"/>
                <w:szCs w:val="20"/>
                <w:rPrChange w:id="4478" w:author="Adelino Naquarta Sepalanga Domingos" w:date="2025-03-05T09:13:00Z" w16du:dateUtc="2025-03-05T08:13:00Z">
                  <w:rPr>
                    <w:rFonts w:ascii="Times New Roman" w:eastAsia="Times New Roman" w:hAnsi="Times New Roman"/>
                    <w:spacing w:val="-1"/>
                  </w:rPr>
                </w:rPrChange>
              </w:rPr>
            </w:pPr>
          </w:p>
        </w:tc>
        <w:tc>
          <w:tcPr>
            <w:tcW w:w="354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DDA7E9E" w14:textId="77777777" w:rsidR="003F3EDE" w:rsidRPr="004866BB" w:rsidRDefault="003F3EDE" w:rsidP="0025185C">
            <w:pPr>
              <w:rPr>
                <w:rFonts w:ascii="Arial" w:eastAsia="Times New Roman" w:hAnsi="Arial" w:cs="Arial"/>
                <w:spacing w:val="-1"/>
                <w:sz w:val="20"/>
                <w:szCs w:val="20"/>
                <w:rPrChange w:id="4479" w:author="Adelino Naquarta Sepalanga Domingos" w:date="2025-03-05T09:13:00Z" w16du:dateUtc="2025-03-05T08:13:00Z">
                  <w:rPr>
                    <w:rFonts w:ascii="Times New Roman" w:eastAsia="Times New Roman" w:hAnsi="Times New Roman"/>
                    <w:spacing w:val="-1"/>
                  </w:rPr>
                </w:rPrChange>
              </w:rPr>
            </w:pPr>
          </w:p>
          <w:p w14:paraId="42386D7F" w14:textId="77777777" w:rsidR="003F3EDE" w:rsidRPr="004866BB" w:rsidRDefault="003F3EDE" w:rsidP="0025185C">
            <w:pPr>
              <w:rPr>
                <w:rFonts w:ascii="Arial" w:eastAsia="Times New Roman" w:hAnsi="Arial" w:cs="Arial"/>
                <w:spacing w:val="-1"/>
                <w:sz w:val="20"/>
                <w:szCs w:val="20"/>
                <w:rPrChange w:id="4480" w:author="Adelino Naquarta Sepalanga Domingos" w:date="2025-03-05T09:13:00Z" w16du:dateUtc="2025-03-05T08:13:00Z">
                  <w:rPr>
                    <w:rFonts w:ascii="Times New Roman" w:eastAsia="Times New Roman" w:hAnsi="Times New Roman"/>
                    <w:spacing w:val="-1"/>
                  </w:rPr>
                </w:rPrChange>
              </w:rPr>
            </w:pPr>
          </w:p>
          <w:p w14:paraId="09CD6733" w14:textId="77777777" w:rsidR="003F3EDE" w:rsidRPr="004866BB" w:rsidRDefault="003F3EDE" w:rsidP="0025185C">
            <w:pPr>
              <w:rPr>
                <w:rFonts w:ascii="Arial" w:eastAsia="Times New Roman" w:hAnsi="Arial" w:cs="Arial"/>
                <w:spacing w:val="-1"/>
                <w:sz w:val="20"/>
                <w:szCs w:val="20"/>
                <w:rPrChange w:id="4481" w:author="Adelino Naquarta Sepalanga Domingos" w:date="2025-03-05T09:13:00Z" w16du:dateUtc="2025-03-05T08:13:00Z">
                  <w:rPr>
                    <w:rFonts w:ascii="Times New Roman" w:eastAsia="Times New Roman" w:hAnsi="Times New Roman"/>
                    <w:spacing w:val="-1"/>
                  </w:rPr>
                </w:rPrChange>
              </w:rPr>
            </w:pPr>
          </w:p>
          <w:p w14:paraId="27FCBCA3" w14:textId="77777777" w:rsidR="003F3EDE" w:rsidRPr="004866BB" w:rsidRDefault="003F3EDE" w:rsidP="0025185C">
            <w:pPr>
              <w:rPr>
                <w:rFonts w:ascii="Arial" w:eastAsia="Times New Roman" w:hAnsi="Arial" w:cs="Arial"/>
                <w:spacing w:val="-1"/>
                <w:sz w:val="20"/>
                <w:szCs w:val="20"/>
                <w:rPrChange w:id="4482"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483" w:author="Adelino Naquarta Sepalanga Domingos" w:date="2025-03-05T09:13:00Z" w16du:dateUtc="2025-03-05T08:13:00Z">
                  <w:rPr>
                    <w:rFonts w:ascii="Times New Roman" w:eastAsia="Times New Roman" w:hAnsi="Times New Roman"/>
                    <w:spacing w:val="-1"/>
                  </w:rPr>
                </w:rPrChange>
              </w:rPr>
              <w:t>Identificador do fornecedor (SupplierID)</w:t>
            </w:r>
          </w:p>
        </w:tc>
        <w:tc>
          <w:tcPr>
            <w:tcW w:w="3402"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5DD7A08" w14:textId="77777777" w:rsidR="003F3EDE" w:rsidRPr="004866BB" w:rsidRDefault="003F3EDE" w:rsidP="0025185C">
            <w:pPr>
              <w:rPr>
                <w:rFonts w:ascii="Arial" w:eastAsia="Times New Roman" w:hAnsi="Arial" w:cs="Arial"/>
                <w:spacing w:val="-1"/>
                <w:sz w:val="20"/>
                <w:szCs w:val="20"/>
                <w:rPrChange w:id="4484"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485" w:author="Adelino Naquarta Sepalanga Domingos" w:date="2025-03-05T09:13:00Z" w16du:dateUtc="2025-03-05T08:13:00Z">
                  <w:rPr>
                    <w:rFonts w:ascii="Times New Roman" w:eastAsia="Times New Roman" w:hAnsi="Times New Roman"/>
                    <w:spacing w:val="-1"/>
                  </w:rPr>
                </w:rPrChange>
              </w:rPr>
              <w:t>O preenchimento é obrigatório, no caso de o fornecedor ser não residente ou a transacção consubstanciar uma compra que deva figurar no anexo / declaração anual.</w:t>
            </w:r>
          </w:p>
          <w:p w14:paraId="3C9F3CF4" w14:textId="77777777" w:rsidR="003F3EDE" w:rsidRPr="004866BB" w:rsidRDefault="003F3EDE" w:rsidP="0025185C">
            <w:pPr>
              <w:rPr>
                <w:rFonts w:ascii="Arial" w:eastAsia="Times New Roman" w:hAnsi="Arial" w:cs="Arial"/>
                <w:spacing w:val="-1"/>
                <w:sz w:val="20"/>
                <w:szCs w:val="20"/>
                <w:rPrChange w:id="4486"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487" w:author="Adelino Naquarta Sepalanga Domingos" w:date="2025-03-05T09:13:00Z" w16du:dateUtc="2025-03-05T08:13:00Z">
                  <w:rPr>
                    <w:rFonts w:ascii="Times New Roman" w:eastAsia="Times New Roman" w:hAnsi="Times New Roman"/>
                    <w:spacing w:val="-1"/>
                  </w:rPr>
                </w:rPrChange>
              </w:rPr>
              <w:t xml:space="preserve">Deve ser indicada a chave do registo na tabela 2.3 – Tabela de fornecedores (Supplier), constante do campo 2.3.1 – Identificador único do fornecedor </w:t>
            </w:r>
          </w:p>
          <w:p w14:paraId="43F23162" w14:textId="77777777" w:rsidR="003F3EDE" w:rsidRPr="004866BB" w:rsidRDefault="003F3EDE" w:rsidP="0025185C">
            <w:pPr>
              <w:rPr>
                <w:rFonts w:ascii="Arial" w:eastAsia="Times New Roman" w:hAnsi="Arial" w:cs="Arial"/>
                <w:spacing w:val="-1"/>
                <w:sz w:val="20"/>
                <w:szCs w:val="20"/>
                <w:rPrChange w:id="4488"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489" w:author="Adelino Naquarta Sepalanga Domingos" w:date="2025-03-05T09:13:00Z" w16du:dateUtc="2025-03-05T08:13:00Z">
                  <w:rPr>
                    <w:rFonts w:ascii="Times New Roman" w:eastAsia="Times New Roman" w:hAnsi="Times New Roman"/>
                    <w:spacing w:val="-1"/>
                  </w:rPr>
                </w:rPrChange>
              </w:rPr>
              <w:t>(Supplier ID).</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D5D6726" w14:textId="77777777" w:rsidR="003F3EDE" w:rsidRPr="004866BB" w:rsidRDefault="003F3EDE" w:rsidP="0025185C">
            <w:pPr>
              <w:jc w:val="center"/>
              <w:rPr>
                <w:rFonts w:ascii="Arial" w:eastAsia="Times New Roman" w:hAnsi="Arial" w:cs="Arial"/>
                <w:spacing w:val="-1"/>
                <w:sz w:val="20"/>
                <w:szCs w:val="20"/>
                <w:rPrChange w:id="4490" w:author="Adelino Naquarta Sepalanga Domingos" w:date="2025-03-05T09:13:00Z" w16du:dateUtc="2025-03-05T08:13:00Z">
                  <w:rPr>
                    <w:rFonts w:ascii="Times New Roman" w:eastAsia="Times New Roman" w:hAnsi="Times New Roman"/>
                    <w:spacing w:val="-1"/>
                  </w:rPr>
                </w:rPrChange>
              </w:rPr>
            </w:pPr>
          </w:p>
          <w:p w14:paraId="434B01E2" w14:textId="77777777" w:rsidR="003F3EDE" w:rsidRPr="004866BB" w:rsidRDefault="003F3EDE" w:rsidP="0025185C">
            <w:pPr>
              <w:jc w:val="center"/>
              <w:rPr>
                <w:rFonts w:ascii="Arial" w:eastAsia="Times New Roman" w:hAnsi="Arial" w:cs="Arial"/>
                <w:spacing w:val="-1"/>
                <w:sz w:val="20"/>
                <w:szCs w:val="20"/>
                <w:rPrChange w:id="4491" w:author="Adelino Naquarta Sepalanga Domingos" w:date="2025-03-05T09:13:00Z" w16du:dateUtc="2025-03-05T08:13:00Z">
                  <w:rPr>
                    <w:rFonts w:ascii="Times New Roman" w:eastAsia="Times New Roman" w:hAnsi="Times New Roman"/>
                    <w:spacing w:val="-1"/>
                  </w:rPr>
                </w:rPrChange>
              </w:rPr>
            </w:pPr>
          </w:p>
          <w:p w14:paraId="2F941637" w14:textId="77777777" w:rsidR="003F3EDE" w:rsidRPr="004866BB" w:rsidRDefault="003F3EDE" w:rsidP="0025185C">
            <w:pPr>
              <w:jc w:val="center"/>
              <w:rPr>
                <w:rFonts w:ascii="Arial" w:eastAsia="Times New Roman" w:hAnsi="Arial" w:cs="Arial"/>
                <w:spacing w:val="-1"/>
                <w:sz w:val="20"/>
                <w:szCs w:val="20"/>
                <w:rPrChange w:id="4492"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493" w:author="Adelino Naquarta Sepalanga Domingos" w:date="2025-03-05T09:13:00Z" w16du:dateUtc="2025-03-05T08:13:00Z">
                  <w:rPr>
                    <w:rFonts w:ascii="Times New Roman" w:eastAsia="Times New Roman" w:hAnsi="Times New Roman"/>
                    <w:spacing w:val="-1"/>
                  </w:rPr>
                </w:rPrChange>
              </w:rPr>
              <w:t>Texto 30</w:t>
            </w:r>
          </w:p>
        </w:tc>
      </w:tr>
      <w:tr w:rsidR="003F3EDE" w:rsidRPr="004866BB" w14:paraId="011517CE" w14:textId="77777777" w:rsidTr="0025185C">
        <w:trPr>
          <w:trHeight w:val="1805"/>
        </w:trPr>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C0AF33D" w14:textId="77777777" w:rsidR="003F3EDE" w:rsidRPr="004866BB" w:rsidRDefault="003F3EDE" w:rsidP="0025185C">
            <w:pPr>
              <w:jc w:val="center"/>
              <w:rPr>
                <w:rFonts w:ascii="Arial" w:eastAsia="Times New Roman" w:hAnsi="Arial" w:cs="Arial"/>
                <w:spacing w:val="-1"/>
                <w:sz w:val="20"/>
                <w:szCs w:val="20"/>
                <w:rPrChange w:id="4494" w:author="Adelino Naquarta Sepalanga Domingos" w:date="2025-03-05T09:13:00Z" w16du:dateUtc="2025-03-05T08:13:00Z">
                  <w:rPr>
                    <w:rFonts w:ascii="Times New Roman" w:eastAsia="Times New Roman" w:hAnsi="Times New Roman"/>
                    <w:spacing w:val="-1"/>
                  </w:rPr>
                </w:rPrChange>
              </w:rPr>
            </w:pPr>
          </w:p>
          <w:p w14:paraId="3B223FC1" w14:textId="77777777" w:rsidR="003F3EDE" w:rsidRPr="004866BB" w:rsidRDefault="003F3EDE" w:rsidP="0025185C">
            <w:pPr>
              <w:jc w:val="center"/>
              <w:rPr>
                <w:rFonts w:ascii="Arial" w:eastAsia="Times New Roman" w:hAnsi="Arial" w:cs="Arial"/>
                <w:spacing w:val="-1"/>
                <w:sz w:val="20"/>
                <w:szCs w:val="20"/>
                <w:rPrChange w:id="4495" w:author="Adelino Naquarta Sepalanga Domingos" w:date="2025-03-05T09:13:00Z" w16du:dateUtc="2025-03-05T08:13:00Z">
                  <w:rPr>
                    <w:rFonts w:ascii="Times New Roman" w:eastAsia="Times New Roman" w:hAnsi="Times New Roman"/>
                    <w:spacing w:val="-1"/>
                  </w:rPr>
                </w:rPrChange>
              </w:rPr>
            </w:pPr>
          </w:p>
          <w:p w14:paraId="2BF4ABBA" w14:textId="77777777" w:rsidR="003F3EDE" w:rsidRPr="004866BB" w:rsidRDefault="003F3EDE" w:rsidP="0025185C">
            <w:pPr>
              <w:jc w:val="center"/>
              <w:rPr>
                <w:rFonts w:ascii="Arial" w:eastAsia="Times New Roman" w:hAnsi="Arial" w:cs="Arial"/>
                <w:spacing w:val="-1"/>
                <w:sz w:val="20"/>
                <w:szCs w:val="20"/>
                <w:rPrChange w:id="4496"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497" w:author="Adelino Naquarta Sepalanga Domingos" w:date="2025-03-05T09:13:00Z" w16du:dateUtc="2025-03-05T08:13:00Z">
                  <w:rPr>
                    <w:rFonts w:ascii="Times New Roman" w:eastAsia="Times New Roman" w:hAnsi="Times New Roman"/>
                    <w:spacing w:val="-1"/>
                  </w:rPr>
                </w:rPrChange>
              </w:rPr>
              <w:t>3.4.3.11.</w:t>
            </w:r>
          </w:p>
        </w:tc>
        <w:tc>
          <w:tcPr>
            <w:tcW w:w="133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46CC587" w14:textId="77777777" w:rsidR="003F3EDE" w:rsidRPr="004866BB" w:rsidRDefault="003F3EDE" w:rsidP="0025185C">
            <w:pPr>
              <w:jc w:val="center"/>
              <w:rPr>
                <w:rFonts w:ascii="Arial" w:eastAsia="Times New Roman" w:hAnsi="Arial" w:cs="Arial"/>
                <w:spacing w:val="-1"/>
                <w:sz w:val="20"/>
                <w:szCs w:val="20"/>
                <w:rPrChange w:id="4498" w:author="Adelino Naquarta Sepalanga Domingos" w:date="2025-03-05T09:13:00Z" w16du:dateUtc="2025-03-05T08:13:00Z">
                  <w:rPr>
                    <w:rFonts w:ascii="Times New Roman" w:eastAsia="Times New Roman" w:hAnsi="Times New Roman"/>
                    <w:spacing w:val="-1"/>
                  </w:rPr>
                </w:rPrChange>
              </w:rPr>
            </w:pPr>
          </w:p>
          <w:p w14:paraId="3BE2A668" w14:textId="77777777" w:rsidR="003F3EDE" w:rsidRPr="004866BB" w:rsidRDefault="003F3EDE" w:rsidP="0025185C">
            <w:pPr>
              <w:jc w:val="center"/>
              <w:rPr>
                <w:rFonts w:ascii="Arial" w:eastAsia="Times New Roman" w:hAnsi="Arial" w:cs="Arial"/>
                <w:spacing w:val="-1"/>
                <w:sz w:val="20"/>
                <w:szCs w:val="20"/>
                <w:rPrChange w:id="4499" w:author="Adelino Naquarta Sepalanga Domingos" w:date="2025-03-05T09:13:00Z" w16du:dateUtc="2025-03-05T08:13:00Z">
                  <w:rPr>
                    <w:rFonts w:ascii="Times New Roman" w:eastAsia="Times New Roman" w:hAnsi="Times New Roman"/>
                    <w:spacing w:val="-1"/>
                  </w:rPr>
                </w:rPrChange>
              </w:rPr>
            </w:pPr>
          </w:p>
          <w:p w14:paraId="0116BFDF" w14:textId="77777777" w:rsidR="003F3EDE" w:rsidRPr="004866BB" w:rsidRDefault="003F3EDE" w:rsidP="0025185C">
            <w:pPr>
              <w:jc w:val="center"/>
              <w:rPr>
                <w:rFonts w:ascii="Arial" w:eastAsia="Times New Roman" w:hAnsi="Arial" w:cs="Arial"/>
                <w:spacing w:val="-1"/>
                <w:sz w:val="20"/>
                <w:szCs w:val="20"/>
                <w:rPrChange w:id="4500"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501" w:author="Adelino Naquarta Sepalanga Domingos" w:date="2025-03-05T09:13:00Z" w16du:dateUtc="2025-03-05T08:13:00Z">
                  <w:rPr>
                    <w:rFonts w:ascii="Times New Roman" w:eastAsia="Times New Roman" w:hAnsi="Times New Roman"/>
                    <w:spacing w:val="-1"/>
                  </w:rPr>
                </w:rPrChange>
              </w:rPr>
              <w:t>*</w:t>
            </w:r>
          </w:p>
        </w:tc>
        <w:tc>
          <w:tcPr>
            <w:tcW w:w="354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0CB8A8D" w14:textId="77777777" w:rsidR="003F3EDE" w:rsidRPr="004866BB" w:rsidRDefault="003F3EDE" w:rsidP="0025185C">
            <w:pPr>
              <w:rPr>
                <w:rFonts w:ascii="Arial" w:eastAsia="Times New Roman" w:hAnsi="Arial" w:cs="Arial"/>
                <w:spacing w:val="-1"/>
                <w:sz w:val="20"/>
                <w:szCs w:val="20"/>
                <w:rPrChange w:id="4502" w:author="Adelino Naquarta Sepalanga Domingos" w:date="2025-03-05T09:13:00Z" w16du:dateUtc="2025-03-05T08:13:00Z">
                  <w:rPr>
                    <w:rFonts w:ascii="Times New Roman" w:eastAsia="Times New Roman" w:hAnsi="Times New Roman"/>
                    <w:spacing w:val="-1"/>
                  </w:rPr>
                </w:rPrChange>
              </w:rPr>
            </w:pPr>
          </w:p>
          <w:p w14:paraId="7B8F3A6E" w14:textId="77777777" w:rsidR="003F3EDE" w:rsidRPr="004866BB" w:rsidRDefault="003F3EDE" w:rsidP="0025185C">
            <w:pPr>
              <w:rPr>
                <w:rFonts w:ascii="Arial" w:eastAsia="Times New Roman" w:hAnsi="Arial" w:cs="Arial"/>
                <w:spacing w:val="-1"/>
                <w:sz w:val="20"/>
                <w:szCs w:val="20"/>
                <w:rPrChange w:id="4503" w:author="Adelino Naquarta Sepalanga Domingos" w:date="2025-03-05T09:13:00Z" w16du:dateUtc="2025-03-05T08:13:00Z">
                  <w:rPr>
                    <w:rFonts w:ascii="Times New Roman" w:eastAsia="Times New Roman" w:hAnsi="Times New Roman"/>
                    <w:spacing w:val="-1"/>
                  </w:rPr>
                </w:rPrChange>
              </w:rPr>
            </w:pPr>
          </w:p>
          <w:p w14:paraId="40C19941" w14:textId="77777777" w:rsidR="003F3EDE" w:rsidRPr="004866BB" w:rsidRDefault="003F3EDE" w:rsidP="0025185C">
            <w:pPr>
              <w:rPr>
                <w:rFonts w:ascii="Arial" w:eastAsia="Times New Roman" w:hAnsi="Arial" w:cs="Arial"/>
                <w:spacing w:val="-1"/>
                <w:sz w:val="20"/>
                <w:szCs w:val="20"/>
                <w:rPrChange w:id="4504"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505" w:author="Adelino Naquarta Sepalanga Domingos" w:date="2025-03-05T09:13:00Z" w16du:dateUtc="2025-03-05T08:13:00Z">
                  <w:rPr>
                    <w:rFonts w:ascii="Times New Roman" w:eastAsia="Times New Roman" w:hAnsi="Times New Roman"/>
                    <w:spacing w:val="-1"/>
                  </w:rPr>
                </w:rPrChange>
              </w:rPr>
              <w:t>Linhas (Lines)</w:t>
            </w:r>
          </w:p>
        </w:tc>
        <w:tc>
          <w:tcPr>
            <w:tcW w:w="340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E211FDD" w14:textId="77777777" w:rsidR="003F3EDE" w:rsidRPr="004866BB" w:rsidRDefault="003F3EDE" w:rsidP="0025185C">
            <w:pPr>
              <w:rPr>
                <w:rFonts w:ascii="Arial" w:eastAsia="Times New Roman" w:hAnsi="Arial" w:cs="Arial"/>
                <w:spacing w:val="-1"/>
                <w:sz w:val="20"/>
                <w:szCs w:val="20"/>
                <w:rPrChange w:id="4506"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507" w:author="Adelino Naquarta Sepalanga Domingos" w:date="2025-03-05T09:13:00Z" w16du:dateUtc="2025-03-05T08:13:00Z">
                  <w:rPr>
                    <w:rFonts w:ascii="Times New Roman" w:eastAsia="Times New Roman" w:hAnsi="Times New Roman"/>
                    <w:spacing w:val="-1"/>
                  </w:rPr>
                </w:rPrChange>
              </w:rPr>
              <w:t>Estrutura agregadora das linhas de movimentos, que tem que incluir, pelo menos, uma linha de débito e uma linha de crédito, sem imposição em termos de ordenação.</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7D0458A" w14:textId="77777777" w:rsidR="003F3EDE" w:rsidRPr="004866BB" w:rsidRDefault="003F3EDE" w:rsidP="0025185C">
            <w:pPr>
              <w:jc w:val="center"/>
              <w:rPr>
                <w:rFonts w:ascii="Arial" w:eastAsia="Times New Roman" w:hAnsi="Arial" w:cs="Arial"/>
                <w:spacing w:val="-1"/>
                <w:sz w:val="20"/>
                <w:szCs w:val="20"/>
                <w:rPrChange w:id="4508" w:author="Adelino Naquarta Sepalanga Domingos" w:date="2025-03-05T09:13:00Z" w16du:dateUtc="2025-03-05T08:13:00Z">
                  <w:rPr>
                    <w:rFonts w:ascii="Times New Roman" w:eastAsia="Times New Roman" w:hAnsi="Times New Roman"/>
                    <w:spacing w:val="-1"/>
                  </w:rPr>
                </w:rPrChange>
              </w:rPr>
            </w:pPr>
          </w:p>
          <w:p w14:paraId="4C089A52" w14:textId="77777777" w:rsidR="003F3EDE" w:rsidRPr="004866BB" w:rsidRDefault="003F3EDE" w:rsidP="0025185C">
            <w:pPr>
              <w:jc w:val="center"/>
              <w:rPr>
                <w:rFonts w:ascii="Arial" w:eastAsia="Times New Roman" w:hAnsi="Arial" w:cs="Arial"/>
                <w:spacing w:val="-1"/>
                <w:sz w:val="20"/>
                <w:szCs w:val="20"/>
                <w:rPrChange w:id="4509"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510" w:author="Adelino Naquarta Sepalanga Domingos" w:date="2025-03-05T09:13:00Z" w16du:dateUtc="2025-03-05T08:13:00Z">
                  <w:rPr>
                    <w:rFonts w:ascii="Times New Roman" w:eastAsia="Times New Roman" w:hAnsi="Times New Roman"/>
                    <w:spacing w:val="-1"/>
                  </w:rPr>
                </w:rPrChange>
              </w:rPr>
              <w:t>Não Aplicável</w:t>
            </w:r>
          </w:p>
        </w:tc>
      </w:tr>
      <w:tr w:rsidR="003F3EDE" w:rsidRPr="004866BB" w14:paraId="1CB5D09D" w14:textId="77777777" w:rsidTr="0025185C">
        <w:trPr>
          <w:trHeight w:val="657"/>
        </w:trPr>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13EEF69" w14:textId="77777777" w:rsidR="003F3EDE" w:rsidRPr="004866BB" w:rsidRDefault="003F3EDE" w:rsidP="0025185C">
            <w:pPr>
              <w:jc w:val="center"/>
              <w:rPr>
                <w:rFonts w:ascii="Arial" w:eastAsia="Times New Roman" w:hAnsi="Arial" w:cs="Arial"/>
                <w:spacing w:val="-1"/>
                <w:sz w:val="20"/>
                <w:szCs w:val="20"/>
                <w:rPrChange w:id="4511"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512" w:author="Adelino Naquarta Sepalanga Domingos" w:date="2025-03-05T09:13:00Z" w16du:dateUtc="2025-03-05T08:13:00Z">
                  <w:rPr>
                    <w:rFonts w:ascii="Times New Roman" w:eastAsia="Times New Roman" w:hAnsi="Times New Roman"/>
                    <w:spacing w:val="-1"/>
                  </w:rPr>
                </w:rPrChange>
              </w:rPr>
              <w:t>3.4.3.11.1.</w:t>
            </w:r>
          </w:p>
        </w:tc>
        <w:tc>
          <w:tcPr>
            <w:tcW w:w="1331"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673641E" w14:textId="77777777" w:rsidR="003F3EDE" w:rsidRPr="004866BB" w:rsidRDefault="003F3EDE" w:rsidP="0025185C">
            <w:pPr>
              <w:jc w:val="center"/>
              <w:rPr>
                <w:rFonts w:ascii="Arial" w:eastAsia="Times New Roman" w:hAnsi="Arial" w:cs="Arial"/>
                <w:spacing w:val="-1"/>
                <w:sz w:val="20"/>
                <w:szCs w:val="20"/>
                <w:rPrChange w:id="4513"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514" w:author="Adelino Naquarta Sepalanga Domingos" w:date="2025-03-05T09:13:00Z" w16du:dateUtc="2025-03-05T08:13:00Z">
                  <w:rPr>
                    <w:rFonts w:ascii="Times New Roman" w:eastAsia="Times New Roman" w:hAnsi="Times New Roman"/>
                    <w:spacing w:val="-1"/>
                  </w:rPr>
                </w:rPrChange>
              </w:rPr>
              <w:t>*</w:t>
            </w:r>
          </w:p>
        </w:tc>
        <w:tc>
          <w:tcPr>
            <w:tcW w:w="354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3D49121" w14:textId="77777777" w:rsidR="003F3EDE" w:rsidRPr="004866BB" w:rsidRDefault="003F3EDE" w:rsidP="0025185C">
            <w:pPr>
              <w:rPr>
                <w:rFonts w:ascii="Arial" w:eastAsia="Times New Roman" w:hAnsi="Arial" w:cs="Arial"/>
                <w:spacing w:val="-1"/>
                <w:sz w:val="20"/>
                <w:szCs w:val="20"/>
                <w:rPrChange w:id="4515"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516" w:author="Adelino Naquarta Sepalanga Domingos" w:date="2025-03-05T09:13:00Z" w16du:dateUtc="2025-03-05T08:13:00Z">
                  <w:rPr>
                    <w:rFonts w:ascii="Times New Roman" w:eastAsia="Times New Roman" w:hAnsi="Times New Roman"/>
                    <w:spacing w:val="-1"/>
                  </w:rPr>
                </w:rPrChange>
              </w:rPr>
              <w:t>Linha a débito (DebitLine)</w:t>
            </w:r>
          </w:p>
        </w:tc>
        <w:tc>
          <w:tcPr>
            <w:tcW w:w="3402"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CD05FFD" w14:textId="77777777" w:rsidR="003F3EDE" w:rsidRPr="004866BB" w:rsidRDefault="003F3EDE" w:rsidP="0025185C">
            <w:pPr>
              <w:rPr>
                <w:rFonts w:ascii="Arial" w:eastAsia="Times New Roman" w:hAnsi="Arial" w:cs="Arial"/>
                <w:spacing w:val="-1"/>
                <w:sz w:val="20"/>
                <w:szCs w:val="20"/>
                <w:rPrChange w:id="4517" w:author="Adelino Naquarta Sepalanga Domingos" w:date="2025-03-05T09:13:00Z" w16du:dateUtc="2025-03-05T08:13: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0FF498F" w14:textId="77777777" w:rsidR="003F3EDE" w:rsidRPr="004866BB" w:rsidRDefault="003F3EDE" w:rsidP="0025185C">
            <w:pPr>
              <w:jc w:val="center"/>
              <w:rPr>
                <w:rFonts w:ascii="Arial" w:eastAsia="Times New Roman" w:hAnsi="Arial" w:cs="Arial"/>
                <w:spacing w:val="-1"/>
                <w:sz w:val="20"/>
                <w:szCs w:val="20"/>
                <w:rPrChange w:id="4518"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519" w:author="Adelino Naquarta Sepalanga Domingos" w:date="2025-03-05T09:13:00Z" w16du:dateUtc="2025-03-05T08:13:00Z">
                  <w:rPr>
                    <w:rFonts w:ascii="Times New Roman" w:eastAsia="Times New Roman" w:hAnsi="Times New Roman"/>
                    <w:spacing w:val="-1"/>
                  </w:rPr>
                </w:rPrChange>
              </w:rPr>
              <w:t>Não Aplicável</w:t>
            </w:r>
          </w:p>
        </w:tc>
      </w:tr>
      <w:tr w:rsidR="003F3EDE" w:rsidRPr="004866BB" w14:paraId="022EA2EE" w14:textId="77777777" w:rsidTr="0025185C">
        <w:trPr>
          <w:trHeight w:val="1038"/>
        </w:trPr>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610CC77" w14:textId="77777777" w:rsidR="003F3EDE" w:rsidRPr="004866BB" w:rsidRDefault="003F3EDE" w:rsidP="0025185C">
            <w:pPr>
              <w:jc w:val="center"/>
              <w:rPr>
                <w:rFonts w:ascii="Arial" w:eastAsia="Times New Roman" w:hAnsi="Arial" w:cs="Arial"/>
                <w:spacing w:val="-1"/>
                <w:sz w:val="20"/>
                <w:szCs w:val="20"/>
                <w:rPrChange w:id="4520"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521" w:author="Adelino Naquarta Sepalanga Domingos" w:date="2025-03-05T09:13:00Z" w16du:dateUtc="2025-03-05T08:13:00Z">
                  <w:rPr>
                    <w:rFonts w:ascii="Times New Roman" w:eastAsia="Times New Roman" w:hAnsi="Times New Roman"/>
                    <w:spacing w:val="-1"/>
                  </w:rPr>
                </w:rPrChange>
              </w:rPr>
              <w:t>3.4.3.11.1.1.</w:t>
            </w:r>
          </w:p>
        </w:tc>
        <w:tc>
          <w:tcPr>
            <w:tcW w:w="133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D8091E6" w14:textId="77777777" w:rsidR="003F3EDE" w:rsidRPr="004866BB" w:rsidRDefault="003F3EDE" w:rsidP="0025185C">
            <w:pPr>
              <w:jc w:val="center"/>
              <w:rPr>
                <w:rFonts w:ascii="Arial" w:eastAsia="Times New Roman" w:hAnsi="Arial" w:cs="Arial"/>
                <w:spacing w:val="-1"/>
                <w:sz w:val="20"/>
                <w:szCs w:val="20"/>
                <w:rPrChange w:id="4522"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523" w:author="Adelino Naquarta Sepalanga Domingos" w:date="2025-03-05T09:13:00Z" w16du:dateUtc="2025-03-05T08:13:00Z">
                  <w:rPr>
                    <w:rFonts w:ascii="Times New Roman" w:eastAsia="Times New Roman" w:hAnsi="Times New Roman"/>
                    <w:spacing w:val="-1"/>
                  </w:rPr>
                </w:rPrChange>
              </w:rPr>
              <w:t>*</w:t>
            </w:r>
          </w:p>
        </w:tc>
        <w:tc>
          <w:tcPr>
            <w:tcW w:w="354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86A05E3" w14:textId="77777777" w:rsidR="003F3EDE" w:rsidRPr="004866BB" w:rsidRDefault="003F3EDE" w:rsidP="0025185C">
            <w:pPr>
              <w:rPr>
                <w:rFonts w:ascii="Arial" w:eastAsia="Times New Roman" w:hAnsi="Arial" w:cs="Arial"/>
                <w:spacing w:val="-1"/>
                <w:sz w:val="20"/>
                <w:szCs w:val="20"/>
                <w:rPrChange w:id="4524"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525" w:author="Adelino Naquarta Sepalanga Domingos" w:date="2025-03-05T09:13:00Z" w16du:dateUtc="2025-03-05T08:13:00Z">
                  <w:rPr>
                    <w:rFonts w:ascii="Times New Roman" w:eastAsia="Times New Roman" w:hAnsi="Times New Roman"/>
                    <w:spacing w:val="-1"/>
                  </w:rPr>
                </w:rPrChange>
              </w:rPr>
              <w:t>Identificador do registo de linha (RecordID)</w:t>
            </w:r>
          </w:p>
        </w:tc>
        <w:tc>
          <w:tcPr>
            <w:tcW w:w="340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670AD6D" w14:textId="77777777" w:rsidR="003F3EDE" w:rsidRPr="004866BB" w:rsidRDefault="003F3EDE" w:rsidP="0025185C">
            <w:pPr>
              <w:rPr>
                <w:rFonts w:ascii="Arial" w:eastAsia="Times New Roman" w:hAnsi="Arial" w:cs="Arial"/>
                <w:spacing w:val="-1"/>
                <w:sz w:val="20"/>
                <w:szCs w:val="20"/>
                <w:rPrChange w:id="4526"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527" w:author="Adelino Naquarta Sepalanga Domingos" w:date="2025-03-05T09:13:00Z" w16du:dateUtc="2025-03-05T08:13:00Z">
                  <w:rPr>
                    <w:rFonts w:ascii="Times New Roman" w:eastAsia="Times New Roman" w:hAnsi="Times New Roman"/>
                    <w:spacing w:val="-1"/>
                  </w:rPr>
                </w:rPrChange>
              </w:rPr>
              <w:t>Deve ser indicada a chave única do registo dessa linha no documento.</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BBA383D" w14:textId="77777777" w:rsidR="003F3EDE" w:rsidRPr="004866BB" w:rsidRDefault="003F3EDE" w:rsidP="0025185C">
            <w:pPr>
              <w:jc w:val="center"/>
              <w:rPr>
                <w:rFonts w:ascii="Arial" w:eastAsia="Times New Roman" w:hAnsi="Arial" w:cs="Arial"/>
                <w:spacing w:val="-1"/>
                <w:sz w:val="20"/>
                <w:szCs w:val="20"/>
                <w:rPrChange w:id="4528" w:author="Adelino Naquarta Sepalanga Domingos" w:date="2025-03-05T09:13:00Z" w16du:dateUtc="2025-03-05T08:13:00Z">
                  <w:rPr>
                    <w:rFonts w:ascii="Times New Roman" w:eastAsia="Times New Roman" w:hAnsi="Times New Roman"/>
                    <w:spacing w:val="-1"/>
                  </w:rPr>
                </w:rPrChange>
              </w:rPr>
            </w:pPr>
          </w:p>
          <w:p w14:paraId="120C6FED" w14:textId="77777777" w:rsidR="003F3EDE" w:rsidRPr="004866BB" w:rsidRDefault="003F3EDE" w:rsidP="0025185C">
            <w:pPr>
              <w:jc w:val="center"/>
              <w:rPr>
                <w:rFonts w:ascii="Arial" w:eastAsia="Times New Roman" w:hAnsi="Arial" w:cs="Arial"/>
                <w:spacing w:val="-1"/>
                <w:sz w:val="20"/>
                <w:szCs w:val="20"/>
                <w:rPrChange w:id="4529"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530" w:author="Adelino Naquarta Sepalanga Domingos" w:date="2025-03-05T09:13:00Z" w16du:dateUtc="2025-03-05T08:13:00Z">
                  <w:rPr>
                    <w:rFonts w:ascii="Times New Roman" w:eastAsia="Times New Roman" w:hAnsi="Times New Roman"/>
                    <w:spacing w:val="-1"/>
                  </w:rPr>
                </w:rPrChange>
              </w:rPr>
              <w:t>Texto 30</w:t>
            </w:r>
          </w:p>
        </w:tc>
      </w:tr>
      <w:tr w:rsidR="003F3EDE" w:rsidRPr="004866BB" w14:paraId="0B312134" w14:textId="77777777" w:rsidTr="0025185C">
        <w:trPr>
          <w:trHeight w:val="227"/>
        </w:trPr>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22D310B" w14:textId="77777777" w:rsidR="003F3EDE" w:rsidRPr="004866BB" w:rsidRDefault="003F3EDE" w:rsidP="0025185C">
            <w:pPr>
              <w:jc w:val="center"/>
              <w:rPr>
                <w:rFonts w:ascii="Arial" w:eastAsia="Times New Roman" w:hAnsi="Arial" w:cs="Arial"/>
                <w:spacing w:val="-1"/>
                <w:sz w:val="20"/>
                <w:szCs w:val="20"/>
                <w:rPrChange w:id="4531"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532" w:author="Adelino Naquarta Sepalanga Domingos" w:date="2025-03-05T09:13:00Z" w16du:dateUtc="2025-03-05T08:13:00Z">
                  <w:rPr>
                    <w:rFonts w:ascii="Times New Roman" w:eastAsia="Times New Roman" w:hAnsi="Times New Roman"/>
                    <w:spacing w:val="-1"/>
                  </w:rPr>
                </w:rPrChange>
              </w:rPr>
              <w:t>3.4.3.11.1.2.</w:t>
            </w:r>
          </w:p>
        </w:tc>
        <w:tc>
          <w:tcPr>
            <w:tcW w:w="1331"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ABF4FC3" w14:textId="77777777" w:rsidR="003F3EDE" w:rsidRPr="004866BB" w:rsidRDefault="003F3EDE" w:rsidP="0025185C">
            <w:pPr>
              <w:jc w:val="center"/>
              <w:rPr>
                <w:rFonts w:ascii="Arial" w:eastAsia="Times New Roman" w:hAnsi="Arial" w:cs="Arial"/>
                <w:spacing w:val="-1"/>
                <w:sz w:val="20"/>
                <w:szCs w:val="20"/>
                <w:rPrChange w:id="4533"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534" w:author="Adelino Naquarta Sepalanga Domingos" w:date="2025-03-05T09:13:00Z" w16du:dateUtc="2025-03-05T08:13:00Z">
                  <w:rPr>
                    <w:rFonts w:ascii="Times New Roman" w:eastAsia="Times New Roman" w:hAnsi="Times New Roman"/>
                    <w:spacing w:val="-1"/>
                  </w:rPr>
                </w:rPrChange>
              </w:rPr>
              <w:t>*</w:t>
            </w:r>
          </w:p>
        </w:tc>
        <w:tc>
          <w:tcPr>
            <w:tcW w:w="354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863B161" w14:textId="77777777" w:rsidR="003F3EDE" w:rsidRPr="004866BB" w:rsidRDefault="003F3EDE" w:rsidP="0025185C">
            <w:pPr>
              <w:rPr>
                <w:rFonts w:ascii="Arial" w:eastAsia="Times New Roman" w:hAnsi="Arial" w:cs="Arial"/>
                <w:spacing w:val="-1"/>
                <w:sz w:val="20"/>
                <w:szCs w:val="20"/>
                <w:rPrChange w:id="4535"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536" w:author="Adelino Naquarta Sepalanga Domingos" w:date="2025-03-05T09:13:00Z" w16du:dateUtc="2025-03-05T08:13:00Z">
                  <w:rPr>
                    <w:rFonts w:ascii="Times New Roman" w:eastAsia="Times New Roman" w:hAnsi="Times New Roman"/>
                    <w:spacing w:val="-1"/>
                  </w:rPr>
                </w:rPrChange>
              </w:rPr>
              <w:t>Código da conta (AccountID)</w:t>
            </w:r>
          </w:p>
        </w:tc>
        <w:tc>
          <w:tcPr>
            <w:tcW w:w="3402"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39878ED" w14:textId="77777777" w:rsidR="003F3EDE" w:rsidRPr="004866BB" w:rsidRDefault="003F3EDE" w:rsidP="0025185C">
            <w:pPr>
              <w:rPr>
                <w:rFonts w:ascii="Arial" w:eastAsia="Times New Roman" w:hAnsi="Arial" w:cs="Arial"/>
                <w:spacing w:val="-1"/>
                <w:sz w:val="20"/>
                <w:szCs w:val="20"/>
                <w:rPrChange w:id="4537" w:author="Adelino Naquarta Sepalanga Domingos" w:date="2025-03-05T09:13:00Z" w16du:dateUtc="2025-03-05T08:13: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B64201F" w14:textId="77777777" w:rsidR="003F3EDE" w:rsidRPr="004866BB" w:rsidRDefault="003F3EDE" w:rsidP="0025185C">
            <w:pPr>
              <w:jc w:val="center"/>
              <w:rPr>
                <w:rFonts w:ascii="Arial" w:eastAsia="Times New Roman" w:hAnsi="Arial" w:cs="Arial"/>
                <w:spacing w:val="-1"/>
                <w:sz w:val="20"/>
                <w:szCs w:val="20"/>
                <w:rPrChange w:id="4538"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539" w:author="Adelino Naquarta Sepalanga Domingos" w:date="2025-03-05T09:13:00Z" w16du:dateUtc="2025-03-05T08:13:00Z">
                  <w:rPr>
                    <w:rFonts w:ascii="Times New Roman" w:eastAsia="Times New Roman" w:hAnsi="Times New Roman"/>
                    <w:spacing w:val="-1"/>
                  </w:rPr>
                </w:rPrChange>
              </w:rPr>
              <w:t>Texto 30</w:t>
            </w:r>
          </w:p>
        </w:tc>
      </w:tr>
      <w:tr w:rsidR="003F3EDE" w:rsidRPr="004866BB" w14:paraId="7D1F2C50" w14:textId="77777777" w:rsidTr="0025185C">
        <w:trPr>
          <w:trHeight w:val="2168"/>
        </w:trPr>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6D3767E" w14:textId="77777777" w:rsidR="003F3EDE" w:rsidRPr="004866BB" w:rsidRDefault="003F3EDE" w:rsidP="0025185C">
            <w:pPr>
              <w:jc w:val="center"/>
              <w:rPr>
                <w:rFonts w:ascii="Arial" w:eastAsia="Times New Roman" w:hAnsi="Arial" w:cs="Arial"/>
                <w:spacing w:val="-1"/>
                <w:sz w:val="20"/>
                <w:szCs w:val="20"/>
                <w:rPrChange w:id="4540" w:author="Adelino Naquarta Sepalanga Domingos" w:date="2025-03-05T09:13:00Z" w16du:dateUtc="2025-03-05T08:13:00Z">
                  <w:rPr>
                    <w:rFonts w:ascii="Times New Roman" w:eastAsia="Times New Roman" w:hAnsi="Times New Roman"/>
                    <w:spacing w:val="-1"/>
                  </w:rPr>
                </w:rPrChange>
              </w:rPr>
            </w:pPr>
          </w:p>
          <w:p w14:paraId="2975BF3A" w14:textId="77777777" w:rsidR="003F3EDE" w:rsidRPr="004866BB" w:rsidRDefault="003F3EDE" w:rsidP="0025185C">
            <w:pPr>
              <w:jc w:val="center"/>
              <w:rPr>
                <w:rFonts w:ascii="Arial" w:eastAsia="Times New Roman" w:hAnsi="Arial" w:cs="Arial"/>
                <w:spacing w:val="-1"/>
                <w:sz w:val="20"/>
                <w:szCs w:val="20"/>
                <w:rPrChange w:id="4541" w:author="Adelino Naquarta Sepalanga Domingos" w:date="2025-03-05T09:13:00Z" w16du:dateUtc="2025-03-05T08:13:00Z">
                  <w:rPr>
                    <w:rFonts w:ascii="Times New Roman" w:eastAsia="Times New Roman" w:hAnsi="Times New Roman"/>
                    <w:spacing w:val="-1"/>
                  </w:rPr>
                </w:rPrChange>
              </w:rPr>
            </w:pPr>
          </w:p>
          <w:p w14:paraId="2535ECDD" w14:textId="77777777" w:rsidR="003F3EDE" w:rsidRPr="004866BB" w:rsidRDefault="003F3EDE" w:rsidP="0025185C">
            <w:pPr>
              <w:jc w:val="center"/>
              <w:rPr>
                <w:rFonts w:ascii="Arial" w:eastAsia="Times New Roman" w:hAnsi="Arial" w:cs="Arial"/>
                <w:spacing w:val="-1"/>
                <w:sz w:val="20"/>
                <w:szCs w:val="20"/>
                <w:rPrChange w:id="4542"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543" w:author="Adelino Naquarta Sepalanga Domingos" w:date="2025-03-05T09:13:00Z" w16du:dateUtc="2025-03-05T08:13:00Z">
                  <w:rPr>
                    <w:rFonts w:ascii="Times New Roman" w:eastAsia="Times New Roman" w:hAnsi="Times New Roman"/>
                    <w:spacing w:val="-1"/>
                  </w:rPr>
                </w:rPrChange>
              </w:rPr>
              <w:t>3.4.3.11.1.3.</w:t>
            </w:r>
          </w:p>
        </w:tc>
        <w:tc>
          <w:tcPr>
            <w:tcW w:w="133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0CC9721" w14:textId="77777777" w:rsidR="003F3EDE" w:rsidRPr="004866BB" w:rsidRDefault="003F3EDE" w:rsidP="0025185C">
            <w:pPr>
              <w:jc w:val="center"/>
              <w:rPr>
                <w:rFonts w:ascii="Arial" w:eastAsia="Times New Roman" w:hAnsi="Arial" w:cs="Arial"/>
                <w:spacing w:val="-1"/>
                <w:sz w:val="20"/>
                <w:szCs w:val="20"/>
                <w:rPrChange w:id="4544" w:author="Adelino Naquarta Sepalanga Domingos" w:date="2025-03-05T09:13:00Z" w16du:dateUtc="2025-03-05T08:13:00Z">
                  <w:rPr>
                    <w:rFonts w:ascii="Times New Roman" w:eastAsia="Times New Roman" w:hAnsi="Times New Roman"/>
                    <w:spacing w:val="-1"/>
                  </w:rPr>
                </w:rPrChange>
              </w:rPr>
            </w:pPr>
          </w:p>
        </w:tc>
        <w:tc>
          <w:tcPr>
            <w:tcW w:w="354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3CE9358" w14:textId="77777777" w:rsidR="003F3EDE" w:rsidRPr="004866BB" w:rsidRDefault="003F3EDE" w:rsidP="0025185C">
            <w:pPr>
              <w:rPr>
                <w:rFonts w:ascii="Arial" w:eastAsia="Times New Roman" w:hAnsi="Arial" w:cs="Arial"/>
                <w:spacing w:val="-1"/>
                <w:sz w:val="20"/>
                <w:szCs w:val="20"/>
                <w:rPrChange w:id="4545" w:author="Adelino Naquarta Sepalanga Domingos" w:date="2025-03-05T09:13:00Z" w16du:dateUtc="2025-03-05T08:13:00Z">
                  <w:rPr>
                    <w:rFonts w:ascii="Times New Roman" w:eastAsia="Times New Roman" w:hAnsi="Times New Roman"/>
                    <w:spacing w:val="-1"/>
                  </w:rPr>
                </w:rPrChange>
              </w:rPr>
            </w:pPr>
          </w:p>
          <w:p w14:paraId="06F78651" w14:textId="77777777" w:rsidR="003F3EDE" w:rsidRPr="004866BB" w:rsidRDefault="003F3EDE" w:rsidP="0025185C">
            <w:pPr>
              <w:rPr>
                <w:rFonts w:ascii="Arial" w:eastAsia="Times New Roman" w:hAnsi="Arial" w:cs="Arial"/>
                <w:spacing w:val="-1"/>
                <w:sz w:val="20"/>
                <w:szCs w:val="20"/>
                <w:rPrChange w:id="4546"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547" w:author="Adelino Naquarta Sepalanga Domingos" w:date="2025-03-05T09:13:00Z" w16du:dateUtc="2025-03-05T08:13:00Z">
                  <w:rPr>
                    <w:rFonts w:ascii="Times New Roman" w:eastAsia="Times New Roman" w:hAnsi="Times New Roman"/>
                    <w:spacing w:val="-1"/>
                  </w:rPr>
                </w:rPrChange>
              </w:rPr>
              <w:t xml:space="preserve">Chave única da tabela de movimentos contabilísticos </w:t>
            </w:r>
          </w:p>
          <w:p w14:paraId="60E881C1" w14:textId="77777777" w:rsidR="003F3EDE" w:rsidRPr="004866BB" w:rsidRDefault="003F3EDE" w:rsidP="0025185C">
            <w:pPr>
              <w:rPr>
                <w:rFonts w:ascii="Arial" w:eastAsia="Times New Roman" w:hAnsi="Arial" w:cs="Arial"/>
                <w:spacing w:val="-1"/>
                <w:sz w:val="20"/>
                <w:szCs w:val="20"/>
                <w:rPrChange w:id="4548"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549" w:author="Adelino Naquarta Sepalanga Domingos" w:date="2025-03-05T09:13:00Z" w16du:dateUtc="2025-03-05T08:13:00Z">
                  <w:rPr>
                    <w:rFonts w:ascii="Times New Roman" w:eastAsia="Times New Roman" w:hAnsi="Times New Roman"/>
                    <w:spacing w:val="-1"/>
                  </w:rPr>
                </w:rPrChange>
              </w:rPr>
              <w:t>(SourceDocumentID)</w:t>
            </w:r>
          </w:p>
        </w:tc>
        <w:tc>
          <w:tcPr>
            <w:tcW w:w="340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2C6A905" w14:textId="77777777" w:rsidR="003F3EDE" w:rsidRPr="004866BB" w:rsidRDefault="003F3EDE" w:rsidP="0025185C">
            <w:pPr>
              <w:rPr>
                <w:rFonts w:ascii="Arial" w:eastAsia="Times New Roman" w:hAnsi="Arial" w:cs="Arial"/>
                <w:spacing w:val="-1"/>
                <w:sz w:val="20"/>
                <w:szCs w:val="20"/>
                <w:rPrChange w:id="4550"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551" w:author="Adelino Naquarta Sepalanga Domingos" w:date="2025-03-05T09:13:00Z" w16du:dateUtc="2025-03-05T08:13:00Z">
                  <w:rPr>
                    <w:rFonts w:ascii="Times New Roman" w:eastAsia="Times New Roman" w:hAnsi="Times New Roman"/>
                    <w:spacing w:val="-1"/>
                  </w:rPr>
                </w:rPrChange>
              </w:rPr>
              <w:t>Deve ser indicado o tipo e número do documento comercial relacionado com esta linha.</w:t>
            </w:r>
          </w:p>
          <w:p w14:paraId="2A4F11D7" w14:textId="05803975" w:rsidR="003F3EDE" w:rsidRPr="004866BB" w:rsidRDefault="003F3EDE" w:rsidP="0025185C">
            <w:pPr>
              <w:rPr>
                <w:rFonts w:ascii="Arial" w:eastAsia="Times New Roman" w:hAnsi="Arial" w:cs="Arial"/>
                <w:spacing w:val="-1"/>
                <w:sz w:val="20"/>
                <w:szCs w:val="20"/>
                <w:rPrChange w:id="4552"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553" w:author="Adelino Naquarta Sepalanga Domingos" w:date="2025-03-05T09:13:00Z" w16du:dateUtc="2025-03-05T08:13:00Z">
                  <w:rPr>
                    <w:rFonts w:ascii="Times New Roman" w:eastAsia="Times New Roman" w:hAnsi="Times New Roman"/>
                    <w:spacing w:val="-1"/>
                  </w:rPr>
                </w:rPrChange>
              </w:rPr>
              <w:t>No caso d</w:t>
            </w:r>
            <w:ins w:id="4554" w:author="Adelino Naquarta Sepalanga Domingos" w:date="2025-03-05T09:15:00Z" w16du:dateUtc="2025-03-05T08:15:00Z">
              <w:r w:rsidR="004866BB">
                <w:rPr>
                  <w:rFonts w:ascii="Arial" w:eastAsia="Times New Roman" w:hAnsi="Arial" w:cs="Arial"/>
                  <w:spacing w:val="-1"/>
                  <w:sz w:val="20"/>
                  <w:szCs w:val="20"/>
                </w:rPr>
                <w:t xml:space="preserve">e </w:t>
              </w:r>
            </w:ins>
            <w:r w:rsidRPr="004866BB">
              <w:rPr>
                <w:rFonts w:ascii="Arial" w:eastAsia="Times New Roman" w:hAnsi="Arial" w:cs="Arial"/>
                <w:spacing w:val="-1"/>
                <w:sz w:val="20"/>
                <w:szCs w:val="20"/>
                <w:rPrChange w:id="4555" w:author="Adelino Naquarta Sepalanga Domingos" w:date="2025-03-05T09:13:00Z" w16du:dateUtc="2025-03-05T08:13:00Z">
                  <w:rPr>
                    <w:rFonts w:ascii="Times New Roman" w:eastAsia="Times New Roman" w:hAnsi="Times New Roman"/>
                    <w:spacing w:val="-1"/>
                  </w:rPr>
                </w:rPrChange>
              </w:rPr>
              <w:t>a aplicação ser integrada deve ser utilizada a estrutura de numeração do campo de origem.</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66C2399" w14:textId="77777777" w:rsidR="003F3EDE" w:rsidRPr="004866BB" w:rsidRDefault="003F3EDE" w:rsidP="0025185C">
            <w:pPr>
              <w:jc w:val="center"/>
              <w:rPr>
                <w:rFonts w:ascii="Arial" w:eastAsia="Times New Roman" w:hAnsi="Arial" w:cs="Arial"/>
                <w:spacing w:val="-1"/>
                <w:sz w:val="20"/>
                <w:szCs w:val="20"/>
                <w:rPrChange w:id="4556" w:author="Adelino Naquarta Sepalanga Domingos" w:date="2025-03-05T09:13:00Z" w16du:dateUtc="2025-03-05T08:13:00Z">
                  <w:rPr>
                    <w:rFonts w:ascii="Times New Roman" w:eastAsia="Times New Roman" w:hAnsi="Times New Roman"/>
                    <w:spacing w:val="-1"/>
                  </w:rPr>
                </w:rPrChange>
              </w:rPr>
            </w:pPr>
          </w:p>
          <w:p w14:paraId="6D9E6ACA" w14:textId="77777777" w:rsidR="003F3EDE" w:rsidRPr="004866BB" w:rsidRDefault="003F3EDE" w:rsidP="0025185C">
            <w:pPr>
              <w:jc w:val="center"/>
              <w:rPr>
                <w:rFonts w:ascii="Arial" w:eastAsia="Times New Roman" w:hAnsi="Arial" w:cs="Arial"/>
                <w:spacing w:val="-1"/>
                <w:sz w:val="20"/>
                <w:szCs w:val="20"/>
                <w:rPrChange w:id="4557" w:author="Adelino Naquarta Sepalanga Domingos" w:date="2025-03-05T09:13:00Z" w16du:dateUtc="2025-03-05T08:13:00Z">
                  <w:rPr>
                    <w:rFonts w:ascii="Times New Roman" w:eastAsia="Times New Roman" w:hAnsi="Times New Roman"/>
                    <w:spacing w:val="-1"/>
                  </w:rPr>
                </w:rPrChange>
              </w:rPr>
            </w:pPr>
          </w:p>
          <w:p w14:paraId="7173A8C9" w14:textId="77777777" w:rsidR="003F3EDE" w:rsidRPr="004866BB" w:rsidRDefault="003F3EDE" w:rsidP="0025185C">
            <w:pPr>
              <w:jc w:val="center"/>
              <w:rPr>
                <w:rFonts w:ascii="Arial" w:eastAsia="Times New Roman" w:hAnsi="Arial" w:cs="Arial"/>
                <w:spacing w:val="-1"/>
                <w:sz w:val="20"/>
                <w:szCs w:val="20"/>
                <w:rPrChange w:id="4558"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559" w:author="Adelino Naquarta Sepalanga Domingos" w:date="2025-03-05T09:13:00Z" w16du:dateUtc="2025-03-05T08:13:00Z">
                  <w:rPr>
                    <w:rFonts w:ascii="Times New Roman" w:eastAsia="Times New Roman" w:hAnsi="Times New Roman"/>
                    <w:spacing w:val="-1"/>
                  </w:rPr>
                </w:rPrChange>
              </w:rPr>
              <w:t>Texto 60</w:t>
            </w:r>
          </w:p>
        </w:tc>
      </w:tr>
      <w:tr w:rsidR="003F3EDE" w:rsidRPr="004866BB" w14:paraId="00E63177" w14:textId="77777777" w:rsidTr="0025185C">
        <w:trPr>
          <w:trHeight w:val="883"/>
        </w:trPr>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FF3FEA9" w14:textId="77777777" w:rsidR="003F3EDE" w:rsidRPr="004866BB" w:rsidRDefault="003F3EDE" w:rsidP="0025185C">
            <w:pPr>
              <w:jc w:val="center"/>
              <w:rPr>
                <w:rFonts w:ascii="Arial" w:eastAsia="Times New Roman" w:hAnsi="Arial" w:cs="Arial"/>
                <w:spacing w:val="-1"/>
                <w:sz w:val="20"/>
                <w:szCs w:val="20"/>
                <w:rPrChange w:id="4560"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561" w:author="Adelino Naquarta Sepalanga Domingos" w:date="2025-03-05T09:13:00Z" w16du:dateUtc="2025-03-05T08:13:00Z">
                  <w:rPr>
                    <w:rFonts w:ascii="Times New Roman" w:eastAsia="Times New Roman" w:hAnsi="Times New Roman"/>
                    <w:spacing w:val="-1"/>
                  </w:rPr>
                </w:rPrChange>
              </w:rPr>
              <w:t>3.4.3.11.1.4.</w:t>
            </w:r>
          </w:p>
        </w:tc>
        <w:tc>
          <w:tcPr>
            <w:tcW w:w="1331"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E7D6E24" w14:textId="77777777" w:rsidR="003F3EDE" w:rsidRPr="004866BB" w:rsidRDefault="003F3EDE" w:rsidP="0025185C">
            <w:pPr>
              <w:jc w:val="center"/>
              <w:rPr>
                <w:rFonts w:ascii="Arial" w:eastAsia="Times New Roman" w:hAnsi="Arial" w:cs="Arial"/>
                <w:spacing w:val="-1"/>
                <w:sz w:val="20"/>
                <w:szCs w:val="20"/>
                <w:rPrChange w:id="4562"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563" w:author="Adelino Naquarta Sepalanga Domingos" w:date="2025-03-05T09:13:00Z" w16du:dateUtc="2025-03-05T08:13:00Z">
                  <w:rPr>
                    <w:rFonts w:ascii="Times New Roman" w:eastAsia="Times New Roman" w:hAnsi="Times New Roman"/>
                    <w:spacing w:val="-1"/>
                  </w:rPr>
                </w:rPrChange>
              </w:rPr>
              <w:t>*</w:t>
            </w:r>
          </w:p>
        </w:tc>
        <w:tc>
          <w:tcPr>
            <w:tcW w:w="354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CF71F43" w14:textId="77777777" w:rsidR="003F3EDE" w:rsidRPr="004866BB" w:rsidRDefault="003F3EDE" w:rsidP="0025185C">
            <w:pPr>
              <w:rPr>
                <w:rFonts w:ascii="Arial" w:eastAsia="Times New Roman" w:hAnsi="Arial" w:cs="Arial"/>
                <w:spacing w:val="-1"/>
                <w:sz w:val="20"/>
                <w:szCs w:val="20"/>
                <w:rPrChange w:id="4564"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565" w:author="Adelino Naquarta Sepalanga Domingos" w:date="2025-03-05T09:13:00Z" w16du:dateUtc="2025-03-05T08:13:00Z">
                  <w:rPr>
                    <w:rFonts w:ascii="Times New Roman" w:eastAsia="Times New Roman" w:hAnsi="Times New Roman"/>
                    <w:spacing w:val="-1"/>
                  </w:rPr>
                </w:rPrChange>
              </w:rPr>
              <w:t>Data do registo do documento contabilístico (SystemEntryDate)</w:t>
            </w:r>
          </w:p>
        </w:tc>
        <w:tc>
          <w:tcPr>
            <w:tcW w:w="3402"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F77326B" w14:textId="77777777" w:rsidR="003F3EDE" w:rsidRPr="004866BB" w:rsidRDefault="003F3EDE" w:rsidP="0025185C">
            <w:pPr>
              <w:rPr>
                <w:rFonts w:ascii="Arial" w:eastAsia="Times New Roman" w:hAnsi="Arial" w:cs="Arial"/>
                <w:spacing w:val="-1"/>
                <w:sz w:val="20"/>
                <w:szCs w:val="20"/>
                <w:rPrChange w:id="4566"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567" w:author="Adelino Naquarta Sepalanga Domingos" w:date="2025-03-05T09:13:00Z" w16du:dateUtc="2025-03-05T08:13:00Z">
                  <w:rPr>
                    <w:rFonts w:ascii="Times New Roman" w:eastAsia="Times New Roman" w:hAnsi="Times New Roman"/>
                    <w:spacing w:val="-1"/>
                  </w:rPr>
                </w:rPrChange>
              </w:rPr>
              <w:t>Registo do movimento ao segundo. Tipo de data e hora: “AAAA-MM- DDThh:mm:ss”.</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AD60E0E" w14:textId="77777777" w:rsidR="003F3EDE" w:rsidRPr="004866BB" w:rsidRDefault="003F3EDE" w:rsidP="0025185C">
            <w:pPr>
              <w:jc w:val="center"/>
              <w:rPr>
                <w:rFonts w:ascii="Arial" w:eastAsia="Times New Roman" w:hAnsi="Arial" w:cs="Arial"/>
                <w:spacing w:val="-1"/>
                <w:sz w:val="20"/>
                <w:szCs w:val="20"/>
                <w:rPrChange w:id="4568"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569" w:author="Adelino Naquarta Sepalanga Domingos" w:date="2025-03-05T09:13:00Z" w16du:dateUtc="2025-03-05T08:13:00Z">
                  <w:rPr>
                    <w:rFonts w:ascii="Times New Roman" w:eastAsia="Times New Roman" w:hAnsi="Times New Roman"/>
                    <w:spacing w:val="-1"/>
                  </w:rPr>
                </w:rPrChange>
              </w:rPr>
              <w:t>Data e Hora</w:t>
            </w:r>
          </w:p>
        </w:tc>
      </w:tr>
      <w:tr w:rsidR="003F3EDE" w:rsidRPr="004866BB" w14:paraId="705ADA9C" w14:textId="77777777" w:rsidTr="0025185C">
        <w:trPr>
          <w:trHeight w:val="845"/>
        </w:trPr>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A0457CF" w14:textId="77777777" w:rsidR="003F3EDE" w:rsidRPr="004866BB" w:rsidRDefault="003F3EDE" w:rsidP="0025185C">
            <w:pPr>
              <w:jc w:val="center"/>
              <w:rPr>
                <w:rFonts w:ascii="Arial" w:eastAsia="Times New Roman" w:hAnsi="Arial" w:cs="Arial"/>
                <w:spacing w:val="-1"/>
                <w:sz w:val="20"/>
                <w:szCs w:val="20"/>
                <w:rPrChange w:id="4570"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571" w:author="Adelino Naquarta Sepalanga Domingos" w:date="2025-03-05T09:13:00Z" w16du:dateUtc="2025-03-05T08:13:00Z">
                  <w:rPr>
                    <w:rFonts w:ascii="Times New Roman" w:eastAsia="Times New Roman" w:hAnsi="Times New Roman"/>
                    <w:spacing w:val="-1"/>
                  </w:rPr>
                </w:rPrChange>
              </w:rPr>
              <w:t>3.4.3.11.1.5.</w:t>
            </w:r>
          </w:p>
        </w:tc>
        <w:tc>
          <w:tcPr>
            <w:tcW w:w="133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3A94ECF" w14:textId="77777777" w:rsidR="003F3EDE" w:rsidRPr="004866BB" w:rsidRDefault="003F3EDE" w:rsidP="0025185C">
            <w:pPr>
              <w:jc w:val="center"/>
              <w:rPr>
                <w:rFonts w:ascii="Arial" w:eastAsia="Times New Roman" w:hAnsi="Arial" w:cs="Arial"/>
                <w:spacing w:val="-1"/>
                <w:sz w:val="20"/>
                <w:szCs w:val="20"/>
                <w:rPrChange w:id="4572"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573" w:author="Adelino Naquarta Sepalanga Domingos" w:date="2025-03-05T09:13:00Z" w16du:dateUtc="2025-03-05T08:13:00Z">
                  <w:rPr>
                    <w:rFonts w:ascii="Times New Roman" w:eastAsia="Times New Roman" w:hAnsi="Times New Roman"/>
                    <w:spacing w:val="-1"/>
                  </w:rPr>
                </w:rPrChange>
              </w:rPr>
              <w:t>*</w:t>
            </w:r>
          </w:p>
        </w:tc>
        <w:tc>
          <w:tcPr>
            <w:tcW w:w="354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141196E" w14:textId="77777777" w:rsidR="003F3EDE" w:rsidRPr="004866BB" w:rsidRDefault="003F3EDE" w:rsidP="0025185C">
            <w:pPr>
              <w:rPr>
                <w:rFonts w:ascii="Arial" w:eastAsia="Times New Roman" w:hAnsi="Arial" w:cs="Arial"/>
                <w:spacing w:val="-1"/>
                <w:sz w:val="20"/>
                <w:szCs w:val="20"/>
                <w:rPrChange w:id="4574"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575" w:author="Adelino Naquarta Sepalanga Domingos" w:date="2025-03-05T09:13:00Z" w16du:dateUtc="2025-03-05T08:13:00Z">
                  <w:rPr>
                    <w:rFonts w:ascii="Times New Roman" w:eastAsia="Times New Roman" w:hAnsi="Times New Roman"/>
                    <w:spacing w:val="-1"/>
                  </w:rPr>
                </w:rPrChange>
              </w:rPr>
              <w:t>Descrição da linha de documento (Description)</w:t>
            </w:r>
          </w:p>
        </w:tc>
        <w:tc>
          <w:tcPr>
            <w:tcW w:w="340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97951F6" w14:textId="77777777" w:rsidR="003F3EDE" w:rsidRPr="004866BB" w:rsidRDefault="003F3EDE" w:rsidP="0025185C">
            <w:pPr>
              <w:rPr>
                <w:rFonts w:ascii="Arial" w:eastAsia="Times New Roman" w:hAnsi="Arial" w:cs="Arial"/>
                <w:spacing w:val="-1"/>
                <w:sz w:val="20"/>
                <w:szCs w:val="20"/>
                <w:rPrChange w:id="4576" w:author="Adelino Naquarta Sepalanga Domingos" w:date="2025-03-05T09:13:00Z" w16du:dateUtc="2025-03-05T08:13: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E4A2704" w14:textId="77777777" w:rsidR="003F3EDE" w:rsidRPr="004866BB" w:rsidRDefault="003F3EDE" w:rsidP="0025185C">
            <w:pPr>
              <w:jc w:val="center"/>
              <w:rPr>
                <w:rFonts w:ascii="Arial" w:eastAsia="Times New Roman" w:hAnsi="Arial" w:cs="Arial"/>
                <w:spacing w:val="-1"/>
                <w:sz w:val="20"/>
                <w:szCs w:val="20"/>
                <w:rPrChange w:id="4577"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578" w:author="Adelino Naquarta Sepalanga Domingos" w:date="2025-03-05T09:13:00Z" w16du:dateUtc="2025-03-05T08:13:00Z">
                  <w:rPr>
                    <w:rFonts w:ascii="Times New Roman" w:eastAsia="Times New Roman" w:hAnsi="Times New Roman"/>
                    <w:spacing w:val="-1"/>
                  </w:rPr>
                </w:rPrChange>
              </w:rPr>
              <w:t xml:space="preserve">Texto </w:t>
            </w:r>
          </w:p>
          <w:p w14:paraId="7DC7AD93" w14:textId="77777777" w:rsidR="003F3EDE" w:rsidRPr="004866BB" w:rsidRDefault="003F3EDE" w:rsidP="0025185C">
            <w:pPr>
              <w:jc w:val="center"/>
              <w:rPr>
                <w:rFonts w:ascii="Arial" w:eastAsia="Times New Roman" w:hAnsi="Arial" w:cs="Arial"/>
                <w:spacing w:val="-1"/>
                <w:sz w:val="20"/>
                <w:szCs w:val="20"/>
                <w:rPrChange w:id="4579"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580" w:author="Adelino Naquarta Sepalanga Domingos" w:date="2025-03-05T09:13:00Z" w16du:dateUtc="2025-03-05T08:13:00Z">
                  <w:rPr>
                    <w:rFonts w:ascii="Times New Roman" w:eastAsia="Times New Roman" w:hAnsi="Times New Roman"/>
                    <w:spacing w:val="-1"/>
                  </w:rPr>
                </w:rPrChange>
              </w:rPr>
              <w:t>200</w:t>
            </w:r>
          </w:p>
        </w:tc>
      </w:tr>
      <w:tr w:rsidR="003F3EDE" w:rsidRPr="004866BB" w14:paraId="0842F54E" w14:textId="77777777" w:rsidTr="0025185C">
        <w:trPr>
          <w:trHeight w:val="492"/>
        </w:trPr>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8817666" w14:textId="77777777" w:rsidR="003F3EDE" w:rsidRPr="004866BB" w:rsidRDefault="003F3EDE" w:rsidP="0025185C">
            <w:pPr>
              <w:jc w:val="center"/>
              <w:rPr>
                <w:rFonts w:ascii="Arial" w:eastAsia="Times New Roman" w:hAnsi="Arial" w:cs="Arial"/>
                <w:spacing w:val="-1"/>
                <w:sz w:val="20"/>
                <w:szCs w:val="20"/>
                <w:rPrChange w:id="4581"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582" w:author="Adelino Naquarta Sepalanga Domingos" w:date="2025-03-05T09:13:00Z" w16du:dateUtc="2025-03-05T08:13:00Z">
                  <w:rPr>
                    <w:rFonts w:ascii="Times New Roman" w:eastAsia="Times New Roman" w:hAnsi="Times New Roman"/>
                    <w:spacing w:val="-1"/>
                  </w:rPr>
                </w:rPrChange>
              </w:rPr>
              <w:t>3.4.3.11.1.6.</w:t>
            </w:r>
          </w:p>
        </w:tc>
        <w:tc>
          <w:tcPr>
            <w:tcW w:w="1331"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9A81E44" w14:textId="77777777" w:rsidR="003F3EDE" w:rsidRPr="004866BB" w:rsidRDefault="003F3EDE" w:rsidP="0025185C">
            <w:pPr>
              <w:jc w:val="center"/>
              <w:rPr>
                <w:rFonts w:ascii="Arial" w:eastAsia="Times New Roman" w:hAnsi="Arial" w:cs="Arial"/>
                <w:spacing w:val="-1"/>
                <w:sz w:val="20"/>
                <w:szCs w:val="20"/>
                <w:rPrChange w:id="4583"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584" w:author="Adelino Naquarta Sepalanga Domingos" w:date="2025-03-05T09:13:00Z" w16du:dateUtc="2025-03-05T08:13:00Z">
                  <w:rPr>
                    <w:rFonts w:ascii="Times New Roman" w:eastAsia="Times New Roman" w:hAnsi="Times New Roman"/>
                    <w:spacing w:val="-1"/>
                  </w:rPr>
                </w:rPrChange>
              </w:rPr>
              <w:t>*</w:t>
            </w:r>
          </w:p>
        </w:tc>
        <w:tc>
          <w:tcPr>
            <w:tcW w:w="354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19DF02B" w14:textId="77777777" w:rsidR="003F3EDE" w:rsidRPr="004866BB" w:rsidRDefault="003F3EDE" w:rsidP="0025185C">
            <w:pPr>
              <w:rPr>
                <w:rFonts w:ascii="Arial" w:eastAsia="Times New Roman" w:hAnsi="Arial" w:cs="Arial"/>
                <w:spacing w:val="-1"/>
                <w:sz w:val="20"/>
                <w:szCs w:val="20"/>
                <w:rPrChange w:id="4585"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586" w:author="Adelino Naquarta Sepalanga Domingos" w:date="2025-03-05T09:13:00Z" w16du:dateUtc="2025-03-05T08:13:00Z">
                  <w:rPr>
                    <w:rFonts w:ascii="Times New Roman" w:eastAsia="Times New Roman" w:hAnsi="Times New Roman"/>
                    <w:spacing w:val="-1"/>
                  </w:rPr>
                </w:rPrChange>
              </w:rPr>
              <w:t>Valor a débito (DebitAmount)</w:t>
            </w:r>
          </w:p>
        </w:tc>
        <w:tc>
          <w:tcPr>
            <w:tcW w:w="3402"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31376D1" w14:textId="77777777" w:rsidR="003F3EDE" w:rsidRPr="004866BB" w:rsidRDefault="003F3EDE" w:rsidP="0025185C">
            <w:pPr>
              <w:rPr>
                <w:rFonts w:ascii="Arial" w:eastAsia="Times New Roman" w:hAnsi="Arial" w:cs="Arial"/>
                <w:spacing w:val="-1"/>
                <w:sz w:val="20"/>
                <w:szCs w:val="20"/>
                <w:rPrChange w:id="4587" w:author="Adelino Naquarta Sepalanga Domingos" w:date="2025-03-05T09:13:00Z" w16du:dateUtc="2025-03-05T08:13: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CC1F790" w14:textId="77777777" w:rsidR="003F3EDE" w:rsidRPr="004866BB" w:rsidRDefault="003F3EDE" w:rsidP="0025185C">
            <w:pPr>
              <w:jc w:val="center"/>
              <w:rPr>
                <w:rFonts w:ascii="Arial" w:eastAsia="Times New Roman" w:hAnsi="Arial" w:cs="Arial"/>
                <w:spacing w:val="-1"/>
                <w:sz w:val="20"/>
                <w:szCs w:val="20"/>
                <w:rPrChange w:id="4588"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589" w:author="Adelino Naquarta Sepalanga Domingos" w:date="2025-03-05T09:13:00Z" w16du:dateUtc="2025-03-05T08:13:00Z">
                  <w:rPr>
                    <w:rFonts w:ascii="Times New Roman" w:eastAsia="Times New Roman" w:hAnsi="Times New Roman"/>
                    <w:spacing w:val="-1"/>
                  </w:rPr>
                </w:rPrChange>
              </w:rPr>
              <w:t>Monetário</w:t>
            </w:r>
          </w:p>
        </w:tc>
      </w:tr>
      <w:tr w:rsidR="003F3EDE" w:rsidRPr="004866BB" w14:paraId="4CFD522B" w14:textId="77777777" w:rsidTr="0025185C">
        <w:trPr>
          <w:trHeight w:val="686"/>
        </w:trPr>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BC96856" w14:textId="77777777" w:rsidR="003F3EDE" w:rsidRPr="004866BB" w:rsidRDefault="003F3EDE" w:rsidP="0025185C">
            <w:pPr>
              <w:jc w:val="center"/>
              <w:rPr>
                <w:rFonts w:ascii="Arial" w:eastAsia="Times New Roman" w:hAnsi="Arial" w:cs="Arial"/>
                <w:spacing w:val="-1"/>
                <w:sz w:val="20"/>
                <w:szCs w:val="20"/>
                <w:rPrChange w:id="4590"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591" w:author="Adelino Naquarta Sepalanga Domingos" w:date="2025-03-05T09:13:00Z" w16du:dateUtc="2025-03-05T08:13:00Z">
                  <w:rPr>
                    <w:rFonts w:ascii="Times New Roman" w:eastAsia="Times New Roman" w:hAnsi="Times New Roman"/>
                    <w:spacing w:val="-1"/>
                  </w:rPr>
                </w:rPrChange>
              </w:rPr>
              <w:t>3.4.3.11.2.</w:t>
            </w:r>
          </w:p>
        </w:tc>
        <w:tc>
          <w:tcPr>
            <w:tcW w:w="133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8B46B28" w14:textId="77777777" w:rsidR="003F3EDE" w:rsidRPr="004866BB" w:rsidRDefault="003F3EDE" w:rsidP="0025185C">
            <w:pPr>
              <w:jc w:val="center"/>
              <w:rPr>
                <w:rFonts w:ascii="Arial" w:eastAsia="Times New Roman" w:hAnsi="Arial" w:cs="Arial"/>
                <w:spacing w:val="-1"/>
                <w:sz w:val="20"/>
                <w:szCs w:val="20"/>
                <w:rPrChange w:id="4592"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593" w:author="Adelino Naquarta Sepalanga Domingos" w:date="2025-03-05T09:13:00Z" w16du:dateUtc="2025-03-05T08:13:00Z">
                  <w:rPr>
                    <w:rFonts w:ascii="Times New Roman" w:eastAsia="Times New Roman" w:hAnsi="Times New Roman"/>
                    <w:spacing w:val="-1"/>
                  </w:rPr>
                </w:rPrChange>
              </w:rPr>
              <w:t>*</w:t>
            </w:r>
          </w:p>
        </w:tc>
        <w:tc>
          <w:tcPr>
            <w:tcW w:w="354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C7FB50C" w14:textId="77777777" w:rsidR="003F3EDE" w:rsidRPr="004866BB" w:rsidRDefault="003F3EDE" w:rsidP="0025185C">
            <w:pPr>
              <w:rPr>
                <w:rFonts w:ascii="Arial" w:eastAsia="Times New Roman" w:hAnsi="Arial" w:cs="Arial"/>
                <w:spacing w:val="-1"/>
                <w:sz w:val="20"/>
                <w:szCs w:val="20"/>
                <w:rPrChange w:id="4594"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595" w:author="Adelino Naquarta Sepalanga Domingos" w:date="2025-03-05T09:13:00Z" w16du:dateUtc="2025-03-05T08:13:00Z">
                  <w:rPr>
                    <w:rFonts w:ascii="Times New Roman" w:eastAsia="Times New Roman" w:hAnsi="Times New Roman"/>
                    <w:spacing w:val="-1"/>
                  </w:rPr>
                </w:rPrChange>
              </w:rPr>
              <w:t>Linha a crédito (CreditLine)</w:t>
            </w:r>
          </w:p>
        </w:tc>
        <w:tc>
          <w:tcPr>
            <w:tcW w:w="340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A516D31" w14:textId="77777777" w:rsidR="003F3EDE" w:rsidRPr="004866BB" w:rsidRDefault="003F3EDE" w:rsidP="0025185C">
            <w:pPr>
              <w:rPr>
                <w:rFonts w:ascii="Arial" w:eastAsia="Times New Roman" w:hAnsi="Arial" w:cs="Arial"/>
                <w:spacing w:val="-1"/>
                <w:sz w:val="20"/>
                <w:szCs w:val="20"/>
                <w:rPrChange w:id="4596" w:author="Adelino Naquarta Sepalanga Domingos" w:date="2025-03-05T09:13:00Z" w16du:dateUtc="2025-03-05T08:13: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0D6D6DB" w14:textId="77777777" w:rsidR="003F3EDE" w:rsidRPr="004866BB" w:rsidRDefault="003F3EDE" w:rsidP="0025185C">
            <w:pPr>
              <w:jc w:val="center"/>
              <w:rPr>
                <w:rFonts w:ascii="Arial" w:eastAsia="Times New Roman" w:hAnsi="Arial" w:cs="Arial"/>
                <w:spacing w:val="-1"/>
                <w:sz w:val="20"/>
                <w:szCs w:val="20"/>
                <w:rPrChange w:id="4597"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598" w:author="Adelino Naquarta Sepalanga Domingos" w:date="2025-03-05T09:13:00Z" w16du:dateUtc="2025-03-05T08:13:00Z">
                  <w:rPr>
                    <w:rFonts w:ascii="Times New Roman" w:eastAsia="Times New Roman" w:hAnsi="Times New Roman"/>
                    <w:spacing w:val="-1"/>
                  </w:rPr>
                </w:rPrChange>
              </w:rPr>
              <w:t>Não Aplicável</w:t>
            </w:r>
          </w:p>
        </w:tc>
      </w:tr>
      <w:tr w:rsidR="003F3EDE" w:rsidRPr="004866BB" w14:paraId="797C848A" w14:textId="77777777" w:rsidTr="0025185C">
        <w:trPr>
          <w:trHeight w:val="906"/>
        </w:trPr>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D4627D2" w14:textId="77777777" w:rsidR="003F3EDE" w:rsidRPr="004866BB" w:rsidRDefault="003F3EDE" w:rsidP="0025185C">
            <w:pPr>
              <w:jc w:val="center"/>
              <w:rPr>
                <w:rFonts w:ascii="Arial" w:eastAsia="Times New Roman" w:hAnsi="Arial" w:cs="Arial"/>
                <w:spacing w:val="-1"/>
                <w:sz w:val="20"/>
                <w:szCs w:val="20"/>
                <w:rPrChange w:id="4599"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600" w:author="Adelino Naquarta Sepalanga Domingos" w:date="2025-03-05T09:13:00Z" w16du:dateUtc="2025-03-05T08:13:00Z">
                  <w:rPr>
                    <w:rFonts w:ascii="Times New Roman" w:eastAsia="Times New Roman" w:hAnsi="Times New Roman"/>
                    <w:spacing w:val="-1"/>
                  </w:rPr>
                </w:rPrChange>
              </w:rPr>
              <w:t>3.4.3.11.2.1.</w:t>
            </w:r>
          </w:p>
        </w:tc>
        <w:tc>
          <w:tcPr>
            <w:tcW w:w="1331"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7726D51" w14:textId="77777777" w:rsidR="003F3EDE" w:rsidRPr="004866BB" w:rsidRDefault="003F3EDE" w:rsidP="0025185C">
            <w:pPr>
              <w:jc w:val="center"/>
              <w:rPr>
                <w:rFonts w:ascii="Arial" w:eastAsia="Times New Roman" w:hAnsi="Arial" w:cs="Arial"/>
                <w:spacing w:val="-1"/>
                <w:sz w:val="20"/>
                <w:szCs w:val="20"/>
                <w:rPrChange w:id="4601"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602" w:author="Adelino Naquarta Sepalanga Domingos" w:date="2025-03-05T09:13:00Z" w16du:dateUtc="2025-03-05T08:13:00Z">
                  <w:rPr>
                    <w:rFonts w:ascii="Times New Roman" w:eastAsia="Times New Roman" w:hAnsi="Times New Roman"/>
                    <w:spacing w:val="-1"/>
                  </w:rPr>
                </w:rPrChange>
              </w:rPr>
              <w:t>*</w:t>
            </w:r>
          </w:p>
        </w:tc>
        <w:tc>
          <w:tcPr>
            <w:tcW w:w="354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BD8A7F2" w14:textId="77777777" w:rsidR="003F3EDE" w:rsidRPr="004866BB" w:rsidRDefault="003F3EDE" w:rsidP="0025185C">
            <w:pPr>
              <w:rPr>
                <w:rFonts w:ascii="Arial" w:eastAsia="Times New Roman" w:hAnsi="Arial" w:cs="Arial"/>
                <w:spacing w:val="-1"/>
                <w:sz w:val="20"/>
                <w:szCs w:val="20"/>
                <w:rPrChange w:id="4603"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604" w:author="Adelino Naquarta Sepalanga Domingos" w:date="2025-03-05T09:13:00Z" w16du:dateUtc="2025-03-05T08:13:00Z">
                  <w:rPr>
                    <w:rFonts w:ascii="Times New Roman" w:eastAsia="Times New Roman" w:hAnsi="Times New Roman"/>
                    <w:spacing w:val="-1"/>
                  </w:rPr>
                </w:rPrChange>
              </w:rPr>
              <w:t>Identificador do registo de linha (RecordID)</w:t>
            </w:r>
          </w:p>
        </w:tc>
        <w:tc>
          <w:tcPr>
            <w:tcW w:w="3402"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1AFE1EE" w14:textId="77777777" w:rsidR="003F3EDE" w:rsidRPr="004866BB" w:rsidRDefault="003F3EDE" w:rsidP="0025185C">
            <w:pPr>
              <w:rPr>
                <w:rFonts w:ascii="Arial" w:eastAsia="Times New Roman" w:hAnsi="Arial" w:cs="Arial"/>
                <w:spacing w:val="-1"/>
                <w:sz w:val="20"/>
                <w:szCs w:val="20"/>
                <w:rPrChange w:id="4605"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606" w:author="Adelino Naquarta Sepalanga Domingos" w:date="2025-03-05T09:13:00Z" w16du:dateUtc="2025-03-05T08:13:00Z">
                  <w:rPr>
                    <w:rFonts w:ascii="Times New Roman" w:eastAsia="Times New Roman" w:hAnsi="Times New Roman"/>
                    <w:spacing w:val="-1"/>
                  </w:rPr>
                </w:rPrChange>
              </w:rPr>
              <w:t>Deve ser indicada a chave única do registo dessa linha no documento.</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37B3A69" w14:textId="77777777" w:rsidR="003F3EDE" w:rsidRPr="004866BB" w:rsidRDefault="003F3EDE" w:rsidP="0025185C">
            <w:pPr>
              <w:jc w:val="center"/>
              <w:rPr>
                <w:rFonts w:ascii="Arial" w:eastAsia="Times New Roman" w:hAnsi="Arial" w:cs="Arial"/>
                <w:spacing w:val="-1"/>
                <w:sz w:val="20"/>
                <w:szCs w:val="20"/>
                <w:rPrChange w:id="4607"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608" w:author="Adelino Naquarta Sepalanga Domingos" w:date="2025-03-05T09:13:00Z" w16du:dateUtc="2025-03-05T08:13:00Z">
                  <w:rPr>
                    <w:rFonts w:ascii="Times New Roman" w:eastAsia="Times New Roman" w:hAnsi="Times New Roman"/>
                    <w:spacing w:val="-1"/>
                  </w:rPr>
                </w:rPrChange>
              </w:rPr>
              <w:t>Texto 30</w:t>
            </w:r>
          </w:p>
        </w:tc>
      </w:tr>
      <w:tr w:rsidR="003F3EDE" w:rsidRPr="004866BB" w14:paraId="04B1FE2B" w14:textId="77777777" w:rsidTr="0025185C">
        <w:trPr>
          <w:trHeight w:val="416"/>
        </w:trPr>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8F59D64" w14:textId="77777777" w:rsidR="003F3EDE" w:rsidRPr="004866BB" w:rsidRDefault="003F3EDE" w:rsidP="0025185C">
            <w:pPr>
              <w:jc w:val="center"/>
              <w:rPr>
                <w:rFonts w:ascii="Arial" w:eastAsia="Times New Roman" w:hAnsi="Arial" w:cs="Arial"/>
                <w:spacing w:val="-1"/>
                <w:sz w:val="20"/>
                <w:szCs w:val="20"/>
                <w:rPrChange w:id="4609"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610" w:author="Adelino Naquarta Sepalanga Domingos" w:date="2025-03-05T09:13:00Z" w16du:dateUtc="2025-03-05T08:13:00Z">
                  <w:rPr>
                    <w:rFonts w:ascii="Times New Roman" w:eastAsia="Times New Roman" w:hAnsi="Times New Roman"/>
                    <w:spacing w:val="-1"/>
                  </w:rPr>
                </w:rPrChange>
              </w:rPr>
              <w:t>3.4.3.11.2.2.</w:t>
            </w:r>
          </w:p>
        </w:tc>
        <w:tc>
          <w:tcPr>
            <w:tcW w:w="133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1A3D786" w14:textId="77777777" w:rsidR="003F3EDE" w:rsidRPr="004866BB" w:rsidRDefault="003F3EDE" w:rsidP="0025185C">
            <w:pPr>
              <w:jc w:val="center"/>
              <w:rPr>
                <w:rFonts w:ascii="Arial" w:eastAsia="Times New Roman" w:hAnsi="Arial" w:cs="Arial"/>
                <w:spacing w:val="-1"/>
                <w:sz w:val="20"/>
                <w:szCs w:val="20"/>
                <w:rPrChange w:id="4611"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612" w:author="Adelino Naquarta Sepalanga Domingos" w:date="2025-03-05T09:13:00Z" w16du:dateUtc="2025-03-05T08:13:00Z">
                  <w:rPr>
                    <w:rFonts w:ascii="Times New Roman" w:eastAsia="Times New Roman" w:hAnsi="Times New Roman"/>
                    <w:spacing w:val="-1"/>
                  </w:rPr>
                </w:rPrChange>
              </w:rPr>
              <w:t>*</w:t>
            </w:r>
          </w:p>
        </w:tc>
        <w:tc>
          <w:tcPr>
            <w:tcW w:w="354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590137C" w14:textId="77777777" w:rsidR="003F3EDE" w:rsidRPr="004866BB" w:rsidRDefault="003F3EDE" w:rsidP="0025185C">
            <w:pPr>
              <w:rPr>
                <w:rFonts w:ascii="Arial" w:eastAsia="Times New Roman" w:hAnsi="Arial" w:cs="Arial"/>
                <w:spacing w:val="-1"/>
                <w:sz w:val="20"/>
                <w:szCs w:val="20"/>
                <w:rPrChange w:id="4613"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614" w:author="Adelino Naquarta Sepalanga Domingos" w:date="2025-03-05T09:13:00Z" w16du:dateUtc="2025-03-05T08:13:00Z">
                  <w:rPr>
                    <w:rFonts w:ascii="Times New Roman" w:eastAsia="Times New Roman" w:hAnsi="Times New Roman"/>
                    <w:spacing w:val="-1"/>
                  </w:rPr>
                </w:rPrChange>
              </w:rPr>
              <w:t>Código da conta (AccountID)</w:t>
            </w:r>
          </w:p>
        </w:tc>
        <w:tc>
          <w:tcPr>
            <w:tcW w:w="340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34853CA" w14:textId="77777777" w:rsidR="003F3EDE" w:rsidRPr="004866BB" w:rsidRDefault="003F3EDE" w:rsidP="0025185C">
            <w:pPr>
              <w:rPr>
                <w:rFonts w:ascii="Arial" w:eastAsia="Times New Roman" w:hAnsi="Arial" w:cs="Arial"/>
                <w:spacing w:val="-1"/>
                <w:sz w:val="20"/>
                <w:szCs w:val="20"/>
                <w:rPrChange w:id="4615" w:author="Adelino Naquarta Sepalanga Domingos" w:date="2025-03-05T09:13:00Z" w16du:dateUtc="2025-03-05T08:13: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8C33AC2" w14:textId="77777777" w:rsidR="003F3EDE" w:rsidRPr="004866BB" w:rsidRDefault="003F3EDE" w:rsidP="0025185C">
            <w:pPr>
              <w:jc w:val="center"/>
              <w:rPr>
                <w:rFonts w:ascii="Arial" w:eastAsia="Times New Roman" w:hAnsi="Arial" w:cs="Arial"/>
                <w:spacing w:val="-1"/>
                <w:sz w:val="20"/>
                <w:szCs w:val="20"/>
                <w:rPrChange w:id="4616"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617" w:author="Adelino Naquarta Sepalanga Domingos" w:date="2025-03-05T09:13:00Z" w16du:dateUtc="2025-03-05T08:13:00Z">
                  <w:rPr>
                    <w:rFonts w:ascii="Times New Roman" w:eastAsia="Times New Roman" w:hAnsi="Times New Roman"/>
                    <w:spacing w:val="-1"/>
                  </w:rPr>
                </w:rPrChange>
              </w:rPr>
              <w:t>Texto 30</w:t>
            </w:r>
          </w:p>
        </w:tc>
      </w:tr>
      <w:tr w:rsidR="003F3EDE" w:rsidRPr="004866BB" w14:paraId="55347E83" w14:textId="77777777" w:rsidTr="0025185C">
        <w:trPr>
          <w:trHeight w:val="2168"/>
        </w:trPr>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B707B5B" w14:textId="77777777" w:rsidR="003F3EDE" w:rsidRPr="004866BB" w:rsidRDefault="003F3EDE" w:rsidP="0025185C">
            <w:pPr>
              <w:jc w:val="center"/>
              <w:rPr>
                <w:rFonts w:ascii="Arial" w:eastAsia="Times New Roman" w:hAnsi="Arial" w:cs="Arial"/>
                <w:spacing w:val="-1"/>
                <w:sz w:val="20"/>
                <w:szCs w:val="20"/>
                <w:rPrChange w:id="4618" w:author="Adelino Naquarta Sepalanga Domingos" w:date="2025-03-05T09:13:00Z" w16du:dateUtc="2025-03-05T08:13:00Z">
                  <w:rPr>
                    <w:rFonts w:ascii="Times New Roman" w:eastAsia="Times New Roman" w:hAnsi="Times New Roman"/>
                    <w:spacing w:val="-1"/>
                  </w:rPr>
                </w:rPrChange>
              </w:rPr>
            </w:pPr>
          </w:p>
          <w:p w14:paraId="653933B0" w14:textId="77777777" w:rsidR="003F3EDE" w:rsidRPr="004866BB" w:rsidRDefault="003F3EDE" w:rsidP="0025185C">
            <w:pPr>
              <w:jc w:val="center"/>
              <w:rPr>
                <w:rFonts w:ascii="Arial" w:eastAsia="Times New Roman" w:hAnsi="Arial" w:cs="Arial"/>
                <w:spacing w:val="-1"/>
                <w:sz w:val="20"/>
                <w:szCs w:val="20"/>
                <w:rPrChange w:id="4619" w:author="Adelino Naquarta Sepalanga Domingos" w:date="2025-03-05T09:13:00Z" w16du:dateUtc="2025-03-05T08:13:00Z">
                  <w:rPr>
                    <w:rFonts w:ascii="Times New Roman" w:eastAsia="Times New Roman" w:hAnsi="Times New Roman"/>
                    <w:spacing w:val="-1"/>
                  </w:rPr>
                </w:rPrChange>
              </w:rPr>
            </w:pPr>
          </w:p>
          <w:p w14:paraId="5E80DAC6" w14:textId="77777777" w:rsidR="003F3EDE" w:rsidRPr="004866BB" w:rsidRDefault="003F3EDE" w:rsidP="0025185C">
            <w:pPr>
              <w:jc w:val="center"/>
              <w:rPr>
                <w:rFonts w:ascii="Arial" w:eastAsia="Times New Roman" w:hAnsi="Arial" w:cs="Arial"/>
                <w:spacing w:val="-1"/>
                <w:sz w:val="20"/>
                <w:szCs w:val="20"/>
                <w:rPrChange w:id="4620"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621" w:author="Adelino Naquarta Sepalanga Domingos" w:date="2025-03-05T09:13:00Z" w16du:dateUtc="2025-03-05T08:13:00Z">
                  <w:rPr>
                    <w:rFonts w:ascii="Times New Roman" w:eastAsia="Times New Roman" w:hAnsi="Times New Roman"/>
                    <w:spacing w:val="-1"/>
                  </w:rPr>
                </w:rPrChange>
              </w:rPr>
              <w:t>3.4.3.11.2.3.</w:t>
            </w:r>
          </w:p>
        </w:tc>
        <w:tc>
          <w:tcPr>
            <w:tcW w:w="1331"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055D718" w14:textId="77777777" w:rsidR="003F3EDE" w:rsidRPr="004866BB" w:rsidRDefault="003F3EDE" w:rsidP="0025185C">
            <w:pPr>
              <w:jc w:val="center"/>
              <w:rPr>
                <w:rFonts w:ascii="Arial" w:eastAsia="Times New Roman" w:hAnsi="Arial" w:cs="Arial"/>
                <w:spacing w:val="-1"/>
                <w:sz w:val="20"/>
                <w:szCs w:val="20"/>
                <w:rPrChange w:id="4622" w:author="Adelino Naquarta Sepalanga Domingos" w:date="2025-03-05T09:13:00Z" w16du:dateUtc="2025-03-05T08:13:00Z">
                  <w:rPr>
                    <w:rFonts w:ascii="Times New Roman" w:eastAsia="Times New Roman" w:hAnsi="Times New Roman"/>
                    <w:spacing w:val="-1"/>
                  </w:rPr>
                </w:rPrChange>
              </w:rPr>
            </w:pPr>
          </w:p>
        </w:tc>
        <w:tc>
          <w:tcPr>
            <w:tcW w:w="354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8295C2E" w14:textId="77777777" w:rsidR="003F3EDE" w:rsidRPr="004866BB" w:rsidRDefault="003F3EDE" w:rsidP="0025185C">
            <w:pPr>
              <w:rPr>
                <w:rFonts w:ascii="Arial" w:eastAsia="Times New Roman" w:hAnsi="Arial" w:cs="Arial"/>
                <w:spacing w:val="-1"/>
                <w:sz w:val="20"/>
                <w:szCs w:val="20"/>
                <w:rPrChange w:id="4623" w:author="Adelino Naquarta Sepalanga Domingos" w:date="2025-03-05T09:13:00Z" w16du:dateUtc="2025-03-05T08:13:00Z">
                  <w:rPr>
                    <w:rFonts w:ascii="Times New Roman" w:eastAsia="Times New Roman" w:hAnsi="Times New Roman"/>
                    <w:spacing w:val="-1"/>
                  </w:rPr>
                </w:rPrChange>
              </w:rPr>
            </w:pPr>
          </w:p>
          <w:p w14:paraId="75C22DD8" w14:textId="77777777" w:rsidR="003F3EDE" w:rsidRPr="004866BB" w:rsidRDefault="003F3EDE" w:rsidP="0025185C">
            <w:pPr>
              <w:rPr>
                <w:rFonts w:ascii="Arial" w:eastAsia="Times New Roman" w:hAnsi="Arial" w:cs="Arial"/>
                <w:spacing w:val="-1"/>
                <w:sz w:val="20"/>
                <w:szCs w:val="20"/>
                <w:rPrChange w:id="4624" w:author="Adelino Naquarta Sepalanga Domingos" w:date="2025-03-05T09:13:00Z" w16du:dateUtc="2025-03-05T08:13:00Z">
                  <w:rPr>
                    <w:rFonts w:ascii="Times New Roman" w:eastAsia="Times New Roman" w:hAnsi="Times New Roman"/>
                    <w:spacing w:val="-1"/>
                  </w:rPr>
                </w:rPrChange>
              </w:rPr>
            </w:pPr>
          </w:p>
          <w:p w14:paraId="3565AF35" w14:textId="77777777" w:rsidR="003F3EDE" w:rsidRPr="004866BB" w:rsidRDefault="003F3EDE" w:rsidP="0025185C">
            <w:pPr>
              <w:rPr>
                <w:rFonts w:ascii="Arial" w:eastAsia="Times New Roman" w:hAnsi="Arial" w:cs="Arial"/>
                <w:spacing w:val="-1"/>
                <w:sz w:val="20"/>
                <w:szCs w:val="20"/>
                <w:rPrChange w:id="4625"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626" w:author="Adelino Naquarta Sepalanga Domingos" w:date="2025-03-05T09:13:00Z" w16du:dateUtc="2025-03-05T08:13:00Z">
                  <w:rPr>
                    <w:rFonts w:ascii="Times New Roman" w:eastAsia="Times New Roman" w:hAnsi="Times New Roman"/>
                    <w:spacing w:val="-1"/>
                  </w:rPr>
                </w:rPrChange>
              </w:rPr>
              <w:t xml:space="preserve">Chave única da tabela de movimentos contabilísticos </w:t>
            </w:r>
          </w:p>
          <w:p w14:paraId="18FF41EC" w14:textId="77777777" w:rsidR="003F3EDE" w:rsidRPr="004866BB" w:rsidRDefault="003F3EDE" w:rsidP="0025185C">
            <w:pPr>
              <w:rPr>
                <w:rFonts w:ascii="Arial" w:eastAsia="Times New Roman" w:hAnsi="Arial" w:cs="Arial"/>
                <w:spacing w:val="-1"/>
                <w:sz w:val="20"/>
                <w:szCs w:val="20"/>
                <w:rPrChange w:id="4627"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628" w:author="Adelino Naquarta Sepalanga Domingos" w:date="2025-03-05T09:13:00Z" w16du:dateUtc="2025-03-05T08:13:00Z">
                  <w:rPr>
                    <w:rFonts w:ascii="Times New Roman" w:eastAsia="Times New Roman" w:hAnsi="Times New Roman"/>
                    <w:spacing w:val="-1"/>
                  </w:rPr>
                </w:rPrChange>
              </w:rPr>
              <w:t>(SourceDocumentID)</w:t>
            </w:r>
          </w:p>
        </w:tc>
        <w:tc>
          <w:tcPr>
            <w:tcW w:w="3402"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390C105" w14:textId="77777777" w:rsidR="003F3EDE" w:rsidRPr="004866BB" w:rsidRDefault="003F3EDE" w:rsidP="0025185C">
            <w:pPr>
              <w:rPr>
                <w:rFonts w:ascii="Arial" w:eastAsia="Times New Roman" w:hAnsi="Arial" w:cs="Arial"/>
                <w:spacing w:val="-1"/>
                <w:sz w:val="20"/>
                <w:szCs w:val="20"/>
                <w:rPrChange w:id="4629"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630" w:author="Adelino Naquarta Sepalanga Domingos" w:date="2025-03-05T09:13:00Z" w16du:dateUtc="2025-03-05T08:13:00Z">
                  <w:rPr>
                    <w:rFonts w:ascii="Times New Roman" w:eastAsia="Times New Roman" w:hAnsi="Times New Roman"/>
                    <w:spacing w:val="-1"/>
                  </w:rPr>
                </w:rPrChange>
              </w:rPr>
              <w:t>Deve ser indicado o tipo e número do documento comercial relacionado com esta linha.</w:t>
            </w:r>
          </w:p>
          <w:p w14:paraId="33499ED4" w14:textId="76A677B1" w:rsidR="003F3EDE" w:rsidRPr="004866BB" w:rsidRDefault="003F3EDE" w:rsidP="0025185C">
            <w:pPr>
              <w:rPr>
                <w:rFonts w:ascii="Arial" w:eastAsia="Times New Roman" w:hAnsi="Arial" w:cs="Arial"/>
                <w:spacing w:val="-1"/>
                <w:sz w:val="20"/>
                <w:szCs w:val="20"/>
                <w:rPrChange w:id="4631"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632" w:author="Adelino Naquarta Sepalanga Domingos" w:date="2025-03-05T09:13:00Z" w16du:dateUtc="2025-03-05T08:13:00Z">
                  <w:rPr>
                    <w:rFonts w:ascii="Times New Roman" w:eastAsia="Times New Roman" w:hAnsi="Times New Roman"/>
                    <w:spacing w:val="-1"/>
                  </w:rPr>
                </w:rPrChange>
              </w:rPr>
              <w:t>No caso d</w:t>
            </w:r>
            <w:ins w:id="4633" w:author="Adelino Naquarta Sepalanga Domingos" w:date="2025-03-05T09:15:00Z" w16du:dateUtc="2025-03-05T08:15:00Z">
              <w:r w:rsidR="004866BB">
                <w:rPr>
                  <w:rFonts w:ascii="Arial" w:eastAsia="Times New Roman" w:hAnsi="Arial" w:cs="Arial"/>
                  <w:spacing w:val="-1"/>
                  <w:sz w:val="20"/>
                  <w:szCs w:val="20"/>
                </w:rPr>
                <w:t xml:space="preserve">e </w:t>
              </w:r>
            </w:ins>
            <w:r w:rsidRPr="004866BB">
              <w:rPr>
                <w:rFonts w:ascii="Arial" w:eastAsia="Times New Roman" w:hAnsi="Arial" w:cs="Arial"/>
                <w:spacing w:val="-1"/>
                <w:sz w:val="20"/>
                <w:szCs w:val="20"/>
                <w:rPrChange w:id="4634" w:author="Adelino Naquarta Sepalanga Domingos" w:date="2025-03-05T09:13:00Z" w16du:dateUtc="2025-03-05T08:13:00Z">
                  <w:rPr>
                    <w:rFonts w:ascii="Times New Roman" w:eastAsia="Times New Roman" w:hAnsi="Times New Roman"/>
                    <w:spacing w:val="-1"/>
                  </w:rPr>
                </w:rPrChange>
              </w:rPr>
              <w:t>a aplicação ser integrada deve ser utilizada a estrutura de numeração do campo de origem.</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A5F05D5" w14:textId="77777777" w:rsidR="003F3EDE" w:rsidRPr="004866BB" w:rsidRDefault="003F3EDE" w:rsidP="0025185C">
            <w:pPr>
              <w:jc w:val="center"/>
              <w:rPr>
                <w:rFonts w:ascii="Arial" w:eastAsia="Times New Roman" w:hAnsi="Arial" w:cs="Arial"/>
                <w:spacing w:val="-1"/>
                <w:sz w:val="20"/>
                <w:szCs w:val="20"/>
                <w:rPrChange w:id="4635" w:author="Adelino Naquarta Sepalanga Domingos" w:date="2025-03-05T09:13:00Z" w16du:dateUtc="2025-03-05T08:13:00Z">
                  <w:rPr>
                    <w:rFonts w:ascii="Times New Roman" w:eastAsia="Times New Roman" w:hAnsi="Times New Roman"/>
                    <w:spacing w:val="-1"/>
                  </w:rPr>
                </w:rPrChange>
              </w:rPr>
            </w:pPr>
          </w:p>
          <w:p w14:paraId="1A6F758D" w14:textId="77777777" w:rsidR="003F3EDE" w:rsidRPr="004866BB" w:rsidRDefault="003F3EDE" w:rsidP="0025185C">
            <w:pPr>
              <w:jc w:val="center"/>
              <w:rPr>
                <w:rFonts w:ascii="Arial" w:eastAsia="Times New Roman" w:hAnsi="Arial" w:cs="Arial"/>
                <w:spacing w:val="-1"/>
                <w:sz w:val="20"/>
                <w:szCs w:val="20"/>
                <w:rPrChange w:id="4636" w:author="Adelino Naquarta Sepalanga Domingos" w:date="2025-03-05T09:13:00Z" w16du:dateUtc="2025-03-05T08:13:00Z">
                  <w:rPr>
                    <w:rFonts w:ascii="Times New Roman" w:eastAsia="Times New Roman" w:hAnsi="Times New Roman"/>
                    <w:spacing w:val="-1"/>
                  </w:rPr>
                </w:rPrChange>
              </w:rPr>
            </w:pPr>
          </w:p>
          <w:p w14:paraId="40FD6C67" w14:textId="77777777" w:rsidR="003F3EDE" w:rsidRPr="004866BB" w:rsidRDefault="003F3EDE" w:rsidP="0025185C">
            <w:pPr>
              <w:jc w:val="center"/>
              <w:rPr>
                <w:rFonts w:ascii="Arial" w:eastAsia="Times New Roman" w:hAnsi="Arial" w:cs="Arial"/>
                <w:spacing w:val="-1"/>
                <w:sz w:val="20"/>
                <w:szCs w:val="20"/>
                <w:rPrChange w:id="4637"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638" w:author="Adelino Naquarta Sepalanga Domingos" w:date="2025-03-05T09:13:00Z" w16du:dateUtc="2025-03-05T08:13:00Z">
                  <w:rPr>
                    <w:rFonts w:ascii="Times New Roman" w:eastAsia="Times New Roman" w:hAnsi="Times New Roman"/>
                    <w:spacing w:val="-1"/>
                  </w:rPr>
                </w:rPrChange>
              </w:rPr>
              <w:t>Texto 60</w:t>
            </w:r>
          </w:p>
        </w:tc>
      </w:tr>
      <w:tr w:rsidR="003F3EDE" w:rsidRPr="004866BB" w14:paraId="14C4F1B9" w14:textId="77777777" w:rsidTr="0025185C">
        <w:trPr>
          <w:trHeight w:val="963"/>
        </w:trPr>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9E65249" w14:textId="77777777" w:rsidR="003F3EDE" w:rsidRPr="004866BB" w:rsidRDefault="003F3EDE" w:rsidP="0025185C">
            <w:pPr>
              <w:jc w:val="center"/>
              <w:rPr>
                <w:rFonts w:ascii="Arial" w:eastAsia="Times New Roman" w:hAnsi="Arial" w:cs="Arial"/>
                <w:spacing w:val="-1"/>
                <w:sz w:val="20"/>
                <w:szCs w:val="20"/>
                <w:rPrChange w:id="4639"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640" w:author="Adelino Naquarta Sepalanga Domingos" w:date="2025-03-05T09:13:00Z" w16du:dateUtc="2025-03-05T08:13:00Z">
                  <w:rPr>
                    <w:rFonts w:ascii="Times New Roman" w:eastAsia="Times New Roman" w:hAnsi="Times New Roman"/>
                    <w:spacing w:val="-1"/>
                  </w:rPr>
                </w:rPrChange>
              </w:rPr>
              <w:t>3.4.3.11.2.4.</w:t>
            </w:r>
          </w:p>
        </w:tc>
        <w:tc>
          <w:tcPr>
            <w:tcW w:w="133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3EFAD88" w14:textId="77777777" w:rsidR="003F3EDE" w:rsidRPr="004866BB" w:rsidRDefault="003F3EDE" w:rsidP="0025185C">
            <w:pPr>
              <w:jc w:val="center"/>
              <w:rPr>
                <w:rFonts w:ascii="Arial" w:eastAsia="Times New Roman" w:hAnsi="Arial" w:cs="Arial"/>
                <w:spacing w:val="-1"/>
                <w:sz w:val="20"/>
                <w:szCs w:val="20"/>
                <w:rPrChange w:id="4641"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642" w:author="Adelino Naquarta Sepalanga Domingos" w:date="2025-03-05T09:13:00Z" w16du:dateUtc="2025-03-05T08:13:00Z">
                  <w:rPr>
                    <w:rFonts w:ascii="Times New Roman" w:eastAsia="Times New Roman" w:hAnsi="Times New Roman"/>
                    <w:spacing w:val="-1"/>
                  </w:rPr>
                </w:rPrChange>
              </w:rPr>
              <w:t>*</w:t>
            </w:r>
          </w:p>
        </w:tc>
        <w:tc>
          <w:tcPr>
            <w:tcW w:w="354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CE133A4" w14:textId="77777777" w:rsidR="003F3EDE" w:rsidRPr="004866BB" w:rsidRDefault="003F3EDE" w:rsidP="0025185C">
            <w:pPr>
              <w:rPr>
                <w:rFonts w:ascii="Arial" w:eastAsia="Times New Roman" w:hAnsi="Arial" w:cs="Arial"/>
                <w:spacing w:val="-1"/>
                <w:sz w:val="20"/>
                <w:szCs w:val="20"/>
                <w:rPrChange w:id="4643"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644" w:author="Adelino Naquarta Sepalanga Domingos" w:date="2025-03-05T09:13:00Z" w16du:dateUtc="2025-03-05T08:13:00Z">
                  <w:rPr>
                    <w:rFonts w:ascii="Times New Roman" w:eastAsia="Times New Roman" w:hAnsi="Times New Roman"/>
                    <w:spacing w:val="-1"/>
                  </w:rPr>
                </w:rPrChange>
              </w:rPr>
              <w:t>Data do registo do documento contabilístico (System Entry Date)</w:t>
            </w:r>
          </w:p>
        </w:tc>
        <w:tc>
          <w:tcPr>
            <w:tcW w:w="340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686F085" w14:textId="77777777" w:rsidR="003F3EDE" w:rsidRPr="004866BB" w:rsidRDefault="003F3EDE" w:rsidP="0025185C">
            <w:pPr>
              <w:rPr>
                <w:rFonts w:ascii="Arial" w:eastAsia="Times New Roman" w:hAnsi="Arial" w:cs="Arial"/>
                <w:spacing w:val="-1"/>
                <w:sz w:val="20"/>
                <w:szCs w:val="20"/>
                <w:rPrChange w:id="4645"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646" w:author="Adelino Naquarta Sepalanga Domingos" w:date="2025-03-05T09:13:00Z" w16du:dateUtc="2025-03-05T08:13:00Z">
                  <w:rPr>
                    <w:rFonts w:ascii="Times New Roman" w:eastAsia="Times New Roman" w:hAnsi="Times New Roman"/>
                    <w:spacing w:val="-1"/>
                  </w:rPr>
                </w:rPrChange>
              </w:rPr>
              <w:t>Registo do movimento ao segundo. Tipo de data e hora: “AAAA-MM- DDThh:mm:ss”.</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1C60545" w14:textId="77777777" w:rsidR="003F3EDE" w:rsidRPr="004866BB" w:rsidRDefault="003F3EDE" w:rsidP="0025185C">
            <w:pPr>
              <w:jc w:val="center"/>
              <w:rPr>
                <w:rFonts w:ascii="Arial" w:eastAsia="Times New Roman" w:hAnsi="Arial" w:cs="Arial"/>
                <w:spacing w:val="-1"/>
                <w:sz w:val="20"/>
                <w:szCs w:val="20"/>
                <w:rPrChange w:id="4647"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648" w:author="Adelino Naquarta Sepalanga Domingos" w:date="2025-03-05T09:13:00Z" w16du:dateUtc="2025-03-05T08:13:00Z">
                  <w:rPr>
                    <w:rFonts w:ascii="Times New Roman" w:eastAsia="Times New Roman" w:hAnsi="Times New Roman"/>
                    <w:spacing w:val="-1"/>
                  </w:rPr>
                </w:rPrChange>
              </w:rPr>
              <w:t>Data e Hora</w:t>
            </w:r>
          </w:p>
        </w:tc>
      </w:tr>
      <w:tr w:rsidR="003F3EDE" w:rsidRPr="004866BB" w14:paraId="2076060D" w14:textId="77777777" w:rsidTr="0025185C">
        <w:trPr>
          <w:trHeight w:val="781"/>
        </w:trPr>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27A0EE3" w14:textId="77777777" w:rsidR="003F3EDE" w:rsidRPr="004866BB" w:rsidRDefault="003F3EDE" w:rsidP="0025185C">
            <w:pPr>
              <w:jc w:val="center"/>
              <w:rPr>
                <w:rFonts w:ascii="Arial" w:eastAsia="Times New Roman" w:hAnsi="Arial" w:cs="Arial"/>
                <w:spacing w:val="-1"/>
                <w:sz w:val="20"/>
                <w:szCs w:val="20"/>
                <w:rPrChange w:id="4649"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650" w:author="Adelino Naquarta Sepalanga Domingos" w:date="2025-03-05T09:13:00Z" w16du:dateUtc="2025-03-05T08:13:00Z">
                  <w:rPr>
                    <w:rFonts w:ascii="Times New Roman" w:eastAsia="Times New Roman" w:hAnsi="Times New Roman"/>
                    <w:spacing w:val="-1"/>
                  </w:rPr>
                </w:rPrChange>
              </w:rPr>
              <w:t>3.4.3.11.2.5.</w:t>
            </w:r>
          </w:p>
        </w:tc>
        <w:tc>
          <w:tcPr>
            <w:tcW w:w="1331"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F99FBA5" w14:textId="77777777" w:rsidR="003F3EDE" w:rsidRPr="004866BB" w:rsidRDefault="003F3EDE" w:rsidP="0025185C">
            <w:pPr>
              <w:jc w:val="center"/>
              <w:rPr>
                <w:rFonts w:ascii="Arial" w:eastAsia="Times New Roman" w:hAnsi="Arial" w:cs="Arial"/>
                <w:spacing w:val="-1"/>
                <w:sz w:val="20"/>
                <w:szCs w:val="20"/>
                <w:rPrChange w:id="4651"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652" w:author="Adelino Naquarta Sepalanga Domingos" w:date="2025-03-05T09:13:00Z" w16du:dateUtc="2025-03-05T08:13:00Z">
                  <w:rPr>
                    <w:rFonts w:ascii="Times New Roman" w:eastAsia="Times New Roman" w:hAnsi="Times New Roman"/>
                    <w:spacing w:val="-1"/>
                  </w:rPr>
                </w:rPrChange>
              </w:rPr>
              <w:t>*</w:t>
            </w:r>
          </w:p>
        </w:tc>
        <w:tc>
          <w:tcPr>
            <w:tcW w:w="354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157D955" w14:textId="77777777" w:rsidR="003F3EDE" w:rsidRPr="004866BB" w:rsidRDefault="003F3EDE" w:rsidP="0025185C">
            <w:pPr>
              <w:rPr>
                <w:rFonts w:ascii="Arial" w:eastAsia="Times New Roman" w:hAnsi="Arial" w:cs="Arial"/>
                <w:spacing w:val="-1"/>
                <w:sz w:val="20"/>
                <w:szCs w:val="20"/>
                <w:rPrChange w:id="4653"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654" w:author="Adelino Naquarta Sepalanga Domingos" w:date="2025-03-05T09:13:00Z" w16du:dateUtc="2025-03-05T08:13:00Z">
                  <w:rPr>
                    <w:rFonts w:ascii="Times New Roman" w:eastAsia="Times New Roman" w:hAnsi="Times New Roman"/>
                    <w:spacing w:val="-1"/>
                  </w:rPr>
                </w:rPrChange>
              </w:rPr>
              <w:t>Descrição da linha de documento (Description)</w:t>
            </w:r>
          </w:p>
        </w:tc>
        <w:tc>
          <w:tcPr>
            <w:tcW w:w="3402"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2397D67" w14:textId="77777777" w:rsidR="003F3EDE" w:rsidRPr="004866BB" w:rsidRDefault="003F3EDE" w:rsidP="0025185C">
            <w:pPr>
              <w:rPr>
                <w:rFonts w:ascii="Arial" w:eastAsia="Times New Roman" w:hAnsi="Arial" w:cs="Arial"/>
                <w:spacing w:val="-1"/>
                <w:sz w:val="20"/>
                <w:szCs w:val="20"/>
                <w:rPrChange w:id="4655" w:author="Adelino Naquarta Sepalanga Domingos" w:date="2025-03-05T09:13:00Z" w16du:dateUtc="2025-03-05T08:13: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28CA4FE" w14:textId="77777777" w:rsidR="003F3EDE" w:rsidRPr="004866BB" w:rsidRDefault="003F3EDE" w:rsidP="0025185C">
            <w:pPr>
              <w:jc w:val="center"/>
              <w:rPr>
                <w:rFonts w:ascii="Arial" w:eastAsia="Times New Roman" w:hAnsi="Arial" w:cs="Arial"/>
                <w:spacing w:val="-1"/>
                <w:sz w:val="20"/>
                <w:szCs w:val="20"/>
                <w:rPrChange w:id="4656"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657" w:author="Adelino Naquarta Sepalanga Domingos" w:date="2025-03-05T09:13:00Z" w16du:dateUtc="2025-03-05T08:13:00Z">
                  <w:rPr>
                    <w:rFonts w:ascii="Times New Roman" w:eastAsia="Times New Roman" w:hAnsi="Times New Roman"/>
                    <w:spacing w:val="-1"/>
                  </w:rPr>
                </w:rPrChange>
              </w:rPr>
              <w:t>Texto</w:t>
            </w:r>
          </w:p>
          <w:p w14:paraId="48A2968A" w14:textId="77777777" w:rsidR="003F3EDE" w:rsidRPr="004866BB" w:rsidRDefault="003F3EDE" w:rsidP="0025185C">
            <w:pPr>
              <w:jc w:val="center"/>
              <w:rPr>
                <w:rFonts w:ascii="Arial" w:eastAsia="Times New Roman" w:hAnsi="Arial" w:cs="Arial"/>
                <w:spacing w:val="-1"/>
                <w:sz w:val="20"/>
                <w:szCs w:val="20"/>
                <w:rPrChange w:id="4658"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659" w:author="Adelino Naquarta Sepalanga Domingos" w:date="2025-03-05T09:13:00Z" w16du:dateUtc="2025-03-05T08:13:00Z">
                  <w:rPr>
                    <w:rFonts w:ascii="Times New Roman" w:eastAsia="Times New Roman" w:hAnsi="Times New Roman"/>
                    <w:spacing w:val="-1"/>
                  </w:rPr>
                </w:rPrChange>
              </w:rPr>
              <w:t xml:space="preserve"> 200</w:t>
            </w:r>
          </w:p>
        </w:tc>
      </w:tr>
      <w:tr w:rsidR="003F3EDE" w:rsidRPr="004866BB" w14:paraId="443E4E1F" w14:textId="77777777" w:rsidTr="0025185C">
        <w:trPr>
          <w:trHeight w:val="286"/>
        </w:trPr>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AD2D2FF" w14:textId="77777777" w:rsidR="003F3EDE" w:rsidRPr="004866BB" w:rsidRDefault="003F3EDE" w:rsidP="0025185C">
            <w:pPr>
              <w:jc w:val="center"/>
              <w:rPr>
                <w:rFonts w:ascii="Arial" w:eastAsia="Times New Roman" w:hAnsi="Arial" w:cs="Arial"/>
                <w:spacing w:val="-1"/>
                <w:sz w:val="20"/>
                <w:szCs w:val="20"/>
                <w:rPrChange w:id="4660"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661" w:author="Adelino Naquarta Sepalanga Domingos" w:date="2025-03-05T09:13:00Z" w16du:dateUtc="2025-03-05T08:13:00Z">
                  <w:rPr>
                    <w:rFonts w:ascii="Times New Roman" w:eastAsia="Times New Roman" w:hAnsi="Times New Roman"/>
                    <w:spacing w:val="-1"/>
                  </w:rPr>
                </w:rPrChange>
              </w:rPr>
              <w:t>3.4.3.11.2.6.</w:t>
            </w:r>
          </w:p>
        </w:tc>
        <w:tc>
          <w:tcPr>
            <w:tcW w:w="133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4F57C45" w14:textId="77777777" w:rsidR="003F3EDE" w:rsidRPr="004866BB" w:rsidRDefault="003F3EDE" w:rsidP="0025185C">
            <w:pPr>
              <w:jc w:val="center"/>
              <w:rPr>
                <w:rFonts w:ascii="Arial" w:eastAsia="Times New Roman" w:hAnsi="Arial" w:cs="Arial"/>
                <w:spacing w:val="-1"/>
                <w:sz w:val="20"/>
                <w:szCs w:val="20"/>
                <w:rPrChange w:id="4662"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663" w:author="Adelino Naquarta Sepalanga Domingos" w:date="2025-03-05T09:13:00Z" w16du:dateUtc="2025-03-05T08:13:00Z">
                  <w:rPr>
                    <w:rFonts w:ascii="Times New Roman" w:eastAsia="Times New Roman" w:hAnsi="Times New Roman"/>
                    <w:spacing w:val="-1"/>
                  </w:rPr>
                </w:rPrChange>
              </w:rPr>
              <w:t>*</w:t>
            </w:r>
          </w:p>
        </w:tc>
        <w:tc>
          <w:tcPr>
            <w:tcW w:w="354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8AD31D1" w14:textId="77777777" w:rsidR="003F3EDE" w:rsidRPr="004866BB" w:rsidRDefault="003F3EDE" w:rsidP="0025185C">
            <w:pPr>
              <w:rPr>
                <w:rFonts w:ascii="Arial" w:eastAsia="Times New Roman" w:hAnsi="Arial" w:cs="Arial"/>
                <w:spacing w:val="-1"/>
                <w:sz w:val="20"/>
                <w:szCs w:val="20"/>
                <w:rPrChange w:id="4664"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665" w:author="Adelino Naquarta Sepalanga Domingos" w:date="2025-03-05T09:13:00Z" w16du:dateUtc="2025-03-05T08:13:00Z">
                  <w:rPr>
                    <w:rFonts w:ascii="Times New Roman" w:eastAsia="Times New Roman" w:hAnsi="Times New Roman"/>
                    <w:spacing w:val="-1"/>
                  </w:rPr>
                </w:rPrChange>
              </w:rPr>
              <w:t>Valor a crédito (CreditAmount)</w:t>
            </w:r>
          </w:p>
        </w:tc>
        <w:tc>
          <w:tcPr>
            <w:tcW w:w="340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75CF518" w14:textId="77777777" w:rsidR="003F3EDE" w:rsidRPr="004866BB" w:rsidRDefault="003F3EDE" w:rsidP="0025185C">
            <w:pPr>
              <w:rPr>
                <w:rFonts w:ascii="Arial" w:eastAsia="Times New Roman" w:hAnsi="Arial" w:cs="Arial"/>
                <w:spacing w:val="-1"/>
                <w:sz w:val="20"/>
                <w:szCs w:val="20"/>
                <w:rPrChange w:id="4666" w:author="Adelino Naquarta Sepalanga Domingos" w:date="2025-03-05T09:13:00Z" w16du:dateUtc="2025-03-05T08:13: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4336F37" w14:textId="77777777" w:rsidR="003F3EDE" w:rsidRPr="004866BB" w:rsidRDefault="003F3EDE" w:rsidP="0025185C">
            <w:pPr>
              <w:jc w:val="center"/>
              <w:rPr>
                <w:rFonts w:ascii="Arial" w:eastAsia="Times New Roman" w:hAnsi="Arial" w:cs="Arial"/>
                <w:spacing w:val="-1"/>
                <w:sz w:val="20"/>
                <w:szCs w:val="20"/>
                <w:rPrChange w:id="4667" w:author="Adelino Naquarta Sepalanga Domingos" w:date="2025-03-05T09:13:00Z" w16du:dateUtc="2025-03-05T08:13:00Z">
                  <w:rPr>
                    <w:rFonts w:ascii="Times New Roman" w:eastAsia="Times New Roman" w:hAnsi="Times New Roman"/>
                    <w:spacing w:val="-1"/>
                  </w:rPr>
                </w:rPrChange>
              </w:rPr>
            </w:pPr>
            <w:r w:rsidRPr="004866BB">
              <w:rPr>
                <w:rFonts w:ascii="Arial" w:eastAsia="Times New Roman" w:hAnsi="Arial" w:cs="Arial"/>
                <w:spacing w:val="-1"/>
                <w:sz w:val="20"/>
                <w:szCs w:val="20"/>
                <w:rPrChange w:id="4668" w:author="Adelino Naquarta Sepalanga Domingos" w:date="2025-03-05T09:13:00Z" w16du:dateUtc="2025-03-05T08:13:00Z">
                  <w:rPr>
                    <w:rFonts w:ascii="Times New Roman" w:eastAsia="Times New Roman" w:hAnsi="Times New Roman"/>
                    <w:spacing w:val="-1"/>
                  </w:rPr>
                </w:rPrChange>
              </w:rPr>
              <w:t>Monetário</w:t>
            </w:r>
          </w:p>
        </w:tc>
      </w:tr>
    </w:tbl>
    <w:p w14:paraId="2547DD7F" w14:textId="77777777" w:rsidR="003F3EDE" w:rsidRPr="00691778" w:rsidRDefault="003F3EDE" w:rsidP="003F3EDE">
      <w:pPr>
        <w:spacing w:after="240" w:line="276" w:lineRule="auto"/>
        <w:ind w:right="228"/>
        <w:jc w:val="both"/>
        <w:rPr>
          <w:rFonts w:ascii="Arial" w:eastAsia="Microsoft JhengHei" w:hAnsi="Arial" w:cs="Arial"/>
          <w:szCs w:val="24"/>
          <w:rPrChange w:id="4669" w:author="Adelino Naquarta Sepalanga Domingos" w:date="2025-03-05T08:49:00Z" w16du:dateUtc="2025-03-05T07:49:00Z">
            <w:rPr>
              <w:rFonts w:ascii="Microsoft JhengHei" w:eastAsia="Microsoft JhengHei" w:hAnsi="Microsoft JhengHei" w:cstheme="minorHAnsi"/>
              <w:szCs w:val="24"/>
            </w:rPr>
          </w:rPrChange>
        </w:rPr>
      </w:pPr>
    </w:p>
    <w:p w14:paraId="510909A2" w14:textId="77777777" w:rsidR="003F3EDE" w:rsidRPr="00691778" w:rsidRDefault="003F3EDE" w:rsidP="003F3EDE">
      <w:pPr>
        <w:spacing w:after="240" w:line="276" w:lineRule="auto"/>
        <w:rPr>
          <w:rFonts w:ascii="Arial" w:eastAsia="Microsoft JhengHei" w:hAnsi="Arial" w:cs="Arial"/>
          <w:b/>
          <w:sz w:val="24"/>
          <w:szCs w:val="24"/>
          <w:rPrChange w:id="4670" w:author="Adelino Naquarta Sepalanga Domingos" w:date="2025-03-05T08:49:00Z" w16du:dateUtc="2025-03-05T07:49:00Z">
            <w:rPr>
              <w:rFonts w:ascii="Times New Roman" w:eastAsia="Microsoft JhengHei" w:hAnsi="Times New Roman" w:cs="Times New Roman"/>
              <w:b/>
              <w:sz w:val="24"/>
              <w:szCs w:val="24"/>
            </w:rPr>
          </w:rPrChange>
        </w:rPr>
      </w:pPr>
      <w:r w:rsidRPr="00691778">
        <w:rPr>
          <w:rFonts w:ascii="Arial" w:eastAsia="Microsoft JhengHei" w:hAnsi="Arial" w:cs="Arial"/>
          <w:b/>
          <w:sz w:val="24"/>
          <w:szCs w:val="24"/>
          <w:rPrChange w:id="4671" w:author="Adelino Naquarta Sepalanga Domingos" w:date="2025-03-05T08:49:00Z" w16du:dateUtc="2025-03-05T07:49:00Z">
            <w:rPr>
              <w:rFonts w:ascii="Times New Roman" w:eastAsia="Microsoft JhengHei" w:hAnsi="Times New Roman" w:cs="Times New Roman"/>
              <w:b/>
              <w:sz w:val="24"/>
              <w:szCs w:val="24"/>
            </w:rPr>
          </w:rPrChange>
        </w:rPr>
        <w:t>4 - Documentos comerciais (SourceDocuments):</w:t>
      </w:r>
    </w:p>
    <w:p w14:paraId="62C3640A" w14:textId="77777777" w:rsidR="003F3EDE" w:rsidRPr="00691778" w:rsidRDefault="003F3EDE" w:rsidP="003F3EDE">
      <w:pPr>
        <w:spacing w:after="240" w:line="276" w:lineRule="auto"/>
        <w:jc w:val="both"/>
        <w:rPr>
          <w:rFonts w:ascii="Arial" w:eastAsia="Times New Roman" w:hAnsi="Arial" w:cs="Arial"/>
          <w:spacing w:val="-1"/>
          <w:sz w:val="24"/>
          <w:szCs w:val="24"/>
          <w:rPrChange w:id="4672" w:author="Adelino Naquarta Sepalanga Domingos" w:date="2025-03-05T08:49:00Z" w16du:dateUtc="2025-03-05T07:49:00Z">
            <w:rPr>
              <w:rFonts w:ascii="Times New Roman" w:eastAsia="Times New Roman" w:hAnsi="Times New Roman" w:cs="Times New Roman"/>
              <w:spacing w:val="-1"/>
              <w:sz w:val="24"/>
              <w:szCs w:val="24"/>
            </w:rPr>
          </w:rPrChange>
        </w:rPr>
      </w:pPr>
      <w:r w:rsidRPr="00691778">
        <w:rPr>
          <w:rFonts w:ascii="Arial" w:eastAsia="Times New Roman" w:hAnsi="Arial" w:cs="Arial"/>
          <w:spacing w:val="-1"/>
          <w:sz w:val="24"/>
          <w:szCs w:val="24"/>
          <w:rPrChange w:id="4673" w:author="Adelino Naquarta Sepalanga Domingos" w:date="2025-03-05T08:49:00Z" w16du:dateUtc="2025-03-05T07:49:00Z">
            <w:rPr>
              <w:rFonts w:ascii="Times New Roman" w:eastAsia="Times New Roman" w:hAnsi="Times New Roman" w:cs="Times New Roman"/>
              <w:spacing w:val="-1"/>
              <w:sz w:val="24"/>
              <w:szCs w:val="24"/>
            </w:rPr>
          </w:rPrChange>
        </w:rPr>
        <w:t>Nestas tabelas não devem ser exportadas linhas sem relevância fiscal, designadamente descrições técnicas, instruções de montagem e condições de garantia.</w:t>
      </w:r>
    </w:p>
    <w:p w14:paraId="7CE1CBD0" w14:textId="77777777" w:rsidR="003F3EDE" w:rsidRPr="00691778" w:rsidRDefault="003F3EDE" w:rsidP="003F3EDE">
      <w:pPr>
        <w:spacing w:after="240" w:line="276" w:lineRule="auto"/>
        <w:jc w:val="both"/>
        <w:rPr>
          <w:rFonts w:ascii="Arial" w:eastAsia="Times New Roman" w:hAnsi="Arial" w:cs="Arial"/>
          <w:spacing w:val="-1"/>
          <w:sz w:val="24"/>
          <w:szCs w:val="24"/>
          <w:rPrChange w:id="4674" w:author="Adelino Naquarta Sepalanga Domingos" w:date="2025-03-05T08:49:00Z" w16du:dateUtc="2025-03-05T07:49:00Z">
            <w:rPr>
              <w:rFonts w:ascii="Times New Roman" w:eastAsia="Times New Roman" w:hAnsi="Times New Roman" w:cs="Times New Roman"/>
              <w:spacing w:val="-1"/>
              <w:sz w:val="24"/>
              <w:szCs w:val="24"/>
            </w:rPr>
          </w:rPrChange>
        </w:rPr>
      </w:pPr>
      <w:r w:rsidRPr="00691778">
        <w:rPr>
          <w:rFonts w:ascii="Arial" w:eastAsia="Times New Roman" w:hAnsi="Arial" w:cs="Arial"/>
          <w:spacing w:val="-1"/>
          <w:sz w:val="24"/>
          <w:szCs w:val="24"/>
          <w:rPrChange w:id="4675" w:author="Adelino Naquarta Sepalanga Domingos" w:date="2025-03-05T08:49:00Z" w16du:dateUtc="2025-03-05T07:49:00Z">
            <w:rPr>
              <w:rFonts w:ascii="Times New Roman" w:eastAsia="Times New Roman" w:hAnsi="Times New Roman" w:cs="Times New Roman"/>
              <w:spacing w:val="-1"/>
              <w:sz w:val="24"/>
              <w:szCs w:val="24"/>
            </w:rPr>
          </w:rPrChange>
        </w:rPr>
        <w:t>O código interno do tipo de documento não pode ser utilizado em diferentes tipos de documento, independentemente da tabela em que deva ser exportado.</w:t>
      </w:r>
    </w:p>
    <w:p w14:paraId="7D54F840" w14:textId="77777777" w:rsidR="003F3EDE" w:rsidRPr="00691778" w:rsidRDefault="003F3EDE" w:rsidP="003F3EDE">
      <w:pPr>
        <w:spacing w:after="240" w:line="276" w:lineRule="auto"/>
        <w:jc w:val="both"/>
        <w:rPr>
          <w:rFonts w:ascii="Arial" w:eastAsia="Times New Roman" w:hAnsi="Arial" w:cs="Arial"/>
          <w:b/>
          <w:bCs/>
          <w:spacing w:val="-1"/>
          <w:sz w:val="24"/>
          <w:szCs w:val="24"/>
          <w:rPrChange w:id="4676" w:author="Adelino Naquarta Sepalanga Domingos" w:date="2025-03-05T08:49:00Z" w16du:dateUtc="2025-03-05T07:49:00Z">
            <w:rPr>
              <w:rFonts w:ascii="Times New Roman" w:eastAsia="Times New Roman" w:hAnsi="Times New Roman" w:cs="Times New Roman"/>
              <w:b/>
              <w:bCs/>
              <w:spacing w:val="-1"/>
              <w:sz w:val="24"/>
              <w:szCs w:val="24"/>
            </w:rPr>
          </w:rPrChange>
        </w:rPr>
      </w:pPr>
      <w:r w:rsidRPr="00691778">
        <w:rPr>
          <w:rFonts w:ascii="Arial" w:eastAsia="Times New Roman" w:hAnsi="Arial" w:cs="Arial"/>
          <w:b/>
          <w:bCs/>
          <w:spacing w:val="-1"/>
          <w:sz w:val="24"/>
          <w:szCs w:val="24"/>
          <w:rPrChange w:id="4677" w:author="Adelino Naquarta Sepalanga Domingos" w:date="2025-03-05T08:49:00Z" w16du:dateUtc="2025-03-05T07:49:00Z">
            <w:rPr>
              <w:rFonts w:ascii="Times New Roman" w:eastAsia="Times New Roman" w:hAnsi="Times New Roman" w:cs="Times New Roman"/>
              <w:b/>
              <w:bCs/>
              <w:spacing w:val="-1"/>
              <w:sz w:val="24"/>
              <w:szCs w:val="24"/>
            </w:rPr>
          </w:rPrChange>
        </w:rPr>
        <w:t>4.1– Documentos comerciais a clientes (SalesInvoices).</w:t>
      </w:r>
    </w:p>
    <w:p w14:paraId="3FC49BAC" w14:textId="77777777" w:rsidR="003F3EDE" w:rsidRPr="00691778" w:rsidRDefault="003F3EDE" w:rsidP="003F3EDE">
      <w:pPr>
        <w:spacing w:after="240" w:line="276" w:lineRule="auto"/>
        <w:jc w:val="both"/>
        <w:rPr>
          <w:rFonts w:ascii="Arial" w:eastAsia="Times New Roman" w:hAnsi="Arial" w:cs="Arial"/>
          <w:spacing w:val="-1"/>
          <w:sz w:val="24"/>
          <w:szCs w:val="24"/>
          <w:rPrChange w:id="4678" w:author="Adelino Naquarta Sepalanga Domingos" w:date="2025-03-05T08:49:00Z" w16du:dateUtc="2025-03-05T07:49:00Z">
            <w:rPr>
              <w:rFonts w:ascii="Times New Roman" w:eastAsia="Times New Roman" w:hAnsi="Times New Roman" w:cs="Times New Roman"/>
              <w:spacing w:val="-1"/>
              <w:sz w:val="24"/>
              <w:szCs w:val="24"/>
            </w:rPr>
          </w:rPrChange>
        </w:rPr>
      </w:pPr>
      <w:r w:rsidRPr="00691778">
        <w:rPr>
          <w:rFonts w:ascii="Arial" w:eastAsia="Times New Roman" w:hAnsi="Arial" w:cs="Arial"/>
          <w:spacing w:val="-1"/>
          <w:sz w:val="24"/>
          <w:szCs w:val="24"/>
          <w:rPrChange w:id="4679" w:author="Adelino Naquarta Sepalanga Domingos" w:date="2025-03-05T08:49:00Z" w16du:dateUtc="2025-03-05T07:49:00Z">
            <w:rPr>
              <w:rFonts w:ascii="Times New Roman" w:eastAsia="Times New Roman" w:hAnsi="Times New Roman" w:cs="Times New Roman"/>
              <w:spacing w:val="-1"/>
              <w:sz w:val="24"/>
              <w:szCs w:val="24"/>
            </w:rPr>
          </w:rPrChange>
        </w:rPr>
        <w:t>Devem constar nesta tabela todos os documentos de venda e rectificativos emitidos pela empresa, incluindo os documentos anulados, devidamente assinalados, para permitir verificar a sequencialidade da numeração dos documentos dentro de cada série documental, que deve ter uma numeração pelo menos anual.</w:t>
      </w:r>
    </w:p>
    <w:p w14:paraId="7494E907" w14:textId="7842AB28" w:rsidR="003F3EDE" w:rsidRPr="00691778" w:rsidRDefault="003F3EDE" w:rsidP="003F3EDE">
      <w:pPr>
        <w:widowControl w:val="0"/>
        <w:spacing w:after="0" w:line="276" w:lineRule="auto"/>
        <w:ind w:right="-142"/>
        <w:jc w:val="both"/>
        <w:rPr>
          <w:rFonts w:ascii="Arial" w:eastAsia="Times New Roman" w:hAnsi="Arial" w:cs="Arial"/>
          <w:spacing w:val="-1"/>
          <w:sz w:val="24"/>
          <w:szCs w:val="24"/>
          <w:rPrChange w:id="4680" w:author="Adelino Naquarta Sepalanga Domingos" w:date="2025-03-05T08:49:00Z" w16du:dateUtc="2025-03-05T07:49:00Z">
            <w:rPr>
              <w:rFonts w:ascii="Times New Roman" w:eastAsia="Times New Roman" w:hAnsi="Times New Roman" w:cs="Times New Roman"/>
              <w:spacing w:val="-1"/>
              <w:sz w:val="24"/>
              <w:szCs w:val="24"/>
            </w:rPr>
          </w:rPrChange>
        </w:rPr>
      </w:pPr>
      <w:r w:rsidRPr="00691778">
        <w:rPr>
          <w:rFonts w:ascii="Arial" w:eastAsia="Times New Roman" w:hAnsi="Arial" w:cs="Arial"/>
          <w:spacing w:val="-1"/>
          <w:sz w:val="24"/>
          <w:szCs w:val="24"/>
          <w:rPrChange w:id="4681" w:author="Adelino Naquarta Sepalanga Domingos" w:date="2025-03-05T08:49:00Z" w16du:dateUtc="2025-03-05T07:49:00Z">
            <w:rPr>
              <w:rFonts w:ascii="Times New Roman" w:eastAsia="Times New Roman" w:hAnsi="Times New Roman" w:cs="Times New Roman"/>
              <w:spacing w:val="-1"/>
              <w:sz w:val="24"/>
              <w:szCs w:val="24"/>
            </w:rPr>
          </w:rPrChange>
        </w:rPr>
        <w:t>É possível a anulação de facturas emitidas através de programa de facturação validados pela AGT. Nestes casos, o Estado do Documento (StatusInvoice) na estrutura dos ficheiros SAF-T AO é alterado de Normal “N” para Anulado “A”. Além disso, o software deve</w:t>
      </w:r>
      <w:del w:id="4682" w:author="Adelino Naquarta Sepalanga Domingos" w:date="2025-03-05T09:37:00Z" w16du:dateUtc="2025-03-05T08:37:00Z">
        <w:r w:rsidRPr="00691778" w:rsidDel="00B45277">
          <w:rPr>
            <w:rFonts w:ascii="Arial" w:eastAsia="Times New Roman" w:hAnsi="Arial" w:cs="Arial"/>
            <w:spacing w:val="-1"/>
            <w:sz w:val="24"/>
            <w:szCs w:val="24"/>
            <w:rPrChange w:id="4683" w:author="Adelino Naquarta Sepalanga Domingos" w:date="2025-03-05T08:49:00Z" w16du:dateUtc="2025-03-05T07:49:00Z">
              <w:rPr>
                <w:rFonts w:ascii="Times New Roman" w:eastAsia="Times New Roman" w:hAnsi="Times New Roman" w:cs="Times New Roman"/>
                <w:spacing w:val="-1"/>
                <w:sz w:val="24"/>
                <w:szCs w:val="24"/>
              </w:rPr>
            </w:rPrChange>
          </w:rPr>
          <w:delText>rá</w:delText>
        </w:r>
      </w:del>
      <w:r w:rsidRPr="00691778">
        <w:rPr>
          <w:rFonts w:ascii="Arial" w:eastAsia="Times New Roman" w:hAnsi="Arial" w:cs="Arial"/>
          <w:spacing w:val="-1"/>
          <w:sz w:val="24"/>
          <w:szCs w:val="24"/>
          <w:rPrChange w:id="4684" w:author="Adelino Naquarta Sepalanga Domingos" w:date="2025-03-05T08:49:00Z" w16du:dateUtc="2025-03-05T07:49:00Z">
            <w:rPr>
              <w:rFonts w:ascii="Times New Roman" w:eastAsia="Times New Roman" w:hAnsi="Times New Roman" w:cs="Times New Roman"/>
              <w:spacing w:val="-1"/>
              <w:sz w:val="24"/>
              <w:szCs w:val="24"/>
            </w:rPr>
          </w:rPrChange>
        </w:rPr>
        <w:t xml:space="preserve"> ser capaz de colocar uma marca de água com a menção de “Anulado” no momento de impressão ou reimpressão do documento. O software deve</w:t>
      </w:r>
      <w:del w:id="4685" w:author="Adelino Naquarta Sepalanga Domingos" w:date="2025-03-05T09:16:00Z" w16du:dateUtc="2025-03-05T08:16:00Z">
        <w:r w:rsidRPr="00691778" w:rsidDel="004866BB">
          <w:rPr>
            <w:rFonts w:ascii="Arial" w:eastAsia="Times New Roman" w:hAnsi="Arial" w:cs="Arial"/>
            <w:spacing w:val="-1"/>
            <w:sz w:val="24"/>
            <w:szCs w:val="24"/>
            <w:rPrChange w:id="4686" w:author="Adelino Naquarta Sepalanga Domingos" w:date="2025-03-05T08:49:00Z" w16du:dateUtc="2025-03-05T07:49:00Z">
              <w:rPr>
                <w:rFonts w:ascii="Times New Roman" w:eastAsia="Times New Roman" w:hAnsi="Times New Roman" w:cs="Times New Roman"/>
                <w:spacing w:val="-1"/>
                <w:sz w:val="24"/>
                <w:szCs w:val="24"/>
              </w:rPr>
            </w:rPrChange>
          </w:rPr>
          <w:delText>rá</w:delText>
        </w:r>
      </w:del>
      <w:r w:rsidRPr="00691778">
        <w:rPr>
          <w:rFonts w:ascii="Arial" w:eastAsia="Times New Roman" w:hAnsi="Arial" w:cs="Arial"/>
          <w:spacing w:val="-1"/>
          <w:sz w:val="24"/>
          <w:szCs w:val="24"/>
          <w:rPrChange w:id="4687" w:author="Adelino Naquarta Sepalanga Domingos" w:date="2025-03-05T08:49:00Z" w16du:dateUtc="2025-03-05T07:49:00Z">
            <w:rPr>
              <w:rFonts w:ascii="Times New Roman" w:eastAsia="Times New Roman" w:hAnsi="Times New Roman" w:cs="Times New Roman"/>
              <w:spacing w:val="-1"/>
              <w:sz w:val="24"/>
              <w:szCs w:val="24"/>
            </w:rPr>
          </w:rPrChange>
        </w:rPr>
        <w:t xml:space="preserve"> alertar o utilizador caso já tenha sido exportado o ficheiro SAF-T (AO) relativamente ao documento que se pretende anular.</w:t>
      </w:r>
    </w:p>
    <w:p w14:paraId="0FBC9FB1" w14:textId="77777777" w:rsidR="003F3EDE" w:rsidRPr="00691778" w:rsidRDefault="003F3EDE" w:rsidP="003F3EDE">
      <w:pPr>
        <w:pStyle w:val="PargrafodaLista"/>
        <w:widowControl w:val="0"/>
        <w:spacing w:after="0" w:line="276" w:lineRule="auto"/>
        <w:ind w:left="360" w:right="-568"/>
        <w:contextualSpacing w:val="0"/>
        <w:jc w:val="both"/>
        <w:rPr>
          <w:rFonts w:ascii="Arial" w:eastAsia="Times New Roman" w:hAnsi="Arial" w:cs="Arial"/>
          <w:spacing w:val="-1"/>
          <w:sz w:val="24"/>
          <w:szCs w:val="24"/>
          <w:rPrChange w:id="4688" w:author="Adelino Naquarta Sepalanga Domingos" w:date="2025-03-05T08:49:00Z" w16du:dateUtc="2025-03-05T07:49:00Z">
            <w:rPr>
              <w:rFonts w:ascii="Times New Roman" w:eastAsia="Times New Roman" w:hAnsi="Times New Roman" w:cs="Times New Roman"/>
              <w:spacing w:val="-1"/>
              <w:sz w:val="24"/>
              <w:szCs w:val="24"/>
            </w:rPr>
          </w:rPrChange>
        </w:rPr>
      </w:pPr>
    </w:p>
    <w:p w14:paraId="5246FD60" w14:textId="0AE88E52" w:rsidR="003F3EDE" w:rsidRPr="00691778" w:rsidRDefault="003F3EDE" w:rsidP="003F3EDE">
      <w:pPr>
        <w:pStyle w:val="PargrafodaLista"/>
        <w:widowControl w:val="0"/>
        <w:numPr>
          <w:ilvl w:val="1"/>
          <w:numId w:val="39"/>
        </w:numPr>
        <w:spacing w:after="0" w:line="276" w:lineRule="auto"/>
        <w:ind w:right="-142"/>
        <w:contextualSpacing w:val="0"/>
        <w:jc w:val="both"/>
        <w:rPr>
          <w:rFonts w:ascii="Arial" w:eastAsia="Times New Roman" w:hAnsi="Arial" w:cs="Arial"/>
          <w:spacing w:val="-1"/>
          <w:sz w:val="24"/>
          <w:szCs w:val="24"/>
          <w:rPrChange w:id="4689" w:author="Adelino Naquarta Sepalanga Domingos" w:date="2025-03-05T08:49:00Z" w16du:dateUtc="2025-03-05T07:49:00Z">
            <w:rPr>
              <w:rFonts w:ascii="Times New Roman" w:eastAsia="Times New Roman" w:hAnsi="Times New Roman" w:cs="Times New Roman"/>
              <w:spacing w:val="-1"/>
              <w:sz w:val="24"/>
              <w:szCs w:val="24"/>
            </w:rPr>
          </w:rPrChange>
        </w:rPr>
      </w:pPr>
      <w:r w:rsidRPr="00691778">
        <w:rPr>
          <w:rFonts w:ascii="Arial" w:eastAsia="Times New Roman" w:hAnsi="Arial" w:cs="Arial"/>
          <w:spacing w:val="-1"/>
          <w:sz w:val="24"/>
          <w:szCs w:val="24"/>
          <w:rPrChange w:id="4690" w:author="Adelino Naquarta Sepalanga Domingos" w:date="2025-03-05T08:49:00Z" w16du:dateUtc="2025-03-05T07:49:00Z">
            <w:rPr>
              <w:rFonts w:ascii="Times New Roman" w:eastAsia="Times New Roman" w:hAnsi="Times New Roman" w:cs="Times New Roman"/>
              <w:spacing w:val="-1"/>
              <w:sz w:val="24"/>
              <w:szCs w:val="24"/>
            </w:rPr>
          </w:rPrChange>
        </w:rPr>
        <w:t>A anulação de facturas nas condições descritas no ponto 1 pode</w:t>
      </w:r>
      <w:del w:id="4691" w:author="Adelino Naquarta Sepalanga Domingos" w:date="2025-03-05T09:16:00Z" w16du:dateUtc="2025-03-05T08:16:00Z">
        <w:r w:rsidRPr="00691778" w:rsidDel="004866BB">
          <w:rPr>
            <w:rFonts w:ascii="Arial" w:eastAsia="Times New Roman" w:hAnsi="Arial" w:cs="Arial"/>
            <w:spacing w:val="-1"/>
            <w:sz w:val="24"/>
            <w:szCs w:val="24"/>
            <w:rPrChange w:id="4692" w:author="Adelino Naquarta Sepalanga Domingos" w:date="2025-03-05T08:49:00Z" w16du:dateUtc="2025-03-05T07:49:00Z">
              <w:rPr>
                <w:rFonts w:ascii="Times New Roman" w:eastAsia="Times New Roman" w:hAnsi="Times New Roman" w:cs="Times New Roman"/>
                <w:spacing w:val="-1"/>
                <w:sz w:val="24"/>
                <w:szCs w:val="24"/>
              </w:rPr>
            </w:rPrChange>
          </w:rPr>
          <w:delText>rá</w:delText>
        </w:r>
      </w:del>
      <w:r w:rsidRPr="00691778">
        <w:rPr>
          <w:rFonts w:ascii="Arial" w:eastAsia="Times New Roman" w:hAnsi="Arial" w:cs="Arial"/>
          <w:spacing w:val="-1"/>
          <w:sz w:val="24"/>
          <w:szCs w:val="24"/>
          <w:rPrChange w:id="4693" w:author="Adelino Naquarta Sepalanga Domingos" w:date="2025-03-05T08:49:00Z" w16du:dateUtc="2025-03-05T07:49:00Z">
            <w:rPr>
              <w:rFonts w:ascii="Times New Roman" w:eastAsia="Times New Roman" w:hAnsi="Times New Roman" w:cs="Times New Roman"/>
              <w:spacing w:val="-1"/>
              <w:sz w:val="24"/>
              <w:szCs w:val="24"/>
            </w:rPr>
          </w:rPrChange>
        </w:rPr>
        <w:t xml:space="preserve"> ser utilizada apenas para rectificação de dados de cabeçalho, tais como, engano no nome ou NIF do cliente, nos restantes casos em que h</w:t>
      </w:r>
      <w:del w:id="4694" w:author="Adelino Naquarta Sepalanga Domingos" w:date="2025-03-05T09:39:00Z" w16du:dateUtc="2025-03-05T08:39:00Z">
        <w:r w:rsidRPr="00691778" w:rsidDel="00B45277">
          <w:rPr>
            <w:rFonts w:ascii="Arial" w:eastAsia="Times New Roman" w:hAnsi="Arial" w:cs="Arial"/>
            <w:spacing w:val="-1"/>
            <w:sz w:val="24"/>
            <w:szCs w:val="24"/>
            <w:rPrChange w:id="4695" w:author="Adelino Naquarta Sepalanga Domingos" w:date="2025-03-05T08:49:00Z" w16du:dateUtc="2025-03-05T07:49:00Z">
              <w:rPr>
                <w:rFonts w:ascii="Times New Roman" w:eastAsia="Times New Roman" w:hAnsi="Times New Roman" w:cs="Times New Roman"/>
                <w:spacing w:val="-1"/>
                <w:sz w:val="24"/>
                <w:szCs w:val="24"/>
              </w:rPr>
            </w:rPrChange>
          </w:rPr>
          <w:delText>aver</w:delText>
        </w:r>
      </w:del>
      <w:r w:rsidRPr="00691778">
        <w:rPr>
          <w:rFonts w:ascii="Arial" w:eastAsia="Times New Roman" w:hAnsi="Arial" w:cs="Arial"/>
          <w:spacing w:val="-1"/>
          <w:sz w:val="24"/>
          <w:szCs w:val="24"/>
          <w:rPrChange w:id="4696" w:author="Adelino Naquarta Sepalanga Domingos" w:date="2025-03-05T08:49:00Z" w16du:dateUtc="2025-03-05T07:49:00Z">
            <w:rPr>
              <w:rFonts w:ascii="Times New Roman" w:eastAsia="Times New Roman" w:hAnsi="Times New Roman" w:cs="Times New Roman"/>
              <w:spacing w:val="-1"/>
              <w:sz w:val="24"/>
              <w:szCs w:val="24"/>
            </w:rPr>
          </w:rPrChange>
        </w:rPr>
        <w:t>á lugar a rectificação de valores deve ser emitida uma nota de crédito.</w:t>
      </w:r>
    </w:p>
    <w:p w14:paraId="08732EEF" w14:textId="77777777" w:rsidR="003F3EDE" w:rsidRPr="00691778" w:rsidRDefault="003F3EDE" w:rsidP="003F3EDE">
      <w:pPr>
        <w:pStyle w:val="PargrafodaLista"/>
        <w:widowControl w:val="0"/>
        <w:spacing w:after="0" w:line="276" w:lineRule="auto"/>
        <w:ind w:left="360" w:right="-142"/>
        <w:contextualSpacing w:val="0"/>
        <w:jc w:val="both"/>
        <w:rPr>
          <w:rFonts w:ascii="Arial" w:eastAsia="Times New Roman" w:hAnsi="Arial" w:cs="Arial"/>
          <w:spacing w:val="-1"/>
          <w:sz w:val="24"/>
          <w:szCs w:val="24"/>
          <w:rPrChange w:id="4697" w:author="Adelino Naquarta Sepalanga Domingos" w:date="2025-03-05T08:49:00Z" w16du:dateUtc="2025-03-05T07:49:00Z">
            <w:rPr>
              <w:rFonts w:ascii="Times New Roman" w:eastAsia="Times New Roman" w:hAnsi="Times New Roman" w:cs="Times New Roman"/>
              <w:spacing w:val="-1"/>
              <w:sz w:val="24"/>
              <w:szCs w:val="24"/>
            </w:rPr>
          </w:rPrChange>
        </w:rPr>
      </w:pPr>
    </w:p>
    <w:p w14:paraId="45DC3F3F" w14:textId="77777777" w:rsidR="003F3EDE" w:rsidRPr="00691778" w:rsidRDefault="003F3EDE" w:rsidP="003F3EDE">
      <w:pPr>
        <w:pStyle w:val="PargrafodaLista"/>
        <w:widowControl w:val="0"/>
        <w:numPr>
          <w:ilvl w:val="1"/>
          <w:numId w:val="39"/>
        </w:numPr>
        <w:spacing w:after="0" w:line="276" w:lineRule="auto"/>
        <w:ind w:right="-142"/>
        <w:contextualSpacing w:val="0"/>
        <w:jc w:val="both"/>
        <w:rPr>
          <w:rFonts w:ascii="Arial" w:eastAsia="Times New Roman" w:hAnsi="Arial" w:cs="Arial"/>
          <w:spacing w:val="-1"/>
          <w:sz w:val="24"/>
          <w:szCs w:val="24"/>
          <w:rPrChange w:id="4698" w:author="Adelino Naquarta Sepalanga Domingos" w:date="2025-03-05T08:49:00Z" w16du:dateUtc="2025-03-05T07:49:00Z">
            <w:rPr>
              <w:rFonts w:ascii="Times New Roman" w:eastAsia="Times New Roman" w:hAnsi="Times New Roman" w:cs="Times New Roman"/>
              <w:spacing w:val="-1"/>
              <w:sz w:val="24"/>
              <w:szCs w:val="24"/>
            </w:rPr>
          </w:rPrChange>
        </w:rPr>
      </w:pPr>
      <w:r w:rsidRPr="00691778">
        <w:rPr>
          <w:rFonts w:ascii="Arial" w:eastAsia="Times New Roman" w:hAnsi="Arial" w:cs="Arial"/>
          <w:spacing w:val="-1"/>
          <w:sz w:val="24"/>
          <w:szCs w:val="24"/>
          <w:rPrChange w:id="4699" w:author="Adelino Naquarta Sepalanga Domingos" w:date="2025-03-05T08:49:00Z" w16du:dateUtc="2025-03-05T07:49:00Z">
            <w:rPr>
              <w:rFonts w:ascii="Times New Roman" w:eastAsia="Times New Roman" w:hAnsi="Times New Roman" w:cs="Times New Roman"/>
              <w:spacing w:val="-1"/>
              <w:sz w:val="24"/>
              <w:szCs w:val="24"/>
            </w:rPr>
          </w:rPrChange>
        </w:rPr>
        <w:t>Quando um documento adquire o estado "A" (anulado), se o documento tiver sido anulado pelo facto ser invalidamente emitido, o original do documento não pode em circunstância alguma ficar na posse do cliente, devendo ser mantido no arquivo do emitente.</w:t>
      </w:r>
    </w:p>
    <w:p w14:paraId="2D73251C" w14:textId="77777777" w:rsidR="003F3EDE" w:rsidRPr="00691778" w:rsidRDefault="003F3EDE" w:rsidP="003F3EDE">
      <w:pPr>
        <w:spacing w:after="240" w:line="276" w:lineRule="auto"/>
        <w:jc w:val="both"/>
        <w:rPr>
          <w:rFonts w:ascii="Arial" w:eastAsia="Microsoft JhengHei" w:hAnsi="Arial" w:cs="Arial"/>
          <w:rPrChange w:id="4700" w:author="Adelino Naquarta Sepalanga Domingos" w:date="2025-03-05T08:49:00Z" w16du:dateUtc="2025-03-05T07:49:00Z">
            <w:rPr>
              <w:rFonts w:ascii="Microsoft JhengHei" w:eastAsia="Microsoft JhengHei" w:hAnsi="Microsoft JhengHei" w:cstheme="minorHAnsi"/>
            </w:rPr>
          </w:rPrChange>
        </w:rPr>
      </w:pPr>
    </w:p>
    <w:tbl>
      <w:tblPr>
        <w:tblW w:w="11341" w:type="dxa"/>
        <w:tblInd w:w="-1001" w:type="dxa"/>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560"/>
        <w:gridCol w:w="1418"/>
        <w:gridCol w:w="3260"/>
        <w:gridCol w:w="3685"/>
        <w:gridCol w:w="1418"/>
      </w:tblGrid>
      <w:tr w:rsidR="003F3EDE" w:rsidRPr="004866BB" w14:paraId="60894DA5" w14:textId="77777777" w:rsidTr="0025185C">
        <w:trPr>
          <w:trHeight w:val="463"/>
          <w:tblHeader/>
        </w:trPr>
        <w:tc>
          <w:tcPr>
            <w:tcW w:w="1560"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3563791E" w14:textId="77777777" w:rsidR="003F3EDE" w:rsidRPr="004866BB" w:rsidRDefault="003F3EDE" w:rsidP="0025185C">
            <w:pPr>
              <w:widowControl w:val="0"/>
              <w:spacing w:after="0" w:line="240" w:lineRule="auto"/>
              <w:jc w:val="center"/>
              <w:rPr>
                <w:rFonts w:ascii="Arial" w:eastAsia="Times New Roman" w:hAnsi="Arial" w:cs="Arial"/>
                <w:b/>
                <w:bCs/>
                <w:spacing w:val="-1"/>
                <w:sz w:val="20"/>
                <w:szCs w:val="20"/>
                <w:rPrChange w:id="4701" w:author="Adelino Naquarta Sepalanga Domingos" w:date="2025-03-05T09:17:00Z" w16du:dateUtc="2025-03-05T08:17:00Z">
                  <w:rPr>
                    <w:rFonts w:ascii="Times New Roman" w:eastAsia="Times New Roman" w:hAnsi="Times New Roman"/>
                    <w:b/>
                    <w:bCs/>
                    <w:spacing w:val="-1"/>
                  </w:rPr>
                </w:rPrChange>
              </w:rPr>
            </w:pPr>
            <w:r w:rsidRPr="004866BB">
              <w:rPr>
                <w:rFonts w:ascii="Arial" w:eastAsia="Times New Roman" w:hAnsi="Arial" w:cs="Arial"/>
                <w:b/>
                <w:bCs/>
                <w:spacing w:val="-1"/>
                <w:sz w:val="20"/>
                <w:szCs w:val="20"/>
                <w:rPrChange w:id="4702" w:author="Adelino Naquarta Sepalanga Domingos" w:date="2025-03-05T09:17:00Z" w16du:dateUtc="2025-03-05T08:17:00Z">
                  <w:rPr>
                    <w:rFonts w:ascii="Times New Roman" w:eastAsia="Times New Roman" w:hAnsi="Times New Roman"/>
                    <w:b/>
                    <w:bCs/>
                    <w:spacing w:val="-1"/>
                  </w:rPr>
                </w:rPrChange>
              </w:rPr>
              <w:t>Índice do campo</w:t>
            </w:r>
          </w:p>
        </w:tc>
        <w:tc>
          <w:tcPr>
            <w:tcW w:w="1418"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442A347D" w14:textId="77777777" w:rsidR="003F3EDE" w:rsidRPr="004866BB" w:rsidRDefault="003F3EDE" w:rsidP="0025185C">
            <w:pPr>
              <w:widowControl w:val="0"/>
              <w:spacing w:after="0" w:line="240" w:lineRule="auto"/>
              <w:jc w:val="center"/>
              <w:rPr>
                <w:rFonts w:ascii="Arial" w:eastAsia="Times New Roman" w:hAnsi="Arial" w:cs="Arial"/>
                <w:b/>
                <w:bCs/>
                <w:spacing w:val="-1"/>
                <w:sz w:val="20"/>
                <w:szCs w:val="20"/>
                <w:rPrChange w:id="4703" w:author="Adelino Naquarta Sepalanga Domingos" w:date="2025-03-05T09:17:00Z" w16du:dateUtc="2025-03-05T08:17:00Z">
                  <w:rPr>
                    <w:rFonts w:ascii="Times New Roman" w:eastAsia="Times New Roman" w:hAnsi="Times New Roman"/>
                    <w:b/>
                    <w:bCs/>
                    <w:spacing w:val="-1"/>
                  </w:rPr>
                </w:rPrChange>
              </w:rPr>
            </w:pPr>
            <w:r w:rsidRPr="004866BB">
              <w:rPr>
                <w:rFonts w:ascii="Arial" w:eastAsia="Times New Roman" w:hAnsi="Arial" w:cs="Arial"/>
                <w:b/>
                <w:bCs/>
                <w:spacing w:val="-1"/>
                <w:sz w:val="20"/>
                <w:szCs w:val="20"/>
                <w:rPrChange w:id="4704" w:author="Adelino Naquarta Sepalanga Domingos" w:date="2025-03-05T09:17:00Z" w16du:dateUtc="2025-03-05T08:17:00Z">
                  <w:rPr>
                    <w:rFonts w:ascii="Times New Roman" w:eastAsia="Times New Roman" w:hAnsi="Times New Roman"/>
                    <w:b/>
                    <w:bCs/>
                    <w:spacing w:val="-1"/>
                  </w:rPr>
                </w:rPrChange>
              </w:rPr>
              <w:t>Obrigatório</w:t>
            </w:r>
          </w:p>
        </w:tc>
        <w:tc>
          <w:tcPr>
            <w:tcW w:w="3260"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222C68EB" w14:textId="77777777" w:rsidR="003F3EDE" w:rsidRPr="004866BB" w:rsidRDefault="003F3EDE" w:rsidP="0025185C">
            <w:pPr>
              <w:widowControl w:val="0"/>
              <w:spacing w:after="0" w:line="240" w:lineRule="auto"/>
              <w:jc w:val="center"/>
              <w:rPr>
                <w:rFonts w:ascii="Arial" w:eastAsia="Times New Roman" w:hAnsi="Arial" w:cs="Arial"/>
                <w:b/>
                <w:bCs/>
                <w:spacing w:val="-1"/>
                <w:sz w:val="20"/>
                <w:szCs w:val="20"/>
                <w:rPrChange w:id="4705" w:author="Adelino Naquarta Sepalanga Domingos" w:date="2025-03-05T09:17:00Z" w16du:dateUtc="2025-03-05T08:17:00Z">
                  <w:rPr>
                    <w:rFonts w:ascii="Times New Roman" w:eastAsia="Times New Roman" w:hAnsi="Times New Roman"/>
                    <w:b/>
                    <w:bCs/>
                    <w:spacing w:val="-1"/>
                  </w:rPr>
                </w:rPrChange>
              </w:rPr>
            </w:pPr>
            <w:r w:rsidRPr="004866BB">
              <w:rPr>
                <w:rFonts w:ascii="Arial" w:eastAsia="Times New Roman" w:hAnsi="Arial" w:cs="Arial"/>
                <w:b/>
                <w:bCs/>
                <w:spacing w:val="-1"/>
                <w:sz w:val="20"/>
                <w:szCs w:val="20"/>
                <w:rPrChange w:id="4706" w:author="Adelino Naquarta Sepalanga Domingos" w:date="2025-03-05T09:17:00Z" w16du:dateUtc="2025-03-05T08:17:00Z">
                  <w:rPr>
                    <w:rFonts w:ascii="Times New Roman" w:eastAsia="Times New Roman" w:hAnsi="Times New Roman"/>
                    <w:b/>
                    <w:bCs/>
                    <w:spacing w:val="-1"/>
                  </w:rPr>
                </w:rPrChange>
              </w:rPr>
              <w:t>Nome do campo</w:t>
            </w:r>
          </w:p>
        </w:tc>
        <w:tc>
          <w:tcPr>
            <w:tcW w:w="3685"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1CC1BA1E" w14:textId="77777777" w:rsidR="003F3EDE" w:rsidRPr="004866BB" w:rsidRDefault="003F3EDE" w:rsidP="0025185C">
            <w:pPr>
              <w:widowControl w:val="0"/>
              <w:spacing w:after="0" w:line="240" w:lineRule="auto"/>
              <w:jc w:val="center"/>
              <w:rPr>
                <w:rFonts w:ascii="Arial" w:eastAsia="Times New Roman" w:hAnsi="Arial" w:cs="Arial"/>
                <w:b/>
                <w:bCs/>
                <w:spacing w:val="-1"/>
                <w:sz w:val="20"/>
                <w:szCs w:val="20"/>
                <w:rPrChange w:id="4707" w:author="Adelino Naquarta Sepalanga Domingos" w:date="2025-03-05T09:17:00Z" w16du:dateUtc="2025-03-05T08:17:00Z">
                  <w:rPr>
                    <w:rFonts w:ascii="Times New Roman" w:eastAsia="Times New Roman" w:hAnsi="Times New Roman"/>
                    <w:b/>
                    <w:bCs/>
                    <w:spacing w:val="-1"/>
                  </w:rPr>
                </w:rPrChange>
              </w:rPr>
            </w:pPr>
            <w:r w:rsidRPr="004866BB">
              <w:rPr>
                <w:rFonts w:ascii="Arial" w:eastAsia="Times New Roman" w:hAnsi="Arial" w:cs="Arial"/>
                <w:b/>
                <w:bCs/>
                <w:spacing w:val="-1"/>
                <w:sz w:val="20"/>
                <w:szCs w:val="20"/>
                <w:rPrChange w:id="4708" w:author="Adelino Naquarta Sepalanga Domingos" w:date="2025-03-05T09:17:00Z" w16du:dateUtc="2025-03-05T08:17:00Z">
                  <w:rPr>
                    <w:rFonts w:ascii="Times New Roman" w:eastAsia="Times New Roman" w:hAnsi="Times New Roman"/>
                    <w:b/>
                    <w:bCs/>
                    <w:spacing w:val="-1"/>
                  </w:rPr>
                </w:rPrChange>
              </w:rPr>
              <w:t>Notas técnicas</w:t>
            </w:r>
          </w:p>
        </w:tc>
        <w:tc>
          <w:tcPr>
            <w:tcW w:w="1418"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4F0DD3F5" w14:textId="77777777" w:rsidR="003F3EDE" w:rsidRPr="004866BB" w:rsidRDefault="003F3EDE" w:rsidP="0025185C">
            <w:pPr>
              <w:widowControl w:val="0"/>
              <w:spacing w:after="0" w:line="240" w:lineRule="auto"/>
              <w:jc w:val="center"/>
              <w:rPr>
                <w:rFonts w:ascii="Arial" w:eastAsia="Times New Roman" w:hAnsi="Arial" w:cs="Arial"/>
                <w:b/>
                <w:bCs/>
                <w:spacing w:val="-1"/>
                <w:sz w:val="20"/>
                <w:szCs w:val="20"/>
                <w:rPrChange w:id="4709" w:author="Adelino Naquarta Sepalanga Domingos" w:date="2025-03-05T09:17:00Z" w16du:dateUtc="2025-03-05T08:17:00Z">
                  <w:rPr>
                    <w:rFonts w:ascii="Times New Roman" w:eastAsia="Times New Roman" w:hAnsi="Times New Roman"/>
                    <w:b/>
                    <w:bCs/>
                    <w:spacing w:val="-1"/>
                  </w:rPr>
                </w:rPrChange>
              </w:rPr>
            </w:pPr>
            <w:r w:rsidRPr="004866BB">
              <w:rPr>
                <w:rFonts w:ascii="Arial" w:eastAsia="Times New Roman" w:hAnsi="Arial" w:cs="Arial"/>
                <w:b/>
                <w:bCs/>
                <w:spacing w:val="-1"/>
                <w:sz w:val="20"/>
                <w:szCs w:val="20"/>
                <w:rPrChange w:id="4710" w:author="Adelino Naquarta Sepalanga Domingos" w:date="2025-03-05T09:17:00Z" w16du:dateUtc="2025-03-05T08:17:00Z">
                  <w:rPr>
                    <w:rFonts w:ascii="Times New Roman" w:eastAsia="Times New Roman" w:hAnsi="Times New Roman"/>
                    <w:b/>
                    <w:bCs/>
                    <w:spacing w:val="-1"/>
                  </w:rPr>
                </w:rPrChange>
              </w:rPr>
              <w:t>Formato</w:t>
            </w:r>
          </w:p>
        </w:tc>
      </w:tr>
      <w:tr w:rsidR="003F3EDE" w:rsidRPr="004866BB" w14:paraId="6D6847A3" w14:textId="77777777" w:rsidTr="0025185C">
        <w:trPr>
          <w:trHeight w:val="1331"/>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E74A583" w14:textId="77777777" w:rsidR="003F3EDE" w:rsidRPr="004866BB" w:rsidRDefault="003F3EDE" w:rsidP="0025185C">
            <w:pPr>
              <w:jc w:val="center"/>
              <w:rPr>
                <w:rFonts w:ascii="Arial" w:eastAsia="Times New Roman" w:hAnsi="Arial" w:cs="Arial"/>
                <w:spacing w:val="-1"/>
                <w:sz w:val="20"/>
                <w:szCs w:val="20"/>
                <w:rPrChange w:id="4711" w:author="Adelino Naquarta Sepalanga Domingos" w:date="2025-03-05T09:17:00Z" w16du:dateUtc="2025-03-05T08:17:00Z">
                  <w:rPr>
                    <w:rFonts w:ascii="Times New Roman" w:eastAsia="Times New Roman" w:hAnsi="Times New Roman"/>
                    <w:spacing w:val="-1"/>
                  </w:rPr>
                </w:rPrChange>
              </w:rPr>
            </w:pPr>
          </w:p>
          <w:p w14:paraId="2BFE3BA7" w14:textId="77777777" w:rsidR="003F3EDE" w:rsidRPr="004866BB" w:rsidRDefault="003F3EDE" w:rsidP="0025185C">
            <w:pPr>
              <w:jc w:val="center"/>
              <w:rPr>
                <w:rFonts w:ascii="Arial" w:eastAsia="Times New Roman" w:hAnsi="Arial" w:cs="Arial"/>
                <w:spacing w:val="-1"/>
                <w:sz w:val="20"/>
                <w:szCs w:val="20"/>
                <w:rPrChange w:id="4712"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4713" w:author="Adelino Naquarta Sepalanga Domingos" w:date="2025-03-05T09:17:00Z" w16du:dateUtc="2025-03-05T08:17:00Z">
                  <w:rPr>
                    <w:rFonts w:ascii="Times New Roman" w:eastAsia="Times New Roman" w:hAnsi="Times New Roman"/>
                    <w:spacing w:val="-1"/>
                  </w:rPr>
                </w:rPrChange>
              </w:rPr>
              <w:t>4.1.</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3433DD3" w14:textId="77777777" w:rsidR="003F3EDE" w:rsidRPr="004866BB" w:rsidRDefault="003F3EDE" w:rsidP="0025185C">
            <w:pPr>
              <w:jc w:val="center"/>
              <w:rPr>
                <w:rFonts w:ascii="Arial" w:eastAsia="Times New Roman" w:hAnsi="Arial" w:cs="Arial"/>
                <w:spacing w:val="-1"/>
                <w:sz w:val="20"/>
                <w:szCs w:val="20"/>
                <w:rPrChange w:id="4714" w:author="Adelino Naquarta Sepalanga Domingos" w:date="2025-03-05T09:17:00Z" w16du:dateUtc="2025-03-05T08:17:00Z">
                  <w:rPr>
                    <w:rFonts w:ascii="Times New Roman" w:eastAsia="Times New Roman" w:hAnsi="Times New Roman"/>
                    <w:spacing w:val="-1"/>
                  </w:rPr>
                </w:rPrChange>
              </w:rPr>
            </w:pPr>
          </w:p>
        </w:tc>
        <w:tc>
          <w:tcPr>
            <w:tcW w:w="32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5A79E6B" w14:textId="77777777" w:rsidR="003F3EDE" w:rsidRPr="004866BB" w:rsidRDefault="003F3EDE" w:rsidP="0025185C">
            <w:pPr>
              <w:rPr>
                <w:rFonts w:ascii="Arial" w:eastAsia="Times New Roman" w:hAnsi="Arial" w:cs="Arial"/>
                <w:spacing w:val="-1"/>
                <w:sz w:val="20"/>
                <w:szCs w:val="20"/>
                <w:rPrChange w:id="471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4716" w:author="Adelino Naquarta Sepalanga Domingos" w:date="2025-03-05T09:17:00Z" w16du:dateUtc="2025-03-05T08:17:00Z">
                  <w:rPr>
                    <w:rFonts w:ascii="Times New Roman" w:eastAsia="Times New Roman" w:hAnsi="Times New Roman"/>
                    <w:spacing w:val="-1"/>
                  </w:rPr>
                </w:rPrChange>
              </w:rPr>
              <w:t>Documentos comerciais a clientes (SalesInvoices)</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A7555C0" w14:textId="77777777" w:rsidR="003F3EDE" w:rsidRPr="004866BB" w:rsidRDefault="003F3EDE" w:rsidP="0025185C">
            <w:pPr>
              <w:rPr>
                <w:rFonts w:ascii="Arial" w:eastAsia="Times New Roman" w:hAnsi="Arial" w:cs="Arial"/>
                <w:spacing w:val="-1"/>
                <w:sz w:val="20"/>
                <w:szCs w:val="20"/>
                <w:rPrChange w:id="471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4718" w:author="Adelino Naquarta Sepalanga Domingos" w:date="2025-03-05T09:17:00Z" w16du:dateUtc="2025-03-05T08:17:00Z">
                  <w:rPr>
                    <w:rFonts w:ascii="Times New Roman" w:eastAsia="Times New Roman" w:hAnsi="Times New Roman"/>
                    <w:spacing w:val="-1"/>
                  </w:rPr>
                </w:rPrChange>
              </w:rPr>
              <w:t>Devem ser exportados os documentos indicados no campo 4.1.4.8.</w:t>
            </w:r>
            <w:r w:rsidRPr="004866BB">
              <w:rPr>
                <w:rFonts w:ascii="Arial" w:eastAsia="Times New Roman" w:hAnsi="Arial" w:cs="Arial"/>
                <w:spacing w:val="-1"/>
                <w:sz w:val="20"/>
                <w:szCs w:val="20"/>
                <w:rPrChange w:id="4719" w:author="Adelino Naquarta Sepalanga Domingos" w:date="2025-03-05T09:17:00Z" w16du:dateUtc="2025-03-05T08:17:00Z">
                  <w:rPr>
                    <w:rFonts w:ascii="Times New Roman" w:eastAsia="Times New Roman" w:hAnsi="Times New Roman"/>
                    <w:spacing w:val="-1"/>
                  </w:rPr>
                </w:rPrChange>
              </w:rPr>
              <w:tab/>
            </w:r>
          </w:p>
          <w:p w14:paraId="2267694A" w14:textId="77777777" w:rsidR="003F3EDE" w:rsidRPr="004866BB" w:rsidRDefault="003F3EDE" w:rsidP="0025185C">
            <w:pPr>
              <w:rPr>
                <w:rFonts w:ascii="Arial" w:eastAsia="Times New Roman" w:hAnsi="Arial" w:cs="Arial"/>
                <w:spacing w:val="-1"/>
                <w:sz w:val="20"/>
                <w:szCs w:val="20"/>
                <w:rPrChange w:id="4720"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4721" w:author="Adelino Naquarta Sepalanga Domingos" w:date="2025-03-05T09:17:00Z" w16du:dateUtc="2025-03-05T08:17:00Z">
                  <w:rPr>
                    <w:rFonts w:ascii="Times New Roman" w:eastAsia="Times New Roman" w:hAnsi="Times New Roman"/>
                    <w:spacing w:val="-1"/>
                  </w:rPr>
                </w:rPrChange>
              </w:rPr>
              <w:t>-Tipo de documento (InvoiceType).</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43EFABF" w14:textId="77777777" w:rsidR="003F3EDE" w:rsidRPr="004866BB" w:rsidRDefault="003F3EDE" w:rsidP="0025185C">
            <w:pPr>
              <w:jc w:val="center"/>
              <w:rPr>
                <w:rFonts w:ascii="Arial" w:eastAsia="Times New Roman" w:hAnsi="Arial" w:cs="Arial"/>
                <w:spacing w:val="-1"/>
                <w:sz w:val="20"/>
                <w:szCs w:val="20"/>
                <w:rPrChange w:id="4722" w:author="Adelino Naquarta Sepalanga Domingos" w:date="2025-03-05T09:17:00Z" w16du:dateUtc="2025-03-05T08:17:00Z">
                  <w:rPr>
                    <w:rFonts w:ascii="Times New Roman" w:eastAsia="Times New Roman" w:hAnsi="Times New Roman"/>
                    <w:spacing w:val="-1"/>
                  </w:rPr>
                </w:rPrChange>
              </w:rPr>
            </w:pPr>
          </w:p>
          <w:p w14:paraId="2F265A70" w14:textId="77777777" w:rsidR="003F3EDE" w:rsidRPr="004866BB" w:rsidRDefault="003F3EDE" w:rsidP="0025185C">
            <w:pPr>
              <w:jc w:val="center"/>
              <w:rPr>
                <w:rFonts w:ascii="Arial" w:eastAsia="Times New Roman" w:hAnsi="Arial" w:cs="Arial"/>
                <w:spacing w:val="-1"/>
                <w:sz w:val="20"/>
                <w:szCs w:val="20"/>
                <w:rPrChange w:id="472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4724" w:author="Adelino Naquarta Sepalanga Domingos" w:date="2025-03-05T09:17:00Z" w16du:dateUtc="2025-03-05T08:17:00Z">
                  <w:rPr>
                    <w:rFonts w:ascii="Times New Roman" w:eastAsia="Times New Roman" w:hAnsi="Times New Roman"/>
                    <w:spacing w:val="-1"/>
                  </w:rPr>
                </w:rPrChange>
              </w:rPr>
              <w:t>não aplicável</w:t>
            </w:r>
          </w:p>
        </w:tc>
      </w:tr>
      <w:tr w:rsidR="003F3EDE" w:rsidRPr="004866BB" w14:paraId="2C98ED88" w14:textId="77777777" w:rsidTr="0025185C">
        <w:trPr>
          <w:trHeight w:val="1411"/>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49126F5" w14:textId="77777777" w:rsidR="003F3EDE" w:rsidRPr="004866BB" w:rsidRDefault="003F3EDE" w:rsidP="0025185C">
            <w:pPr>
              <w:jc w:val="center"/>
              <w:rPr>
                <w:rFonts w:ascii="Arial" w:eastAsia="Times New Roman" w:hAnsi="Arial" w:cs="Arial"/>
                <w:spacing w:val="-1"/>
                <w:sz w:val="20"/>
                <w:szCs w:val="20"/>
                <w:rPrChange w:id="4725" w:author="Adelino Naquarta Sepalanga Domingos" w:date="2025-03-05T09:17:00Z" w16du:dateUtc="2025-03-05T08:17:00Z">
                  <w:rPr>
                    <w:rFonts w:ascii="Times New Roman" w:eastAsia="Times New Roman" w:hAnsi="Times New Roman"/>
                    <w:spacing w:val="-1"/>
                  </w:rPr>
                </w:rPrChange>
              </w:rPr>
            </w:pPr>
          </w:p>
          <w:p w14:paraId="5F9070D3" w14:textId="77777777" w:rsidR="003F3EDE" w:rsidRPr="004866BB" w:rsidRDefault="003F3EDE" w:rsidP="0025185C">
            <w:pPr>
              <w:jc w:val="center"/>
              <w:rPr>
                <w:rFonts w:ascii="Arial" w:eastAsia="Times New Roman" w:hAnsi="Arial" w:cs="Arial"/>
                <w:spacing w:val="-1"/>
                <w:sz w:val="20"/>
                <w:szCs w:val="20"/>
                <w:rPrChange w:id="4726"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4727" w:author="Adelino Naquarta Sepalanga Domingos" w:date="2025-03-05T09:17:00Z" w16du:dateUtc="2025-03-05T08:17:00Z">
                  <w:rPr>
                    <w:rFonts w:ascii="Times New Roman" w:eastAsia="Times New Roman" w:hAnsi="Times New Roman"/>
                    <w:spacing w:val="-1"/>
                  </w:rPr>
                </w:rPrChange>
              </w:rPr>
              <w:t>4.1.1.</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345371A" w14:textId="77777777" w:rsidR="003F3EDE" w:rsidRPr="004866BB" w:rsidRDefault="003F3EDE" w:rsidP="0025185C">
            <w:pPr>
              <w:jc w:val="center"/>
              <w:rPr>
                <w:rFonts w:ascii="Arial" w:eastAsia="Times New Roman" w:hAnsi="Arial" w:cs="Arial"/>
                <w:spacing w:val="-1"/>
                <w:sz w:val="20"/>
                <w:szCs w:val="20"/>
                <w:rPrChange w:id="4728" w:author="Adelino Naquarta Sepalanga Domingos" w:date="2025-03-05T09:17:00Z" w16du:dateUtc="2025-03-05T08:17:00Z">
                  <w:rPr>
                    <w:rFonts w:ascii="Times New Roman" w:eastAsia="Times New Roman" w:hAnsi="Times New Roman"/>
                    <w:spacing w:val="-1"/>
                  </w:rPr>
                </w:rPrChange>
              </w:rPr>
            </w:pPr>
          </w:p>
          <w:p w14:paraId="515FC23A" w14:textId="77777777" w:rsidR="003F3EDE" w:rsidRPr="004866BB" w:rsidRDefault="003F3EDE" w:rsidP="0025185C">
            <w:pPr>
              <w:jc w:val="center"/>
              <w:rPr>
                <w:rFonts w:ascii="Arial" w:eastAsia="Times New Roman" w:hAnsi="Arial" w:cs="Arial"/>
                <w:spacing w:val="-1"/>
                <w:sz w:val="20"/>
                <w:szCs w:val="20"/>
                <w:rPrChange w:id="4729"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4730"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1AB067B" w14:textId="77777777" w:rsidR="003F3EDE" w:rsidRPr="004866BB" w:rsidRDefault="003F3EDE" w:rsidP="0025185C">
            <w:pPr>
              <w:rPr>
                <w:rFonts w:ascii="Arial" w:eastAsia="Times New Roman" w:hAnsi="Arial" w:cs="Arial"/>
                <w:spacing w:val="-1"/>
                <w:sz w:val="20"/>
                <w:szCs w:val="20"/>
                <w:rPrChange w:id="473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4732" w:author="Adelino Naquarta Sepalanga Domingos" w:date="2025-03-05T09:17:00Z" w16du:dateUtc="2025-03-05T08:17:00Z">
                  <w:rPr>
                    <w:rFonts w:ascii="Times New Roman" w:eastAsia="Times New Roman" w:hAnsi="Times New Roman"/>
                    <w:spacing w:val="-1"/>
                  </w:rPr>
                </w:rPrChange>
              </w:rPr>
              <w:t>Número de registos de documentos comerciais (NumberOfEntries)</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9248D99" w14:textId="77777777" w:rsidR="003F3EDE" w:rsidRPr="004866BB" w:rsidRDefault="003F3EDE" w:rsidP="0025185C">
            <w:pPr>
              <w:rPr>
                <w:rFonts w:ascii="Arial" w:eastAsia="Times New Roman" w:hAnsi="Arial" w:cs="Arial"/>
                <w:spacing w:val="-1"/>
                <w:sz w:val="20"/>
                <w:szCs w:val="20"/>
                <w:rPrChange w:id="473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4734" w:author="Adelino Naquarta Sepalanga Domingos" w:date="2025-03-05T09:17:00Z" w16du:dateUtc="2025-03-05T08:17:00Z">
                  <w:rPr>
                    <w:rFonts w:ascii="Times New Roman" w:eastAsia="Times New Roman" w:hAnsi="Times New Roman"/>
                    <w:spacing w:val="-1"/>
                  </w:rPr>
                </w:rPrChange>
              </w:rPr>
              <w:t>Deve conter o número total de documentos, incluindo os documentos cujo valor do campo 4.1.4.3.1. - Estado actual (InvoiceStatus) seja do tipo “A”.</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A591C86" w14:textId="77777777" w:rsidR="003F3EDE" w:rsidRPr="004866BB" w:rsidRDefault="003F3EDE" w:rsidP="0025185C">
            <w:pPr>
              <w:jc w:val="center"/>
              <w:rPr>
                <w:rFonts w:ascii="Arial" w:eastAsia="Times New Roman" w:hAnsi="Arial" w:cs="Arial"/>
                <w:spacing w:val="-1"/>
                <w:sz w:val="20"/>
                <w:szCs w:val="20"/>
                <w:rPrChange w:id="4735" w:author="Adelino Naquarta Sepalanga Domingos" w:date="2025-03-05T09:17:00Z" w16du:dateUtc="2025-03-05T08:17:00Z">
                  <w:rPr>
                    <w:rFonts w:ascii="Times New Roman" w:eastAsia="Times New Roman" w:hAnsi="Times New Roman"/>
                    <w:spacing w:val="-1"/>
                  </w:rPr>
                </w:rPrChange>
              </w:rPr>
            </w:pPr>
          </w:p>
          <w:p w14:paraId="17A7F090" w14:textId="77777777" w:rsidR="003F3EDE" w:rsidRPr="004866BB" w:rsidRDefault="003F3EDE" w:rsidP="0025185C">
            <w:pPr>
              <w:jc w:val="center"/>
              <w:rPr>
                <w:rFonts w:ascii="Arial" w:eastAsia="Times New Roman" w:hAnsi="Arial" w:cs="Arial"/>
                <w:spacing w:val="-1"/>
                <w:sz w:val="20"/>
                <w:szCs w:val="20"/>
                <w:rPrChange w:id="4736" w:author="Adelino Naquarta Sepalanga Domingos" w:date="2025-03-05T09:17:00Z" w16du:dateUtc="2025-03-05T08:17:00Z">
                  <w:rPr>
                    <w:rFonts w:ascii="Times New Roman" w:eastAsia="Times New Roman" w:hAnsi="Times New Roman"/>
                    <w:spacing w:val="-1"/>
                  </w:rPr>
                </w:rPrChange>
              </w:rPr>
            </w:pPr>
          </w:p>
          <w:p w14:paraId="20C47A6A" w14:textId="77777777" w:rsidR="003F3EDE" w:rsidRPr="004866BB" w:rsidRDefault="003F3EDE" w:rsidP="0025185C">
            <w:pPr>
              <w:jc w:val="center"/>
              <w:rPr>
                <w:rFonts w:ascii="Arial" w:eastAsia="Times New Roman" w:hAnsi="Arial" w:cs="Arial"/>
                <w:spacing w:val="-1"/>
                <w:sz w:val="20"/>
                <w:szCs w:val="20"/>
                <w:rPrChange w:id="473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4738" w:author="Adelino Naquarta Sepalanga Domingos" w:date="2025-03-05T09:17:00Z" w16du:dateUtc="2025-03-05T08:17:00Z">
                  <w:rPr>
                    <w:rFonts w:ascii="Times New Roman" w:eastAsia="Times New Roman" w:hAnsi="Times New Roman"/>
                    <w:spacing w:val="-1"/>
                  </w:rPr>
                </w:rPrChange>
              </w:rPr>
              <w:t>Inteiro</w:t>
            </w:r>
          </w:p>
        </w:tc>
      </w:tr>
      <w:tr w:rsidR="003F3EDE" w:rsidRPr="004866BB" w14:paraId="306F4CA4" w14:textId="77777777" w:rsidTr="0025185C">
        <w:trPr>
          <w:trHeight w:val="2120"/>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1DD36A7" w14:textId="77777777" w:rsidR="003F3EDE" w:rsidRPr="004866BB" w:rsidRDefault="003F3EDE" w:rsidP="0025185C">
            <w:pPr>
              <w:jc w:val="center"/>
              <w:rPr>
                <w:rFonts w:ascii="Arial" w:eastAsia="Times New Roman" w:hAnsi="Arial" w:cs="Arial"/>
                <w:spacing w:val="-1"/>
                <w:sz w:val="20"/>
                <w:szCs w:val="20"/>
                <w:rPrChange w:id="4739" w:author="Adelino Naquarta Sepalanga Domingos" w:date="2025-03-05T09:17:00Z" w16du:dateUtc="2025-03-05T08:17:00Z">
                  <w:rPr>
                    <w:rFonts w:ascii="Times New Roman" w:eastAsia="Times New Roman" w:hAnsi="Times New Roman"/>
                    <w:spacing w:val="-1"/>
                  </w:rPr>
                </w:rPrChange>
              </w:rPr>
            </w:pPr>
          </w:p>
          <w:p w14:paraId="1E8659A5" w14:textId="77777777" w:rsidR="003F3EDE" w:rsidRPr="004866BB" w:rsidRDefault="003F3EDE" w:rsidP="0025185C">
            <w:pPr>
              <w:jc w:val="center"/>
              <w:rPr>
                <w:rFonts w:ascii="Arial" w:eastAsia="Times New Roman" w:hAnsi="Arial" w:cs="Arial"/>
                <w:spacing w:val="-1"/>
                <w:sz w:val="20"/>
                <w:szCs w:val="20"/>
                <w:rPrChange w:id="4740" w:author="Adelino Naquarta Sepalanga Domingos" w:date="2025-03-05T09:17:00Z" w16du:dateUtc="2025-03-05T08:17:00Z">
                  <w:rPr>
                    <w:rFonts w:ascii="Times New Roman" w:eastAsia="Times New Roman" w:hAnsi="Times New Roman"/>
                    <w:spacing w:val="-1"/>
                  </w:rPr>
                </w:rPrChange>
              </w:rPr>
            </w:pPr>
          </w:p>
          <w:p w14:paraId="2329D288" w14:textId="77777777" w:rsidR="003F3EDE" w:rsidRPr="004866BB" w:rsidRDefault="003F3EDE" w:rsidP="0025185C">
            <w:pPr>
              <w:jc w:val="center"/>
              <w:rPr>
                <w:rFonts w:ascii="Arial" w:eastAsia="Times New Roman" w:hAnsi="Arial" w:cs="Arial"/>
                <w:spacing w:val="-1"/>
                <w:sz w:val="20"/>
                <w:szCs w:val="20"/>
                <w:rPrChange w:id="474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4742" w:author="Adelino Naquarta Sepalanga Domingos" w:date="2025-03-05T09:17:00Z" w16du:dateUtc="2025-03-05T08:17:00Z">
                  <w:rPr>
                    <w:rFonts w:ascii="Times New Roman" w:eastAsia="Times New Roman" w:hAnsi="Times New Roman"/>
                    <w:spacing w:val="-1"/>
                  </w:rPr>
                </w:rPrChange>
              </w:rPr>
              <w:t>4.1.2.</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67E6FBE" w14:textId="77777777" w:rsidR="003F3EDE" w:rsidRPr="004866BB" w:rsidRDefault="003F3EDE" w:rsidP="0025185C">
            <w:pPr>
              <w:jc w:val="center"/>
              <w:rPr>
                <w:rFonts w:ascii="Arial" w:eastAsia="Times New Roman" w:hAnsi="Arial" w:cs="Arial"/>
                <w:spacing w:val="-1"/>
                <w:sz w:val="20"/>
                <w:szCs w:val="20"/>
                <w:rPrChange w:id="4743" w:author="Adelino Naquarta Sepalanga Domingos" w:date="2025-03-05T09:17:00Z" w16du:dateUtc="2025-03-05T08:17:00Z">
                  <w:rPr>
                    <w:rFonts w:ascii="Times New Roman" w:eastAsia="Times New Roman" w:hAnsi="Times New Roman"/>
                    <w:spacing w:val="-1"/>
                  </w:rPr>
                </w:rPrChange>
              </w:rPr>
            </w:pPr>
          </w:p>
          <w:p w14:paraId="0B9198AE" w14:textId="77777777" w:rsidR="003F3EDE" w:rsidRPr="004866BB" w:rsidRDefault="003F3EDE" w:rsidP="0025185C">
            <w:pPr>
              <w:jc w:val="center"/>
              <w:rPr>
                <w:rFonts w:ascii="Arial" w:eastAsia="Times New Roman" w:hAnsi="Arial" w:cs="Arial"/>
                <w:spacing w:val="-1"/>
                <w:sz w:val="20"/>
                <w:szCs w:val="20"/>
                <w:rPrChange w:id="4744" w:author="Adelino Naquarta Sepalanga Domingos" w:date="2025-03-05T09:17:00Z" w16du:dateUtc="2025-03-05T08:17:00Z">
                  <w:rPr>
                    <w:rFonts w:ascii="Times New Roman" w:eastAsia="Times New Roman" w:hAnsi="Times New Roman"/>
                    <w:spacing w:val="-1"/>
                  </w:rPr>
                </w:rPrChange>
              </w:rPr>
            </w:pPr>
          </w:p>
          <w:p w14:paraId="6B9AF7B7" w14:textId="77777777" w:rsidR="003F3EDE" w:rsidRPr="004866BB" w:rsidRDefault="003F3EDE" w:rsidP="0025185C">
            <w:pPr>
              <w:jc w:val="center"/>
              <w:rPr>
                <w:rFonts w:ascii="Arial" w:eastAsia="Times New Roman" w:hAnsi="Arial" w:cs="Arial"/>
                <w:spacing w:val="-1"/>
                <w:sz w:val="20"/>
                <w:szCs w:val="20"/>
                <w:rPrChange w:id="474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4746"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31E23A3" w14:textId="77777777" w:rsidR="003F3EDE" w:rsidRPr="004866BB" w:rsidRDefault="003F3EDE" w:rsidP="0025185C">
            <w:pPr>
              <w:rPr>
                <w:rFonts w:ascii="Arial" w:eastAsia="Times New Roman" w:hAnsi="Arial" w:cs="Arial"/>
                <w:spacing w:val="-1"/>
                <w:sz w:val="20"/>
                <w:szCs w:val="20"/>
                <w:rPrChange w:id="4747" w:author="Adelino Naquarta Sepalanga Domingos" w:date="2025-03-05T09:17:00Z" w16du:dateUtc="2025-03-05T08:17:00Z">
                  <w:rPr>
                    <w:rFonts w:ascii="Times New Roman" w:eastAsia="Times New Roman" w:hAnsi="Times New Roman"/>
                    <w:spacing w:val="-1"/>
                  </w:rPr>
                </w:rPrChange>
              </w:rPr>
            </w:pPr>
          </w:p>
          <w:p w14:paraId="2649FD4E" w14:textId="77777777" w:rsidR="003F3EDE" w:rsidRPr="004866BB" w:rsidRDefault="003F3EDE" w:rsidP="0025185C">
            <w:pPr>
              <w:rPr>
                <w:rFonts w:ascii="Arial" w:eastAsia="Times New Roman" w:hAnsi="Arial" w:cs="Arial"/>
                <w:spacing w:val="-1"/>
                <w:sz w:val="20"/>
                <w:szCs w:val="20"/>
                <w:rPrChange w:id="4748" w:author="Adelino Naquarta Sepalanga Domingos" w:date="2025-03-05T09:17:00Z" w16du:dateUtc="2025-03-05T08:17:00Z">
                  <w:rPr>
                    <w:rFonts w:ascii="Times New Roman" w:eastAsia="Times New Roman" w:hAnsi="Times New Roman"/>
                    <w:spacing w:val="-1"/>
                  </w:rPr>
                </w:rPrChange>
              </w:rPr>
            </w:pPr>
          </w:p>
          <w:p w14:paraId="7F87720C" w14:textId="77777777" w:rsidR="003F3EDE" w:rsidRPr="004866BB" w:rsidRDefault="003F3EDE" w:rsidP="0025185C">
            <w:pPr>
              <w:rPr>
                <w:rFonts w:ascii="Arial" w:eastAsia="Times New Roman" w:hAnsi="Arial" w:cs="Arial"/>
                <w:spacing w:val="-1"/>
                <w:sz w:val="20"/>
                <w:szCs w:val="20"/>
                <w:rPrChange w:id="4749"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4750" w:author="Adelino Naquarta Sepalanga Domingos" w:date="2025-03-05T09:17:00Z" w16du:dateUtc="2025-03-05T08:17:00Z">
                  <w:rPr>
                    <w:rFonts w:ascii="Times New Roman" w:eastAsia="Times New Roman" w:hAnsi="Times New Roman"/>
                    <w:spacing w:val="-1"/>
                  </w:rPr>
                </w:rPrChange>
              </w:rPr>
              <w:t>Total dos débitos (TotalDebit)</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A2F38F7" w14:textId="77777777" w:rsidR="003F3EDE" w:rsidRPr="004866BB" w:rsidRDefault="003F3EDE" w:rsidP="0025185C">
            <w:pPr>
              <w:rPr>
                <w:rFonts w:ascii="Arial" w:eastAsia="Times New Roman" w:hAnsi="Arial" w:cs="Arial"/>
                <w:spacing w:val="-1"/>
                <w:sz w:val="20"/>
                <w:szCs w:val="20"/>
                <w:rPrChange w:id="475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4752" w:author="Adelino Naquarta Sepalanga Domingos" w:date="2025-03-05T09:17:00Z" w16du:dateUtc="2025-03-05T08:17:00Z">
                  <w:rPr>
                    <w:rFonts w:ascii="Times New Roman" w:eastAsia="Times New Roman" w:hAnsi="Times New Roman"/>
                    <w:spacing w:val="-1"/>
                  </w:rPr>
                </w:rPrChange>
              </w:rPr>
              <w:t>Deve conter a soma de controlo do campo 4.1.4.19.13. – Valor a débito (DebitAmount), dela excluindo os documentos em que o campo</w:t>
            </w:r>
          </w:p>
          <w:p w14:paraId="50A8FFEC" w14:textId="77777777" w:rsidR="003F3EDE" w:rsidRPr="004866BB" w:rsidRDefault="003F3EDE" w:rsidP="0025185C">
            <w:pPr>
              <w:rPr>
                <w:rFonts w:ascii="Arial" w:eastAsia="Times New Roman" w:hAnsi="Arial" w:cs="Arial"/>
                <w:spacing w:val="-1"/>
                <w:sz w:val="20"/>
                <w:szCs w:val="20"/>
                <w:rPrChange w:id="475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4754" w:author="Adelino Naquarta Sepalanga Domingos" w:date="2025-03-05T09:17:00Z" w16du:dateUtc="2025-03-05T08:17:00Z">
                  <w:rPr>
                    <w:rFonts w:ascii="Times New Roman" w:eastAsia="Times New Roman" w:hAnsi="Times New Roman"/>
                    <w:spacing w:val="-1"/>
                  </w:rPr>
                </w:rPrChange>
              </w:rPr>
              <w:t>4.1.4.3.1. – Estado actual do documento (InvoiceStatus) seja do tipo “A”.</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E6ED04E" w14:textId="77777777" w:rsidR="003F3EDE" w:rsidRPr="004866BB" w:rsidRDefault="003F3EDE" w:rsidP="0025185C">
            <w:pPr>
              <w:jc w:val="center"/>
              <w:rPr>
                <w:rFonts w:ascii="Arial" w:eastAsia="Times New Roman" w:hAnsi="Arial" w:cs="Arial"/>
                <w:spacing w:val="-1"/>
                <w:sz w:val="20"/>
                <w:szCs w:val="20"/>
                <w:rPrChange w:id="4755" w:author="Adelino Naquarta Sepalanga Domingos" w:date="2025-03-05T09:17:00Z" w16du:dateUtc="2025-03-05T08:17:00Z">
                  <w:rPr>
                    <w:rFonts w:ascii="Times New Roman" w:eastAsia="Times New Roman" w:hAnsi="Times New Roman"/>
                    <w:spacing w:val="-1"/>
                  </w:rPr>
                </w:rPrChange>
              </w:rPr>
            </w:pPr>
          </w:p>
          <w:p w14:paraId="7C3A3CCA" w14:textId="77777777" w:rsidR="003F3EDE" w:rsidRPr="004866BB" w:rsidRDefault="003F3EDE" w:rsidP="0025185C">
            <w:pPr>
              <w:jc w:val="center"/>
              <w:rPr>
                <w:rFonts w:ascii="Arial" w:eastAsia="Times New Roman" w:hAnsi="Arial" w:cs="Arial"/>
                <w:spacing w:val="-1"/>
                <w:sz w:val="20"/>
                <w:szCs w:val="20"/>
                <w:rPrChange w:id="4756" w:author="Adelino Naquarta Sepalanga Domingos" w:date="2025-03-05T09:17:00Z" w16du:dateUtc="2025-03-05T08:17:00Z">
                  <w:rPr>
                    <w:rFonts w:ascii="Times New Roman" w:eastAsia="Times New Roman" w:hAnsi="Times New Roman"/>
                    <w:spacing w:val="-1"/>
                  </w:rPr>
                </w:rPrChange>
              </w:rPr>
            </w:pPr>
          </w:p>
          <w:p w14:paraId="613B0658" w14:textId="77777777" w:rsidR="003F3EDE" w:rsidRPr="004866BB" w:rsidRDefault="003F3EDE" w:rsidP="0025185C">
            <w:pPr>
              <w:jc w:val="center"/>
              <w:rPr>
                <w:rFonts w:ascii="Arial" w:eastAsia="Times New Roman" w:hAnsi="Arial" w:cs="Arial"/>
                <w:spacing w:val="-1"/>
                <w:sz w:val="20"/>
                <w:szCs w:val="20"/>
                <w:rPrChange w:id="475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4758" w:author="Adelino Naquarta Sepalanga Domingos" w:date="2025-03-05T09:17:00Z" w16du:dateUtc="2025-03-05T08:17:00Z">
                  <w:rPr>
                    <w:rFonts w:ascii="Times New Roman" w:eastAsia="Times New Roman" w:hAnsi="Times New Roman"/>
                    <w:spacing w:val="-1"/>
                  </w:rPr>
                </w:rPrChange>
              </w:rPr>
              <w:t>Monetário</w:t>
            </w:r>
          </w:p>
        </w:tc>
      </w:tr>
      <w:tr w:rsidR="003F3EDE" w:rsidRPr="004866BB" w14:paraId="12C901FE" w14:textId="77777777" w:rsidTr="0025185C">
        <w:trPr>
          <w:trHeight w:val="2168"/>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8DBEDEB" w14:textId="77777777" w:rsidR="003F3EDE" w:rsidRPr="004866BB" w:rsidRDefault="003F3EDE" w:rsidP="0025185C">
            <w:pPr>
              <w:jc w:val="center"/>
              <w:rPr>
                <w:rFonts w:ascii="Arial" w:eastAsia="Times New Roman" w:hAnsi="Arial" w:cs="Arial"/>
                <w:spacing w:val="-1"/>
                <w:sz w:val="20"/>
                <w:szCs w:val="20"/>
                <w:rPrChange w:id="4759" w:author="Adelino Naquarta Sepalanga Domingos" w:date="2025-03-05T09:17:00Z" w16du:dateUtc="2025-03-05T08:17:00Z">
                  <w:rPr>
                    <w:rFonts w:ascii="Times New Roman" w:eastAsia="Times New Roman" w:hAnsi="Times New Roman"/>
                    <w:spacing w:val="-1"/>
                  </w:rPr>
                </w:rPrChange>
              </w:rPr>
            </w:pPr>
          </w:p>
          <w:p w14:paraId="68432F01" w14:textId="77777777" w:rsidR="003F3EDE" w:rsidRPr="004866BB" w:rsidRDefault="003F3EDE" w:rsidP="0025185C">
            <w:pPr>
              <w:jc w:val="center"/>
              <w:rPr>
                <w:rFonts w:ascii="Arial" w:eastAsia="Times New Roman" w:hAnsi="Arial" w:cs="Arial"/>
                <w:spacing w:val="-1"/>
                <w:sz w:val="20"/>
                <w:szCs w:val="20"/>
                <w:rPrChange w:id="4760" w:author="Adelino Naquarta Sepalanga Domingos" w:date="2025-03-05T09:17:00Z" w16du:dateUtc="2025-03-05T08:17:00Z">
                  <w:rPr>
                    <w:rFonts w:ascii="Times New Roman" w:eastAsia="Times New Roman" w:hAnsi="Times New Roman"/>
                    <w:spacing w:val="-1"/>
                  </w:rPr>
                </w:rPrChange>
              </w:rPr>
            </w:pPr>
          </w:p>
          <w:p w14:paraId="746F2302" w14:textId="77777777" w:rsidR="003F3EDE" w:rsidRPr="004866BB" w:rsidRDefault="003F3EDE" w:rsidP="0025185C">
            <w:pPr>
              <w:jc w:val="center"/>
              <w:rPr>
                <w:rFonts w:ascii="Arial" w:eastAsia="Times New Roman" w:hAnsi="Arial" w:cs="Arial"/>
                <w:spacing w:val="-1"/>
                <w:sz w:val="20"/>
                <w:szCs w:val="20"/>
                <w:rPrChange w:id="476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4762" w:author="Adelino Naquarta Sepalanga Domingos" w:date="2025-03-05T09:17:00Z" w16du:dateUtc="2025-03-05T08:17:00Z">
                  <w:rPr>
                    <w:rFonts w:ascii="Times New Roman" w:eastAsia="Times New Roman" w:hAnsi="Times New Roman"/>
                    <w:spacing w:val="-1"/>
                  </w:rPr>
                </w:rPrChange>
              </w:rPr>
              <w:t>4.1.3.</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69F0846" w14:textId="77777777" w:rsidR="003F3EDE" w:rsidRPr="004866BB" w:rsidRDefault="003F3EDE" w:rsidP="0025185C">
            <w:pPr>
              <w:jc w:val="center"/>
              <w:rPr>
                <w:rFonts w:ascii="Arial" w:eastAsia="Times New Roman" w:hAnsi="Arial" w:cs="Arial"/>
                <w:spacing w:val="-1"/>
                <w:sz w:val="20"/>
                <w:szCs w:val="20"/>
                <w:rPrChange w:id="4763" w:author="Adelino Naquarta Sepalanga Domingos" w:date="2025-03-05T09:17:00Z" w16du:dateUtc="2025-03-05T08:17:00Z">
                  <w:rPr>
                    <w:rFonts w:ascii="Times New Roman" w:eastAsia="Times New Roman" w:hAnsi="Times New Roman"/>
                    <w:spacing w:val="-1"/>
                  </w:rPr>
                </w:rPrChange>
              </w:rPr>
            </w:pPr>
          </w:p>
          <w:p w14:paraId="7E0D4BB4" w14:textId="77777777" w:rsidR="003F3EDE" w:rsidRPr="004866BB" w:rsidRDefault="003F3EDE" w:rsidP="0025185C">
            <w:pPr>
              <w:jc w:val="center"/>
              <w:rPr>
                <w:rFonts w:ascii="Arial" w:eastAsia="Times New Roman" w:hAnsi="Arial" w:cs="Arial"/>
                <w:spacing w:val="-1"/>
                <w:sz w:val="20"/>
                <w:szCs w:val="20"/>
                <w:rPrChange w:id="4764" w:author="Adelino Naquarta Sepalanga Domingos" w:date="2025-03-05T09:17:00Z" w16du:dateUtc="2025-03-05T08:17:00Z">
                  <w:rPr>
                    <w:rFonts w:ascii="Times New Roman" w:eastAsia="Times New Roman" w:hAnsi="Times New Roman"/>
                    <w:spacing w:val="-1"/>
                  </w:rPr>
                </w:rPrChange>
              </w:rPr>
            </w:pPr>
          </w:p>
          <w:p w14:paraId="5F1E3645" w14:textId="77777777" w:rsidR="003F3EDE" w:rsidRPr="004866BB" w:rsidRDefault="003F3EDE" w:rsidP="0025185C">
            <w:pPr>
              <w:jc w:val="center"/>
              <w:rPr>
                <w:rFonts w:ascii="Arial" w:eastAsia="Times New Roman" w:hAnsi="Arial" w:cs="Arial"/>
                <w:spacing w:val="-1"/>
                <w:sz w:val="20"/>
                <w:szCs w:val="20"/>
                <w:rPrChange w:id="476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4766"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514D4E7" w14:textId="77777777" w:rsidR="003F3EDE" w:rsidRPr="004866BB" w:rsidRDefault="003F3EDE" w:rsidP="0025185C">
            <w:pPr>
              <w:rPr>
                <w:rFonts w:ascii="Arial" w:eastAsia="Times New Roman" w:hAnsi="Arial" w:cs="Arial"/>
                <w:spacing w:val="-1"/>
                <w:sz w:val="20"/>
                <w:szCs w:val="20"/>
                <w:rPrChange w:id="4767" w:author="Adelino Naquarta Sepalanga Domingos" w:date="2025-03-05T09:17:00Z" w16du:dateUtc="2025-03-05T08:17:00Z">
                  <w:rPr>
                    <w:rFonts w:ascii="Times New Roman" w:eastAsia="Times New Roman" w:hAnsi="Times New Roman"/>
                    <w:spacing w:val="-1"/>
                  </w:rPr>
                </w:rPrChange>
              </w:rPr>
            </w:pPr>
          </w:p>
          <w:p w14:paraId="2B38619C" w14:textId="77777777" w:rsidR="003F3EDE" w:rsidRPr="004866BB" w:rsidRDefault="003F3EDE" w:rsidP="0025185C">
            <w:pPr>
              <w:rPr>
                <w:rFonts w:ascii="Arial" w:eastAsia="Times New Roman" w:hAnsi="Arial" w:cs="Arial"/>
                <w:spacing w:val="-1"/>
                <w:sz w:val="20"/>
                <w:szCs w:val="20"/>
                <w:rPrChange w:id="4768" w:author="Adelino Naquarta Sepalanga Domingos" w:date="2025-03-05T09:17:00Z" w16du:dateUtc="2025-03-05T08:17:00Z">
                  <w:rPr>
                    <w:rFonts w:ascii="Times New Roman" w:eastAsia="Times New Roman" w:hAnsi="Times New Roman"/>
                    <w:spacing w:val="-1"/>
                  </w:rPr>
                </w:rPrChange>
              </w:rPr>
            </w:pPr>
          </w:p>
          <w:p w14:paraId="2D056049" w14:textId="77777777" w:rsidR="003F3EDE" w:rsidRPr="004866BB" w:rsidRDefault="003F3EDE" w:rsidP="0025185C">
            <w:pPr>
              <w:rPr>
                <w:rFonts w:ascii="Arial" w:eastAsia="Times New Roman" w:hAnsi="Arial" w:cs="Arial"/>
                <w:spacing w:val="-1"/>
                <w:sz w:val="20"/>
                <w:szCs w:val="20"/>
                <w:rPrChange w:id="4769"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4770" w:author="Adelino Naquarta Sepalanga Domingos" w:date="2025-03-05T09:17:00Z" w16du:dateUtc="2025-03-05T08:17:00Z">
                  <w:rPr>
                    <w:rFonts w:ascii="Times New Roman" w:eastAsia="Times New Roman" w:hAnsi="Times New Roman"/>
                    <w:spacing w:val="-1"/>
                  </w:rPr>
                </w:rPrChange>
              </w:rPr>
              <w:t>Total dos créditos (TotalCredit)</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24B965A" w14:textId="77777777" w:rsidR="003F3EDE" w:rsidRPr="004866BB" w:rsidRDefault="003F3EDE" w:rsidP="0025185C">
            <w:pPr>
              <w:rPr>
                <w:rFonts w:ascii="Arial" w:eastAsia="Times New Roman" w:hAnsi="Arial" w:cs="Arial"/>
                <w:spacing w:val="-1"/>
                <w:sz w:val="20"/>
                <w:szCs w:val="20"/>
                <w:rPrChange w:id="477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4772" w:author="Adelino Naquarta Sepalanga Domingos" w:date="2025-03-05T09:17:00Z" w16du:dateUtc="2025-03-05T08:17:00Z">
                  <w:rPr>
                    <w:rFonts w:ascii="Times New Roman" w:eastAsia="Times New Roman" w:hAnsi="Times New Roman"/>
                    <w:spacing w:val="-1"/>
                  </w:rPr>
                </w:rPrChange>
              </w:rPr>
              <w:t>Deve conter a soma de controlo do campo 4.1.4.19.14. – Valor a crédito (CreditAmount), dela excluindo os documentos em que o campo</w:t>
            </w:r>
          </w:p>
          <w:p w14:paraId="68D3DF9F" w14:textId="77777777" w:rsidR="003F3EDE" w:rsidRPr="004866BB" w:rsidRDefault="003F3EDE" w:rsidP="0025185C">
            <w:pPr>
              <w:rPr>
                <w:rFonts w:ascii="Arial" w:eastAsia="Times New Roman" w:hAnsi="Arial" w:cs="Arial"/>
                <w:spacing w:val="-1"/>
                <w:sz w:val="20"/>
                <w:szCs w:val="20"/>
                <w:rPrChange w:id="477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4774" w:author="Adelino Naquarta Sepalanga Domingos" w:date="2025-03-05T09:17:00Z" w16du:dateUtc="2025-03-05T08:17:00Z">
                  <w:rPr>
                    <w:rFonts w:ascii="Times New Roman" w:eastAsia="Times New Roman" w:hAnsi="Times New Roman"/>
                    <w:spacing w:val="-1"/>
                  </w:rPr>
                </w:rPrChange>
              </w:rPr>
              <w:t>4.1.4.3.1. – Estado actual do documento (InvoiceStatus) seja do tipo “A”.</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336CA4E" w14:textId="77777777" w:rsidR="003F3EDE" w:rsidRPr="004866BB" w:rsidRDefault="003F3EDE" w:rsidP="0025185C">
            <w:pPr>
              <w:jc w:val="center"/>
              <w:rPr>
                <w:rFonts w:ascii="Arial" w:eastAsia="Times New Roman" w:hAnsi="Arial" w:cs="Arial"/>
                <w:spacing w:val="-1"/>
                <w:sz w:val="20"/>
                <w:szCs w:val="20"/>
                <w:rPrChange w:id="4775" w:author="Adelino Naquarta Sepalanga Domingos" w:date="2025-03-05T09:17:00Z" w16du:dateUtc="2025-03-05T08:17:00Z">
                  <w:rPr>
                    <w:rFonts w:ascii="Times New Roman" w:eastAsia="Times New Roman" w:hAnsi="Times New Roman"/>
                    <w:spacing w:val="-1"/>
                  </w:rPr>
                </w:rPrChange>
              </w:rPr>
            </w:pPr>
          </w:p>
          <w:p w14:paraId="07FBC943" w14:textId="77777777" w:rsidR="003F3EDE" w:rsidRPr="004866BB" w:rsidRDefault="003F3EDE" w:rsidP="0025185C">
            <w:pPr>
              <w:jc w:val="center"/>
              <w:rPr>
                <w:rFonts w:ascii="Arial" w:eastAsia="Times New Roman" w:hAnsi="Arial" w:cs="Arial"/>
                <w:spacing w:val="-1"/>
                <w:sz w:val="20"/>
                <w:szCs w:val="20"/>
                <w:rPrChange w:id="4776" w:author="Adelino Naquarta Sepalanga Domingos" w:date="2025-03-05T09:17:00Z" w16du:dateUtc="2025-03-05T08:17:00Z">
                  <w:rPr>
                    <w:rFonts w:ascii="Times New Roman" w:eastAsia="Times New Roman" w:hAnsi="Times New Roman"/>
                    <w:spacing w:val="-1"/>
                  </w:rPr>
                </w:rPrChange>
              </w:rPr>
            </w:pPr>
          </w:p>
          <w:p w14:paraId="6164C849" w14:textId="77777777" w:rsidR="003F3EDE" w:rsidRPr="004866BB" w:rsidRDefault="003F3EDE" w:rsidP="0025185C">
            <w:pPr>
              <w:jc w:val="center"/>
              <w:rPr>
                <w:rFonts w:ascii="Arial" w:eastAsia="Times New Roman" w:hAnsi="Arial" w:cs="Arial"/>
                <w:spacing w:val="-1"/>
                <w:sz w:val="20"/>
                <w:szCs w:val="20"/>
                <w:rPrChange w:id="4777" w:author="Adelino Naquarta Sepalanga Domingos" w:date="2025-03-05T09:17:00Z" w16du:dateUtc="2025-03-05T08:17:00Z">
                  <w:rPr>
                    <w:rFonts w:ascii="Times New Roman" w:eastAsia="Times New Roman" w:hAnsi="Times New Roman"/>
                    <w:spacing w:val="-1"/>
                  </w:rPr>
                </w:rPrChange>
              </w:rPr>
            </w:pPr>
          </w:p>
          <w:p w14:paraId="72647427" w14:textId="77777777" w:rsidR="003F3EDE" w:rsidRPr="004866BB" w:rsidRDefault="003F3EDE" w:rsidP="0025185C">
            <w:pPr>
              <w:jc w:val="center"/>
              <w:rPr>
                <w:rFonts w:ascii="Arial" w:eastAsia="Times New Roman" w:hAnsi="Arial" w:cs="Arial"/>
                <w:spacing w:val="-1"/>
                <w:sz w:val="20"/>
                <w:szCs w:val="20"/>
                <w:rPrChange w:id="4778"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4779" w:author="Adelino Naquarta Sepalanga Domingos" w:date="2025-03-05T09:17:00Z" w16du:dateUtc="2025-03-05T08:17:00Z">
                  <w:rPr>
                    <w:rFonts w:ascii="Times New Roman" w:eastAsia="Times New Roman" w:hAnsi="Times New Roman"/>
                    <w:spacing w:val="-1"/>
                  </w:rPr>
                </w:rPrChange>
              </w:rPr>
              <w:t>Monetário</w:t>
            </w:r>
          </w:p>
        </w:tc>
      </w:tr>
      <w:tr w:rsidR="003F3EDE" w:rsidRPr="004866BB" w14:paraId="2E0318D0" w14:textId="77777777" w:rsidTr="0025185C">
        <w:trPr>
          <w:trHeight w:val="529"/>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45E30A2" w14:textId="77777777" w:rsidR="003F3EDE" w:rsidRPr="004866BB" w:rsidRDefault="003F3EDE" w:rsidP="0025185C">
            <w:pPr>
              <w:jc w:val="center"/>
              <w:rPr>
                <w:rFonts w:ascii="Arial" w:eastAsia="Times New Roman" w:hAnsi="Arial" w:cs="Arial"/>
                <w:spacing w:val="-1"/>
                <w:sz w:val="20"/>
                <w:szCs w:val="20"/>
                <w:rPrChange w:id="4780"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4781" w:author="Adelino Naquarta Sepalanga Domingos" w:date="2025-03-05T09:17:00Z" w16du:dateUtc="2025-03-05T08:17:00Z">
                  <w:rPr>
                    <w:rFonts w:ascii="Times New Roman" w:eastAsia="Times New Roman" w:hAnsi="Times New Roman"/>
                    <w:spacing w:val="-1"/>
                  </w:rPr>
                </w:rPrChange>
              </w:rPr>
              <w:t>4.1.4.</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C7C9C01" w14:textId="77777777" w:rsidR="003F3EDE" w:rsidRPr="004866BB" w:rsidRDefault="003F3EDE" w:rsidP="0025185C">
            <w:pPr>
              <w:jc w:val="center"/>
              <w:rPr>
                <w:rFonts w:ascii="Arial" w:eastAsia="Times New Roman" w:hAnsi="Arial" w:cs="Arial"/>
                <w:spacing w:val="-1"/>
                <w:sz w:val="20"/>
                <w:szCs w:val="20"/>
                <w:rPrChange w:id="4782" w:author="Adelino Naquarta Sepalanga Domingos" w:date="2025-03-05T09:17:00Z" w16du:dateUtc="2025-03-05T08:17:00Z">
                  <w:rPr>
                    <w:rFonts w:ascii="Times New Roman" w:eastAsia="Times New Roman" w:hAnsi="Times New Roman"/>
                    <w:spacing w:val="-1"/>
                  </w:rPr>
                </w:rPrChange>
              </w:rPr>
            </w:pPr>
          </w:p>
        </w:tc>
        <w:tc>
          <w:tcPr>
            <w:tcW w:w="32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379B473" w14:textId="77777777" w:rsidR="003F3EDE" w:rsidRPr="004866BB" w:rsidRDefault="003F3EDE" w:rsidP="0025185C">
            <w:pPr>
              <w:rPr>
                <w:rFonts w:ascii="Arial" w:eastAsia="Times New Roman" w:hAnsi="Arial" w:cs="Arial"/>
                <w:spacing w:val="-1"/>
                <w:sz w:val="20"/>
                <w:szCs w:val="20"/>
                <w:rPrChange w:id="478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4784" w:author="Adelino Naquarta Sepalanga Domingos" w:date="2025-03-05T09:17:00Z" w16du:dateUtc="2025-03-05T08:17:00Z">
                  <w:rPr>
                    <w:rFonts w:ascii="Times New Roman" w:eastAsia="Times New Roman" w:hAnsi="Times New Roman"/>
                    <w:spacing w:val="-1"/>
                  </w:rPr>
                </w:rPrChange>
              </w:rPr>
              <w:t>Documento de venda (Invoice)</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F0C4A69" w14:textId="77777777" w:rsidR="003F3EDE" w:rsidRPr="004866BB" w:rsidRDefault="003F3EDE" w:rsidP="0025185C">
            <w:pPr>
              <w:rPr>
                <w:rFonts w:ascii="Arial" w:eastAsia="Times New Roman" w:hAnsi="Arial" w:cs="Arial"/>
                <w:spacing w:val="-1"/>
                <w:sz w:val="20"/>
                <w:szCs w:val="20"/>
                <w:rPrChange w:id="4785" w:author="Adelino Naquarta Sepalanga Domingos" w:date="2025-03-05T09:17:00Z" w16du:dateUtc="2025-03-05T08:17: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58F858C" w14:textId="77777777" w:rsidR="003F3EDE" w:rsidRPr="004866BB" w:rsidRDefault="003F3EDE" w:rsidP="0025185C">
            <w:pPr>
              <w:jc w:val="center"/>
              <w:rPr>
                <w:rFonts w:ascii="Arial" w:eastAsia="Times New Roman" w:hAnsi="Arial" w:cs="Arial"/>
                <w:spacing w:val="-1"/>
                <w:sz w:val="20"/>
                <w:szCs w:val="20"/>
                <w:rPrChange w:id="4786"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4787" w:author="Adelino Naquarta Sepalanga Domingos" w:date="2025-03-05T09:17:00Z" w16du:dateUtc="2025-03-05T08:17:00Z">
                  <w:rPr>
                    <w:rFonts w:ascii="Times New Roman" w:eastAsia="Times New Roman" w:hAnsi="Times New Roman"/>
                    <w:spacing w:val="-1"/>
                  </w:rPr>
                </w:rPrChange>
              </w:rPr>
              <w:t>Não Aplicável</w:t>
            </w:r>
          </w:p>
        </w:tc>
      </w:tr>
      <w:tr w:rsidR="003F3EDE" w:rsidRPr="004866BB" w14:paraId="6F12C900" w14:textId="77777777" w:rsidTr="0025185C">
        <w:trPr>
          <w:trHeight w:val="20"/>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7DBABF1" w14:textId="77777777" w:rsidR="003F3EDE" w:rsidRPr="004866BB" w:rsidRDefault="003F3EDE" w:rsidP="0025185C">
            <w:pPr>
              <w:widowControl w:val="0"/>
              <w:spacing w:after="0" w:line="240" w:lineRule="auto"/>
              <w:jc w:val="center"/>
              <w:rPr>
                <w:rFonts w:ascii="Arial" w:eastAsia="Times New Roman" w:hAnsi="Arial" w:cs="Arial"/>
                <w:spacing w:val="-1"/>
                <w:sz w:val="20"/>
                <w:szCs w:val="20"/>
                <w:rPrChange w:id="4788" w:author="Adelino Naquarta Sepalanga Domingos" w:date="2025-03-05T09:17:00Z" w16du:dateUtc="2025-03-05T08:17:00Z">
                  <w:rPr>
                    <w:rFonts w:ascii="Times New Roman" w:eastAsia="Times New Roman" w:hAnsi="Times New Roman"/>
                    <w:spacing w:val="-1"/>
                  </w:rPr>
                </w:rPrChange>
              </w:rPr>
            </w:pPr>
          </w:p>
          <w:p w14:paraId="51602839" w14:textId="77777777" w:rsidR="003F3EDE" w:rsidRPr="004866BB" w:rsidRDefault="003F3EDE" w:rsidP="0025185C">
            <w:pPr>
              <w:widowControl w:val="0"/>
              <w:spacing w:after="0" w:line="240" w:lineRule="auto"/>
              <w:jc w:val="center"/>
              <w:rPr>
                <w:rFonts w:ascii="Arial" w:eastAsia="Times New Roman" w:hAnsi="Arial" w:cs="Arial"/>
                <w:spacing w:val="-1"/>
                <w:sz w:val="20"/>
                <w:szCs w:val="20"/>
                <w:rPrChange w:id="4789" w:author="Adelino Naquarta Sepalanga Domingos" w:date="2025-03-05T09:17:00Z" w16du:dateUtc="2025-03-05T08:17:00Z">
                  <w:rPr>
                    <w:rFonts w:ascii="Times New Roman" w:eastAsia="Times New Roman" w:hAnsi="Times New Roman"/>
                    <w:spacing w:val="-1"/>
                  </w:rPr>
                </w:rPrChange>
              </w:rPr>
            </w:pPr>
          </w:p>
          <w:p w14:paraId="70F3ED38" w14:textId="77777777" w:rsidR="003F3EDE" w:rsidRPr="004866BB" w:rsidRDefault="003F3EDE" w:rsidP="0025185C">
            <w:pPr>
              <w:widowControl w:val="0"/>
              <w:spacing w:after="0" w:line="240" w:lineRule="auto"/>
              <w:jc w:val="center"/>
              <w:rPr>
                <w:rFonts w:ascii="Arial" w:eastAsia="Times New Roman" w:hAnsi="Arial" w:cs="Arial"/>
                <w:spacing w:val="-1"/>
                <w:sz w:val="20"/>
                <w:szCs w:val="20"/>
                <w:rPrChange w:id="4790" w:author="Adelino Naquarta Sepalanga Domingos" w:date="2025-03-05T09:17:00Z" w16du:dateUtc="2025-03-05T08:17:00Z">
                  <w:rPr>
                    <w:rFonts w:ascii="Times New Roman" w:eastAsia="Times New Roman" w:hAnsi="Times New Roman"/>
                    <w:spacing w:val="-1"/>
                  </w:rPr>
                </w:rPrChange>
              </w:rPr>
            </w:pPr>
          </w:p>
          <w:p w14:paraId="58E0675E" w14:textId="77777777" w:rsidR="003F3EDE" w:rsidRPr="004866BB" w:rsidRDefault="003F3EDE" w:rsidP="0025185C">
            <w:pPr>
              <w:widowControl w:val="0"/>
              <w:spacing w:after="0" w:line="240" w:lineRule="auto"/>
              <w:jc w:val="center"/>
              <w:rPr>
                <w:rFonts w:ascii="Arial" w:eastAsia="Times New Roman" w:hAnsi="Arial" w:cs="Arial"/>
                <w:spacing w:val="-1"/>
                <w:sz w:val="20"/>
                <w:szCs w:val="20"/>
                <w:rPrChange w:id="4791" w:author="Adelino Naquarta Sepalanga Domingos" w:date="2025-03-05T09:17:00Z" w16du:dateUtc="2025-03-05T08:17:00Z">
                  <w:rPr>
                    <w:rFonts w:ascii="Times New Roman" w:eastAsia="Times New Roman" w:hAnsi="Times New Roman"/>
                    <w:spacing w:val="-1"/>
                  </w:rPr>
                </w:rPrChange>
              </w:rPr>
            </w:pPr>
          </w:p>
          <w:p w14:paraId="33EA5BE3" w14:textId="77777777" w:rsidR="003F3EDE" w:rsidRPr="004866BB" w:rsidRDefault="003F3EDE" w:rsidP="0025185C">
            <w:pPr>
              <w:widowControl w:val="0"/>
              <w:spacing w:after="0" w:line="240" w:lineRule="auto"/>
              <w:jc w:val="center"/>
              <w:rPr>
                <w:rFonts w:ascii="Arial" w:eastAsia="Times New Roman" w:hAnsi="Arial" w:cs="Arial"/>
                <w:spacing w:val="-1"/>
                <w:sz w:val="20"/>
                <w:szCs w:val="20"/>
                <w:rPrChange w:id="4792" w:author="Adelino Naquarta Sepalanga Domingos" w:date="2025-03-05T09:17:00Z" w16du:dateUtc="2025-03-05T08:17:00Z">
                  <w:rPr>
                    <w:rFonts w:ascii="Times New Roman" w:eastAsia="Times New Roman" w:hAnsi="Times New Roman"/>
                    <w:spacing w:val="-1"/>
                  </w:rPr>
                </w:rPrChange>
              </w:rPr>
            </w:pPr>
          </w:p>
          <w:p w14:paraId="40D3EC08" w14:textId="77777777" w:rsidR="003F3EDE" w:rsidRPr="004866BB" w:rsidRDefault="003F3EDE" w:rsidP="0025185C">
            <w:pPr>
              <w:jc w:val="center"/>
              <w:rPr>
                <w:rFonts w:ascii="Arial" w:eastAsia="Times New Roman" w:hAnsi="Arial" w:cs="Arial"/>
                <w:spacing w:val="-1"/>
                <w:sz w:val="20"/>
                <w:szCs w:val="20"/>
                <w:rPrChange w:id="479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4794" w:author="Adelino Naquarta Sepalanga Domingos" w:date="2025-03-05T09:17:00Z" w16du:dateUtc="2025-03-05T08:17:00Z">
                  <w:rPr>
                    <w:rFonts w:ascii="Times New Roman" w:eastAsia="Times New Roman" w:hAnsi="Times New Roman"/>
                    <w:spacing w:val="-1"/>
                  </w:rPr>
                </w:rPrChange>
              </w:rPr>
              <w:t>4.1.4.1.</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D12BD35" w14:textId="77777777" w:rsidR="003F3EDE" w:rsidRPr="004866BB" w:rsidRDefault="003F3EDE" w:rsidP="0025185C">
            <w:pPr>
              <w:widowControl w:val="0"/>
              <w:spacing w:after="0" w:line="240" w:lineRule="auto"/>
              <w:jc w:val="center"/>
              <w:rPr>
                <w:rFonts w:ascii="Arial" w:eastAsia="Times New Roman" w:hAnsi="Arial" w:cs="Arial"/>
                <w:spacing w:val="-1"/>
                <w:sz w:val="20"/>
                <w:szCs w:val="20"/>
                <w:rPrChange w:id="4795" w:author="Adelino Naquarta Sepalanga Domingos" w:date="2025-03-05T09:17:00Z" w16du:dateUtc="2025-03-05T08:17:00Z">
                  <w:rPr>
                    <w:rFonts w:ascii="Times New Roman" w:eastAsia="Times New Roman" w:hAnsi="Times New Roman"/>
                    <w:spacing w:val="-1"/>
                  </w:rPr>
                </w:rPrChange>
              </w:rPr>
            </w:pPr>
          </w:p>
          <w:p w14:paraId="72F16CF9" w14:textId="77777777" w:rsidR="003F3EDE" w:rsidRPr="004866BB" w:rsidRDefault="003F3EDE" w:rsidP="0025185C">
            <w:pPr>
              <w:widowControl w:val="0"/>
              <w:spacing w:after="0" w:line="240" w:lineRule="auto"/>
              <w:jc w:val="center"/>
              <w:rPr>
                <w:rFonts w:ascii="Arial" w:eastAsia="Times New Roman" w:hAnsi="Arial" w:cs="Arial"/>
                <w:spacing w:val="-1"/>
                <w:sz w:val="20"/>
                <w:szCs w:val="20"/>
                <w:rPrChange w:id="4796" w:author="Adelino Naquarta Sepalanga Domingos" w:date="2025-03-05T09:17:00Z" w16du:dateUtc="2025-03-05T08:17:00Z">
                  <w:rPr>
                    <w:rFonts w:ascii="Times New Roman" w:eastAsia="Times New Roman" w:hAnsi="Times New Roman"/>
                    <w:spacing w:val="-1"/>
                  </w:rPr>
                </w:rPrChange>
              </w:rPr>
            </w:pPr>
          </w:p>
          <w:p w14:paraId="32EE7AAD" w14:textId="77777777" w:rsidR="003F3EDE" w:rsidRPr="004866BB" w:rsidRDefault="003F3EDE" w:rsidP="0025185C">
            <w:pPr>
              <w:widowControl w:val="0"/>
              <w:spacing w:after="0" w:line="240" w:lineRule="auto"/>
              <w:jc w:val="center"/>
              <w:rPr>
                <w:rFonts w:ascii="Arial" w:eastAsia="Times New Roman" w:hAnsi="Arial" w:cs="Arial"/>
                <w:spacing w:val="-1"/>
                <w:sz w:val="20"/>
                <w:szCs w:val="20"/>
                <w:rPrChange w:id="4797" w:author="Adelino Naquarta Sepalanga Domingos" w:date="2025-03-05T09:17:00Z" w16du:dateUtc="2025-03-05T08:17:00Z">
                  <w:rPr>
                    <w:rFonts w:ascii="Times New Roman" w:eastAsia="Times New Roman" w:hAnsi="Times New Roman"/>
                    <w:spacing w:val="-1"/>
                  </w:rPr>
                </w:rPrChange>
              </w:rPr>
            </w:pPr>
          </w:p>
          <w:p w14:paraId="01E5202F" w14:textId="77777777" w:rsidR="003F3EDE" w:rsidRPr="004866BB" w:rsidRDefault="003F3EDE" w:rsidP="0025185C">
            <w:pPr>
              <w:widowControl w:val="0"/>
              <w:spacing w:after="0" w:line="240" w:lineRule="auto"/>
              <w:jc w:val="center"/>
              <w:rPr>
                <w:rFonts w:ascii="Arial" w:eastAsia="Times New Roman" w:hAnsi="Arial" w:cs="Arial"/>
                <w:spacing w:val="-1"/>
                <w:sz w:val="20"/>
                <w:szCs w:val="20"/>
                <w:rPrChange w:id="4798" w:author="Adelino Naquarta Sepalanga Domingos" w:date="2025-03-05T09:17:00Z" w16du:dateUtc="2025-03-05T08:17:00Z">
                  <w:rPr>
                    <w:rFonts w:ascii="Times New Roman" w:eastAsia="Times New Roman" w:hAnsi="Times New Roman"/>
                    <w:spacing w:val="-1"/>
                  </w:rPr>
                </w:rPrChange>
              </w:rPr>
            </w:pPr>
          </w:p>
          <w:p w14:paraId="4E105CAD" w14:textId="77777777" w:rsidR="003F3EDE" w:rsidRPr="004866BB" w:rsidRDefault="003F3EDE" w:rsidP="0025185C">
            <w:pPr>
              <w:widowControl w:val="0"/>
              <w:spacing w:after="0" w:line="240" w:lineRule="auto"/>
              <w:jc w:val="center"/>
              <w:rPr>
                <w:rFonts w:ascii="Arial" w:eastAsia="Times New Roman" w:hAnsi="Arial" w:cs="Arial"/>
                <w:spacing w:val="-1"/>
                <w:sz w:val="20"/>
                <w:szCs w:val="20"/>
                <w:rPrChange w:id="4799" w:author="Adelino Naquarta Sepalanga Domingos" w:date="2025-03-05T09:17:00Z" w16du:dateUtc="2025-03-05T08:17:00Z">
                  <w:rPr>
                    <w:rFonts w:ascii="Times New Roman" w:eastAsia="Times New Roman" w:hAnsi="Times New Roman"/>
                    <w:spacing w:val="-1"/>
                  </w:rPr>
                </w:rPrChange>
              </w:rPr>
            </w:pPr>
          </w:p>
          <w:p w14:paraId="64C03C21" w14:textId="77777777" w:rsidR="003F3EDE" w:rsidRPr="004866BB" w:rsidRDefault="003F3EDE" w:rsidP="0025185C">
            <w:pPr>
              <w:widowControl w:val="0"/>
              <w:spacing w:after="0" w:line="240" w:lineRule="auto"/>
              <w:jc w:val="center"/>
              <w:rPr>
                <w:rFonts w:ascii="Arial" w:eastAsia="Times New Roman" w:hAnsi="Arial" w:cs="Arial"/>
                <w:spacing w:val="-1"/>
                <w:sz w:val="20"/>
                <w:szCs w:val="20"/>
                <w:rPrChange w:id="4800"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4801" w:author="Adelino Naquarta Sepalanga Domingos" w:date="2025-03-05T09:17:00Z" w16du:dateUtc="2025-03-05T08:17:00Z">
                  <w:rPr>
                    <w:rFonts w:ascii="Times New Roman" w:eastAsia="Times New Roman" w:hAnsi="Times New Roman"/>
                    <w:spacing w:val="-1"/>
                  </w:rPr>
                </w:rPrChange>
              </w:rPr>
              <w:t>*</w:t>
            </w:r>
          </w:p>
          <w:p w14:paraId="3DCFA251" w14:textId="77777777" w:rsidR="003F3EDE" w:rsidRPr="004866BB" w:rsidRDefault="003F3EDE" w:rsidP="0025185C">
            <w:pPr>
              <w:jc w:val="center"/>
              <w:rPr>
                <w:rFonts w:ascii="Arial" w:eastAsia="Times New Roman" w:hAnsi="Arial" w:cs="Arial"/>
                <w:spacing w:val="-1"/>
                <w:sz w:val="20"/>
                <w:szCs w:val="20"/>
                <w:rPrChange w:id="4802" w:author="Adelino Naquarta Sepalanga Domingos" w:date="2025-03-05T09:17:00Z" w16du:dateUtc="2025-03-05T08:17:00Z">
                  <w:rPr>
                    <w:rFonts w:ascii="Times New Roman" w:eastAsia="Times New Roman" w:hAnsi="Times New Roman"/>
                    <w:spacing w:val="-1"/>
                  </w:rPr>
                </w:rPrChange>
              </w:rPr>
            </w:pPr>
          </w:p>
        </w:tc>
        <w:tc>
          <w:tcPr>
            <w:tcW w:w="32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192DF95" w14:textId="77777777" w:rsidR="003F3EDE" w:rsidRPr="004866BB" w:rsidRDefault="003F3EDE" w:rsidP="0025185C">
            <w:pPr>
              <w:widowControl w:val="0"/>
              <w:spacing w:after="0" w:line="240" w:lineRule="auto"/>
              <w:rPr>
                <w:rFonts w:ascii="Arial" w:eastAsia="Times New Roman" w:hAnsi="Arial" w:cs="Arial"/>
                <w:spacing w:val="-1"/>
                <w:sz w:val="20"/>
                <w:szCs w:val="20"/>
                <w:rPrChange w:id="4803" w:author="Adelino Naquarta Sepalanga Domingos" w:date="2025-03-05T09:17:00Z" w16du:dateUtc="2025-03-05T08:17:00Z">
                  <w:rPr>
                    <w:rFonts w:ascii="Times New Roman" w:eastAsia="Times New Roman" w:hAnsi="Times New Roman"/>
                    <w:spacing w:val="-1"/>
                  </w:rPr>
                </w:rPrChange>
              </w:rPr>
            </w:pPr>
          </w:p>
          <w:p w14:paraId="5A982F05" w14:textId="77777777" w:rsidR="003F3EDE" w:rsidRPr="004866BB" w:rsidRDefault="003F3EDE" w:rsidP="0025185C">
            <w:pPr>
              <w:widowControl w:val="0"/>
              <w:spacing w:after="0" w:line="240" w:lineRule="auto"/>
              <w:rPr>
                <w:rFonts w:ascii="Arial" w:eastAsia="Times New Roman" w:hAnsi="Arial" w:cs="Arial"/>
                <w:spacing w:val="-1"/>
                <w:sz w:val="20"/>
                <w:szCs w:val="20"/>
                <w:rPrChange w:id="4804" w:author="Adelino Naquarta Sepalanga Domingos" w:date="2025-03-05T09:17:00Z" w16du:dateUtc="2025-03-05T08:17:00Z">
                  <w:rPr>
                    <w:rFonts w:ascii="Times New Roman" w:eastAsia="Times New Roman" w:hAnsi="Times New Roman"/>
                    <w:spacing w:val="-1"/>
                  </w:rPr>
                </w:rPrChange>
              </w:rPr>
            </w:pPr>
          </w:p>
          <w:p w14:paraId="1B50AF21" w14:textId="77777777" w:rsidR="003F3EDE" w:rsidRPr="004866BB" w:rsidRDefault="003F3EDE" w:rsidP="0025185C">
            <w:pPr>
              <w:widowControl w:val="0"/>
              <w:spacing w:after="0" w:line="240" w:lineRule="auto"/>
              <w:rPr>
                <w:rFonts w:ascii="Arial" w:eastAsia="Times New Roman" w:hAnsi="Arial" w:cs="Arial"/>
                <w:spacing w:val="-1"/>
                <w:sz w:val="20"/>
                <w:szCs w:val="20"/>
                <w:rPrChange w:id="4805" w:author="Adelino Naquarta Sepalanga Domingos" w:date="2025-03-05T09:17:00Z" w16du:dateUtc="2025-03-05T08:17:00Z">
                  <w:rPr>
                    <w:rFonts w:ascii="Times New Roman" w:eastAsia="Times New Roman" w:hAnsi="Times New Roman"/>
                    <w:spacing w:val="-1"/>
                  </w:rPr>
                </w:rPrChange>
              </w:rPr>
            </w:pPr>
          </w:p>
          <w:p w14:paraId="015B5671" w14:textId="77777777" w:rsidR="003F3EDE" w:rsidRPr="004866BB" w:rsidRDefault="003F3EDE" w:rsidP="0025185C">
            <w:pPr>
              <w:widowControl w:val="0"/>
              <w:spacing w:after="0" w:line="240" w:lineRule="auto"/>
              <w:rPr>
                <w:rFonts w:ascii="Arial" w:eastAsia="Times New Roman" w:hAnsi="Arial" w:cs="Arial"/>
                <w:spacing w:val="-1"/>
                <w:sz w:val="20"/>
                <w:szCs w:val="20"/>
                <w:rPrChange w:id="4806" w:author="Adelino Naquarta Sepalanga Domingos" w:date="2025-03-05T09:17:00Z" w16du:dateUtc="2025-03-05T08:17:00Z">
                  <w:rPr>
                    <w:rFonts w:ascii="Times New Roman" w:eastAsia="Times New Roman" w:hAnsi="Times New Roman"/>
                    <w:spacing w:val="-1"/>
                  </w:rPr>
                </w:rPrChange>
              </w:rPr>
            </w:pPr>
          </w:p>
          <w:p w14:paraId="280FCB2C" w14:textId="77777777" w:rsidR="003F3EDE" w:rsidRPr="004866BB" w:rsidRDefault="003F3EDE" w:rsidP="0025185C">
            <w:pPr>
              <w:rPr>
                <w:rFonts w:ascii="Arial" w:eastAsia="Times New Roman" w:hAnsi="Arial" w:cs="Arial"/>
                <w:spacing w:val="-1"/>
                <w:sz w:val="20"/>
                <w:szCs w:val="20"/>
                <w:rPrChange w:id="480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4808" w:author="Adelino Naquarta Sepalanga Domingos" w:date="2025-03-05T09:17:00Z" w16du:dateUtc="2025-03-05T08:17:00Z">
                  <w:rPr>
                    <w:rFonts w:ascii="Times New Roman" w:eastAsia="Times New Roman" w:hAnsi="Times New Roman"/>
                    <w:spacing w:val="-1"/>
                  </w:rPr>
                </w:rPrChange>
              </w:rPr>
              <w:t>Identificação única do documento de venda (InvoiceNo)</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0F23194" w14:textId="77777777" w:rsidR="003F3EDE" w:rsidRPr="004866BB" w:rsidRDefault="003F3EDE" w:rsidP="0025185C">
            <w:pPr>
              <w:widowControl w:val="0"/>
              <w:spacing w:after="0" w:line="240" w:lineRule="auto"/>
              <w:rPr>
                <w:rFonts w:ascii="Arial" w:eastAsia="Times New Roman" w:hAnsi="Arial" w:cs="Arial"/>
                <w:spacing w:val="-1"/>
                <w:sz w:val="20"/>
                <w:szCs w:val="20"/>
                <w:rPrChange w:id="4809"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4810" w:author="Adelino Naquarta Sepalanga Domingos" w:date="2025-03-05T09:17:00Z" w16du:dateUtc="2025-03-05T08:17:00Z">
                  <w:rPr>
                    <w:rFonts w:ascii="Times New Roman" w:eastAsia="Times New Roman" w:hAnsi="Times New Roman"/>
                    <w:spacing w:val="-1"/>
                  </w:rPr>
                </w:rPrChange>
              </w:rPr>
              <w:t>Esta identificação é composta sequencialmente pelos seguintes elementos: Tipo de documento (InvoiceType), um espaço, o código interno do tipo de documento atribuído pela aplicação o identificador e a série do documento, uma barra (/) e o número sequencial desse documento dentro dessa série.</w:t>
            </w:r>
          </w:p>
          <w:p w14:paraId="6664AA88" w14:textId="77777777" w:rsidR="003F3EDE" w:rsidRPr="004866BB" w:rsidRDefault="003F3EDE" w:rsidP="0025185C">
            <w:pPr>
              <w:widowControl w:val="0"/>
              <w:spacing w:after="0" w:line="240" w:lineRule="auto"/>
              <w:rPr>
                <w:rFonts w:ascii="Arial" w:eastAsia="Times New Roman" w:hAnsi="Arial" w:cs="Arial"/>
                <w:spacing w:val="-1"/>
                <w:sz w:val="20"/>
                <w:szCs w:val="20"/>
                <w:rPrChange w:id="481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4812" w:author="Adelino Naquarta Sepalanga Domingos" w:date="2025-03-05T09:17:00Z" w16du:dateUtc="2025-03-05T08:17:00Z">
                  <w:rPr>
                    <w:rFonts w:ascii="Times New Roman" w:eastAsia="Times New Roman" w:hAnsi="Times New Roman"/>
                    <w:spacing w:val="-1"/>
                  </w:rPr>
                </w:rPrChange>
              </w:rPr>
              <w:t>Não podem existir registos com a mesma identificação.</w:t>
            </w:r>
          </w:p>
          <w:p w14:paraId="3EEF0899" w14:textId="77777777" w:rsidR="003F3EDE" w:rsidRPr="004866BB" w:rsidRDefault="003F3EDE" w:rsidP="0025185C">
            <w:pPr>
              <w:widowControl w:val="0"/>
              <w:spacing w:after="0" w:line="240" w:lineRule="auto"/>
              <w:rPr>
                <w:rFonts w:ascii="Arial" w:eastAsia="Times New Roman" w:hAnsi="Arial" w:cs="Arial"/>
                <w:spacing w:val="-1"/>
                <w:sz w:val="20"/>
                <w:szCs w:val="20"/>
                <w:rPrChange w:id="481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4814" w:author="Adelino Naquarta Sepalanga Domingos" w:date="2025-03-05T09:17:00Z" w16du:dateUtc="2025-03-05T08:17:00Z">
                  <w:rPr>
                    <w:rFonts w:ascii="Times New Roman" w:eastAsia="Times New Roman" w:hAnsi="Times New Roman"/>
                    <w:spacing w:val="-1"/>
                  </w:rPr>
                </w:rPrChange>
              </w:rPr>
              <w:t>Não pode ser utilizado o mesmo código interno de tipo de documento em diferentes tipos de documentos.</w:t>
            </w:r>
          </w:p>
          <w:p w14:paraId="7329B377" w14:textId="77777777" w:rsidR="003F3EDE" w:rsidRPr="004866BB" w:rsidRDefault="003F3EDE" w:rsidP="0025185C">
            <w:pPr>
              <w:rPr>
                <w:rFonts w:ascii="Arial" w:eastAsia="Times New Roman" w:hAnsi="Arial" w:cs="Arial"/>
                <w:spacing w:val="-1"/>
                <w:sz w:val="20"/>
                <w:szCs w:val="20"/>
                <w:rPrChange w:id="4815" w:author="Adelino Naquarta Sepalanga Domingos" w:date="2025-03-05T09:17:00Z" w16du:dateUtc="2025-03-05T08:17: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1D6CCED" w14:textId="77777777" w:rsidR="003F3EDE" w:rsidRPr="004866BB" w:rsidRDefault="003F3EDE" w:rsidP="0025185C">
            <w:pPr>
              <w:widowControl w:val="0"/>
              <w:spacing w:after="0" w:line="240" w:lineRule="auto"/>
              <w:jc w:val="center"/>
              <w:rPr>
                <w:rFonts w:ascii="Arial" w:eastAsia="Times New Roman" w:hAnsi="Arial" w:cs="Arial"/>
                <w:spacing w:val="-1"/>
                <w:sz w:val="20"/>
                <w:szCs w:val="20"/>
                <w:rPrChange w:id="4816" w:author="Adelino Naquarta Sepalanga Domingos" w:date="2025-03-05T09:17:00Z" w16du:dateUtc="2025-03-05T08:17:00Z">
                  <w:rPr>
                    <w:rFonts w:ascii="Times New Roman" w:eastAsia="Times New Roman" w:hAnsi="Times New Roman"/>
                    <w:spacing w:val="-1"/>
                  </w:rPr>
                </w:rPrChange>
              </w:rPr>
            </w:pPr>
          </w:p>
          <w:p w14:paraId="48805AC4" w14:textId="77777777" w:rsidR="003F3EDE" w:rsidRPr="004866BB" w:rsidRDefault="003F3EDE" w:rsidP="0025185C">
            <w:pPr>
              <w:widowControl w:val="0"/>
              <w:spacing w:after="0" w:line="240" w:lineRule="auto"/>
              <w:jc w:val="center"/>
              <w:rPr>
                <w:rFonts w:ascii="Arial" w:eastAsia="Times New Roman" w:hAnsi="Arial" w:cs="Arial"/>
                <w:spacing w:val="-1"/>
                <w:sz w:val="20"/>
                <w:szCs w:val="20"/>
                <w:rPrChange w:id="4817" w:author="Adelino Naquarta Sepalanga Domingos" w:date="2025-03-05T09:17:00Z" w16du:dateUtc="2025-03-05T08:17:00Z">
                  <w:rPr>
                    <w:rFonts w:ascii="Times New Roman" w:eastAsia="Times New Roman" w:hAnsi="Times New Roman"/>
                    <w:spacing w:val="-1"/>
                  </w:rPr>
                </w:rPrChange>
              </w:rPr>
            </w:pPr>
          </w:p>
          <w:p w14:paraId="7F26F3A8" w14:textId="77777777" w:rsidR="003F3EDE" w:rsidRPr="004866BB" w:rsidRDefault="003F3EDE" w:rsidP="0025185C">
            <w:pPr>
              <w:widowControl w:val="0"/>
              <w:spacing w:after="0" w:line="240" w:lineRule="auto"/>
              <w:jc w:val="center"/>
              <w:rPr>
                <w:rFonts w:ascii="Arial" w:eastAsia="Times New Roman" w:hAnsi="Arial" w:cs="Arial"/>
                <w:spacing w:val="-1"/>
                <w:sz w:val="20"/>
                <w:szCs w:val="20"/>
                <w:rPrChange w:id="4818" w:author="Adelino Naquarta Sepalanga Domingos" w:date="2025-03-05T09:17:00Z" w16du:dateUtc="2025-03-05T08:17:00Z">
                  <w:rPr>
                    <w:rFonts w:ascii="Times New Roman" w:eastAsia="Times New Roman" w:hAnsi="Times New Roman"/>
                    <w:spacing w:val="-1"/>
                  </w:rPr>
                </w:rPrChange>
              </w:rPr>
            </w:pPr>
          </w:p>
          <w:p w14:paraId="145E67CC" w14:textId="77777777" w:rsidR="003F3EDE" w:rsidRPr="004866BB" w:rsidRDefault="003F3EDE" w:rsidP="0025185C">
            <w:pPr>
              <w:widowControl w:val="0"/>
              <w:spacing w:after="0" w:line="240" w:lineRule="auto"/>
              <w:jc w:val="center"/>
              <w:rPr>
                <w:rFonts w:ascii="Arial" w:eastAsia="Times New Roman" w:hAnsi="Arial" w:cs="Arial"/>
                <w:spacing w:val="-1"/>
                <w:sz w:val="20"/>
                <w:szCs w:val="20"/>
                <w:rPrChange w:id="4819" w:author="Adelino Naquarta Sepalanga Domingos" w:date="2025-03-05T09:17:00Z" w16du:dateUtc="2025-03-05T08:17:00Z">
                  <w:rPr>
                    <w:rFonts w:ascii="Times New Roman" w:eastAsia="Times New Roman" w:hAnsi="Times New Roman"/>
                    <w:spacing w:val="-1"/>
                  </w:rPr>
                </w:rPrChange>
              </w:rPr>
            </w:pPr>
          </w:p>
          <w:p w14:paraId="04C0C904" w14:textId="77777777" w:rsidR="003F3EDE" w:rsidRPr="004866BB" w:rsidRDefault="003F3EDE" w:rsidP="0025185C">
            <w:pPr>
              <w:widowControl w:val="0"/>
              <w:spacing w:after="0" w:line="240" w:lineRule="auto"/>
              <w:jc w:val="center"/>
              <w:rPr>
                <w:rFonts w:ascii="Arial" w:eastAsia="Times New Roman" w:hAnsi="Arial" w:cs="Arial"/>
                <w:spacing w:val="-1"/>
                <w:sz w:val="20"/>
                <w:szCs w:val="20"/>
                <w:rPrChange w:id="4820" w:author="Adelino Naquarta Sepalanga Domingos" w:date="2025-03-05T09:17:00Z" w16du:dateUtc="2025-03-05T08:17:00Z">
                  <w:rPr>
                    <w:rFonts w:ascii="Times New Roman" w:eastAsia="Times New Roman" w:hAnsi="Times New Roman"/>
                    <w:spacing w:val="-1"/>
                  </w:rPr>
                </w:rPrChange>
              </w:rPr>
            </w:pPr>
          </w:p>
          <w:p w14:paraId="72EC5200" w14:textId="77777777" w:rsidR="003F3EDE" w:rsidRPr="004866BB" w:rsidRDefault="003F3EDE" w:rsidP="0025185C">
            <w:pPr>
              <w:jc w:val="center"/>
              <w:rPr>
                <w:rFonts w:ascii="Arial" w:eastAsia="Times New Roman" w:hAnsi="Arial" w:cs="Arial"/>
                <w:spacing w:val="-1"/>
                <w:sz w:val="20"/>
                <w:szCs w:val="20"/>
                <w:rPrChange w:id="482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4822" w:author="Adelino Naquarta Sepalanga Domingos" w:date="2025-03-05T09:17:00Z" w16du:dateUtc="2025-03-05T08:17:00Z">
                  <w:rPr>
                    <w:rFonts w:ascii="Times New Roman" w:eastAsia="Times New Roman" w:hAnsi="Times New Roman"/>
                    <w:spacing w:val="-1"/>
                  </w:rPr>
                </w:rPrChange>
              </w:rPr>
              <w:t>Texto 60</w:t>
            </w:r>
          </w:p>
        </w:tc>
      </w:tr>
      <w:tr w:rsidR="003F3EDE" w:rsidRPr="004866BB" w14:paraId="63B23621" w14:textId="77777777" w:rsidTr="0025185C">
        <w:trPr>
          <w:trHeight w:val="622"/>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EB600B5" w14:textId="77777777" w:rsidR="003F3EDE" w:rsidRPr="004866BB" w:rsidRDefault="003F3EDE" w:rsidP="0025185C">
            <w:pPr>
              <w:jc w:val="center"/>
              <w:rPr>
                <w:rFonts w:ascii="Arial" w:eastAsia="Times New Roman" w:hAnsi="Arial" w:cs="Arial"/>
                <w:spacing w:val="-1"/>
                <w:sz w:val="20"/>
                <w:szCs w:val="20"/>
                <w:rPrChange w:id="482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4824" w:author="Adelino Naquarta Sepalanga Domingos" w:date="2025-03-05T09:17:00Z" w16du:dateUtc="2025-03-05T08:17:00Z">
                  <w:rPr>
                    <w:rFonts w:ascii="Times New Roman" w:eastAsia="Times New Roman" w:hAnsi="Times New Roman"/>
                    <w:spacing w:val="-1"/>
                  </w:rPr>
                </w:rPrChange>
              </w:rPr>
              <w:t>4.1.4.3.</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745F565" w14:textId="77777777" w:rsidR="003F3EDE" w:rsidRPr="004866BB" w:rsidRDefault="003F3EDE" w:rsidP="0025185C">
            <w:pPr>
              <w:jc w:val="center"/>
              <w:rPr>
                <w:rFonts w:ascii="Arial" w:eastAsia="Times New Roman" w:hAnsi="Arial" w:cs="Arial"/>
                <w:spacing w:val="-1"/>
                <w:sz w:val="20"/>
                <w:szCs w:val="20"/>
                <w:rPrChange w:id="482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4826"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1E41523" w14:textId="77777777" w:rsidR="003F3EDE" w:rsidRPr="004866BB" w:rsidRDefault="003F3EDE" w:rsidP="0025185C">
            <w:pPr>
              <w:rPr>
                <w:rFonts w:ascii="Arial" w:eastAsia="Times New Roman" w:hAnsi="Arial" w:cs="Arial"/>
                <w:spacing w:val="-1"/>
                <w:sz w:val="20"/>
                <w:szCs w:val="20"/>
                <w:rPrChange w:id="482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4828" w:author="Adelino Naquarta Sepalanga Domingos" w:date="2025-03-05T09:17:00Z" w16du:dateUtc="2025-03-05T08:17:00Z">
                  <w:rPr>
                    <w:rFonts w:ascii="Times New Roman" w:eastAsia="Times New Roman" w:hAnsi="Times New Roman"/>
                    <w:spacing w:val="-1"/>
                  </w:rPr>
                </w:rPrChange>
              </w:rPr>
              <w:t>Situação do documento (DocumentStatus)</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60B9358" w14:textId="77777777" w:rsidR="003F3EDE" w:rsidRPr="004866BB" w:rsidRDefault="003F3EDE" w:rsidP="0025185C">
            <w:pPr>
              <w:rPr>
                <w:rFonts w:ascii="Arial" w:eastAsia="Times New Roman" w:hAnsi="Arial" w:cs="Arial"/>
                <w:spacing w:val="-1"/>
                <w:sz w:val="20"/>
                <w:szCs w:val="20"/>
                <w:rPrChange w:id="4829" w:author="Adelino Naquarta Sepalanga Domingos" w:date="2025-03-05T09:17:00Z" w16du:dateUtc="2025-03-05T08:17: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5205038" w14:textId="77777777" w:rsidR="003F3EDE" w:rsidRPr="004866BB" w:rsidRDefault="003F3EDE" w:rsidP="0025185C">
            <w:pPr>
              <w:jc w:val="center"/>
              <w:rPr>
                <w:rFonts w:ascii="Arial" w:eastAsia="Times New Roman" w:hAnsi="Arial" w:cs="Arial"/>
                <w:spacing w:val="-1"/>
                <w:sz w:val="20"/>
                <w:szCs w:val="20"/>
                <w:rPrChange w:id="4830"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4831" w:author="Adelino Naquarta Sepalanga Domingos" w:date="2025-03-05T09:17:00Z" w16du:dateUtc="2025-03-05T08:17:00Z">
                  <w:rPr>
                    <w:rFonts w:ascii="Times New Roman" w:eastAsia="Times New Roman" w:hAnsi="Times New Roman"/>
                    <w:spacing w:val="-1"/>
                  </w:rPr>
                </w:rPrChange>
              </w:rPr>
              <w:t>não Aplicável</w:t>
            </w:r>
          </w:p>
        </w:tc>
      </w:tr>
      <w:tr w:rsidR="003F3EDE" w:rsidRPr="004866BB" w14:paraId="5EDD6E72" w14:textId="77777777" w:rsidTr="0025185C">
        <w:trPr>
          <w:trHeight w:val="827"/>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6D37C42" w14:textId="77777777" w:rsidR="003F3EDE" w:rsidRPr="004866BB" w:rsidRDefault="003F3EDE" w:rsidP="0025185C">
            <w:pPr>
              <w:widowControl w:val="0"/>
              <w:spacing w:after="0" w:line="240" w:lineRule="auto"/>
              <w:jc w:val="center"/>
              <w:rPr>
                <w:rFonts w:ascii="Arial" w:eastAsia="Times New Roman" w:hAnsi="Arial" w:cs="Arial"/>
                <w:spacing w:val="-1"/>
                <w:sz w:val="20"/>
                <w:szCs w:val="20"/>
                <w:rPrChange w:id="4832" w:author="Adelino Naquarta Sepalanga Domingos" w:date="2025-03-05T09:17:00Z" w16du:dateUtc="2025-03-05T08:17:00Z">
                  <w:rPr>
                    <w:rFonts w:ascii="Times New Roman" w:eastAsia="Times New Roman" w:hAnsi="Times New Roman"/>
                    <w:spacing w:val="-1"/>
                  </w:rPr>
                </w:rPrChange>
              </w:rPr>
            </w:pPr>
          </w:p>
          <w:p w14:paraId="3A52DBE0" w14:textId="77777777" w:rsidR="003F3EDE" w:rsidRPr="004866BB" w:rsidRDefault="003F3EDE" w:rsidP="0025185C">
            <w:pPr>
              <w:widowControl w:val="0"/>
              <w:spacing w:after="0" w:line="240" w:lineRule="auto"/>
              <w:jc w:val="center"/>
              <w:rPr>
                <w:rFonts w:ascii="Arial" w:eastAsia="Times New Roman" w:hAnsi="Arial" w:cs="Arial"/>
                <w:spacing w:val="-1"/>
                <w:sz w:val="20"/>
                <w:szCs w:val="20"/>
                <w:rPrChange w:id="4833" w:author="Adelino Naquarta Sepalanga Domingos" w:date="2025-03-05T09:17:00Z" w16du:dateUtc="2025-03-05T08:17:00Z">
                  <w:rPr>
                    <w:rFonts w:ascii="Times New Roman" w:eastAsia="Times New Roman" w:hAnsi="Times New Roman"/>
                    <w:spacing w:val="-1"/>
                  </w:rPr>
                </w:rPrChange>
              </w:rPr>
            </w:pPr>
          </w:p>
          <w:p w14:paraId="17C9E96F" w14:textId="77777777" w:rsidR="003F3EDE" w:rsidRPr="004866BB" w:rsidRDefault="003F3EDE" w:rsidP="0025185C">
            <w:pPr>
              <w:widowControl w:val="0"/>
              <w:spacing w:after="0" w:line="240" w:lineRule="auto"/>
              <w:jc w:val="center"/>
              <w:rPr>
                <w:rFonts w:ascii="Arial" w:eastAsia="Times New Roman" w:hAnsi="Arial" w:cs="Arial"/>
                <w:spacing w:val="-1"/>
                <w:sz w:val="20"/>
                <w:szCs w:val="20"/>
                <w:rPrChange w:id="4834" w:author="Adelino Naquarta Sepalanga Domingos" w:date="2025-03-05T09:17:00Z" w16du:dateUtc="2025-03-05T08:17:00Z">
                  <w:rPr>
                    <w:rFonts w:ascii="Times New Roman" w:eastAsia="Times New Roman" w:hAnsi="Times New Roman"/>
                    <w:spacing w:val="-1"/>
                  </w:rPr>
                </w:rPrChange>
              </w:rPr>
            </w:pPr>
          </w:p>
          <w:p w14:paraId="380CFE9F" w14:textId="77777777" w:rsidR="003F3EDE" w:rsidRPr="004866BB" w:rsidRDefault="003F3EDE" w:rsidP="0025185C">
            <w:pPr>
              <w:jc w:val="center"/>
              <w:rPr>
                <w:rFonts w:ascii="Arial" w:eastAsia="Times New Roman" w:hAnsi="Arial" w:cs="Arial"/>
                <w:spacing w:val="-1"/>
                <w:sz w:val="20"/>
                <w:szCs w:val="20"/>
                <w:rPrChange w:id="483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4836" w:author="Adelino Naquarta Sepalanga Domingos" w:date="2025-03-05T09:17:00Z" w16du:dateUtc="2025-03-05T08:17:00Z">
                  <w:rPr>
                    <w:rFonts w:ascii="Times New Roman" w:eastAsia="Times New Roman" w:hAnsi="Times New Roman"/>
                    <w:spacing w:val="-1"/>
                  </w:rPr>
                </w:rPrChange>
              </w:rPr>
              <w:t>4.1.4.3.1.</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590F58C" w14:textId="77777777" w:rsidR="003F3EDE" w:rsidRPr="004866BB" w:rsidRDefault="003F3EDE" w:rsidP="0025185C">
            <w:pPr>
              <w:widowControl w:val="0"/>
              <w:spacing w:after="0" w:line="240" w:lineRule="auto"/>
              <w:jc w:val="center"/>
              <w:rPr>
                <w:rFonts w:ascii="Arial" w:eastAsia="Times New Roman" w:hAnsi="Arial" w:cs="Arial"/>
                <w:spacing w:val="-1"/>
                <w:sz w:val="20"/>
                <w:szCs w:val="20"/>
                <w:rPrChange w:id="4837" w:author="Adelino Naquarta Sepalanga Domingos" w:date="2025-03-05T09:17:00Z" w16du:dateUtc="2025-03-05T08:17:00Z">
                  <w:rPr>
                    <w:rFonts w:ascii="Times New Roman" w:eastAsia="Times New Roman" w:hAnsi="Times New Roman"/>
                    <w:spacing w:val="-1"/>
                  </w:rPr>
                </w:rPrChange>
              </w:rPr>
            </w:pPr>
          </w:p>
          <w:p w14:paraId="0528E942" w14:textId="77777777" w:rsidR="003F3EDE" w:rsidRPr="004866BB" w:rsidRDefault="003F3EDE" w:rsidP="0025185C">
            <w:pPr>
              <w:widowControl w:val="0"/>
              <w:spacing w:after="0" w:line="240" w:lineRule="auto"/>
              <w:jc w:val="center"/>
              <w:rPr>
                <w:rFonts w:ascii="Arial" w:eastAsia="Times New Roman" w:hAnsi="Arial" w:cs="Arial"/>
                <w:spacing w:val="-1"/>
                <w:sz w:val="20"/>
                <w:szCs w:val="20"/>
                <w:rPrChange w:id="4838" w:author="Adelino Naquarta Sepalanga Domingos" w:date="2025-03-05T09:17:00Z" w16du:dateUtc="2025-03-05T08:17:00Z">
                  <w:rPr>
                    <w:rFonts w:ascii="Times New Roman" w:eastAsia="Times New Roman" w:hAnsi="Times New Roman"/>
                    <w:spacing w:val="-1"/>
                  </w:rPr>
                </w:rPrChange>
              </w:rPr>
            </w:pPr>
          </w:p>
          <w:p w14:paraId="0D8943F3" w14:textId="77777777" w:rsidR="003F3EDE" w:rsidRPr="004866BB" w:rsidRDefault="003F3EDE" w:rsidP="0025185C">
            <w:pPr>
              <w:widowControl w:val="0"/>
              <w:spacing w:after="0" w:line="240" w:lineRule="auto"/>
              <w:jc w:val="center"/>
              <w:rPr>
                <w:rFonts w:ascii="Arial" w:eastAsia="Times New Roman" w:hAnsi="Arial" w:cs="Arial"/>
                <w:spacing w:val="-1"/>
                <w:sz w:val="20"/>
                <w:szCs w:val="20"/>
                <w:rPrChange w:id="4839" w:author="Adelino Naquarta Sepalanga Domingos" w:date="2025-03-05T09:17:00Z" w16du:dateUtc="2025-03-05T08:17:00Z">
                  <w:rPr>
                    <w:rFonts w:ascii="Times New Roman" w:eastAsia="Times New Roman" w:hAnsi="Times New Roman"/>
                    <w:spacing w:val="-1"/>
                  </w:rPr>
                </w:rPrChange>
              </w:rPr>
            </w:pPr>
          </w:p>
          <w:p w14:paraId="660072E1" w14:textId="77777777" w:rsidR="003F3EDE" w:rsidRPr="004866BB" w:rsidRDefault="003F3EDE" w:rsidP="0025185C">
            <w:pPr>
              <w:jc w:val="center"/>
              <w:rPr>
                <w:rFonts w:ascii="Arial" w:eastAsia="Times New Roman" w:hAnsi="Arial" w:cs="Arial"/>
                <w:spacing w:val="-1"/>
                <w:sz w:val="20"/>
                <w:szCs w:val="20"/>
                <w:rPrChange w:id="4840"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4841"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A440505" w14:textId="77777777" w:rsidR="003F3EDE" w:rsidRPr="004866BB" w:rsidRDefault="003F3EDE" w:rsidP="0025185C">
            <w:pPr>
              <w:widowControl w:val="0"/>
              <w:spacing w:after="0" w:line="240" w:lineRule="auto"/>
              <w:rPr>
                <w:rFonts w:ascii="Arial" w:eastAsia="Times New Roman" w:hAnsi="Arial" w:cs="Arial"/>
                <w:spacing w:val="-1"/>
                <w:sz w:val="20"/>
                <w:szCs w:val="20"/>
                <w:rPrChange w:id="4842" w:author="Adelino Naquarta Sepalanga Domingos" w:date="2025-03-05T09:17:00Z" w16du:dateUtc="2025-03-05T08:17:00Z">
                  <w:rPr>
                    <w:rFonts w:ascii="Times New Roman" w:eastAsia="Times New Roman" w:hAnsi="Times New Roman"/>
                    <w:spacing w:val="-1"/>
                  </w:rPr>
                </w:rPrChange>
              </w:rPr>
            </w:pPr>
          </w:p>
          <w:p w14:paraId="5E815E24" w14:textId="77777777" w:rsidR="003F3EDE" w:rsidRPr="004866BB" w:rsidRDefault="003F3EDE" w:rsidP="0025185C">
            <w:pPr>
              <w:widowControl w:val="0"/>
              <w:spacing w:after="0" w:line="240" w:lineRule="auto"/>
              <w:rPr>
                <w:rFonts w:ascii="Arial" w:eastAsia="Times New Roman" w:hAnsi="Arial" w:cs="Arial"/>
                <w:spacing w:val="-1"/>
                <w:sz w:val="20"/>
                <w:szCs w:val="20"/>
                <w:rPrChange w:id="4843" w:author="Adelino Naquarta Sepalanga Domingos" w:date="2025-03-05T09:17:00Z" w16du:dateUtc="2025-03-05T08:17:00Z">
                  <w:rPr>
                    <w:rFonts w:ascii="Times New Roman" w:eastAsia="Times New Roman" w:hAnsi="Times New Roman"/>
                    <w:spacing w:val="-1"/>
                  </w:rPr>
                </w:rPrChange>
              </w:rPr>
            </w:pPr>
          </w:p>
          <w:p w14:paraId="2405764D" w14:textId="77777777" w:rsidR="003F3EDE" w:rsidRPr="004866BB" w:rsidRDefault="003F3EDE" w:rsidP="0025185C">
            <w:pPr>
              <w:rPr>
                <w:rFonts w:ascii="Arial" w:eastAsia="Times New Roman" w:hAnsi="Arial" w:cs="Arial"/>
                <w:spacing w:val="-1"/>
                <w:sz w:val="20"/>
                <w:szCs w:val="20"/>
                <w:rPrChange w:id="4844"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4845" w:author="Adelino Naquarta Sepalanga Domingos" w:date="2025-03-05T09:17:00Z" w16du:dateUtc="2025-03-05T08:17:00Z">
                  <w:rPr>
                    <w:rFonts w:ascii="Times New Roman" w:eastAsia="Times New Roman" w:hAnsi="Times New Roman"/>
                    <w:spacing w:val="-1"/>
                  </w:rPr>
                </w:rPrChange>
              </w:rPr>
              <w:t>Estado actual do documento (InvoiceStatus)</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0983F0B" w14:textId="77777777" w:rsidR="003F3EDE" w:rsidRPr="004866BB" w:rsidRDefault="003F3EDE" w:rsidP="0025185C">
            <w:pPr>
              <w:widowControl w:val="0"/>
              <w:spacing w:after="0" w:line="240" w:lineRule="auto"/>
              <w:rPr>
                <w:rFonts w:ascii="Arial" w:eastAsia="Times New Roman" w:hAnsi="Arial" w:cs="Arial"/>
                <w:spacing w:val="-1"/>
                <w:sz w:val="20"/>
                <w:szCs w:val="20"/>
                <w:rPrChange w:id="4846"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4847" w:author="Adelino Naquarta Sepalanga Domingos" w:date="2025-03-05T09:17:00Z" w16du:dateUtc="2025-03-05T08:17:00Z">
                  <w:rPr>
                    <w:rFonts w:ascii="Times New Roman" w:eastAsia="Times New Roman" w:hAnsi="Times New Roman"/>
                    <w:spacing w:val="-1"/>
                  </w:rPr>
                </w:rPrChange>
              </w:rPr>
              <w:t>Deve ser preenchido com:</w:t>
            </w:r>
          </w:p>
          <w:p w14:paraId="6BB73F04" w14:textId="77777777" w:rsidR="003F3EDE" w:rsidRPr="004866BB" w:rsidRDefault="003F3EDE" w:rsidP="0025185C">
            <w:pPr>
              <w:widowControl w:val="0"/>
              <w:spacing w:after="0" w:line="240" w:lineRule="auto"/>
              <w:rPr>
                <w:rFonts w:ascii="Arial" w:eastAsia="Times New Roman" w:hAnsi="Arial" w:cs="Arial"/>
                <w:spacing w:val="-1"/>
                <w:sz w:val="20"/>
                <w:szCs w:val="20"/>
                <w:rPrChange w:id="4848"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4849" w:author="Adelino Naquarta Sepalanga Domingos" w:date="2025-03-05T09:17:00Z" w16du:dateUtc="2025-03-05T08:17:00Z">
                  <w:rPr>
                    <w:rFonts w:ascii="Times New Roman" w:eastAsia="Times New Roman" w:hAnsi="Times New Roman"/>
                    <w:spacing w:val="-1"/>
                  </w:rPr>
                </w:rPrChange>
              </w:rPr>
              <w:t>“N” – Normal;</w:t>
            </w:r>
          </w:p>
          <w:p w14:paraId="6FF97B3B" w14:textId="77777777" w:rsidR="003F3EDE" w:rsidRPr="004866BB" w:rsidRDefault="003F3EDE" w:rsidP="0025185C">
            <w:pPr>
              <w:widowControl w:val="0"/>
              <w:spacing w:after="0" w:line="240" w:lineRule="auto"/>
              <w:rPr>
                <w:rFonts w:ascii="Arial" w:eastAsia="Times New Roman" w:hAnsi="Arial" w:cs="Arial"/>
                <w:spacing w:val="-1"/>
                <w:sz w:val="20"/>
                <w:szCs w:val="20"/>
                <w:rPrChange w:id="4850"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4851" w:author="Adelino Naquarta Sepalanga Domingos" w:date="2025-03-05T09:17:00Z" w16du:dateUtc="2025-03-05T08:17:00Z">
                  <w:rPr>
                    <w:rFonts w:ascii="Times New Roman" w:eastAsia="Times New Roman" w:hAnsi="Times New Roman"/>
                    <w:spacing w:val="-1"/>
                  </w:rPr>
                </w:rPrChange>
              </w:rPr>
              <w:t>“S” – Autofacturação;</w:t>
            </w:r>
          </w:p>
          <w:p w14:paraId="50F978B3" w14:textId="77777777" w:rsidR="003F3EDE" w:rsidRPr="004866BB" w:rsidRDefault="003F3EDE" w:rsidP="0025185C">
            <w:pPr>
              <w:widowControl w:val="0"/>
              <w:spacing w:after="0" w:line="240" w:lineRule="auto"/>
              <w:rPr>
                <w:rFonts w:ascii="Arial" w:eastAsia="Times New Roman" w:hAnsi="Arial" w:cs="Arial"/>
                <w:spacing w:val="-1"/>
                <w:sz w:val="20"/>
                <w:szCs w:val="20"/>
                <w:rPrChange w:id="4852"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4853" w:author="Adelino Naquarta Sepalanga Domingos" w:date="2025-03-05T09:17:00Z" w16du:dateUtc="2025-03-05T08:17:00Z">
                  <w:rPr>
                    <w:rFonts w:ascii="Times New Roman" w:eastAsia="Times New Roman" w:hAnsi="Times New Roman"/>
                    <w:spacing w:val="-1"/>
                  </w:rPr>
                </w:rPrChange>
              </w:rPr>
              <w:t>“A” – Documento anulado;</w:t>
            </w:r>
          </w:p>
          <w:p w14:paraId="0D984505" w14:textId="77777777" w:rsidR="003F3EDE" w:rsidRPr="004866BB" w:rsidRDefault="003F3EDE" w:rsidP="0025185C">
            <w:pPr>
              <w:widowControl w:val="0"/>
              <w:spacing w:after="0" w:line="240" w:lineRule="auto"/>
              <w:rPr>
                <w:rFonts w:ascii="Arial" w:eastAsia="Times New Roman" w:hAnsi="Arial" w:cs="Arial"/>
                <w:spacing w:val="-1"/>
                <w:sz w:val="20"/>
                <w:szCs w:val="20"/>
                <w:rPrChange w:id="4854"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4855" w:author="Adelino Naquarta Sepalanga Domingos" w:date="2025-03-05T09:17:00Z" w16du:dateUtc="2025-03-05T08:17:00Z">
                  <w:rPr>
                    <w:rFonts w:ascii="Times New Roman" w:eastAsia="Times New Roman" w:hAnsi="Times New Roman"/>
                    <w:spacing w:val="-1"/>
                  </w:rPr>
                </w:rPrChange>
              </w:rPr>
              <w:t>“R” – Documento de resumo doutros documentos criados noutras aplicações e gerado nesta aplicação;</w:t>
            </w:r>
          </w:p>
          <w:p w14:paraId="259C8A10" w14:textId="77777777" w:rsidR="003F3EDE" w:rsidRPr="004866BB" w:rsidRDefault="003F3EDE" w:rsidP="0025185C">
            <w:pPr>
              <w:rPr>
                <w:rFonts w:ascii="Arial" w:eastAsia="Times New Roman" w:hAnsi="Arial" w:cs="Arial"/>
                <w:spacing w:val="-1"/>
                <w:sz w:val="20"/>
                <w:szCs w:val="20"/>
                <w:rPrChange w:id="4856" w:author="Adelino Naquarta Sepalanga Domingos" w:date="2025-03-05T09:17:00Z" w16du:dateUtc="2025-03-05T08:17: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16958F7" w14:textId="77777777" w:rsidR="003F3EDE" w:rsidRPr="004866BB" w:rsidRDefault="003F3EDE" w:rsidP="0025185C">
            <w:pPr>
              <w:widowControl w:val="0"/>
              <w:spacing w:after="0" w:line="240" w:lineRule="auto"/>
              <w:jc w:val="center"/>
              <w:rPr>
                <w:rFonts w:ascii="Arial" w:eastAsia="Times New Roman" w:hAnsi="Arial" w:cs="Arial"/>
                <w:spacing w:val="-1"/>
                <w:sz w:val="20"/>
                <w:szCs w:val="20"/>
                <w:rPrChange w:id="4857" w:author="Adelino Naquarta Sepalanga Domingos" w:date="2025-03-05T09:17:00Z" w16du:dateUtc="2025-03-05T08:17:00Z">
                  <w:rPr>
                    <w:rFonts w:ascii="Times New Roman" w:eastAsia="Times New Roman" w:hAnsi="Times New Roman"/>
                    <w:spacing w:val="-1"/>
                  </w:rPr>
                </w:rPrChange>
              </w:rPr>
            </w:pPr>
          </w:p>
          <w:p w14:paraId="4186A458" w14:textId="77777777" w:rsidR="003F3EDE" w:rsidRPr="004866BB" w:rsidRDefault="003F3EDE" w:rsidP="0025185C">
            <w:pPr>
              <w:widowControl w:val="0"/>
              <w:spacing w:after="0" w:line="240" w:lineRule="auto"/>
              <w:jc w:val="center"/>
              <w:rPr>
                <w:rFonts w:ascii="Arial" w:eastAsia="Times New Roman" w:hAnsi="Arial" w:cs="Arial"/>
                <w:spacing w:val="-1"/>
                <w:sz w:val="20"/>
                <w:szCs w:val="20"/>
                <w:rPrChange w:id="4858" w:author="Adelino Naquarta Sepalanga Domingos" w:date="2025-03-05T09:17:00Z" w16du:dateUtc="2025-03-05T08:17:00Z">
                  <w:rPr>
                    <w:rFonts w:ascii="Times New Roman" w:eastAsia="Times New Roman" w:hAnsi="Times New Roman"/>
                    <w:spacing w:val="-1"/>
                  </w:rPr>
                </w:rPrChange>
              </w:rPr>
            </w:pPr>
          </w:p>
          <w:p w14:paraId="655B88AD" w14:textId="77777777" w:rsidR="003F3EDE" w:rsidRPr="004866BB" w:rsidRDefault="003F3EDE" w:rsidP="0025185C">
            <w:pPr>
              <w:widowControl w:val="0"/>
              <w:spacing w:after="0" w:line="240" w:lineRule="auto"/>
              <w:jc w:val="center"/>
              <w:rPr>
                <w:rFonts w:ascii="Arial" w:eastAsia="Times New Roman" w:hAnsi="Arial" w:cs="Arial"/>
                <w:spacing w:val="-1"/>
                <w:sz w:val="20"/>
                <w:szCs w:val="20"/>
                <w:rPrChange w:id="4859" w:author="Adelino Naquarta Sepalanga Domingos" w:date="2025-03-05T09:17:00Z" w16du:dateUtc="2025-03-05T08:17:00Z">
                  <w:rPr>
                    <w:rFonts w:ascii="Times New Roman" w:eastAsia="Times New Roman" w:hAnsi="Times New Roman"/>
                    <w:spacing w:val="-1"/>
                  </w:rPr>
                </w:rPrChange>
              </w:rPr>
            </w:pPr>
          </w:p>
          <w:p w14:paraId="03974FCF" w14:textId="77777777" w:rsidR="003F3EDE" w:rsidRPr="004866BB" w:rsidRDefault="003F3EDE" w:rsidP="0025185C">
            <w:pPr>
              <w:jc w:val="center"/>
              <w:rPr>
                <w:rFonts w:ascii="Arial" w:eastAsia="Times New Roman" w:hAnsi="Arial" w:cs="Arial"/>
                <w:spacing w:val="-1"/>
                <w:sz w:val="20"/>
                <w:szCs w:val="20"/>
                <w:rPrChange w:id="4860"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4861" w:author="Adelino Naquarta Sepalanga Domingos" w:date="2025-03-05T09:17:00Z" w16du:dateUtc="2025-03-05T08:17:00Z">
                  <w:rPr>
                    <w:rFonts w:ascii="Times New Roman" w:eastAsia="Times New Roman" w:hAnsi="Times New Roman"/>
                    <w:spacing w:val="-1"/>
                  </w:rPr>
                </w:rPrChange>
              </w:rPr>
              <w:t>Texto 1</w:t>
            </w:r>
          </w:p>
        </w:tc>
      </w:tr>
      <w:tr w:rsidR="003F3EDE" w:rsidRPr="004866BB" w14:paraId="6F18DAFD" w14:textId="77777777" w:rsidTr="0025185C">
        <w:trPr>
          <w:trHeight w:val="1205"/>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FE2F8BB" w14:textId="77777777" w:rsidR="003F3EDE" w:rsidRPr="004866BB" w:rsidRDefault="003F3EDE" w:rsidP="0025185C">
            <w:pPr>
              <w:jc w:val="center"/>
              <w:rPr>
                <w:rFonts w:ascii="Arial" w:eastAsia="Times New Roman" w:hAnsi="Arial" w:cs="Arial"/>
                <w:spacing w:val="-1"/>
                <w:sz w:val="20"/>
                <w:szCs w:val="20"/>
                <w:rPrChange w:id="4862"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4863" w:author="Adelino Naquarta Sepalanga Domingos" w:date="2025-03-05T09:17:00Z" w16du:dateUtc="2025-03-05T08:17:00Z">
                  <w:rPr>
                    <w:rFonts w:ascii="Times New Roman" w:eastAsia="Times New Roman" w:hAnsi="Times New Roman"/>
                    <w:spacing w:val="-1"/>
                  </w:rPr>
                </w:rPrChange>
              </w:rPr>
              <w:t>4.1.4.3.2.</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16D1EA8" w14:textId="77777777" w:rsidR="003F3EDE" w:rsidRPr="004866BB" w:rsidRDefault="003F3EDE" w:rsidP="0025185C">
            <w:pPr>
              <w:jc w:val="center"/>
              <w:rPr>
                <w:rFonts w:ascii="Arial" w:eastAsia="Times New Roman" w:hAnsi="Arial" w:cs="Arial"/>
                <w:spacing w:val="-1"/>
                <w:sz w:val="20"/>
                <w:szCs w:val="20"/>
                <w:rPrChange w:id="4864"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4865"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23E15A3" w14:textId="77777777" w:rsidR="003F3EDE" w:rsidRPr="004866BB" w:rsidRDefault="003F3EDE" w:rsidP="0025185C">
            <w:pPr>
              <w:rPr>
                <w:rFonts w:ascii="Arial" w:eastAsia="Times New Roman" w:hAnsi="Arial" w:cs="Arial"/>
                <w:spacing w:val="-1"/>
                <w:sz w:val="20"/>
                <w:szCs w:val="20"/>
                <w:rPrChange w:id="4866"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4867" w:author="Adelino Naquarta Sepalanga Domingos" w:date="2025-03-05T09:17:00Z" w16du:dateUtc="2025-03-05T08:17:00Z">
                  <w:rPr>
                    <w:rFonts w:ascii="Times New Roman" w:eastAsia="Times New Roman" w:hAnsi="Times New Roman"/>
                    <w:spacing w:val="-1"/>
                  </w:rPr>
                </w:rPrChange>
              </w:rPr>
              <w:t>Data e hora do estado actual do documento (InvoiceStatusDate)</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2D0B268" w14:textId="77777777" w:rsidR="003F3EDE" w:rsidRPr="004866BB" w:rsidRDefault="003F3EDE" w:rsidP="0025185C">
            <w:pPr>
              <w:rPr>
                <w:rFonts w:ascii="Arial" w:eastAsia="Times New Roman" w:hAnsi="Arial" w:cs="Arial"/>
                <w:spacing w:val="-1"/>
                <w:sz w:val="20"/>
                <w:szCs w:val="20"/>
                <w:rPrChange w:id="4868"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4869" w:author="Adelino Naquarta Sepalanga Domingos" w:date="2025-03-05T09:17:00Z" w16du:dateUtc="2025-03-05T08:17:00Z">
                  <w:rPr>
                    <w:rFonts w:ascii="Times New Roman" w:eastAsia="Times New Roman" w:hAnsi="Times New Roman"/>
                    <w:spacing w:val="-1"/>
                  </w:rPr>
                </w:rPrChange>
              </w:rPr>
              <w:t>Data da última gravação do estado do documento ao segundo. Tipo data e hora: “AAAA-MM-DDThh:mm:ss”.</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B590F5C" w14:textId="77777777" w:rsidR="003F3EDE" w:rsidRPr="004866BB" w:rsidRDefault="003F3EDE" w:rsidP="0025185C">
            <w:pPr>
              <w:jc w:val="center"/>
              <w:rPr>
                <w:rFonts w:ascii="Arial" w:eastAsia="Times New Roman" w:hAnsi="Arial" w:cs="Arial"/>
                <w:spacing w:val="-1"/>
                <w:sz w:val="20"/>
                <w:szCs w:val="20"/>
                <w:rPrChange w:id="4870" w:author="Adelino Naquarta Sepalanga Domingos" w:date="2025-03-05T09:17:00Z" w16du:dateUtc="2025-03-05T08:17:00Z">
                  <w:rPr>
                    <w:rFonts w:ascii="Times New Roman" w:eastAsia="Times New Roman" w:hAnsi="Times New Roman"/>
                    <w:spacing w:val="-1"/>
                  </w:rPr>
                </w:rPrChange>
              </w:rPr>
            </w:pPr>
          </w:p>
          <w:p w14:paraId="62AF0327" w14:textId="77777777" w:rsidR="003F3EDE" w:rsidRPr="004866BB" w:rsidRDefault="003F3EDE" w:rsidP="0025185C">
            <w:pPr>
              <w:jc w:val="center"/>
              <w:rPr>
                <w:rFonts w:ascii="Arial" w:eastAsia="Times New Roman" w:hAnsi="Arial" w:cs="Arial"/>
                <w:spacing w:val="-1"/>
                <w:sz w:val="20"/>
                <w:szCs w:val="20"/>
                <w:rPrChange w:id="487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4872" w:author="Adelino Naquarta Sepalanga Domingos" w:date="2025-03-05T09:17:00Z" w16du:dateUtc="2025-03-05T08:17:00Z">
                  <w:rPr>
                    <w:rFonts w:ascii="Times New Roman" w:eastAsia="Times New Roman" w:hAnsi="Times New Roman"/>
                    <w:spacing w:val="-1"/>
                  </w:rPr>
                </w:rPrChange>
              </w:rPr>
              <w:t>Data e Hora</w:t>
            </w:r>
          </w:p>
        </w:tc>
      </w:tr>
      <w:tr w:rsidR="003F3EDE" w:rsidRPr="004866BB" w14:paraId="1F501D40" w14:textId="77777777" w:rsidTr="0025185C">
        <w:trPr>
          <w:trHeight w:val="757"/>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796045D" w14:textId="77777777" w:rsidR="003F3EDE" w:rsidRPr="004866BB" w:rsidRDefault="003F3EDE" w:rsidP="0025185C">
            <w:pPr>
              <w:jc w:val="center"/>
              <w:rPr>
                <w:rFonts w:ascii="Arial" w:eastAsia="Times New Roman" w:hAnsi="Arial" w:cs="Arial"/>
                <w:spacing w:val="-1"/>
                <w:sz w:val="20"/>
                <w:szCs w:val="20"/>
                <w:rPrChange w:id="487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4874" w:author="Adelino Naquarta Sepalanga Domingos" w:date="2025-03-05T09:17:00Z" w16du:dateUtc="2025-03-05T08:17:00Z">
                  <w:rPr>
                    <w:rFonts w:ascii="Times New Roman" w:eastAsia="Times New Roman" w:hAnsi="Times New Roman"/>
                    <w:spacing w:val="-1"/>
                  </w:rPr>
                </w:rPrChange>
              </w:rPr>
              <w:t>4.1.4.3.4.</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1321F5A" w14:textId="77777777" w:rsidR="003F3EDE" w:rsidRPr="004866BB" w:rsidRDefault="003F3EDE" w:rsidP="0025185C">
            <w:pPr>
              <w:jc w:val="center"/>
              <w:rPr>
                <w:rFonts w:ascii="Arial" w:eastAsia="Times New Roman" w:hAnsi="Arial" w:cs="Arial"/>
                <w:spacing w:val="-1"/>
                <w:sz w:val="20"/>
                <w:szCs w:val="20"/>
                <w:rPrChange w:id="487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4876"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AE9A90C" w14:textId="77777777" w:rsidR="003F3EDE" w:rsidRPr="004866BB" w:rsidRDefault="003F3EDE" w:rsidP="0025185C">
            <w:pPr>
              <w:rPr>
                <w:rFonts w:ascii="Arial" w:eastAsia="Times New Roman" w:hAnsi="Arial" w:cs="Arial"/>
                <w:spacing w:val="-1"/>
                <w:sz w:val="20"/>
                <w:szCs w:val="20"/>
                <w:rPrChange w:id="487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4878" w:author="Adelino Naquarta Sepalanga Domingos" w:date="2025-03-05T09:17:00Z" w16du:dateUtc="2025-03-05T08:17:00Z">
                  <w:rPr>
                    <w:rFonts w:ascii="Times New Roman" w:eastAsia="Times New Roman" w:hAnsi="Times New Roman"/>
                    <w:spacing w:val="-1"/>
                  </w:rPr>
                </w:rPrChange>
              </w:rPr>
              <w:t>Código do utilizador (SourceID)</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106F3AC" w14:textId="77777777" w:rsidR="003F3EDE" w:rsidRPr="004866BB" w:rsidRDefault="003F3EDE" w:rsidP="0025185C">
            <w:pPr>
              <w:rPr>
                <w:rFonts w:ascii="Arial" w:eastAsia="Times New Roman" w:hAnsi="Arial" w:cs="Arial"/>
                <w:spacing w:val="-1"/>
                <w:sz w:val="20"/>
                <w:szCs w:val="20"/>
                <w:rPrChange w:id="4879"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4880" w:author="Adelino Naquarta Sepalanga Domingos" w:date="2025-03-05T09:17:00Z" w16du:dateUtc="2025-03-05T08:17:00Z">
                  <w:rPr>
                    <w:rFonts w:ascii="Times New Roman" w:eastAsia="Times New Roman" w:hAnsi="Times New Roman"/>
                    <w:spacing w:val="-1"/>
                  </w:rPr>
                </w:rPrChange>
              </w:rPr>
              <w:t>Utilizador responsável pelo estado actual do documento.</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2BEDDCE" w14:textId="77777777" w:rsidR="003F3EDE" w:rsidRPr="004866BB" w:rsidRDefault="003F3EDE" w:rsidP="0025185C">
            <w:pPr>
              <w:jc w:val="center"/>
              <w:rPr>
                <w:rFonts w:ascii="Arial" w:eastAsia="Times New Roman" w:hAnsi="Arial" w:cs="Arial"/>
                <w:spacing w:val="-1"/>
                <w:sz w:val="20"/>
                <w:szCs w:val="20"/>
                <w:rPrChange w:id="488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4882" w:author="Adelino Naquarta Sepalanga Domingos" w:date="2025-03-05T09:17:00Z" w16du:dateUtc="2025-03-05T08:17:00Z">
                  <w:rPr>
                    <w:rFonts w:ascii="Times New Roman" w:eastAsia="Times New Roman" w:hAnsi="Times New Roman"/>
                    <w:spacing w:val="-1"/>
                  </w:rPr>
                </w:rPrChange>
              </w:rPr>
              <w:t>Texto 30</w:t>
            </w:r>
          </w:p>
        </w:tc>
      </w:tr>
      <w:tr w:rsidR="003F3EDE" w:rsidRPr="004866BB" w14:paraId="7CDF80FA" w14:textId="77777777" w:rsidTr="0025185C">
        <w:trPr>
          <w:trHeight w:val="905"/>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F7EEC00" w14:textId="77777777" w:rsidR="003F3EDE" w:rsidRPr="004866BB" w:rsidRDefault="003F3EDE" w:rsidP="0025185C">
            <w:pPr>
              <w:jc w:val="center"/>
              <w:rPr>
                <w:rFonts w:ascii="Arial" w:eastAsia="Times New Roman" w:hAnsi="Arial" w:cs="Arial"/>
                <w:spacing w:val="-1"/>
                <w:sz w:val="20"/>
                <w:szCs w:val="20"/>
                <w:rPrChange w:id="4883" w:author="Adelino Naquarta Sepalanga Domingos" w:date="2025-03-05T09:17:00Z" w16du:dateUtc="2025-03-05T08:17:00Z">
                  <w:rPr>
                    <w:rFonts w:ascii="Times New Roman" w:eastAsia="Times New Roman" w:hAnsi="Times New Roman"/>
                    <w:spacing w:val="-1"/>
                  </w:rPr>
                </w:rPrChange>
              </w:rPr>
            </w:pPr>
          </w:p>
          <w:p w14:paraId="2330AE58" w14:textId="77777777" w:rsidR="003F3EDE" w:rsidRPr="004866BB" w:rsidRDefault="003F3EDE" w:rsidP="0025185C">
            <w:pPr>
              <w:jc w:val="center"/>
              <w:rPr>
                <w:rFonts w:ascii="Arial" w:eastAsia="Times New Roman" w:hAnsi="Arial" w:cs="Arial"/>
                <w:spacing w:val="-1"/>
                <w:sz w:val="20"/>
                <w:szCs w:val="20"/>
                <w:rPrChange w:id="4884" w:author="Adelino Naquarta Sepalanga Domingos" w:date="2025-03-05T09:17:00Z" w16du:dateUtc="2025-03-05T08:17:00Z">
                  <w:rPr>
                    <w:rFonts w:ascii="Times New Roman" w:eastAsia="Times New Roman" w:hAnsi="Times New Roman"/>
                    <w:spacing w:val="-1"/>
                  </w:rPr>
                </w:rPrChange>
              </w:rPr>
            </w:pPr>
          </w:p>
          <w:p w14:paraId="1D9D207D" w14:textId="77777777" w:rsidR="003F3EDE" w:rsidRPr="004866BB" w:rsidRDefault="003F3EDE" w:rsidP="0025185C">
            <w:pPr>
              <w:jc w:val="center"/>
              <w:rPr>
                <w:rFonts w:ascii="Arial" w:eastAsia="Times New Roman" w:hAnsi="Arial" w:cs="Arial"/>
                <w:spacing w:val="-1"/>
                <w:sz w:val="20"/>
                <w:szCs w:val="20"/>
                <w:rPrChange w:id="488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4886" w:author="Adelino Naquarta Sepalanga Domingos" w:date="2025-03-05T09:17:00Z" w16du:dateUtc="2025-03-05T08:17:00Z">
                  <w:rPr>
                    <w:rFonts w:ascii="Times New Roman" w:eastAsia="Times New Roman" w:hAnsi="Times New Roman"/>
                    <w:spacing w:val="-1"/>
                  </w:rPr>
                </w:rPrChange>
              </w:rPr>
              <w:t>4.1.4.3.5.</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FF42FEE" w14:textId="77777777" w:rsidR="003F3EDE" w:rsidRPr="004866BB" w:rsidRDefault="003F3EDE" w:rsidP="0025185C">
            <w:pPr>
              <w:jc w:val="center"/>
              <w:rPr>
                <w:rFonts w:ascii="Arial" w:eastAsia="Times New Roman" w:hAnsi="Arial" w:cs="Arial"/>
                <w:spacing w:val="-1"/>
                <w:sz w:val="20"/>
                <w:szCs w:val="20"/>
                <w:rPrChange w:id="4887" w:author="Adelino Naquarta Sepalanga Domingos" w:date="2025-03-05T09:17:00Z" w16du:dateUtc="2025-03-05T08:17:00Z">
                  <w:rPr>
                    <w:rFonts w:ascii="Times New Roman" w:eastAsia="Times New Roman" w:hAnsi="Times New Roman"/>
                    <w:spacing w:val="-1"/>
                  </w:rPr>
                </w:rPrChange>
              </w:rPr>
            </w:pPr>
          </w:p>
          <w:p w14:paraId="45DF931B" w14:textId="77777777" w:rsidR="003F3EDE" w:rsidRPr="004866BB" w:rsidRDefault="003F3EDE" w:rsidP="0025185C">
            <w:pPr>
              <w:jc w:val="center"/>
              <w:rPr>
                <w:rFonts w:ascii="Arial" w:eastAsia="Times New Roman" w:hAnsi="Arial" w:cs="Arial"/>
                <w:spacing w:val="-1"/>
                <w:sz w:val="20"/>
                <w:szCs w:val="20"/>
                <w:rPrChange w:id="4888" w:author="Adelino Naquarta Sepalanga Domingos" w:date="2025-03-05T09:17:00Z" w16du:dateUtc="2025-03-05T08:17:00Z">
                  <w:rPr>
                    <w:rFonts w:ascii="Times New Roman" w:eastAsia="Times New Roman" w:hAnsi="Times New Roman"/>
                    <w:spacing w:val="-1"/>
                  </w:rPr>
                </w:rPrChange>
              </w:rPr>
            </w:pPr>
          </w:p>
          <w:p w14:paraId="2D1B3DE3" w14:textId="77777777" w:rsidR="003F3EDE" w:rsidRPr="004866BB" w:rsidRDefault="003F3EDE" w:rsidP="0025185C">
            <w:pPr>
              <w:jc w:val="center"/>
              <w:rPr>
                <w:rFonts w:ascii="Arial" w:eastAsia="Times New Roman" w:hAnsi="Arial" w:cs="Arial"/>
                <w:spacing w:val="-1"/>
                <w:sz w:val="20"/>
                <w:szCs w:val="20"/>
                <w:rPrChange w:id="4889"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4890"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9220775" w14:textId="77777777" w:rsidR="003F3EDE" w:rsidRPr="004866BB" w:rsidRDefault="003F3EDE" w:rsidP="0025185C">
            <w:pPr>
              <w:rPr>
                <w:rFonts w:ascii="Arial" w:eastAsia="Times New Roman" w:hAnsi="Arial" w:cs="Arial"/>
                <w:spacing w:val="-1"/>
                <w:sz w:val="20"/>
                <w:szCs w:val="20"/>
                <w:rPrChange w:id="4891" w:author="Adelino Naquarta Sepalanga Domingos" w:date="2025-03-05T09:17:00Z" w16du:dateUtc="2025-03-05T08:17:00Z">
                  <w:rPr>
                    <w:rFonts w:ascii="Times New Roman" w:eastAsia="Times New Roman" w:hAnsi="Times New Roman"/>
                    <w:spacing w:val="-1"/>
                  </w:rPr>
                </w:rPrChange>
              </w:rPr>
            </w:pPr>
          </w:p>
          <w:p w14:paraId="7984CCBF" w14:textId="77777777" w:rsidR="003F3EDE" w:rsidRPr="004866BB" w:rsidRDefault="003F3EDE" w:rsidP="0025185C">
            <w:pPr>
              <w:rPr>
                <w:rFonts w:ascii="Arial" w:eastAsia="Times New Roman" w:hAnsi="Arial" w:cs="Arial"/>
                <w:spacing w:val="-1"/>
                <w:sz w:val="20"/>
                <w:szCs w:val="20"/>
                <w:rPrChange w:id="4892" w:author="Adelino Naquarta Sepalanga Domingos" w:date="2025-03-05T09:17:00Z" w16du:dateUtc="2025-03-05T08:17:00Z">
                  <w:rPr>
                    <w:rFonts w:ascii="Times New Roman" w:eastAsia="Times New Roman" w:hAnsi="Times New Roman"/>
                    <w:spacing w:val="-1"/>
                  </w:rPr>
                </w:rPrChange>
              </w:rPr>
            </w:pPr>
          </w:p>
          <w:p w14:paraId="76AFB2E5" w14:textId="77777777" w:rsidR="003F3EDE" w:rsidRPr="004866BB" w:rsidRDefault="003F3EDE" w:rsidP="0025185C">
            <w:pPr>
              <w:rPr>
                <w:rFonts w:ascii="Arial" w:eastAsia="Times New Roman" w:hAnsi="Arial" w:cs="Arial"/>
                <w:spacing w:val="-1"/>
                <w:sz w:val="20"/>
                <w:szCs w:val="20"/>
                <w:rPrChange w:id="489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4894" w:author="Adelino Naquarta Sepalanga Domingos" w:date="2025-03-05T09:17:00Z" w16du:dateUtc="2025-03-05T08:17:00Z">
                  <w:rPr>
                    <w:rFonts w:ascii="Times New Roman" w:eastAsia="Times New Roman" w:hAnsi="Times New Roman"/>
                    <w:spacing w:val="-1"/>
                  </w:rPr>
                </w:rPrChange>
              </w:rPr>
              <w:t>Origem do documento (SourceBilling)</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D6EF09B" w14:textId="77777777" w:rsidR="003F3EDE" w:rsidRPr="004866BB" w:rsidRDefault="003F3EDE" w:rsidP="0025185C">
            <w:pPr>
              <w:rPr>
                <w:rFonts w:ascii="Arial" w:eastAsia="Times New Roman" w:hAnsi="Arial" w:cs="Arial"/>
                <w:spacing w:val="-1"/>
                <w:sz w:val="20"/>
                <w:szCs w:val="20"/>
                <w:rPrChange w:id="489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4896" w:author="Adelino Naquarta Sepalanga Domingos" w:date="2025-03-05T09:17:00Z" w16du:dateUtc="2025-03-05T08:17:00Z">
                  <w:rPr>
                    <w:rFonts w:ascii="Times New Roman" w:eastAsia="Times New Roman" w:hAnsi="Times New Roman"/>
                    <w:spacing w:val="-1"/>
                  </w:rPr>
                </w:rPrChange>
              </w:rPr>
              <w:t>Deve ser preenchido com:</w:t>
            </w:r>
          </w:p>
          <w:p w14:paraId="34113610" w14:textId="77777777" w:rsidR="003F3EDE" w:rsidRPr="004866BB" w:rsidRDefault="003F3EDE" w:rsidP="0025185C">
            <w:pPr>
              <w:spacing w:after="0"/>
              <w:rPr>
                <w:rFonts w:ascii="Arial" w:eastAsia="Times New Roman" w:hAnsi="Arial" w:cs="Arial"/>
                <w:spacing w:val="-1"/>
                <w:sz w:val="20"/>
                <w:szCs w:val="20"/>
                <w:rPrChange w:id="489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4898" w:author="Adelino Naquarta Sepalanga Domingos" w:date="2025-03-05T09:17:00Z" w16du:dateUtc="2025-03-05T08:17:00Z">
                  <w:rPr>
                    <w:rFonts w:ascii="Times New Roman" w:eastAsia="Times New Roman" w:hAnsi="Times New Roman"/>
                    <w:spacing w:val="-1"/>
                  </w:rPr>
                </w:rPrChange>
              </w:rPr>
              <w:t>“P”– Documento produzido na aplicação;</w:t>
            </w:r>
          </w:p>
          <w:p w14:paraId="1353CFCB" w14:textId="77777777" w:rsidR="003F3EDE" w:rsidRPr="004866BB" w:rsidRDefault="003F3EDE" w:rsidP="0025185C">
            <w:pPr>
              <w:spacing w:after="0"/>
              <w:rPr>
                <w:rFonts w:ascii="Arial" w:eastAsia="Times New Roman" w:hAnsi="Arial" w:cs="Arial"/>
                <w:spacing w:val="-1"/>
                <w:sz w:val="20"/>
                <w:szCs w:val="20"/>
                <w:rPrChange w:id="4899"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4900" w:author="Adelino Naquarta Sepalanga Domingos" w:date="2025-03-05T09:17:00Z" w16du:dateUtc="2025-03-05T08:17:00Z">
                  <w:rPr>
                    <w:rFonts w:ascii="Times New Roman" w:eastAsia="Times New Roman" w:hAnsi="Times New Roman"/>
                    <w:spacing w:val="-1"/>
                  </w:rPr>
                </w:rPrChange>
              </w:rPr>
              <w:t>“I”– Documento integrado e produzido noutra aplicação;</w:t>
            </w:r>
          </w:p>
          <w:p w14:paraId="11575945" w14:textId="77777777" w:rsidR="003F3EDE" w:rsidRPr="004866BB" w:rsidRDefault="003F3EDE" w:rsidP="0025185C">
            <w:pPr>
              <w:spacing w:after="0"/>
              <w:rPr>
                <w:rFonts w:ascii="Arial" w:eastAsia="Times New Roman" w:hAnsi="Arial" w:cs="Arial"/>
                <w:spacing w:val="-1"/>
                <w:sz w:val="20"/>
                <w:szCs w:val="20"/>
                <w:rPrChange w:id="490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4902" w:author="Adelino Naquarta Sepalanga Domingos" w:date="2025-03-05T09:17:00Z" w16du:dateUtc="2025-03-05T08:17:00Z">
                  <w:rPr>
                    <w:rFonts w:ascii="Times New Roman" w:eastAsia="Times New Roman" w:hAnsi="Times New Roman"/>
                    <w:spacing w:val="-1"/>
                  </w:rPr>
                </w:rPrChange>
              </w:rPr>
              <w:t>“M”– Documento  proveniente  de</w:t>
            </w:r>
          </w:p>
          <w:p w14:paraId="5F085A38" w14:textId="77777777" w:rsidR="003F3EDE" w:rsidRPr="004866BB" w:rsidRDefault="003F3EDE" w:rsidP="0025185C">
            <w:pPr>
              <w:spacing w:after="0"/>
              <w:rPr>
                <w:rFonts w:ascii="Arial" w:eastAsia="Times New Roman" w:hAnsi="Arial" w:cs="Arial"/>
                <w:spacing w:val="-1"/>
                <w:sz w:val="20"/>
                <w:szCs w:val="20"/>
                <w:rPrChange w:id="490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4904" w:author="Adelino Naquarta Sepalanga Domingos" w:date="2025-03-05T09:17:00Z" w16du:dateUtc="2025-03-05T08:17:00Z">
                  <w:rPr>
                    <w:rFonts w:ascii="Times New Roman" w:eastAsia="Times New Roman" w:hAnsi="Times New Roman"/>
                    <w:spacing w:val="-1"/>
                  </w:rPr>
                </w:rPrChange>
              </w:rPr>
              <w:t>Recuperação ou de emissão manual;</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E7A1259" w14:textId="77777777" w:rsidR="003F3EDE" w:rsidRPr="004866BB" w:rsidRDefault="003F3EDE" w:rsidP="0025185C">
            <w:pPr>
              <w:jc w:val="center"/>
              <w:rPr>
                <w:rFonts w:ascii="Arial" w:eastAsia="Times New Roman" w:hAnsi="Arial" w:cs="Arial"/>
                <w:spacing w:val="-1"/>
                <w:sz w:val="20"/>
                <w:szCs w:val="20"/>
                <w:rPrChange w:id="4905" w:author="Adelino Naquarta Sepalanga Domingos" w:date="2025-03-05T09:17:00Z" w16du:dateUtc="2025-03-05T08:17:00Z">
                  <w:rPr>
                    <w:rFonts w:ascii="Times New Roman" w:eastAsia="Times New Roman" w:hAnsi="Times New Roman"/>
                    <w:spacing w:val="-1"/>
                  </w:rPr>
                </w:rPrChange>
              </w:rPr>
            </w:pPr>
          </w:p>
          <w:p w14:paraId="0C1ED1C7" w14:textId="77777777" w:rsidR="003F3EDE" w:rsidRPr="004866BB" w:rsidRDefault="003F3EDE" w:rsidP="0025185C">
            <w:pPr>
              <w:jc w:val="center"/>
              <w:rPr>
                <w:rFonts w:ascii="Arial" w:eastAsia="Times New Roman" w:hAnsi="Arial" w:cs="Arial"/>
                <w:spacing w:val="-1"/>
                <w:sz w:val="20"/>
                <w:szCs w:val="20"/>
                <w:rPrChange w:id="4906" w:author="Adelino Naquarta Sepalanga Domingos" w:date="2025-03-05T09:17:00Z" w16du:dateUtc="2025-03-05T08:17:00Z">
                  <w:rPr>
                    <w:rFonts w:ascii="Times New Roman" w:eastAsia="Times New Roman" w:hAnsi="Times New Roman"/>
                    <w:spacing w:val="-1"/>
                  </w:rPr>
                </w:rPrChange>
              </w:rPr>
            </w:pPr>
          </w:p>
          <w:p w14:paraId="156272EC" w14:textId="77777777" w:rsidR="003F3EDE" w:rsidRPr="004866BB" w:rsidRDefault="003F3EDE" w:rsidP="0025185C">
            <w:pPr>
              <w:jc w:val="center"/>
              <w:rPr>
                <w:rFonts w:ascii="Arial" w:eastAsia="Times New Roman" w:hAnsi="Arial" w:cs="Arial"/>
                <w:spacing w:val="-1"/>
                <w:sz w:val="20"/>
                <w:szCs w:val="20"/>
                <w:rPrChange w:id="490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4908" w:author="Adelino Naquarta Sepalanga Domingos" w:date="2025-03-05T09:17:00Z" w16du:dateUtc="2025-03-05T08:17:00Z">
                  <w:rPr>
                    <w:rFonts w:ascii="Times New Roman" w:eastAsia="Times New Roman" w:hAnsi="Times New Roman"/>
                    <w:spacing w:val="-1"/>
                  </w:rPr>
                </w:rPrChange>
              </w:rPr>
              <w:t>Texto 1</w:t>
            </w:r>
          </w:p>
        </w:tc>
      </w:tr>
      <w:tr w:rsidR="003F3EDE" w:rsidRPr="004866BB" w14:paraId="2A26DB88" w14:textId="77777777" w:rsidTr="0025185C">
        <w:trPr>
          <w:trHeight w:val="857"/>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563EE55" w14:textId="77777777" w:rsidR="003F3EDE" w:rsidRPr="004866BB" w:rsidRDefault="003F3EDE" w:rsidP="0025185C">
            <w:pPr>
              <w:jc w:val="center"/>
              <w:rPr>
                <w:rFonts w:ascii="Arial" w:eastAsia="Times New Roman" w:hAnsi="Arial" w:cs="Arial"/>
                <w:spacing w:val="-1"/>
                <w:sz w:val="20"/>
                <w:szCs w:val="20"/>
                <w:rPrChange w:id="4909" w:author="Adelino Naquarta Sepalanga Domingos" w:date="2025-03-05T09:17:00Z" w16du:dateUtc="2025-03-05T08:17:00Z">
                  <w:rPr>
                    <w:rFonts w:ascii="Times New Roman" w:eastAsia="Times New Roman" w:hAnsi="Times New Roman"/>
                    <w:spacing w:val="-1"/>
                  </w:rPr>
                </w:rPrChange>
              </w:rPr>
            </w:pPr>
          </w:p>
          <w:p w14:paraId="05BB01EF" w14:textId="77777777" w:rsidR="003F3EDE" w:rsidRPr="004866BB" w:rsidRDefault="003F3EDE" w:rsidP="0025185C">
            <w:pPr>
              <w:jc w:val="center"/>
              <w:rPr>
                <w:rFonts w:ascii="Arial" w:eastAsia="Times New Roman" w:hAnsi="Arial" w:cs="Arial"/>
                <w:spacing w:val="-1"/>
                <w:sz w:val="20"/>
                <w:szCs w:val="20"/>
                <w:rPrChange w:id="4910"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4911" w:author="Adelino Naquarta Sepalanga Domingos" w:date="2025-03-05T09:17:00Z" w16du:dateUtc="2025-03-05T08:17:00Z">
                  <w:rPr>
                    <w:rFonts w:ascii="Times New Roman" w:eastAsia="Times New Roman" w:hAnsi="Times New Roman"/>
                    <w:spacing w:val="-1"/>
                  </w:rPr>
                </w:rPrChange>
              </w:rPr>
              <w:t>4.1.4.4.</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245D323" w14:textId="77777777" w:rsidR="003F3EDE" w:rsidRPr="004866BB" w:rsidRDefault="003F3EDE" w:rsidP="0025185C">
            <w:pPr>
              <w:jc w:val="center"/>
              <w:rPr>
                <w:rFonts w:ascii="Arial" w:eastAsia="Times New Roman" w:hAnsi="Arial" w:cs="Arial"/>
                <w:spacing w:val="-1"/>
                <w:sz w:val="20"/>
                <w:szCs w:val="20"/>
                <w:rPrChange w:id="4912" w:author="Adelino Naquarta Sepalanga Domingos" w:date="2025-03-05T09:17:00Z" w16du:dateUtc="2025-03-05T08:17:00Z">
                  <w:rPr>
                    <w:rFonts w:ascii="Times New Roman" w:eastAsia="Times New Roman" w:hAnsi="Times New Roman"/>
                    <w:spacing w:val="-1"/>
                  </w:rPr>
                </w:rPrChange>
              </w:rPr>
            </w:pPr>
          </w:p>
          <w:p w14:paraId="7BC1D115" w14:textId="77777777" w:rsidR="003F3EDE" w:rsidRPr="004866BB" w:rsidRDefault="003F3EDE" w:rsidP="0025185C">
            <w:pPr>
              <w:jc w:val="center"/>
              <w:rPr>
                <w:rFonts w:ascii="Arial" w:eastAsia="Times New Roman" w:hAnsi="Arial" w:cs="Arial"/>
                <w:spacing w:val="-1"/>
                <w:sz w:val="20"/>
                <w:szCs w:val="20"/>
                <w:rPrChange w:id="491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4914"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57F1E12" w14:textId="77777777" w:rsidR="003F3EDE" w:rsidRPr="004866BB" w:rsidRDefault="003F3EDE" w:rsidP="0025185C">
            <w:pPr>
              <w:rPr>
                <w:rFonts w:ascii="Arial" w:eastAsia="Times New Roman" w:hAnsi="Arial" w:cs="Arial"/>
                <w:spacing w:val="-1"/>
                <w:sz w:val="20"/>
                <w:szCs w:val="20"/>
                <w:rPrChange w:id="4915" w:author="Adelino Naquarta Sepalanga Domingos" w:date="2025-03-05T09:17:00Z" w16du:dateUtc="2025-03-05T08:17:00Z">
                  <w:rPr>
                    <w:rFonts w:ascii="Times New Roman" w:eastAsia="Times New Roman" w:hAnsi="Times New Roman"/>
                    <w:spacing w:val="-1"/>
                  </w:rPr>
                </w:rPrChange>
              </w:rPr>
            </w:pPr>
          </w:p>
          <w:p w14:paraId="08B173BB" w14:textId="77777777" w:rsidR="003F3EDE" w:rsidRPr="004866BB" w:rsidRDefault="003F3EDE" w:rsidP="0025185C">
            <w:pPr>
              <w:rPr>
                <w:rFonts w:ascii="Arial" w:eastAsia="Times New Roman" w:hAnsi="Arial" w:cs="Arial"/>
                <w:spacing w:val="-1"/>
                <w:sz w:val="20"/>
                <w:szCs w:val="20"/>
                <w:rPrChange w:id="4916"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4917" w:author="Adelino Naquarta Sepalanga Domingos" w:date="2025-03-05T09:17:00Z" w16du:dateUtc="2025-03-05T08:17:00Z">
                  <w:rPr>
                    <w:rFonts w:ascii="Times New Roman" w:eastAsia="Times New Roman" w:hAnsi="Times New Roman"/>
                    <w:spacing w:val="-1"/>
                  </w:rPr>
                </w:rPrChange>
              </w:rPr>
              <w:t>Chave do documento (Hash)</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AB18296" w14:textId="77777777" w:rsidR="003F3EDE" w:rsidRPr="004866BB" w:rsidRDefault="003F3EDE" w:rsidP="0025185C">
            <w:pPr>
              <w:rPr>
                <w:rFonts w:ascii="Arial" w:eastAsia="Times New Roman" w:hAnsi="Arial" w:cs="Arial"/>
                <w:spacing w:val="-1"/>
                <w:sz w:val="20"/>
                <w:szCs w:val="20"/>
                <w:rPrChange w:id="4918"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4919" w:author="Adelino Naquarta Sepalanga Domingos" w:date="2025-03-05T09:17:00Z" w16du:dateUtc="2025-03-05T08:17:00Z">
                  <w:rPr>
                    <w:rFonts w:ascii="Times New Roman" w:eastAsia="Times New Roman" w:hAnsi="Times New Roman"/>
                    <w:spacing w:val="-1"/>
                  </w:rPr>
                </w:rPrChange>
              </w:rPr>
              <w:t xml:space="preserve">O campo deve ser preenchido com “0” (zero), caso não haja obrigatoriedade de validação. </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6EB6A11" w14:textId="77777777" w:rsidR="003F3EDE" w:rsidRPr="004866BB" w:rsidRDefault="003F3EDE" w:rsidP="0025185C">
            <w:pPr>
              <w:jc w:val="center"/>
              <w:rPr>
                <w:rFonts w:ascii="Arial" w:eastAsia="Times New Roman" w:hAnsi="Arial" w:cs="Arial"/>
                <w:spacing w:val="-1"/>
                <w:sz w:val="20"/>
                <w:szCs w:val="20"/>
                <w:rPrChange w:id="4920" w:author="Adelino Naquarta Sepalanga Domingos" w:date="2025-03-05T09:17:00Z" w16du:dateUtc="2025-03-05T08:17:00Z">
                  <w:rPr>
                    <w:rFonts w:ascii="Times New Roman" w:eastAsia="Times New Roman" w:hAnsi="Times New Roman"/>
                    <w:spacing w:val="-1"/>
                  </w:rPr>
                </w:rPrChange>
              </w:rPr>
            </w:pPr>
          </w:p>
          <w:p w14:paraId="3050E325" w14:textId="54ABC619" w:rsidR="003F3EDE" w:rsidRPr="004866BB" w:rsidRDefault="003F3EDE" w:rsidP="0025185C">
            <w:pPr>
              <w:jc w:val="center"/>
              <w:rPr>
                <w:rFonts w:ascii="Arial" w:eastAsia="Times New Roman" w:hAnsi="Arial" w:cs="Arial"/>
                <w:spacing w:val="-1"/>
                <w:sz w:val="20"/>
                <w:szCs w:val="20"/>
                <w:rPrChange w:id="492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4922" w:author="Adelino Naquarta Sepalanga Domingos" w:date="2025-03-05T09:17:00Z" w16du:dateUtc="2025-03-05T08:17:00Z">
                  <w:rPr>
                    <w:rFonts w:ascii="Times New Roman" w:eastAsia="Times New Roman" w:hAnsi="Times New Roman"/>
                    <w:spacing w:val="-1"/>
                  </w:rPr>
                </w:rPrChange>
              </w:rPr>
              <w:t xml:space="preserve">Texto </w:t>
            </w:r>
            <w:r w:rsidR="000B2620" w:rsidRPr="004866BB">
              <w:rPr>
                <w:rFonts w:ascii="Arial" w:eastAsia="Times New Roman" w:hAnsi="Arial" w:cs="Arial"/>
                <w:spacing w:val="-1"/>
                <w:sz w:val="20"/>
                <w:szCs w:val="20"/>
                <w:rPrChange w:id="4923" w:author="Adelino Naquarta Sepalanga Domingos" w:date="2025-03-05T09:17:00Z" w16du:dateUtc="2025-03-05T08:17:00Z">
                  <w:rPr>
                    <w:rFonts w:ascii="Times New Roman" w:eastAsia="Times New Roman" w:hAnsi="Times New Roman"/>
                    <w:spacing w:val="-1"/>
                  </w:rPr>
                </w:rPrChange>
              </w:rPr>
              <w:t>500</w:t>
            </w:r>
          </w:p>
        </w:tc>
      </w:tr>
      <w:tr w:rsidR="003F3EDE" w:rsidRPr="004866BB" w14:paraId="3C5EBDF4" w14:textId="77777777" w:rsidTr="0025185C">
        <w:trPr>
          <w:trHeight w:val="2168"/>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FC0C91F" w14:textId="77777777" w:rsidR="003F3EDE" w:rsidRPr="004866BB" w:rsidRDefault="003F3EDE" w:rsidP="0025185C">
            <w:pPr>
              <w:jc w:val="center"/>
              <w:rPr>
                <w:rFonts w:ascii="Arial" w:eastAsia="Times New Roman" w:hAnsi="Arial" w:cs="Arial"/>
                <w:spacing w:val="-1"/>
                <w:sz w:val="20"/>
                <w:szCs w:val="20"/>
                <w:rPrChange w:id="4924" w:author="Adelino Naquarta Sepalanga Domingos" w:date="2025-03-05T09:17:00Z" w16du:dateUtc="2025-03-05T08:17:00Z">
                  <w:rPr>
                    <w:rFonts w:ascii="Times New Roman" w:eastAsia="Times New Roman" w:hAnsi="Times New Roman"/>
                    <w:spacing w:val="-1"/>
                  </w:rPr>
                </w:rPrChange>
              </w:rPr>
            </w:pPr>
          </w:p>
          <w:p w14:paraId="11F08680" w14:textId="77777777" w:rsidR="003F3EDE" w:rsidRPr="004866BB" w:rsidRDefault="003F3EDE" w:rsidP="0025185C">
            <w:pPr>
              <w:jc w:val="center"/>
              <w:rPr>
                <w:rFonts w:ascii="Arial" w:eastAsia="Times New Roman" w:hAnsi="Arial" w:cs="Arial"/>
                <w:spacing w:val="-1"/>
                <w:sz w:val="20"/>
                <w:szCs w:val="20"/>
                <w:rPrChange w:id="4925" w:author="Adelino Naquarta Sepalanga Domingos" w:date="2025-03-05T09:17:00Z" w16du:dateUtc="2025-03-05T08:17:00Z">
                  <w:rPr>
                    <w:rFonts w:ascii="Times New Roman" w:eastAsia="Times New Roman" w:hAnsi="Times New Roman"/>
                    <w:spacing w:val="-1"/>
                  </w:rPr>
                </w:rPrChange>
              </w:rPr>
            </w:pPr>
          </w:p>
          <w:p w14:paraId="5364A6FA" w14:textId="77777777" w:rsidR="003F3EDE" w:rsidRPr="004866BB" w:rsidRDefault="003F3EDE" w:rsidP="0025185C">
            <w:pPr>
              <w:jc w:val="center"/>
              <w:rPr>
                <w:rFonts w:ascii="Arial" w:eastAsia="Times New Roman" w:hAnsi="Arial" w:cs="Arial"/>
                <w:spacing w:val="-1"/>
                <w:sz w:val="20"/>
                <w:szCs w:val="20"/>
                <w:rPrChange w:id="4926" w:author="Adelino Naquarta Sepalanga Domingos" w:date="2025-03-05T09:17:00Z" w16du:dateUtc="2025-03-05T08:17:00Z">
                  <w:rPr>
                    <w:rFonts w:ascii="Times New Roman" w:eastAsia="Times New Roman" w:hAnsi="Times New Roman"/>
                    <w:spacing w:val="-1"/>
                  </w:rPr>
                </w:rPrChange>
              </w:rPr>
            </w:pPr>
          </w:p>
          <w:p w14:paraId="5766B3CA" w14:textId="77777777" w:rsidR="003F3EDE" w:rsidRPr="004866BB" w:rsidRDefault="003F3EDE" w:rsidP="0025185C">
            <w:pPr>
              <w:jc w:val="center"/>
              <w:rPr>
                <w:rFonts w:ascii="Arial" w:eastAsia="Times New Roman" w:hAnsi="Arial" w:cs="Arial"/>
                <w:spacing w:val="-1"/>
                <w:sz w:val="20"/>
                <w:szCs w:val="20"/>
                <w:rPrChange w:id="492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4928" w:author="Adelino Naquarta Sepalanga Domingos" w:date="2025-03-05T09:17:00Z" w16du:dateUtc="2025-03-05T08:17:00Z">
                  <w:rPr>
                    <w:rFonts w:ascii="Times New Roman" w:eastAsia="Times New Roman" w:hAnsi="Times New Roman"/>
                    <w:spacing w:val="-1"/>
                  </w:rPr>
                </w:rPrChange>
              </w:rPr>
              <w:t>4.1.4.5.</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A0C2699" w14:textId="77777777" w:rsidR="003F3EDE" w:rsidRPr="004866BB" w:rsidRDefault="003F3EDE" w:rsidP="0025185C">
            <w:pPr>
              <w:jc w:val="center"/>
              <w:rPr>
                <w:rFonts w:ascii="Arial" w:eastAsia="Times New Roman" w:hAnsi="Arial" w:cs="Arial"/>
                <w:spacing w:val="-1"/>
                <w:sz w:val="20"/>
                <w:szCs w:val="20"/>
                <w:rPrChange w:id="4929" w:author="Adelino Naquarta Sepalanga Domingos" w:date="2025-03-05T09:17:00Z" w16du:dateUtc="2025-03-05T08:17:00Z">
                  <w:rPr>
                    <w:rFonts w:ascii="Times New Roman" w:eastAsia="Times New Roman" w:hAnsi="Times New Roman"/>
                    <w:spacing w:val="-1"/>
                  </w:rPr>
                </w:rPrChange>
              </w:rPr>
            </w:pPr>
          </w:p>
          <w:p w14:paraId="5F3189BB" w14:textId="77777777" w:rsidR="003F3EDE" w:rsidRPr="004866BB" w:rsidRDefault="003F3EDE" w:rsidP="0025185C">
            <w:pPr>
              <w:jc w:val="center"/>
              <w:rPr>
                <w:rFonts w:ascii="Arial" w:eastAsia="Times New Roman" w:hAnsi="Arial" w:cs="Arial"/>
                <w:spacing w:val="-1"/>
                <w:sz w:val="20"/>
                <w:szCs w:val="20"/>
                <w:rPrChange w:id="4930" w:author="Adelino Naquarta Sepalanga Domingos" w:date="2025-03-05T09:17:00Z" w16du:dateUtc="2025-03-05T08:17:00Z">
                  <w:rPr>
                    <w:rFonts w:ascii="Times New Roman" w:eastAsia="Times New Roman" w:hAnsi="Times New Roman"/>
                    <w:spacing w:val="-1"/>
                  </w:rPr>
                </w:rPrChange>
              </w:rPr>
            </w:pPr>
          </w:p>
          <w:p w14:paraId="0A7DB616" w14:textId="77777777" w:rsidR="003F3EDE" w:rsidRPr="004866BB" w:rsidRDefault="003F3EDE" w:rsidP="0025185C">
            <w:pPr>
              <w:jc w:val="center"/>
              <w:rPr>
                <w:rFonts w:ascii="Arial" w:eastAsia="Times New Roman" w:hAnsi="Arial" w:cs="Arial"/>
                <w:spacing w:val="-1"/>
                <w:sz w:val="20"/>
                <w:szCs w:val="20"/>
                <w:rPrChange w:id="4931" w:author="Adelino Naquarta Sepalanga Domingos" w:date="2025-03-05T09:17:00Z" w16du:dateUtc="2025-03-05T08:17:00Z">
                  <w:rPr>
                    <w:rFonts w:ascii="Times New Roman" w:eastAsia="Times New Roman" w:hAnsi="Times New Roman"/>
                    <w:spacing w:val="-1"/>
                  </w:rPr>
                </w:rPrChange>
              </w:rPr>
            </w:pPr>
          </w:p>
          <w:p w14:paraId="13BF13BB" w14:textId="77777777" w:rsidR="003F3EDE" w:rsidRPr="004866BB" w:rsidRDefault="003F3EDE" w:rsidP="0025185C">
            <w:pPr>
              <w:jc w:val="center"/>
              <w:rPr>
                <w:rFonts w:ascii="Arial" w:eastAsia="Times New Roman" w:hAnsi="Arial" w:cs="Arial"/>
                <w:spacing w:val="-1"/>
                <w:sz w:val="20"/>
                <w:szCs w:val="20"/>
                <w:rPrChange w:id="4932"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4933"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464A714" w14:textId="77777777" w:rsidR="003F3EDE" w:rsidRPr="004866BB" w:rsidRDefault="003F3EDE" w:rsidP="0025185C">
            <w:pPr>
              <w:rPr>
                <w:rFonts w:ascii="Arial" w:eastAsia="Times New Roman" w:hAnsi="Arial" w:cs="Arial"/>
                <w:spacing w:val="-1"/>
                <w:sz w:val="20"/>
                <w:szCs w:val="20"/>
                <w:rPrChange w:id="4934" w:author="Adelino Naquarta Sepalanga Domingos" w:date="2025-03-05T09:17:00Z" w16du:dateUtc="2025-03-05T08:17:00Z">
                  <w:rPr>
                    <w:rFonts w:ascii="Times New Roman" w:eastAsia="Times New Roman" w:hAnsi="Times New Roman"/>
                    <w:spacing w:val="-1"/>
                  </w:rPr>
                </w:rPrChange>
              </w:rPr>
            </w:pPr>
          </w:p>
          <w:p w14:paraId="446A824E" w14:textId="77777777" w:rsidR="003F3EDE" w:rsidRPr="004866BB" w:rsidRDefault="003F3EDE" w:rsidP="0025185C">
            <w:pPr>
              <w:rPr>
                <w:rFonts w:ascii="Arial" w:eastAsia="Times New Roman" w:hAnsi="Arial" w:cs="Arial"/>
                <w:spacing w:val="-1"/>
                <w:sz w:val="20"/>
                <w:szCs w:val="20"/>
                <w:rPrChange w:id="4935" w:author="Adelino Naquarta Sepalanga Domingos" w:date="2025-03-05T09:17:00Z" w16du:dateUtc="2025-03-05T08:17:00Z">
                  <w:rPr>
                    <w:rFonts w:ascii="Times New Roman" w:eastAsia="Times New Roman" w:hAnsi="Times New Roman"/>
                    <w:spacing w:val="-1"/>
                  </w:rPr>
                </w:rPrChange>
              </w:rPr>
            </w:pPr>
          </w:p>
          <w:p w14:paraId="4515D496" w14:textId="77777777" w:rsidR="003F3EDE" w:rsidRPr="004866BB" w:rsidRDefault="003F3EDE" w:rsidP="0025185C">
            <w:pPr>
              <w:rPr>
                <w:rFonts w:ascii="Arial" w:eastAsia="Times New Roman" w:hAnsi="Arial" w:cs="Arial"/>
                <w:spacing w:val="-1"/>
                <w:sz w:val="20"/>
                <w:szCs w:val="20"/>
                <w:rPrChange w:id="4936" w:author="Adelino Naquarta Sepalanga Domingos" w:date="2025-03-05T09:17:00Z" w16du:dateUtc="2025-03-05T08:17:00Z">
                  <w:rPr>
                    <w:rFonts w:ascii="Times New Roman" w:eastAsia="Times New Roman" w:hAnsi="Times New Roman"/>
                    <w:spacing w:val="-1"/>
                  </w:rPr>
                </w:rPrChange>
              </w:rPr>
            </w:pPr>
          </w:p>
          <w:p w14:paraId="718947B2" w14:textId="77777777" w:rsidR="003F3EDE" w:rsidRPr="004866BB" w:rsidRDefault="003F3EDE" w:rsidP="0025185C">
            <w:pPr>
              <w:rPr>
                <w:rFonts w:ascii="Arial" w:eastAsia="Times New Roman" w:hAnsi="Arial" w:cs="Arial"/>
                <w:spacing w:val="-1"/>
                <w:sz w:val="20"/>
                <w:szCs w:val="20"/>
                <w:rPrChange w:id="493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4938" w:author="Adelino Naquarta Sepalanga Domingos" w:date="2025-03-05T09:17:00Z" w16du:dateUtc="2025-03-05T08:17:00Z">
                  <w:rPr>
                    <w:rFonts w:ascii="Times New Roman" w:eastAsia="Times New Roman" w:hAnsi="Times New Roman"/>
                    <w:spacing w:val="-1"/>
                  </w:rPr>
                </w:rPrChange>
              </w:rPr>
              <w:t>Chave de controlo (HashControl)</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A906343" w14:textId="77777777" w:rsidR="003F3EDE" w:rsidRPr="004866BB" w:rsidRDefault="003F3EDE" w:rsidP="0025185C">
            <w:pPr>
              <w:rPr>
                <w:rFonts w:ascii="Arial" w:eastAsia="Times New Roman" w:hAnsi="Arial" w:cs="Arial"/>
                <w:spacing w:val="-1"/>
                <w:sz w:val="20"/>
                <w:szCs w:val="20"/>
                <w:rPrChange w:id="4939"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4940" w:author="Adelino Naquarta Sepalanga Domingos" w:date="2025-03-05T09:17:00Z" w16du:dateUtc="2025-03-05T08:17:00Z">
                  <w:rPr>
                    <w:rFonts w:ascii="Times New Roman" w:eastAsia="Times New Roman" w:hAnsi="Times New Roman"/>
                    <w:spacing w:val="-1"/>
                  </w:rPr>
                </w:rPrChange>
              </w:rPr>
              <w:t>Versão da chave privada utilizada na criação da assinatura do campo 4.1.4.4.  -  Chave do documento (Hash).</w:t>
            </w:r>
          </w:p>
          <w:p w14:paraId="503CD4E2" w14:textId="77777777" w:rsidR="003F3EDE" w:rsidRPr="004866BB" w:rsidRDefault="003F3EDE" w:rsidP="0025185C">
            <w:pPr>
              <w:rPr>
                <w:rFonts w:ascii="Arial" w:eastAsia="Times New Roman" w:hAnsi="Arial" w:cs="Arial"/>
                <w:spacing w:val="-1"/>
                <w:sz w:val="20"/>
                <w:szCs w:val="20"/>
                <w:rPrChange w:id="494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4942" w:author="Adelino Naquarta Sepalanga Domingos" w:date="2025-03-05T09:17:00Z" w16du:dateUtc="2025-03-05T08:17:00Z">
                  <w:rPr>
                    <w:rFonts w:ascii="Times New Roman" w:eastAsia="Times New Roman" w:hAnsi="Times New Roman"/>
                    <w:spacing w:val="-1"/>
                  </w:rPr>
                </w:rPrChange>
              </w:rPr>
              <w:t>O campo deve ser preenchido com “0” (zero), caso o documento seja gerado por um programa não validado.</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8BFD03F" w14:textId="77777777" w:rsidR="003F3EDE" w:rsidRPr="004866BB" w:rsidRDefault="003F3EDE" w:rsidP="0025185C">
            <w:pPr>
              <w:jc w:val="center"/>
              <w:rPr>
                <w:rFonts w:ascii="Arial" w:eastAsia="Times New Roman" w:hAnsi="Arial" w:cs="Arial"/>
                <w:spacing w:val="-1"/>
                <w:sz w:val="20"/>
                <w:szCs w:val="20"/>
                <w:rPrChange w:id="4943" w:author="Adelino Naquarta Sepalanga Domingos" w:date="2025-03-05T09:17:00Z" w16du:dateUtc="2025-03-05T08:17:00Z">
                  <w:rPr>
                    <w:rFonts w:ascii="Times New Roman" w:eastAsia="Times New Roman" w:hAnsi="Times New Roman"/>
                    <w:spacing w:val="-1"/>
                  </w:rPr>
                </w:rPrChange>
              </w:rPr>
            </w:pPr>
          </w:p>
          <w:p w14:paraId="01A4DB2E" w14:textId="77777777" w:rsidR="003F3EDE" w:rsidRPr="004866BB" w:rsidRDefault="003F3EDE" w:rsidP="0025185C">
            <w:pPr>
              <w:jc w:val="center"/>
              <w:rPr>
                <w:rFonts w:ascii="Arial" w:eastAsia="Times New Roman" w:hAnsi="Arial" w:cs="Arial"/>
                <w:spacing w:val="-1"/>
                <w:sz w:val="20"/>
                <w:szCs w:val="20"/>
                <w:rPrChange w:id="4944" w:author="Adelino Naquarta Sepalanga Domingos" w:date="2025-03-05T09:17:00Z" w16du:dateUtc="2025-03-05T08:17:00Z">
                  <w:rPr>
                    <w:rFonts w:ascii="Times New Roman" w:eastAsia="Times New Roman" w:hAnsi="Times New Roman"/>
                    <w:spacing w:val="-1"/>
                  </w:rPr>
                </w:rPrChange>
              </w:rPr>
            </w:pPr>
          </w:p>
          <w:p w14:paraId="2C792278" w14:textId="77777777" w:rsidR="003F3EDE" w:rsidRPr="004866BB" w:rsidRDefault="003F3EDE" w:rsidP="0025185C">
            <w:pPr>
              <w:jc w:val="center"/>
              <w:rPr>
                <w:rFonts w:ascii="Arial" w:eastAsia="Times New Roman" w:hAnsi="Arial" w:cs="Arial"/>
                <w:spacing w:val="-1"/>
                <w:sz w:val="20"/>
                <w:szCs w:val="20"/>
                <w:rPrChange w:id="4945" w:author="Adelino Naquarta Sepalanga Domingos" w:date="2025-03-05T09:17:00Z" w16du:dateUtc="2025-03-05T08:17:00Z">
                  <w:rPr>
                    <w:rFonts w:ascii="Times New Roman" w:eastAsia="Times New Roman" w:hAnsi="Times New Roman"/>
                    <w:spacing w:val="-1"/>
                  </w:rPr>
                </w:rPrChange>
              </w:rPr>
            </w:pPr>
          </w:p>
          <w:p w14:paraId="3E2C1642" w14:textId="77777777" w:rsidR="003F3EDE" w:rsidRPr="004866BB" w:rsidRDefault="003F3EDE" w:rsidP="0025185C">
            <w:pPr>
              <w:jc w:val="center"/>
              <w:rPr>
                <w:rFonts w:ascii="Arial" w:eastAsia="Times New Roman" w:hAnsi="Arial" w:cs="Arial"/>
                <w:spacing w:val="-1"/>
                <w:sz w:val="20"/>
                <w:szCs w:val="20"/>
                <w:rPrChange w:id="4946"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4947" w:author="Adelino Naquarta Sepalanga Domingos" w:date="2025-03-05T09:17:00Z" w16du:dateUtc="2025-03-05T08:17:00Z">
                  <w:rPr>
                    <w:rFonts w:ascii="Times New Roman" w:eastAsia="Times New Roman" w:hAnsi="Times New Roman"/>
                    <w:spacing w:val="-1"/>
                  </w:rPr>
                </w:rPrChange>
              </w:rPr>
              <w:t>Texto 70</w:t>
            </w:r>
          </w:p>
        </w:tc>
      </w:tr>
      <w:tr w:rsidR="003F3EDE" w:rsidRPr="004866BB" w14:paraId="48DF74C8" w14:textId="77777777" w:rsidTr="0025185C">
        <w:trPr>
          <w:trHeight w:val="951"/>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9A9FEE1" w14:textId="77777777" w:rsidR="003F3EDE" w:rsidRPr="004866BB" w:rsidRDefault="003F3EDE" w:rsidP="0025185C">
            <w:pPr>
              <w:jc w:val="center"/>
              <w:rPr>
                <w:rFonts w:ascii="Arial" w:eastAsia="Times New Roman" w:hAnsi="Arial" w:cs="Arial"/>
                <w:spacing w:val="-1"/>
                <w:sz w:val="20"/>
                <w:szCs w:val="20"/>
                <w:rPrChange w:id="4948"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4949" w:author="Adelino Naquarta Sepalanga Domingos" w:date="2025-03-05T09:17:00Z" w16du:dateUtc="2025-03-05T08:17:00Z">
                  <w:rPr>
                    <w:rFonts w:ascii="Times New Roman" w:eastAsia="Times New Roman" w:hAnsi="Times New Roman"/>
                    <w:spacing w:val="-1"/>
                  </w:rPr>
                </w:rPrChange>
              </w:rPr>
              <w:t>4.1.4.6.</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9A3AAEC" w14:textId="77777777" w:rsidR="003F3EDE" w:rsidRPr="004866BB" w:rsidRDefault="003F3EDE" w:rsidP="0025185C">
            <w:pPr>
              <w:jc w:val="center"/>
              <w:rPr>
                <w:rFonts w:ascii="Arial" w:eastAsia="Times New Roman" w:hAnsi="Arial" w:cs="Arial"/>
                <w:spacing w:val="-1"/>
                <w:sz w:val="20"/>
                <w:szCs w:val="20"/>
                <w:rPrChange w:id="4950" w:author="Adelino Naquarta Sepalanga Domingos" w:date="2025-03-05T09:17:00Z" w16du:dateUtc="2025-03-05T08:17:00Z">
                  <w:rPr>
                    <w:rFonts w:ascii="Times New Roman" w:eastAsia="Times New Roman" w:hAnsi="Times New Roman"/>
                    <w:spacing w:val="-1"/>
                  </w:rPr>
                </w:rPrChange>
              </w:rPr>
            </w:pPr>
          </w:p>
        </w:tc>
        <w:tc>
          <w:tcPr>
            <w:tcW w:w="32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6E0E785" w14:textId="77777777" w:rsidR="003F3EDE" w:rsidRPr="004866BB" w:rsidRDefault="003F3EDE" w:rsidP="0025185C">
            <w:pPr>
              <w:rPr>
                <w:rFonts w:ascii="Arial" w:eastAsia="Times New Roman" w:hAnsi="Arial" w:cs="Arial"/>
                <w:spacing w:val="-1"/>
                <w:sz w:val="20"/>
                <w:szCs w:val="20"/>
                <w:rPrChange w:id="495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4952" w:author="Adelino Naquarta Sepalanga Domingos" w:date="2025-03-05T09:17:00Z" w16du:dateUtc="2025-03-05T08:17:00Z">
                  <w:rPr>
                    <w:rFonts w:ascii="Times New Roman" w:eastAsia="Times New Roman" w:hAnsi="Times New Roman"/>
                    <w:spacing w:val="-1"/>
                  </w:rPr>
                </w:rPrChange>
              </w:rPr>
              <w:t>Período contabilístico (Period)</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D1E8D3D" w14:textId="77777777" w:rsidR="003F3EDE" w:rsidRPr="004866BB" w:rsidRDefault="003F3EDE" w:rsidP="0025185C">
            <w:pPr>
              <w:rPr>
                <w:rFonts w:ascii="Arial" w:eastAsia="Times New Roman" w:hAnsi="Arial" w:cs="Arial"/>
                <w:spacing w:val="-1"/>
                <w:sz w:val="20"/>
                <w:szCs w:val="20"/>
                <w:rPrChange w:id="495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4954" w:author="Adelino Naquarta Sepalanga Domingos" w:date="2025-03-05T09:17:00Z" w16du:dateUtc="2025-03-05T08:17:00Z">
                  <w:rPr>
                    <w:rFonts w:ascii="Times New Roman" w:eastAsia="Times New Roman" w:hAnsi="Times New Roman"/>
                    <w:spacing w:val="-1"/>
                  </w:rPr>
                </w:rPrChange>
              </w:rPr>
              <w:t>Deve ser indicado o mês do período de tributação de “1” a “12”, contado desde a data do seu início.</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81D58A5" w14:textId="77777777" w:rsidR="003F3EDE" w:rsidRPr="004866BB" w:rsidRDefault="003F3EDE" w:rsidP="0025185C">
            <w:pPr>
              <w:jc w:val="center"/>
              <w:rPr>
                <w:rFonts w:ascii="Arial" w:eastAsia="Times New Roman" w:hAnsi="Arial" w:cs="Arial"/>
                <w:spacing w:val="-1"/>
                <w:sz w:val="20"/>
                <w:szCs w:val="20"/>
                <w:rPrChange w:id="4955" w:author="Adelino Naquarta Sepalanga Domingos" w:date="2025-03-05T09:17:00Z" w16du:dateUtc="2025-03-05T08:17:00Z">
                  <w:rPr>
                    <w:rFonts w:ascii="Times New Roman" w:eastAsia="Times New Roman" w:hAnsi="Times New Roman"/>
                    <w:spacing w:val="-1"/>
                  </w:rPr>
                </w:rPrChange>
              </w:rPr>
            </w:pPr>
          </w:p>
          <w:p w14:paraId="38DE729B" w14:textId="77777777" w:rsidR="003F3EDE" w:rsidRPr="004866BB" w:rsidRDefault="003F3EDE" w:rsidP="0025185C">
            <w:pPr>
              <w:jc w:val="center"/>
              <w:rPr>
                <w:rFonts w:ascii="Arial" w:eastAsia="Times New Roman" w:hAnsi="Arial" w:cs="Arial"/>
                <w:spacing w:val="-1"/>
                <w:sz w:val="20"/>
                <w:szCs w:val="20"/>
                <w:rPrChange w:id="4956"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4957" w:author="Adelino Naquarta Sepalanga Domingos" w:date="2025-03-05T09:17:00Z" w16du:dateUtc="2025-03-05T08:17:00Z">
                  <w:rPr>
                    <w:rFonts w:ascii="Times New Roman" w:eastAsia="Times New Roman" w:hAnsi="Times New Roman"/>
                    <w:spacing w:val="-1"/>
                  </w:rPr>
                </w:rPrChange>
              </w:rPr>
              <w:t>Inteiro</w:t>
            </w:r>
          </w:p>
        </w:tc>
      </w:tr>
      <w:tr w:rsidR="003F3EDE" w:rsidRPr="004866BB" w14:paraId="18C17DA8" w14:textId="77777777" w:rsidTr="0025185C">
        <w:trPr>
          <w:trHeight w:val="568"/>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F8FF9A5" w14:textId="77777777" w:rsidR="003F3EDE" w:rsidRPr="004866BB" w:rsidRDefault="003F3EDE" w:rsidP="0025185C">
            <w:pPr>
              <w:jc w:val="center"/>
              <w:rPr>
                <w:rFonts w:ascii="Arial" w:eastAsia="Times New Roman" w:hAnsi="Arial" w:cs="Arial"/>
                <w:spacing w:val="-1"/>
                <w:sz w:val="20"/>
                <w:szCs w:val="20"/>
                <w:rPrChange w:id="4958"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4959" w:author="Adelino Naquarta Sepalanga Domingos" w:date="2025-03-05T09:17:00Z" w16du:dateUtc="2025-03-05T08:17:00Z">
                  <w:rPr>
                    <w:rFonts w:ascii="Times New Roman" w:eastAsia="Times New Roman" w:hAnsi="Times New Roman"/>
                    <w:spacing w:val="-1"/>
                  </w:rPr>
                </w:rPrChange>
              </w:rPr>
              <w:t>4.1.4.7.</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168F261" w14:textId="77777777" w:rsidR="003F3EDE" w:rsidRPr="004866BB" w:rsidRDefault="003F3EDE" w:rsidP="0025185C">
            <w:pPr>
              <w:jc w:val="center"/>
              <w:rPr>
                <w:rFonts w:ascii="Arial" w:eastAsia="Times New Roman" w:hAnsi="Arial" w:cs="Arial"/>
                <w:spacing w:val="-1"/>
                <w:sz w:val="20"/>
                <w:szCs w:val="20"/>
                <w:rPrChange w:id="4960"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4961"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2273900" w14:textId="77777777" w:rsidR="003F3EDE" w:rsidRPr="004866BB" w:rsidRDefault="003F3EDE" w:rsidP="0025185C">
            <w:pPr>
              <w:rPr>
                <w:rFonts w:ascii="Arial" w:eastAsia="Times New Roman" w:hAnsi="Arial" w:cs="Arial"/>
                <w:spacing w:val="-1"/>
                <w:sz w:val="20"/>
                <w:szCs w:val="20"/>
                <w:rPrChange w:id="4962"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4963" w:author="Adelino Naquarta Sepalanga Domingos" w:date="2025-03-05T09:17:00Z" w16du:dateUtc="2025-03-05T08:17:00Z">
                  <w:rPr>
                    <w:rFonts w:ascii="Times New Roman" w:eastAsia="Times New Roman" w:hAnsi="Times New Roman"/>
                    <w:spacing w:val="-1"/>
                  </w:rPr>
                </w:rPrChange>
              </w:rPr>
              <w:t>Data do documento de venda (InvoiceDate)</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5C26C99" w14:textId="77777777" w:rsidR="003F3EDE" w:rsidRPr="004866BB" w:rsidRDefault="003F3EDE" w:rsidP="0025185C">
            <w:pPr>
              <w:rPr>
                <w:rFonts w:ascii="Arial" w:eastAsia="Times New Roman" w:hAnsi="Arial" w:cs="Arial"/>
                <w:spacing w:val="-1"/>
                <w:sz w:val="20"/>
                <w:szCs w:val="20"/>
                <w:rPrChange w:id="4964"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4965" w:author="Adelino Naquarta Sepalanga Domingos" w:date="2025-03-05T09:17:00Z" w16du:dateUtc="2025-03-05T08:17:00Z">
                  <w:rPr>
                    <w:rFonts w:ascii="Times New Roman" w:eastAsia="Times New Roman" w:hAnsi="Times New Roman"/>
                    <w:spacing w:val="-1"/>
                  </w:rPr>
                </w:rPrChange>
              </w:rPr>
              <w:t>Data de emissão do documento de venda.</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ECCFAE1" w14:textId="77777777" w:rsidR="003F3EDE" w:rsidRPr="004866BB" w:rsidRDefault="003F3EDE" w:rsidP="0025185C">
            <w:pPr>
              <w:jc w:val="center"/>
              <w:rPr>
                <w:rFonts w:ascii="Arial" w:eastAsia="Times New Roman" w:hAnsi="Arial" w:cs="Arial"/>
                <w:spacing w:val="-1"/>
                <w:sz w:val="20"/>
                <w:szCs w:val="20"/>
                <w:rPrChange w:id="4966"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4967" w:author="Adelino Naquarta Sepalanga Domingos" w:date="2025-03-05T09:17:00Z" w16du:dateUtc="2025-03-05T08:17:00Z">
                  <w:rPr>
                    <w:rFonts w:ascii="Times New Roman" w:eastAsia="Times New Roman" w:hAnsi="Times New Roman"/>
                    <w:spacing w:val="-1"/>
                  </w:rPr>
                </w:rPrChange>
              </w:rPr>
              <w:t>Data</w:t>
            </w:r>
          </w:p>
        </w:tc>
      </w:tr>
      <w:tr w:rsidR="003F3EDE" w:rsidRPr="004866BB" w14:paraId="1EEAADA1" w14:textId="77777777" w:rsidTr="0025185C">
        <w:trPr>
          <w:trHeight w:val="609"/>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1FE4982" w14:textId="77777777" w:rsidR="003F3EDE" w:rsidRPr="004866BB" w:rsidRDefault="003F3EDE" w:rsidP="0025185C">
            <w:pPr>
              <w:jc w:val="center"/>
              <w:rPr>
                <w:rFonts w:ascii="Arial" w:eastAsia="Times New Roman" w:hAnsi="Arial" w:cs="Arial"/>
                <w:spacing w:val="-1"/>
                <w:sz w:val="20"/>
                <w:szCs w:val="20"/>
                <w:rPrChange w:id="4968" w:author="Adelino Naquarta Sepalanga Domingos" w:date="2025-03-05T09:17:00Z" w16du:dateUtc="2025-03-05T08:17:00Z">
                  <w:rPr>
                    <w:rFonts w:ascii="Times New Roman" w:eastAsia="Times New Roman" w:hAnsi="Times New Roman"/>
                    <w:spacing w:val="-1"/>
                  </w:rPr>
                </w:rPrChange>
              </w:rPr>
            </w:pPr>
          </w:p>
          <w:p w14:paraId="2356D1E7" w14:textId="77777777" w:rsidR="003F3EDE" w:rsidRPr="004866BB" w:rsidRDefault="003F3EDE" w:rsidP="0025185C">
            <w:pPr>
              <w:jc w:val="center"/>
              <w:rPr>
                <w:rFonts w:ascii="Arial" w:eastAsia="Times New Roman" w:hAnsi="Arial" w:cs="Arial"/>
                <w:spacing w:val="-1"/>
                <w:sz w:val="20"/>
                <w:szCs w:val="20"/>
                <w:rPrChange w:id="4969" w:author="Adelino Naquarta Sepalanga Domingos" w:date="2025-03-05T09:17:00Z" w16du:dateUtc="2025-03-05T08:17:00Z">
                  <w:rPr>
                    <w:rFonts w:ascii="Times New Roman" w:eastAsia="Times New Roman" w:hAnsi="Times New Roman"/>
                    <w:spacing w:val="-1"/>
                  </w:rPr>
                </w:rPrChange>
              </w:rPr>
            </w:pPr>
          </w:p>
          <w:p w14:paraId="54BF3DF1" w14:textId="77777777" w:rsidR="003F3EDE" w:rsidRPr="004866BB" w:rsidRDefault="003F3EDE" w:rsidP="0025185C">
            <w:pPr>
              <w:jc w:val="center"/>
              <w:rPr>
                <w:rFonts w:ascii="Arial" w:eastAsia="Times New Roman" w:hAnsi="Arial" w:cs="Arial"/>
                <w:spacing w:val="-1"/>
                <w:sz w:val="20"/>
                <w:szCs w:val="20"/>
                <w:rPrChange w:id="4970" w:author="Adelino Naquarta Sepalanga Domingos" w:date="2025-03-05T09:17:00Z" w16du:dateUtc="2025-03-05T08:17:00Z">
                  <w:rPr>
                    <w:rFonts w:ascii="Times New Roman" w:eastAsia="Times New Roman" w:hAnsi="Times New Roman"/>
                    <w:spacing w:val="-1"/>
                  </w:rPr>
                </w:rPrChange>
              </w:rPr>
            </w:pPr>
          </w:p>
          <w:p w14:paraId="47B83B24" w14:textId="77777777" w:rsidR="003F3EDE" w:rsidRPr="004866BB" w:rsidRDefault="003F3EDE" w:rsidP="0025185C">
            <w:pPr>
              <w:jc w:val="center"/>
              <w:rPr>
                <w:rFonts w:ascii="Arial" w:eastAsia="Times New Roman" w:hAnsi="Arial" w:cs="Arial"/>
                <w:spacing w:val="-1"/>
                <w:sz w:val="20"/>
                <w:szCs w:val="20"/>
                <w:rPrChange w:id="4971" w:author="Adelino Naquarta Sepalanga Domingos" w:date="2025-03-05T09:17:00Z" w16du:dateUtc="2025-03-05T08:17:00Z">
                  <w:rPr>
                    <w:rFonts w:ascii="Times New Roman" w:eastAsia="Times New Roman" w:hAnsi="Times New Roman"/>
                    <w:spacing w:val="-1"/>
                  </w:rPr>
                </w:rPrChange>
              </w:rPr>
            </w:pPr>
          </w:p>
          <w:p w14:paraId="01C19FD6" w14:textId="77777777" w:rsidR="003F3EDE" w:rsidRPr="004866BB" w:rsidRDefault="003F3EDE" w:rsidP="0025185C">
            <w:pPr>
              <w:jc w:val="center"/>
              <w:rPr>
                <w:rFonts w:ascii="Arial" w:eastAsia="Times New Roman" w:hAnsi="Arial" w:cs="Arial"/>
                <w:spacing w:val="-1"/>
                <w:sz w:val="20"/>
                <w:szCs w:val="20"/>
                <w:rPrChange w:id="4972" w:author="Adelino Naquarta Sepalanga Domingos" w:date="2025-03-05T09:17:00Z" w16du:dateUtc="2025-03-05T08:17:00Z">
                  <w:rPr>
                    <w:rFonts w:ascii="Times New Roman" w:eastAsia="Times New Roman" w:hAnsi="Times New Roman"/>
                    <w:spacing w:val="-1"/>
                  </w:rPr>
                </w:rPrChange>
              </w:rPr>
            </w:pPr>
          </w:p>
          <w:p w14:paraId="7C1D7A5A" w14:textId="77777777" w:rsidR="003F3EDE" w:rsidRPr="004866BB" w:rsidRDefault="003F3EDE" w:rsidP="0025185C">
            <w:pPr>
              <w:jc w:val="center"/>
              <w:rPr>
                <w:rFonts w:ascii="Arial" w:eastAsia="Times New Roman" w:hAnsi="Arial" w:cs="Arial"/>
                <w:spacing w:val="-1"/>
                <w:sz w:val="20"/>
                <w:szCs w:val="20"/>
                <w:rPrChange w:id="4973" w:author="Adelino Naquarta Sepalanga Domingos" w:date="2025-03-05T09:17:00Z" w16du:dateUtc="2025-03-05T08:17:00Z">
                  <w:rPr>
                    <w:rFonts w:ascii="Times New Roman" w:eastAsia="Times New Roman" w:hAnsi="Times New Roman"/>
                    <w:spacing w:val="-1"/>
                  </w:rPr>
                </w:rPrChange>
              </w:rPr>
            </w:pPr>
          </w:p>
          <w:p w14:paraId="11EBD5F2" w14:textId="77777777" w:rsidR="003F3EDE" w:rsidRPr="004866BB" w:rsidRDefault="003F3EDE" w:rsidP="0025185C">
            <w:pPr>
              <w:jc w:val="center"/>
              <w:rPr>
                <w:rFonts w:ascii="Arial" w:eastAsia="Times New Roman" w:hAnsi="Arial" w:cs="Arial"/>
                <w:spacing w:val="-1"/>
                <w:sz w:val="20"/>
                <w:szCs w:val="20"/>
                <w:rPrChange w:id="4974" w:author="Adelino Naquarta Sepalanga Domingos" w:date="2025-03-05T09:17:00Z" w16du:dateUtc="2025-03-05T08:17:00Z">
                  <w:rPr>
                    <w:rFonts w:ascii="Times New Roman" w:eastAsia="Times New Roman" w:hAnsi="Times New Roman"/>
                    <w:spacing w:val="-1"/>
                  </w:rPr>
                </w:rPrChange>
              </w:rPr>
            </w:pPr>
          </w:p>
          <w:p w14:paraId="1F7B6A13" w14:textId="77777777" w:rsidR="003F3EDE" w:rsidRPr="004866BB" w:rsidRDefault="003F3EDE" w:rsidP="0025185C">
            <w:pPr>
              <w:jc w:val="center"/>
              <w:rPr>
                <w:rFonts w:ascii="Arial" w:eastAsia="Times New Roman" w:hAnsi="Arial" w:cs="Arial"/>
                <w:spacing w:val="-1"/>
                <w:sz w:val="20"/>
                <w:szCs w:val="20"/>
                <w:rPrChange w:id="4975" w:author="Adelino Naquarta Sepalanga Domingos" w:date="2025-03-05T09:17:00Z" w16du:dateUtc="2025-03-05T08:17:00Z">
                  <w:rPr>
                    <w:rFonts w:ascii="Times New Roman" w:eastAsia="Times New Roman" w:hAnsi="Times New Roman"/>
                    <w:spacing w:val="-1"/>
                  </w:rPr>
                </w:rPrChange>
              </w:rPr>
            </w:pPr>
          </w:p>
          <w:p w14:paraId="5CA1277A" w14:textId="77777777" w:rsidR="003F3EDE" w:rsidRPr="004866BB" w:rsidRDefault="003F3EDE" w:rsidP="0025185C">
            <w:pPr>
              <w:jc w:val="center"/>
              <w:rPr>
                <w:rFonts w:ascii="Arial" w:eastAsia="Times New Roman" w:hAnsi="Arial" w:cs="Arial"/>
                <w:spacing w:val="-1"/>
                <w:sz w:val="20"/>
                <w:szCs w:val="20"/>
                <w:rPrChange w:id="4976" w:author="Adelino Naquarta Sepalanga Domingos" w:date="2025-03-05T09:17:00Z" w16du:dateUtc="2025-03-05T08:17:00Z">
                  <w:rPr>
                    <w:rFonts w:ascii="Times New Roman" w:eastAsia="Times New Roman" w:hAnsi="Times New Roman"/>
                    <w:spacing w:val="-1"/>
                  </w:rPr>
                </w:rPrChange>
              </w:rPr>
            </w:pPr>
          </w:p>
          <w:p w14:paraId="2D746596" w14:textId="77777777" w:rsidR="003F3EDE" w:rsidRPr="004866BB" w:rsidRDefault="003F3EDE" w:rsidP="0025185C">
            <w:pPr>
              <w:jc w:val="center"/>
              <w:rPr>
                <w:rFonts w:ascii="Arial" w:eastAsia="Times New Roman" w:hAnsi="Arial" w:cs="Arial"/>
                <w:spacing w:val="-1"/>
                <w:sz w:val="20"/>
                <w:szCs w:val="20"/>
                <w:rPrChange w:id="4977" w:author="Adelino Naquarta Sepalanga Domingos" w:date="2025-03-05T09:17:00Z" w16du:dateUtc="2025-03-05T08:17:00Z">
                  <w:rPr>
                    <w:rFonts w:ascii="Times New Roman" w:eastAsia="Times New Roman" w:hAnsi="Times New Roman"/>
                    <w:spacing w:val="-1"/>
                  </w:rPr>
                </w:rPrChange>
              </w:rPr>
            </w:pPr>
          </w:p>
          <w:p w14:paraId="656A0567" w14:textId="77777777" w:rsidR="003F3EDE" w:rsidRPr="004866BB" w:rsidRDefault="003F3EDE" w:rsidP="0025185C">
            <w:pPr>
              <w:jc w:val="center"/>
              <w:rPr>
                <w:rFonts w:ascii="Arial" w:eastAsia="Times New Roman" w:hAnsi="Arial" w:cs="Arial"/>
                <w:spacing w:val="-1"/>
                <w:sz w:val="20"/>
                <w:szCs w:val="20"/>
                <w:rPrChange w:id="4978"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4979" w:author="Adelino Naquarta Sepalanga Domingos" w:date="2025-03-05T09:17:00Z" w16du:dateUtc="2025-03-05T08:17:00Z">
                  <w:rPr>
                    <w:rFonts w:ascii="Times New Roman" w:eastAsia="Times New Roman" w:hAnsi="Times New Roman"/>
                    <w:spacing w:val="-1"/>
                  </w:rPr>
                </w:rPrChange>
              </w:rPr>
              <w:t>4.1.4.8.</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F5E3F6C" w14:textId="77777777" w:rsidR="003F3EDE" w:rsidRPr="004866BB" w:rsidRDefault="003F3EDE" w:rsidP="0025185C">
            <w:pPr>
              <w:jc w:val="center"/>
              <w:rPr>
                <w:rFonts w:ascii="Arial" w:eastAsia="Times New Roman" w:hAnsi="Arial" w:cs="Arial"/>
                <w:spacing w:val="-1"/>
                <w:sz w:val="20"/>
                <w:szCs w:val="20"/>
                <w:rPrChange w:id="4980" w:author="Adelino Naquarta Sepalanga Domingos" w:date="2025-03-05T09:17:00Z" w16du:dateUtc="2025-03-05T08:17:00Z">
                  <w:rPr>
                    <w:rFonts w:ascii="Times New Roman" w:eastAsia="Times New Roman" w:hAnsi="Times New Roman"/>
                    <w:spacing w:val="-1"/>
                  </w:rPr>
                </w:rPrChange>
              </w:rPr>
            </w:pPr>
          </w:p>
          <w:p w14:paraId="4DB3E781" w14:textId="77777777" w:rsidR="003F3EDE" w:rsidRPr="004866BB" w:rsidRDefault="003F3EDE" w:rsidP="0025185C">
            <w:pPr>
              <w:jc w:val="center"/>
              <w:rPr>
                <w:rFonts w:ascii="Arial" w:eastAsia="Times New Roman" w:hAnsi="Arial" w:cs="Arial"/>
                <w:spacing w:val="-1"/>
                <w:sz w:val="20"/>
                <w:szCs w:val="20"/>
                <w:rPrChange w:id="4981" w:author="Adelino Naquarta Sepalanga Domingos" w:date="2025-03-05T09:17:00Z" w16du:dateUtc="2025-03-05T08:17:00Z">
                  <w:rPr>
                    <w:rFonts w:ascii="Times New Roman" w:eastAsia="Times New Roman" w:hAnsi="Times New Roman"/>
                    <w:spacing w:val="-1"/>
                  </w:rPr>
                </w:rPrChange>
              </w:rPr>
            </w:pPr>
          </w:p>
          <w:p w14:paraId="09C50E77" w14:textId="77777777" w:rsidR="003F3EDE" w:rsidRPr="004866BB" w:rsidRDefault="003F3EDE" w:rsidP="0025185C">
            <w:pPr>
              <w:jc w:val="center"/>
              <w:rPr>
                <w:rFonts w:ascii="Arial" w:eastAsia="Times New Roman" w:hAnsi="Arial" w:cs="Arial"/>
                <w:spacing w:val="-1"/>
                <w:sz w:val="20"/>
                <w:szCs w:val="20"/>
                <w:rPrChange w:id="4982" w:author="Adelino Naquarta Sepalanga Domingos" w:date="2025-03-05T09:17:00Z" w16du:dateUtc="2025-03-05T08:17:00Z">
                  <w:rPr>
                    <w:rFonts w:ascii="Times New Roman" w:eastAsia="Times New Roman" w:hAnsi="Times New Roman"/>
                    <w:spacing w:val="-1"/>
                  </w:rPr>
                </w:rPrChange>
              </w:rPr>
            </w:pPr>
          </w:p>
          <w:p w14:paraId="67C8B376" w14:textId="77777777" w:rsidR="003F3EDE" w:rsidRPr="004866BB" w:rsidRDefault="003F3EDE" w:rsidP="0025185C">
            <w:pPr>
              <w:jc w:val="center"/>
              <w:rPr>
                <w:rFonts w:ascii="Arial" w:eastAsia="Times New Roman" w:hAnsi="Arial" w:cs="Arial"/>
                <w:spacing w:val="-1"/>
                <w:sz w:val="20"/>
                <w:szCs w:val="20"/>
                <w:rPrChange w:id="4983" w:author="Adelino Naquarta Sepalanga Domingos" w:date="2025-03-05T09:17:00Z" w16du:dateUtc="2025-03-05T08:17:00Z">
                  <w:rPr>
                    <w:rFonts w:ascii="Times New Roman" w:eastAsia="Times New Roman" w:hAnsi="Times New Roman"/>
                    <w:spacing w:val="-1"/>
                  </w:rPr>
                </w:rPrChange>
              </w:rPr>
            </w:pPr>
          </w:p>
          <w:p w14:paraId="1999939B" w14:textId="77777777" w:rsidR="003F3EDE" w:rsidRPr="004866BB" w:rsidRDefault="003F3EDE" w:rsidP="0025185C">
            <w:pPr>
              <w:jc w:val="center"/>
              <w:rPr>
                <w:rFonts w:ascii="Arial" w:eastAsia="Times New Roman" w:hAnsi="Arial" w:cs="Arial"/>
                <w:spacing w:val="-1"/>
                <w:sz w:val="20"/>
                <w:szCs w:val="20"/>
                <w:rPrChange w:id="4984" w:author="Adelino Naquarta Sepalanga Domingos" w:date="2025-03-05T09:17:00Z" w16du:dateUtc="2025-03-05T08:17:00Z">
                  <w:rPr>
                    <w:rFonts w:ascii="Times New Roman" w:eastAsia="Times New Roman" w:hAnsi="Times New Roman"/>
                    <w:spacing w:val="-1"/>
                  </w:rPr>
                </w:rPrChange>
              </w:rPr>
            </w:pPr>
          </w:p>
          <w:p w14:paraId="33C05DB4" w14:textId="77777777" w:rsidR="003F3EDE" w:rsidRPr="004866BB" w:rsidRDefault="003F3EDE" w:rsidP="0025185C">
            <w:pPr>
              <w:jc w:val="center"/>
              <w:rPr>
                <w:rFonts w:ascii="Arial" w:eastAsia="Times New Roman" w:hAnsi="Arial" w:cs="Arial"/>
                <w:spacing w:val="-1"/>
                <w:sz w:val="20"/>
                <w:szCs w:val="20"/>
                <w:rPrChange w:id="4985" w:author="Adelino Naquarta Sepalanga Domingos" w:date="2025-03-05T09:17:00Z" w16du:dateUtc="2025-03-05T08:17:00Z">
                  <w:rPr>
                    <w:rFonts w:ascii="Times New Roman" w:eastAsia="Times New Roman" w:hAnsi="Times New Roman"/>
                    <w:spacing w:val="-1"/>
                  </w:rPr>
                </w:rPrChange>
              </w:rPr>
            </w:pPr>
          </w:p>
          <w:p w14:paraId="75D7854C" w14:textId="77777777" w:rsidR="003F3EDE" w:rsidRPr="004866BB" w:rsidRDefault="003F3EDE" w:rsidP="0025185C">
            <w:pPr>
              <w:jc w:val="center"/>
              <w:rPr>
                <w:rFonts w:ascii="Arial" w:eastAsia="Times New Roman" w:hAnsi="Arial" w:cs="Arial"/>
                <w:spacing w:val="-1"/>
                <w:sz w:val="20"/>
                <w:szCs w:val="20"/>
                <w:rPrChange w:id="4986" w:author="Adelino Naquarta Sepalanga Domingos" w:date="2025-03-05T09:17:00Z" w16du:dateUtc="2025-03-05T08:17:00Z">
                  <w:rPr>
                    <w:rFonts w:ascii="Times New Roman" w:eastAsia="Times New Roman" w:hAnsi="Times New Roman"/>
                    <w:spacing w:val="-1"/>
                  </w:rPr>
                </w:rPrChange>
              </w:rPr>
            </w:pPr>
          </w:p>
          <w:p w14:paraId="6821BCAD" w14:textId="77777777" w:rsidR="003F3EDE" w:rsidRPr="004866BB" w:rsidRDefault="003F3EDE" w:rsidP="0025185C">
            <w:pPr>
              <w:jc w:val="center"/>
              <w:rPr>
                <w:rFonts w:ascii="Arial" w:eastAsia="Times New Roman" w:hAnsi="Arial" w:cs="Arial"/>
                <w:spacing w:val="-1"/>
                <w:sz w:val="20"/>
                <w:szCs w:val="20"/>
                <w:rPrChange w:id="4987" w:author="Adelino Naquarta Sepalanga Domingos" w:date="2025-03-05T09:17:00Z" w16du:dateUtc="2025-03-05T08:17:00Z">
                  <w:rPr>
                    <w:rFonts w:ascii="Times New Roman" w:eastAsia="Times New Roman" w:hAnsi="Times New Roman"/>
                    <w:spacing w:val="-1"/>
                  </w:rPr>
                </w:rPrChange>
              </w:rPr>
            </w:pPr>
          </w:p>
          <w:p w14:paraId="715033A7" w14:textId="77777777" w:rsidR="003F3EDE" w:rsidRPr="004866BB" w:rsidRDefault="003F3EDE" w:rsidP="0025185C">
            <w:pPr>
              <w:jc w:val="center"/>
              <w:rPr>
                <w:rFonts w:ascii="Arial" w:eastAsia="Times New Roman" w:hAnsi="Arial" w:cs="Arial"/>
                <w:spacing w:val="-1"/>
                <w:sz w:val="20"/>
                <w:szCs w:val="20"/>
                <w:rPrChange w:id="4988" w:author="Adelino Naquarta Sepalanga Domingos" w:date="2025-03-05T09:17:00Z" w16du:dateUtc="2025-03-05T08:17:00Z">
                  <w:rPr>
                    <w:rFonts w:ascii="Times New Roman" w:eastAsia="Times New Roman" w:hAnsi="Times New Roman"/>
                    <w:spacing w:val="-1"/>
                  </w:rPr>
                </w:rPrChange>
              </w:rPr>
            </w:pPr>
          </w:p>
          <w:p w14:paraId="2CDA82B5" w14:textId="77777777" w:rsidR="003F3EDE" w:rsidRPr="004866BB" w:rsidRDefault="003F3EDE" w:rsidP="0025185C">
            <w:pPr>
              <w:jc w:val="center"/>
              <w:rPr>
                <w:rFonts w:ascii="Arial" w:eastAsia="Times New Roman" w:hAnsi="Arial" w:cs="Arial"/>
                <w:spacing w:val="-1"/>
                <w:sz w:val="20"/>
                <w:szCs w:val="20"/>
                <w:rPrChange w:id="4989" w:author="Adelino Naquarta Sepalanga Domingos" w:date="2025-03-05T09:17:00Z" w16du:dateUtc="2025-03-05T08:17:00Z">
                  <w:rPr>
                    <w:rFonts w:ascii="Times New Roman" w:eastAsia="Times New Roman" w:hAnsi="Times New Roman"/>
                    <w:spacing w:val="-1"/>
                  </w:rPr>
                </w:rPrChange>
              </w:rPr>
            </w:pPr>
          </w:p>
          <w:p w14:paraId="55D5291A" w14:textId="77777777" w:rsidR="003F3EDE" w:rsidRPr="004866BB" w:rsidRDefault="003F3EDE" w:rsidP="0025185C">
            <w:pPr>
              <w:jc w:val="center"/>
              <w:rPr>
                <w:rFonts w:ascii="Arial" w:eastAsia="Times New Roman" w:hAnsi="Arial" w:cs="Arial"/>
                <w:spacing w:val="-1"/>
                <w:sz w:val="20"/>
                <w:szCs w:val="20"/>
                <w:rPrChange w:id="4990"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4991"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D96B1FE" w14:textId="77777777" w:rsidR="003F3EDE" w:rsidRPr="004866BB" w:rsidRDefault="003F3EDE" w:rsidP="0025185C">
            <w:pPr>
              <w:rPr>
                <w:rFonts w:ascii="Arial" w:eastAsia="Times New Roman" w:hAnsi="Arial" w:cs="Arial"/>
                <w:spacing w:val="-1"/>
                <w:sz w:val="20"/>
                <w:szCs w:val="20"/>
                <w:rPrChange w:id="4992" w:author="Adelino Naquarta Sepalanga Domingos" w:date="2025-03-05T09:17:00Z" w16du:dateUtc="2025-03-05T08:17:00Z">
                  <w:rPr>
                    <w:rFonts w:ascii="Times New Roman" w:eastAsia="Times New Roman" w:hAnsi="Times New Roman"/>
                    <w:spacing w:val="-1"/>
                  </w:rPr>
                </w:rPrChange>
              </w:rPr>
            </w:pPr>
          </w:p>
          <w:p w14:paraId="49375E86" w14:textId="77777777" w:rsidR="003F3EDE" w:rsidRPr="004866BB" w:rsidRDefault="003F3EDE" w:rsidP="0025185C">
            <w:pPr>
              <w:rPr>
                <w:rFonts w:ascii="Arial" w:eastAsia="Times New Roman" w:hAnsi="Arial" w:cs="Arial"/>
                <w:spacing w:val="-1"/>
                <w:sz w:val="20"/>
                <w:szCs w:val="20"/>
                <w:rPrChange w:id="4993" w:author="Adelino Naquarta Sepalanga Domingos" w:date="2025-03-05T09:17:00Z" w16du:dateUtc="2025-03-05T08:17:00Z">
                  <w:rPr>
                    <w:rFonts w:ascii="Times New Roman" w:eastAsia="Times New Roman" w:hAnsi="Times New Roman"/>
                    <w:spacing w:val="-1"/>
                  </w:rPr>
                </w:rPrChange>
              </w:rPr>
            </w:pPr>
          </w:p>
          <w:p w14:paraId="6C322141" w14:textId="77777777" w:rsidR="003F3EDE" w:rsidRPr="004866BB" w:rsidRDefault="003F3EDE" w:rsidP="0025185C">
            <w:pPr>
              <w:rPr>
                <w:rFonts w:ascii="Arial" w:eastAsia="Times New Roman" w:hAnsi="Arial" w:cs="Arial"/>
                <w:spacing w:val="-1"/>
                <w:sz w:val="20"/>
                <w:szCs w:val="20"/>
                <w:rPrChange w:id="4994" w:author="Adelino Naquarta Sepalanga Domingos" w:date="2025-03-05T09:17:00Z" w16du:dateUtc="2025-03-05T08:17:00Z">
                  <w:rPr>
                    <w:rFonts w:ascii="Times New Roman" w:eastAsia="Times New Roman" w:hAnsi="Times New Roman"/>
                    <w:spacing w:val="-1"/>
                  </w:rPr>
                </w:rPrChange>
              </w:rPr>
            </w:pPr>
          </w:p>
          <w:p w14:paraId="5A32AE00" w14:textId="77777777" w:rsidR="003F3EDE" w:rsidRPr="004866BB" w:rsidRDefault="003F3EDE" w:rsidP="0025185C">
            <w:pPr>
              <w:rPr>
                <w:rFonts w:ascii="Arial" w:eastAsia="Times New Roman" w:hAnsi="Arial" w:cs="Arial"/>
                <w:spacing w:val="-1"/>
                <w:sz w:val="20"/>
                <w:szCs w:val="20"/>
                <w:rPrChange w:id="4995" w:author="Adelino Naquarta Sepalanga Domingos" w:date="2025-03-05T09:17:00Z" w16du:dateUtc="2025-03-05T08:17:00Z">
                  <w:rPr>
                    <w:rFonts w:ascii="Times New Roman" w:eastAsia="Times New Roman" w:hAnsi="Times New Roman"/>
                    <w:spacing w:val="-1"/>
                  </w:rPr>
                </w:rPrChange>
              </w:rPr>
            </w:pPr>
          </w:p>
          <w:p w14:paraId="654A2BB6" w14:textId="77777777" w:rsidR="003F3EDE" w:rsidRPr="004866BB" w:rsidRDefault="003F3EDE" w:rsidP="0025185C">
            <w:pPr>
              <w:rPr>
                <w:rFonts w:ascii="Arial" w:eastAsia="Times New Roman" w:hAnsi="Arial" w:cs="Arial"/>
                <w:spacing w:val="-1"/>
                <w:sz w:val="20"/>
                <w:szCs w:val="20"/>
                <w:rPrChange w:id="4996" w:author="Adelino Naquarta Sepalanga Domingos" w:date="2025-03-05T09:17:00Z" w16du:dateUtc="2025-03-05T08:17:00Z">
                  <w:rPr>
                    <w:rFonts w:ascii="Times New Roman" w:eastAsia="Times New Roman" w:hAnsi="Times New Roman"/>
                    <w:spacing w:val="-1"/>
                  </w:rPr>
                </w:rPrChange>
              </w:rPr>
            </w:pPr>
          </w:p>
          <w:p w14:paraId="697BCCAA" w14:textId="77777777" w:rsidR="003F3EDE" w:rsidRPr="004866BB" w:rsidRDefault="003F3EDE" w:rsidP="0025185C">
            <w:pPr>
              <w:rPr>
                <w:rFonts w:ascii="Arial" w:eastAsia="Times New Roman" w:hAnsi="Arial" w:cs="Arial"/>
                <w:spacing w:val="-1"/>
                <w:sz w:val="20"/>
                <w:szCs w:val="20"/>
                <w:rPrChange w:id="4997" w:author="Adelino Naquarta Sepalanga Domingos" w:date="2025-03-05T09:17:00Z" w16du:dateUtc="2025-03-05T08:17:00Z">
                  <w:rPr>
                    <w:rFonts w:ascii="Times New Roman" w:eastAsia="Times New Roman" w:hAnsi="Times New Roman"/>
                    <w:spacing w:val="-1"/>
                  </w:rPr>
                </w:rPrChange>
              </w:rPr>
            </w:pPr>
          </w:p>
          <w:p w14:paraId="4D679702" w14:textId="77777777" w:rsidR="003F3EDE" w:rsidRPr="004866BB" w:rsidRDefault="003F3EDE" w:rsidP="0025185C">
            <w:pPr>
              <w:rPr>
                <w:rFonts w:ascii="Arial" w:eastAsia="Times New Roman" w:hAnsi="Arial" w:cs="Arial"/>
                <w:spacing w:val="-1"/>
                <w:sz w:val="20"/>
                <w:szCs w:val="20"/>
                <w:rPrChange w:id="4998" w:author="Adelino Naquarta Sepalanga Domingos" w:date="2025-03-05T09:17:00Z" w16du:dateUtc="2025-03-05T08:17:00Z">
                  <w:rPr>
                    <w:rFonts w:ascii="Times New Roman" w:eastAsia="Times New Roman" w:hAnsi="Times New Roman"/>
                    <w:spacing w:val="-1"/>
                  </w:rPr>
                </w:rPrChange>
              </w:rPr>
            </w:pPr>
          </w:p>
          <w:p w14:paraId="1A190E3B" w14:textId="77777777" w:rsidR="003F3EDE" w:rsidRPr="004866BB" w:rsidRDefault="003F3EDE" w:rsidP="0025185C">
            <w:pPr>
              <w:rPr>
                <w:rFonts w:ascii="Arial" w:eastAsia="Times New Roman" w:hAnsi="Arial" w:cs="Arial"/>
                <w:spacing w:val="-1"/>
                <w:sz w:val="20"/>
                <w:szCs w:val="20"/>
                <w:rPrChange w:id="4999" w:author="Adelino Naquarta Sepalanga Domingos" w:date="2025-03-05T09:17:00Z" w16du:dateUtc="2025-03-05T08:17:00Z">
                  <w:rPr>
                    <w:rFonts w:ascii="Times New Roman" w:eastAsia="Times New Roman" w:hAnsi="Times New Roman"/>
                    <w:spacing w:val="-1"/>
                  </w:rPr>
                </w:rPrChange>
              </w:rPr>
            </w:pPr>
          </w:p>
          <w:p w14:paraId="4E43B37E" w14:textId="77777777" w:rsidR="003F3EDE" w:rsidRPr="004866BB" w:rsidRDefault="003F3EDE" w:rsidP="0025185C">
            <w:pPr>
              <w:rPr>
                <w:rFonts w:ascii="Arial" w:eastAsia="Times New Roman" w:hAnsi="Arial" w:cs="Arial"/>
                <w:spacing w:val="-1"/>
                <w:sz w:val="20"/>
                <w:szCs w:val="20"/>
                <w:rPrChange w:id="5000" w:author="Adelino Naquarta Sepalanga Domingos" w:date="2025-03-05T09:17:00Z" w16du:dateUtc="2025-03-05T08:17:00Z">
                  <w:rPr>
                    <w:rFonts w:ascii="Times New Roman" w:eastAsia="Times New Roman" w:hAnsi="Times New Roman"/>
                    <w:spacing w:val="-1"/>
                  </w:rPr>
                </w:rPrChange>
              </w:rPr>
            </w:pPr>
          </w:p>
          <w:p w14:paraId="1649BC3F" w14:textId="77777777" w:rsidR="003F3EDE" w:rsidRPr="004866BB" w:rsidRDefault="003F3EDE" w:rsidP="0025185C">
            <w:pPr>
              <w:rPr>
                <w:rFonts w:ascii="Arial" w:eastAsia="Times New Roman" w:hAnsi="Arial" w:cs="Arial"/>
                <w:spacing w:val="-1"/>
                <w:sz w:val="20"/>
                <w:szCs w:val="20"/>
                <w:rPrChange w:id="5001" w:author="Adelino Naquarta Sepalanga Domingos" w:date="2025-03-05T09:17:00Z" w16du:dateUtc="2025-03-05T08:17:00Z">
                  <w:rPr>
                    <w:rFonts w:ascii="Times New Roman" w:eastAsia="Times New Roman" w:hAnsi="Times New Roman"/>
                    <w:spacing w:val="-1"/>
                  </w:rPr>
                </w:rPrChange>
              </w:rPr>
            </w:pPr>
          </w:p>
          <w:p w14:paraId="25C77DB4" w14:textId="77777777" w:rsidR="003F3EDE" w:rsidRPr="004866BB" w:rsidRDefault="003F3EDE" w:rsidP="0025185C">
            <w:pPr>
              <w:rPr>
                <w:rFonts w:ascii="Arial" w:eastAsia="Times New Roman" w:hAnsi="Arial" w:cs="Arial"/>
                <w:spacing w:val="-1"/>
                <w:sz w:val="20"/>
                <w:szCs w:val="20"/>
                <w:rPrChange w:id="5002"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003" w:author="Adelino Naquarta Sepalanga Domingos" w:date="2025-03-05T09:17:00Z" w16du:dateUtc="2025-03-05T08:17:00Z">
                  <w:rPr>
                    <w:rFonts w:ascii="Times New Roman" w:eastAsia="Times New Roman" w:hAnsi="Times New Roman"/>
                    <w:spacing w:val="-1"/>
                  </w:rPr>
                </w:rPrChange>
              </w:rPr>
              <w:t>Tipo de documento (InvoiceType)</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12E1A6F" w14:textId="77777777" w:rsidR="003F3EDE" w:rsidRPr="004866BB" w:rsidRDefault="003F3EDE" w:rsidP="0025185C">
            <w:pPr>
              <w:spacing w:line="240" w:lineRule="auto"/>
              <w:rPr>
                <w:rFonts w:ascii="Arial" w:eastAsia="Times New Roman" w:hAnsi="Arial" w:cs="Arial"/>
                <w:spacing w:val="-1"/>
                <w:sz w:val="20"/>
                <w:szCs w:val="20"/>
                <w:rPrChange w:id="5004"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005" w:author="Adelino Naquarta Sepalanga Domingos" w:date="2025-03-05T09:17:00Z" w16du:dateUtc="2025-03-05T08:17:00Z">
                  <w:rPr>
                    <w:rFonts w:ascii="Times New Roman" w:eastAsia="Times New Roman" w:hAnsi="Times New Roman"/>
                    <w:spacing w:val="-1"/>
                  </w:rPr>
                </w:rPrChange>
              </w:rPr>
              <w:t>Deve ser preenchido com:</w:t>
            </w:r>
          </w:p>
          <w:p w14:paraId="10B90F6F" w14:textId="77777777" w:rsidR="003F3EDE" w:rsidRPr="004866BB" w:rsidRDefault="003F3EDE" w:rsidP="0025185C">
            <w:pPr>
              <w:spacing w:after="0" w:line="240" w:lineRule="auto"/>
              <w:rPr>
                <w:rFonts w:ascii="Arial" w:eastAsia="Times New Roman" w:hAnsi="Arial" w:cs="Arial"/>
                <w:spacing w:val="-1"/>
                <w:sz w:val="20"/>
                <w:szCs w:val="20"/>
                <w:rPrChange w:id="5006"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007" w:author="Adelino Naquarta Sepalanga Domingos" w:date="2025-03-05T09:17:00Z" w16du:dateUtc="2025-03-05T08:17:00Z">
                  <w:rPr>
                    <w:rFonts w:ascii="Times New Roman" w:eastAsia="Times New Roman" w:hAnsi="Times New Roman"/>
                    <w:spacing w:val="-1"/>
                  </w:rPr>
                </w:rPrChange>
              </w:rPr>
              <w:t>“FT” – Factura;</w:t>
            </w:r>
          </w:p>
          <w:p w14:paraId="2691D996" w14:textId="77777777" w:rsidR="003F3EDE" w:rsidRPr="004866BB" w:rsidRDefault="003F3EDE" w:rsidP="0025185C">
            <w:pPr>
              <w:spacing w:after="0" w:line="240" w:lineRule="auto"/>
              <w:rPr>
                <w:rFonts w:ascii="Arial" w:eastAsia="Times New Roman" w:hAnsi="Arial" w:cs="Arial"/>
                <w:spacing w:val="-1"/>
                <w:sz w:val="20"/>
                <w:szCs w:val="20"/>
                <w:rPrChange w:id="5008"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009" w:author="Adelino Naquarta Sepalanga Domingos" w:date="2025-03-05T09:17:00Z" w16du:dateUtc="2025-03-05T08:17:00Z">
                  <w:rPr>
                    <w:rFonts w:ascii="Times New Roman" w:eastAsia="Times New Roman" w:hAnsi="Times New Roman"/>
                    <w:spacing w:val="-1"/>
                  </w:rPr>
                </w:rPrChange>
              </w:rPr>
              <w:t xml:space="preserve">“FR” – Factura/recibo; </w:t>
            </w:r>
          </w:p>
          <w:p w14:paraId="4455152D" w14:textId="77777777" w:rsidR="003F3EDE" w:rsidRPr="004866BB" w:rsidRDefault="003F3EDE" w:rsidP="0025185C">
            <w:pPr>
              <w:spacing w:after="0" w:line="240" w:lineRule="auto"/>
              <w:rPr>
                <w:rFonts w:ascii="Arial" w:eastAsia="Times New Roman" w:hAnsi="Arial" w:cs="Arial"/>
                <w:spacing w:val="-1"/>
                <w:sz w:val="20"/>
                <w:szCs w:val="20"/>
                <w:rPrChange w:id="5010"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011" w:author="Adelino Naquarta Sepalanga Domingos" w:date="2025-03-05T09:17:00Z" w16du:dateUtc="2025-03-05T08:17:00Z">
                  <w:rPr>
                    <w:rFonts w:ascii="Times New Roman" w:eastAsia="Times New Roman" w:hAnsi="Times New Roman"/>
                    <w:spacing w:val="-1"/>
                  </w:rPr>
                </w:rPrChange>
              </w:rPr>
              <w:t>“GF” – Factura genérica;</w:t>
            </w:r>
          </w:p>
          <w:p w14:paraId="0F1A3658" w14:textId="77777777" w:rsidR="003F3EDE" w:rsidRPr="004866BB" w:rsidRDefault="003F3EDE" w:rsidP="0025185C">
            <w:pPr>
              <w:spacing w:after="0" w:line="240" w:lineRule="auto"/>
              <w:rPr>
                <w:rFonts w:ascii="Arial" w:eastAsia="Times New Roman" w:hAnsi="Arial" w:cs="Arial"/>
                <w:spacing w:val="-1"/>
                <w:sz w:val="20"/>
                <w:szCs w:val="20"/>
                <w:rPrChange w:id="5012"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013" w:author="Adelino Naquarta Sepalanga Domingos" w:date="2025-03-05T09:17:00Z" w16du:dateUtc="2025-03-05T08:17:00Z">
                  <w:rPr>
                    <w:rFonts w:ascii="Times New Roman" w:eastAsia="Times New Roman" w:hAnsi="Times New Roman"/>
                    <w:spacing w:val="-1"/>
                  </w:rPr>
                </w:rPrChange>
              </w:rPr>
              <w:t>“FG” -Factura global</w:t>
            </w:r>
          </w:p>
          <w:p w14:paraId="7BA37D05" w14:textId="77777777" w:rsidR="003F3EDE" w:rsidRPr="004866BB" w:rsidRDefault="003F3EDE" w:rsidP="0025185C">
            <w:pPr>
              <w:spacing w:after="0" w:line="240" w:lineRule="auto"/>
              <w:rPr>
                <w:rFonts w:ascii="Arial" w:eastAsia="Times New Roman" w:hAnsi="Arial" w:cs="Arial"/>
                <w:spacing w:val="-1"/>
                <w:sz w:val="20"/>
                <w:szCs w:val="20"/>
                <w:rPrChange w:id="5014"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015" w:author="Adelino Naquarta Sepalanga Domingos" w:date="2025-03-05T09:17:00Z" w16du:dateUtc="2025-03-05T08:17:00Z">
                  <w:rPr>
                    <w:rFonts w:ascii="Times New Roman" w:eastAsia="Times New Roman" w:hAnsi="Times New Roman"/>
                    <w:spacing w:val="-1"/>
                  </w:rPr>
                </w:rPrChange>
              </w:rPr>
              <w:t>“AC” – Aviso de cobrança;</w:t>
            </w:r>
          </w:p>
          <w:p w14:paraId="4A002BB7" w14:textId="77777777" w:rsidR="003F3EDE" w:rsidRPr="004866BB" w:rsidRDefault="003F3EDE" w:rsidP="0025185C">
            <w:pPr>
              <w:widowControl w:val="0"/>
              <w:spacing w:after="0" w:line="240" w:lineRule="auto"/>
              <w:rPr>
                <w:rFonts w:ascii="Arial" w:eastAsia="Times New Roman" w:hAnsi="Arial" w:cs="Arial"/>
                <w:spacing w:val="-1"/>
                <w:sz w:val="20"/>
                <w:szCs w:val="20"/>
                <w:rPrChange w:id="5016"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017" w:author="Adelino Naquarta Sepalanga Domingos" w:date="2025-03-05T09:17:00Z" w16du:dateUtc="2025-03-05T08:17:00Z">
                  <w:rPr>
                    <w:rFonts w:ascii="Times New Roman" w:eastAsia="Times New Roman" w:hAnsi="Times New Roman"/>
                    <w:spacing w:val="-1"/>
                  </w:rPr>
                </w:rPrChange>
              </w:rPr>
              <w:t xml:space="preserve">“AR” – Aviso de cobrança/recibo; </w:t>
            </w:r>
          </w:p>
          <w:p w14:paraId="0399F1E9" w14:textId="77777777" w:rsidR="003F3EDE" w:rsidRPr="004866BB" w:rsidRDefault="003F3EDE" w:rsidP="0025185C">
            <w:pPr>
              <w:spacing w:after="0" w:line="240" w:lineRule="auto"/>
              <w:rPr>
                <w:rFonts w:ascii="Arial" w:eastAsia="Times New Roman" w:hAnsi="Arial" w:cs="Arial"/>
                <w:spacing w:val="-1"/>
                <w:sz w:val="20"/>
                <w:szCs w:val="20"/>
                <w:rPrChange w:id="5018"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019" w:author="Adelino Naquarta Sepalanga Domingos" w:date="2025-03-05T09:17:00Z" w16du:dateUtc="2025-03-05T08:17:00Z">
                  <w:rPr>
                    <w:rFonts w:ascii="Times New Roman" w:eastAsia="Times New Roman" w:hAnsi="Times New Roman"/>
                    <w:spacing w:val="-1"/>
                  </w:rPr>
                </w:rPrChange>
              </w:rPr>
              <w:t>“ND” – Nota de débito;</w:t>
            </w:r>
          </w:p>
          <w:p w14:paraId="43E236BC" w14:textId="77777777" w:rsidR="003F3EDE" w:rsidRPr="004866BB" w:rsidRDefault="003F3EDE" w:rsidP="0025185C">
            <w:pPr>
              <w:spacing w:after="0" w:line="240" w:lineRule="auto"/>
              <w:rPr>
                <w:rFonts w:ascii="Arial" w:eastAsia="Times New Roman" w:hAnsi="Arial" w:cs="Arial"/>
                <w:spacing w:val="-1"/>
                <w:sz w:val="20"/>
                <w:szCs w:val="20"/>
                <w:rPrChange w:id="5020"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021" w:author="Adelino Naquarta Sepalanga Domingos" w:date="2025-03-05T09:17:00Z" w16du:dateUtc="2025-03-05T08:17:00Z">
                  <w:rPr>
                    <w:rFonts w:ascii="Times New Roman" w:eastAsia="Times New Roman" w:hAnsi="Times New Roman"/>
                    <w:spacing w:val="-1"/>
                  </w:rPr>
                </w:rPrChange>
              </w:rPr>
              <w:t>“NC” – Nota de crédito</w:t>
            </w:r>
          </w:p>
          <w:p w14:paraId="585AA1E3" w14:textId="77777777" w:rsidR="003F3EDE" w:rsidRPr="004866BB" w:rsidRDefault="003F3EDE" w:rsidP="0025185C">
            <w:pPr>
              <w:spacing w:after="0" w:line="240" w:lineRule="auto"/>
              <w:rPr>
                <w:rFonts w:ascii="Arial" w:eastAsia="Times New Roman" w:hAnsi="Arial" w:cs="Arial"/>
                <w:spacing w:val="-1"/>
                <w:sz w:val="20"/>
                <w:szCs w:val="20"/>
                <w:rPrChange w:id="5022"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023" w:author="Adelino Naquarta Sepalanga Domingos" w:date="2025-03-05T09:17:00Z" w16du:dateUtc="2025-03-05T08:17:00Z">
                  <w:rPr>
                    <w:rFonts w:ascii="Times New Roman" w:eastAsia="Times New Roman" w:hAnsi="Times New Roman"/>
                    <w:spacing w:val="-1"/>
                  </w:rPr>
                </w:rPrChange>
              </w:rPr>
              <w:t xml:space="preserve"> “AF” – Factura/recibo (autofacturação)</w:t>
            </w:r>
          </w:p>
          <w:p w14:paraId="28016845" w14:textId="77777777" w:rsidR="003F3EDE" w:rsidRPr="004866BB" w:rsidRDefault="003F3EDE" w:rsidP="0025185C">
            <w:pPr>
              <w:spacing w:after="0" w:line="240" w:lineRule="auto"/>
              <w:rPr>
                <w:rFonts w:ascii="Arial" w:eastAsia="Times New Roman" w:hAnsi="Arial" w:cs="Arial"/>
                <w:spacing w:val="-1"/>
                <w:sz w:val="20"/>
                <w:szCs w:val="20"/>
                <w:rPrChange w:id="5024"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025" w:author="Adelino Naquarta Sepalanga Domingos" w:date="2025-03-05T09:17:00Z" w16du:dateUtc="2025-03-05T08:17:00Z">
                  <w:rPr>
                    <w:rFonts w:ascii="Times New Roman" w:eastAsia="Times New Roman" w:hAnsi="Times New Roman"/>
                    <w:spacing w:val="-1"/>
                  </w:rPr>
                </w:rPrChange>
              </w:rPr>
              <w:t>“TV” – Talão de venda</w:t>
            </w:r>
          </w:p>
          <w:p w14:paraId="5909DAA2" w14:textId="77777777" w:rsidR="003F3EDE" w:rsidRPr="004866BB" w:rsidRDefault="003F3EDE" w:rsidP="0025185C">
            <w:pPr>
              <w:spacing w:line="240" w:lineRule="auto"/>
              <w:rPr>
                <w:rFonts w:ascii="Arial" w:eastAsia="Times New Roman" w:hAnsi="Arial" w:cs="Arial"/>
                <w:spacing w:val="-1"/>
                <w:sz w:val="20"/>
                <w:szCs w:val="20"/>
                <w:rPrChange w:id="5026"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027" w:author="Adelino Naquarta Sepalanga Domingos" w:date="2025-03-05T09:17:00Z" w16du:dateUtc="2025-03-05T08:17:00Z">
                  <w:rPr>
                    <w:rFonts w:ascii="Times New Roman" w:eastAsia="Times New Roman" w:hAnsi="Times New Roman"/>
                    <w:spacing w:val="-1"/>
                  </w:rPr>
                </w:rPrChange>
              </w:rPr>
              <w:t>Para o sector Segurador quando não deva constar da tabela 4.3. - Documentos de conferência de mercadorias ou de prestação de serviços (WorkingDocuments), pode ainda ser preenchido com:</w:t>
            </w:r>
          </w:p>
          <w:p w14:paraId="6A156233" w14:textId="77777777" w:rsidR="003F3EDE" w:rsidRPr="004866BB" w:rsidRDefault="003F3EDE" w:rsidP="0025185C">
            <w:pPr>
              <w:spacing w:after="0" w:line="240" w:lineRule="auto"/>
              <w:rPr>
                <w:rFonts w:ascii="Arial" w:eastAsia="Times New Roman" w:hAnsi="Arial" w:cs="Arial"/>
                <w:spacing w:val="-1"/>
                <w:sz w:val="20"/>
                <w:szCs w:val="20"/>
                <w:rPrChange w:id="5028"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029" w:author="Adelino Naquarta Sepalanga Domingos" w:date="2025-03-05T09:17:00Z" w16du:dateUtc="2025-03-05T08:17:00Z">
                  <w:rPr>
                    <w:rFonts w:ascii="Times New Roman" w:eastAsia="Times New Roman" w:hAnsi="Times New Roman"/>
                    <w:spacing w:val="-1"/>
                  </w:rPr>
                </w:rPrChange>
              </w:rPr>
              <w:t xml:space="preserve">“RP” – Prémio ou recibo de prémio; </w:t>
            </w:r>
          </w:p>
          <w:p w14:paraId="51652734" w14:textId="77777777" w:rsidR="003F3EDE" w:rsidRPr="004866BB" w:rsidRDefault="003F3EDE" w:rsidP="0025185C">
            <w:pPr>
              <w:spacing w:after="0" w:line="240" w:lineRule="auto"/>
              <w:rPr>
                <w:rFonts w:ascii="Arial" w:eastAsia="Times New Roman" w:hAnsi="Arial" w:cs="Arial"/>
                <w:spacing w:val="-1"/>
                <w:sz w:val="20"/>
                <w:szCs w:val="20"/>
                <w:rPrChange w:id="5030"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031" w:author="Adelino Naquarta Sepalanga Domingos" w:date="2025-03-05T09:17:00Z" w16du:dateUtc="2025-03-05T08:17:00Z">
                  <w:rPr>
                    <w:rFonts w:ascii="Times New Roman" w:eastAsia="Times New Roman" w:hAnsi="Times New Roman"/>
                    <w:spacing w:val="-1"/>
                  </w:rPr>
                </w:rPrChange>
              </w:rPr>
              <w:t xml:space="preserve">“RE” – Estorno ou recibo de estorno; </w:t>
            </w:r>
          </w:p>
          <w:p w14:paraId="309DC637" w14:textId="77777777" w:rsidR="003F3EDE" w:rsidRPr="004866BB" w:rsidRDefault="003F3EDE" w:rsidP="0025185C">
            <w:pPr>
              <w:spacing w:after="0" w:line="240" w:lineRule="auto"/>
              <w:rPr>
                <w:rFonts w:ascii="Arial" w:eastAsia="Times New Roman" w:hAnsi="Arial" w:cs="Arial"/>
                <w:spacing w:val="-1"/>
                <w:sz w:val="20"/>
                <w:szCs w:val="20"/>
                <w:rPrChange w:id="5032"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033" w:author="Adelino Naquarta Sepalanga Domingos" w:date="2025-03-05T09:17:00Z" w16du:dateUtc="2025-03-05T08:17:00Z">
                  <w:rPr>
                    <w:rFonts w:ascii="Times New Roman" w:eastAsia="Times New Roman" w:hAnsi="Times New Roman"/>
                    <w:spacing w:val="-1"/>
                  </w:rPr>
                </w:rPrChange>
              </w:rPr>
              <w:t>“CS” – Imputação a co-seguradoras;</w:t>
            </w:r>
          </w:p>
          <w:p w14:paraId="2FC9FB08" w14:textId="77777777" w:rsidR="003F3EDE" w:rsidRPr="004866BB" w:rsidRDefault="003F3EDE" w:rsidP="0025185C">
            <w:pPr>
              <w:spacing w:after="0" w:line="240" w:lineRule="auto"/>
              <w:rPr>
                <w:rFonts w:ascii="Arial" w:eastAsia="Times New Roman" w:hAnsi="Arial" w:cs="Arial"/>
                <w:spacing w:val="-1"/>
                <w:sz w:val="20"/>
                <w:szCs w:val="20"/>
                <w:rPrChange w:id="5034"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035" w:author="Adelino Naquarta Sepalanga Domingos" w:date="2025-03-05T09:17:00Z" w16du:dateUtc="2025-03-05T08:17:00Z">
                  <w:rPr>
                    <w:rFonts w:ascii="Times New Roman" w:eastAsia="Times New Roman" w:hAnsi="Times New Roman"/>
                    <w:spacing w:val="-1"/>
                  </w:rPr>
                </w:rPrChange>
              </w:rPr>
              <w:t>“LD” – Imputação a co-seguradora líder;</w:t>
            </w:r>
          </w:p>
          <w:p w14:paraId="72B02D95" w14:textId="77777777" w:rsidR="003F3EDE" w:rsidRPr="004866BB" w:rsidRDefault="003F3EDE" w:rsidP="0025185C">
            <w:pPr>
              <w:spacing w:after="0"/>
              <w:rPr>
                <w:rFonts w:ascii="Arial" w:eastAsia="Times New Roman" w:hAnsi="Arial" w:cs="Arial"/>
                <w:spacing w:val="-1"/>
                <w:sz w:val="20"/>
                <w:szCs w:val="20"/>
                <w:rPrChange w:id="5036"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037" w:author="Adelino Naquarta Sepalanga Domingos" w:date="2025-03-05T09:17:00Z" w16du:dateUtc="2025-03-05T08:17:00Z">
                  <w:rPr>
                    <w:rFonts w:ascii="Times New Roman" w:eastAsia="Times New Roman" w:hAnsi="Times New Roman"/>
                    <w:spacing w:val="-1"/>
                  </w:rPr>
                </w:rPrChange>
              </w:rPr>
              <w:t>“RA” – Resseguro aceite.</w:t>
            </w:r>
          </w:p>
          <w:p w14:paraId="6BD19880" w14:textId="77777777" w:rsidR="003F3EDE" w:rsidRPr="004866BB" w:rsidRDefault="003F3EDE" w:rsidP="0025185C">
            <w:pPr>
              <w:spacing w:after="0"/>
              <w:rPr>
                <w:rFonts w:ascii="Arial" w:eastAsia="Times New Roman" w:hAnsi="Arial" w:cs="Arial"/>
                <w:spacing w:val="-1"/>
                <w:sz w:val="20"/>
                <w:szCs w:val="20"/>
                <w:rPrChange w:id="5038" w:author="Adelino Naquarta Sepalanga Domingos" w:date="2025-03-05T09:17:00Z" w16du:dateUtc="2025-03-05T08:17: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2D44B94" w14:textId="77777777" w:rsidR="003F3EDE" w:rsidRPr="004866BB" w:rsidRDefault="003F3EDE" w:rsidP="0025185C">
            <w:pPr>
              <w:jc w:val="center"/>
              <w:rPr>
                <w:rFonts w:ascii="Arial" w:eastAsia="Times New Roman" w:hAnsi="Arial" w:cs="Arial"/>
                <w:spacing w:val="-1"/>
                <w:sz w:val="20"/>
                <w:szCs w:val="20"/>
                <w:rPrChange w:id="5039" w:author="Adelino Naquarta Sepalanga Domingos" w:date="2025-03-05T09:17:00Z" w16du:dateUtc="2025-03-05T08:17:00Z">
                  <w:rPr>
                    <w:rFonts w:ascii="Times New Roman" w:eastAsia="Times New Roman" w:hAnsi="Times New Roman"/>
                    <w:spacing w:val="-1"/>
                  </w:rPr>
                </w:rPrChange>
              </w:rPr>
            </w:pPr>
          </w:p>
          <w:p w14:paraId="056447F5" w14:textId="77777777" w:rsidR="003F3EDE" w:rsidRPr="004866BB" w:rsidRDefault="003F3EDE" w:rsidP="0025185C">
            <w:pPr>
              <w:jc w:val="center"/>
              <w:rPr>
                <w:rFonts w:ascii="Arial" w:eastAsia="Times New Roman" w:hAnsi="Arial" w:cs="Arial"/>
                <w:spacing w:val="-1"/>
                <w:sz w:val="20"/>
                <w:szCs w:val="20"/>
                <w:rPrChange w:id="5040" w:author="Adelino Naquarta Sepalanga Domingos" w:date="2025-03-05T09:17:00Z" w16du:dateUtc="2025-03-05T08:17:00Z">
                  <w:rPr>
                    <w:rFonts w:ascii="Times New Roman" w:eastAsia="Times New Roman" w:hAnsi="Times New Roman"/>
                    <w:spacing w:val="-1"/>
                  </w:rPr>
                </w:rPrChange>
              </w:rPr>
            </w:pPr>
          </w:p>
          <w:p w14:paraId="732937A6" w14:textId="77777777" w:rsidR="003F3EDE" w:rsidRPr="004866BB" w:rsidRDefault="003F3EDE" w:rsidP="0025185C">
            <w:pPr>
              <w:jc w:val="center"/>
              <w:rPr>
                <w:rFonts w:ascii="Arial" w:eastAsia="Times New Roman" w:hAnsi="Arial" w:cs="Arial"/>
                <w:spacing w:val="-1"/>
                <w:sz w:val="20"/>
                <w:szCs w:val="20"/>
                <w:rPrChange w:id="5041" w:author="Adelino Naquarta Sepalanga Domingos" w:date="2025-03-05T09:17:00Z" w16du:dateUtc="2025-03-05T08:17:00Z">
                  <w:rPr>
                    <w:rFonts w:ascii="Times New Roman" w:eastAsia="Times New Roman" w:hAnsi="Times New Roman"/>
                    <w:spacing w:val="-1"/>
                  </w:rPr>
                </w:rPrChange>
              </w:rPr>
            </w:pPr>
          </w:p>
          <w:p w14:paraId="0F48DD9C" w14:textId="77777777" w:rsidR="003F3EDE" w:rsidRPr="004866BB" w:rsidRDefault="003F3EDE" w:rsidP="0025185C">
            <w:pPr>
              <w:jc w:val="center"/>
              <w:rPr>
                <w:rFonts w:ascii="Arial" w:eastAsia="Times New Roman" w:hAnsi="Arial" w:cs="Arial"/>
                <w:spacing w:val="-1"/>
                <w:sz w:val="20"/>
                <w:szCs w:val="20"/>
                <w:rPrChange w:id="5042" w:author="Adelino Naquarta Sepalanga Domingos" w:date="2025-03-05T09:17:00Z" w16du:dateUtc="2025-03-05T08:17:00Z">
                  <w:rPr>
                    <w:rFonts w:ascii="Times New Roman" w:eastAsia="Times New Roman" w:hAnsi="Times New Roman"/>
                    <w:spacing w:val="-1"/>
                  </w:rPr>
                </w:rPrChange>
              </w:rPr>
            </w:pPr>
          </w:p>
          <w:p w14:paraId="796A5859" w14:textId="77777777" w:rsidR="003F3EDE" w:rsidRPr="004866BB" w:rsidRDefault="003F3EDE" w:rsidP="0025185C">
            <w:pPr>
              <w:jc w:val="center"/>
              <w:rPr>
                <w:rFonts w:ascii="Arial" w:eastAsia="Times New Roman" w:hAnsi="Arial" w:cs="Arial"/>
                <w:spacing w:val="-1"/>
                <w:sz w:val="20"/>
                <w:szCs w:val="20"/>
                <w:rPrChange w:id="5043" w:author="Adelino Naquarta Sepalanga Domingos" w:date="2025-03-05T09:17:00Z" w16du:dateUtc="2025-03-05T08:17:00Z">
                  <w:rPr>
                    <w:rFonts w:ascii="Times New Roman" w:eastAsia="Times New Roman" w:hAnsi="Times New Roman"/>
                    <w:spacing w:val="-1"/>
                  </w:rPr>
                </w:rPrChange>
              </w:rPr>
            </w:pPr>
          </w:p>
          <w:p w14:paraId="7FCC54C0" w14:textId="77777777" w:rsidR="003F3EDE" w:rsidRPr="004866BB" w:rsidRDefault="003F3EDE" w:rsidP="0025185C">
            <w:pPr>
              <w:jc w:val="center"/>
              <w:rPr>
                <w:rFonts w:ascii="Arial" w:eastAsia="Times New Roman" w:hAnsi="Arial" w:cs="Arial"/>
                <w:spacing w:val="-1"/>
                <w:sz w:val="20"/>
                <w:szCs w:val="20"/>
                <w:rPrChange w:id="5044" w:author="Adelino Naquarta Sepalanga Domingos" w:date="2025-03-05T09:17:00Z" w16du:dateUtc="2025-03-05T08:17:00Z">
                  <w:rPr>
                    <w:rFonts w:ascii="Times New Roman" w:eastAsia="Times New Roman" w:hAnsi="Times New Roman"/>
                    <w:spacing w:val="-1"/>
                  </w:rPr>
                </w:rPrChange>
              </w:rPr>
            </w:pPr>
          </w:p>
          <w:p w14:paraId="5CDC44DB" w14:textId="77777777" w:rsidR="003F3EDE" w:rsidRPr="004866BB" w:rsidRDefault="003F3EDE" w:rsidP="0025185C">
            <w:pPr>
              <w:jc w:val="center"/>
              <w:rPr>
                <w:rFonts w:ascii="Arial" w:eastAsia="Times New Roman" w:hAnsi="Arial" w:cs="Arial"/>
                <w:spacing w:val="-1"/>
                <w:sz w:val="20"/>
                <w:szCs w:val="20"/>
                <w:rPrChange w:id="5045" w:author="Adelino Naquarta Sepalanga Domingos" w:date="2025-03-05T09:17:00Z" w16du:dateUtc="2025-03-05T08:17:00Z">
                  <w:rPr>
                    <w:rFonts w:ascii="Times New Roman" w:eastAsia="Times New Roman" w:hAnsi="Times New Roman"/>
                    <w:spacing w:val="-1"/>
                  </w:rPr>
                </w:rPrChange>
              </w:rPr>
            </w:pPr>
          </w:p>
          <w:p w14:paraId="094A702F" w14:textId="77777777" w:rsidR="003F3EDE" w:rsidRPr="004866BB" w:rsidRDefault="003F3EDE" w:rsidP="0025185C">
            <w:pPr>
              <w:jc w:val="center"/>
              <w:rPr>
                <w:rFonts w:ascii="Arial" w:eastAsia="Times New Roman" w:hAnsi="Arial" w:cs="Arial"/>
                <w:spacing w:val="-1"/>
                <w:sz w:val="20"/>
                <w:szCs w:val="20"/>
                <w:rPrChange w:id="5046" w:author="Adelino Naquarta Sepalanga Domingos" w:date="2025-03-05T09:17:00Z" w16du:dateUtc="2025-03-05T08:17:00Z">
                  <w:rPr>
                    <w:rFonts w:ascii="Times New Roman" w:eastAsia="Times New Roman" w:hAnsi="Times New Roman"/>
                    <w:spacing w:val="-1"/>
                  </w:rPr>
                </w:rPrChange>
              </w:rPr>
            </w:pPr>
          </w:p>
          <w:p w14:paraId="07BE80C3" w14:textId="77777777" w:rsidR="003F3EDE" w:rsidRPr="004866BB" w:rsidRDefault="003F3EDE" w:rsidP="0025185C">
            <w:pPr>
              <w:jc w:val="center"/>
              <w:rPr>
                <w:rFonts w:ascii="Arial" w:eastAsia="Times New Roman" w:hAnsi="Arial" w:cs="Arial"/>
                <w:spacing w:val="-1"/>
                <w:sz w:val="20"/>
                <w:szCs w:val="20"/>
                <w:rPrChange w:id="5047" w:author="Adelino Naquarta Sepalanga Domingos" w:date="2025-03-05T09:17:00Z" w16du:dateUtc="2025-03-05T08:17:00Z">
                  <w:rPr>
                    <w:rFonts w:ascii="Times New Roman" w:eastAsia="Times New Roman" w:hAnsi="Times New Roman"/>
                    <w:spacing w:val="-1"/>
                  </w:rPr>
                </w:rPrChange>
              </w:rPr>
            </w:pPr>
          </w:p>
          <w:p w14:paraId="325E6978" w14:textId="77777777" w:rsidR="003F3EDE" w:rsidRPr="004866BB" w:rsidRDefault="003F3EDE" w:rsidP="0025185C">
            <w:pPr>
              <w:jc w:val="center"/>
              <w:rPr>
                <w:rFonts w:ascii="Arial" w:eastAsia="Times New Roman" w:hAnsi="Arial" w:cs="Arial"/>
                <w:spacing w:val="-1"/>
                <w:sz w:val="20"/>
                <w:szCs w:val="20"/>
                <w:rPrChange w:id="5048" w:author="Adelino Naquarta Sepalanga Domingos" w:date="2025-03-05T09:17:00Z" w16du:dateUtc="2025-03-05T08:17:00Z">
                  <w:rPr>
                    <w:rFonts w:ascii="Times New Roman" w:eastAsia="Times New Roman" w:hAnsi="Times New Roman"/>
                    <w:spacing w:val="-1"/>
                  </w:rPr>
                </w:rPrChange>
              </w:rPr>
            </w:pPr>
          </w:p>
          <w:p w14:paraId="6B00F602" w14:textId="77777777" w:rsidR="003F3EDE" w:rsidRPr="004866BB" w:rsidRDefault="003F3EDE" w:rsidP="0025185C">
            <w:pPr>
              <w:jc w:val="center"/>
              <w:rPr>
                <w:rFonts w:ascii="Arial" w:eastAsia="Times New Roman" w:hAnsi="Arial" w:cs="Arial"/>
                <w:spacing w:val="-1"/>
                <w:sz w:val="20"/>
                <w:szCs w:val="20"/>
                <w:rPrChange w:id="5049"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050" w:author="Adelino Naquarta Sepalanga Domingos" w:date="2025-03-05T09:17:00Z" w16du:dateUtc="2025-03-05T08:17:00Z">
                  <w:rPr>
                    <w:rFonts w:ascii="Times New Roman" w:eastAsia="Times New Roman" w:hAnsi="Times New Roman"/>
                    <w:spacing w:val="-1"/>
                  </w:rPr>
                </w:rPrChange>
              </w:rPr>
              <w:t>Texto 2</w:t>
            </w:r>
          </w:p>
        </w:tc>
      </w:tr>
      <w:tr w:rsidR="003F3EDE" w:rsidRPr="004866BB" w14:paraId="689661F4" w14:textId="77777777" w:rsidTr="0025185C">
        <w:trPr>
          <w:trHeight w:val="608"/>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C13B98E" w14:textId="77777777" w:rsidR="003F3EDE" w:rsidRPr="004866BB" w:rsidRDefault="003F3EDE" w:rsidP="0025185C">
            <w:pPr>
              <w:jc w:val="center"/>
              <w:rPr>
                <w:rFonts w:ascii="Arial" w:eastAsia="Times New Roman" w:hAnsi="Arial" w:cs="Arial"/>
                <w:spacing w:val="-1"/>
                <w:sz w:val="20"/>
                <w:szCs w:val="20"/>
                <w:rPrChange w:id="505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052" w:author="Adelino Naquarta Sepalanga Domingos" w:date="2025-03-05T09:17:00Z" w16du:dateUtc="2025-03-05T08:17:00Z">
                  <w:rPr>
                    <w:rFonts w:ascii="Times New Roman" w:eastAsia="Times New Roman" w:hAnsi="Times New Roman"/>
                    <w:spacing w:val="-1"/>
                  </w:rPr>
                </w:rPrChange>
              </w:rPr>
              <w:t>4.1.4.9.</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BC23BAE" w14:textId="77777777" w:rsidR="003F3EDE" w:rsidRPr="004866BB" w:rsidRDefault="003F3EDE" w:rsidP="0025185C">
            <w:pPr>
              <w:jc w:val="center"/>
              <w:rPr>
                <w:rFonts w:ascii="Arial" w:eastAsia="Times New Roman" w:hAnsi="Arial" w:cs="Arial"/>
                <w:spacing w:val="-1"/>
                <w:sz w:val="20"/>
                <w:szCs w:val="20"/>
                <w:rPrChange w:id="505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054"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5783371" w14:textId="77777777" w:rsidR="003F3EDE" w:rsidRPr="004866BB" w:rsidRDefault="003F3EDE" w:rsidP="0025185C">
            <w:pPr>
              <w:rPr>
                <w:rFonts w:ascii="Arial" w:eastAsia="Times New Roman" w:hAnsi="Arial" w:cs="Arial"/>
                <w:spacing w:val="-1"/>
                <w:sz w:val="20"/>
                <w:szCs w:val="20"/>
                <w:rPrChange w:id="505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056" w:author="Adelino Naquarta Sepalanga Domingos" w:date="2025-03-05T09:17:00Z" w16du:dateUtc="2025-03-05T08:17:00Z">
                  <w:rPr>
                    <w:rFonts w:ascii="Times New Roman" w:eastAsia="Times New Roman" w:hAnsi="Times New Roman"/>
                    <w:spacing w:val="-1"/>
                  </w:rPr>
                </w:rPrChange>
              </w:rPr>
              <w:t>Regimes especiais (SpecialRegimes)</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F5A367D" w14:textId="77777777" w:rsidR="003F3EDE" w:rsidRPr="004866BB" w:rsidRDefault="003F3EDE" w:rsidP="0025185C">
            <w:pPr>
              <w:rPr>
                <w:rFonts w:ascii="Arial" w:eastAsia="Times New Roman" w:hAnsi="Arial" w:cs="Arial"/>
                <w:spacing w:val="-1"/>
                <w:sz w:val="20"/>
                <w:szCs w:val="20"/>
                <w:rPrChange w:id="5057" w:author="Adelino Naquarta Sepalanga Domingos" w:date="2025-03-05T09:17:00Z" w16du:dateUtc="2025-03-05T08:17: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2E93B58" w14:textId="77777777" w:rsidR="003F3EDE" w:rsidRPr="004866BB" w:rsidRDefault="003F3EDE" w:rsidP="0025185C">
            <w:pPr>
              <w:jc w:val="center"/>
              <w:rPr>
                <w:rFonts w:ascii="Arial" w:eastAsia="Times New Roman" w:hAnsi="Arial" w:cs="Arial"/>
                <w:spacing w:val="-1"/>
                <w:sz w:val="20"/>
                <w:szCs w:val="20"/>
                <w:rPrChange w:id="5058"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059" w:author="Adelino Naquarta Sepalanga Domingos" w:date="2025-03-05T09:17:00Z" w16du:dateUtc="2025-03-05T08:17:00Z">
                  <w:rPr>
                    <w:rFonts w:ascii="Times New Roman" w:eastAsia="Times New Roman" w:hAnsi="Times New Roman"/>
                    <w:spacing w:val="-1"/>
                  </w:rPr>
                </w:rPrChange>
              </w:rPr>
              <w:t>Não Aplicável</w:t>
            </w:r>
          </w:p>
        </w:tc>
      </w:tr>
      <w:tr w:rsidR="003F3EDE" w:rsidRPr="004866BB" w14:paraId="7E62F1D6" w14:textId="77777777" w:rsidTr="0025185C">
        <w:trPr>
          <w:trHeight w:val="1047"/>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C38B650" w14:textId="77777777" w:rsidR="003F3EDE" w:rsidRPr="004866BB" w:rsidRDefault="003F3EDE" w:rsidP="0025185C">
            <w:pPr>
              <w:jc w:val="center"/>
              <w:rPr>
                <w:rFonts w:ascii="Arial" w:eastAsia="Times New Roman" w:hAnsi="Arial" w:cs="Arial"/>
                <w:spacing w:val="-1"/>
                <w:sz w:val="20"/>
                <w:szCs w:val="20"/>
                <w:rPrChange w:id="5060"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061" w:author="Adelino Naquarta Sepalanga Domingos" w:date="2025-03-05T09:17:00Z" w16du:dateUtc="2025-03-05T08:17:00Z">
                  <w:rPr>
                    <w:rFonts w:ascii="Times New Roman" w:eastAsia="Times New Roman" w:hAnsi="Times New Roman"/>
                    <w:spacing w:val="-1"/>
                  </w:rPr>
                </w:rPrChange>
              </w:rPr>
              <w:t>4.1.4.9.1.</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6B711BF" w14:textId="77777777" w:rsidR="003F3EDE" w:rsidRPr="004866BB" w:rsidRDefault="003F3EDE" w:rsidP="0025185C">
            <w:pPr>
              <w:jc w:val="center"/>
              <w:rPr>
                <w:rFonts w:ascii="Arial" w:eastAsia="Times New Roman" w:hAnsi="Arial" w:cs="Arial"/>
                <w:spacing w:val="-1"/>
                <w:sz w:val="20"/>
                <w:szCs w:val="20"/>
                <w:rPrChange w:id="5062"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063"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830C1CD" w14:textId="77777777" w:rsidR="003F3EDE" w:rsidRPr="004866BB" w:rsidRDefault="003F3EDE" w:rsidP="0025185C">
            <w:pPr>
              <w:rPr>
                <w:rFonts w:ascii="Arial" w:eastAsia="Times New Roman" w:hAnsi="Arial" w:cs="Arial"/>
                <w:spacing w:val="-1"/>
                <w:sz w:val="20"/>
                <w:szCs w:val="20"/>
                <w:rPrChange w:id="5064"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065" w:author="Adelino Naquarta Sepalanga Domingos" w:date="2025-03-05T09:17:00Z" w16du:dateUtc="2025-03-05T08:17:00Z">
                  <w:rPr>
                    <w:rFonts w:ascii="Times New Roman" w:eastAsia="Times New Roman" w:hAnsi="Times New Roman"/>
                    <w:spacing w:val="-1"/>
                  </w:rPr>
                </w:rPrChange>
              </w:rPr>
              <w:t>Indicador de autofacturação (SelfBillingIndicator)</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187A127" w14:textId="77777777" w:rsidR="003F3EDE" w:rsidRPr="004866BB" w:rsidRDefault="003F3EDE" w:rsidP="0025185C">
            <w:pPr>
              <w:rPr>
                <w:rFonts w:ascii="Arial" w:eastAsia="Times New Roman" w:hAnsi="Arial" w:cs="Arial"/>
                <w:spacing w:val="-1"/>
                <w:sz w:val="20"/>
                <w:szCs w:val="20"/>
                <w:rPrChange w:id="5066"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067" w:author="Adelino Naquarta Sepalanga Domingos" w:date="2025-03-05T09:17:00Z" w16du:dateUtc="2025-03-05T08:17:00Z">
                  <w:rPr>
                    <w:rFonts w:ascii="Times New Roman" w:eastAsia="Times New Roman" w:hAnsi="Times New Roman"/>
                    <w:spacing w:val="-1"/>
                  </w:rPr>
                </w:rPrChange>
              </w:rPr>
              <w:t>Deve ser preenchido com “1” se respeitar a autofacturação e com “0” (zero) no caso contrário.</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B3E1A2E" w14:textId="77777777" w:rsidR="003F3EDE" w:rsidRPr="004866BB" w:rsidRDefault="003F3EDE" w:rsidP="0025185C">
            <w:pPr>
              <w:jc w:val="center"/>
              <w:rPr>
                <w:rFonts w:ascii="Arial" w:eastAsia="Times New Roman" w:hAnsi="Arial" w:cs="Arial"/>
                <w:spacing w:val="-1"/>
                <w:sz w:val="20"/>
                <w:szCs w:val="20"/>
                <w:rPrChange w:id="5068" w:author="Adelino Naquarta Sepalanga Domingos" w:date="2025-03-05T09:17:00Z" w16du:dateUtc="2025-03-05T08:17:00Z">
                  <w:rPr>
                    <w:rFonts w:ascii="Times New Roman" w:eastAsia="Times New Roman" w:hAnsi="Times New Roman"/>
                    <w:spacing w:val="-1"/>
                  </w:rPr>
                </w:rPrChange>
              </w:rPr>
            </w:pPr>
          </w:p>
          <w:p w14:paraId="387F155A" w14:textId="77777777" w:rsidR="003F3EDE" w:rsidRPr="004866BB" w:rsidRDefault="003F3EDE" w:rsidP="0025185C">
            <w:pPr>
              <w:jc w:val="center"/>
              <w:rPr>
                <w:rFonts w:ascii="Arial" w:eastAsia="Times New Roman" w:hAnsi="Arial" w:cs="Arial"/>
                <w:spacing w:val="-1"/>
                <w:sz w:val="20"/>
                <w:szCs w:val="20"/>
                <w:rPrChange w:id="5069"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070" w:author="Adelino Naquarta Sepalanga Domingos" w:date="2025-03-05T09:17:00Z" w16du:dateUtc="2025-03-05T08:17:00Z">
                  <w:rPr>
                    <w:rFonts w:ascii="Times New Roman" w:eastAsia="Times New Roman" w:hAnsi="Times New Roman"/>
                    <w:spacing w:val="-1"/>
                  </w:rPr>
                </w:rPrChange>
              </w:rPr>
              <w:t>Inteiro</w:t>
            </w:r>
          </w:p>
        </w:tc>
      </w:tr>
      <w:tr w:rsidR="003F3EDE" w:rsidRPr="004866BB" w14:paraId="1A053C29" w14:textId="77777777" w:rsidTr="0025185C">
        <w:trPr>
          <w:trHeight w:val="1632"/>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4E49E45" w14:textId="77777777" w:rsidR="003F3EDE" w:rsidRPr="004866BB" w:rsidRDefault="003F3EDE" w:rsidP="0025185C">
            <w:pPr>
              <w:jc w:val="center"/>
              <w:rPr>
                <w:rFonts w:ascii="Arial" w:eastAsia="Times New Roman" w:hAnsi="Arial" w:cs="Arial"/>
                <w:spacing w:val="-1"/>
                <w:sz w:val="20"/>
                <w:szCs w:val="20"/>
                <w:rPrChange w:id="507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072" w:author="Adelino Naquarta Sepalanga Domingos" w:date="2025-03-05T09:17:00Z" w16du:dateUtc="2025-03-05T08:17:00Z">
                  <w:rPr>
                    <w:rFonts w:ascii="Times New Roman" w:eastAsia="Times New Roman" w:hAnsi="Times New Roman"/>
                    <w:spacing w:val="-1"/>
                  </w:rPr>
                </w:rPrChange>
              </w:rPr>
              <w:t>4.1.4.9.2.</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1989CE6" w14:textId="77777777" w:rsidR="003F3EDE" w:rsidRPr="004866BB" w:rsidRDefault="003F3EDE" w:rsidP="0025185C">
            <w:pPr>
              <w:jc w:val="center"/>
              <w:rPr>
                <w:rFonts w:ascii="Arial" w:eastAsia="Times New Roman" w:hAnsi="Arial" w:cs="Arial"/>
                <w:spacing w:val="-1"/>
                <w:sz w:val="20"/>
                <w:szCs w:val="20"/>
                <w:rPrChange w:id="507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074"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6C8099C" w14:textId="77777777" w:rsidR="003F3EDE" w:rsidRPr="004866BB" w:rsidRDefault="003F3EDE" w:rsidP="0025185C">
            <w:pPr>
              <w:rPr>
                <w:rFonts w:ascii="Arial" w:eastAsia="Times New Roman" w:hAnsi="Arial" w:cs="Arial"/>
                <w:spacing w:val="-1"/>
                <w:sz w:val="20"/>
                <w:szCs w:val="20"/>
                <w:rPrChange w:id="507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076" w:author="Adelino Naquarta Sepalanga Domingos" w:date="2025-03-05T09:17:00Z" w16du:dateUtc="2025-03-05T08:17:00Z">
                  <w:rPr>
                    <w:rFonts w:ascii="Times New Roman" w:eastAsia="Times New Roman" w:hAnsi="Times New Roman"/>
                    <w:spacing w:val="-1"/>
                  </w:rPr>
                </w:rPrChange>
              </w:rPr>
              <w:t>Indicador de regime de IVA de Caixa</w:t>
            </w:r>
          </w:p>
          <w:p w14:paraId="13256849" w14:textId="77777777" w:rsidR="003F3EDE" w:rsidRPr="004866BB" w:rsidRDefault="003F3EDE" w:rsidP="0025185C">
            <w:pPr>
              <w:rPr>
                <w:rFonts w:ascii="Arial" w:eastAsia="Times New Roman" w:hAnsi="Arial" w:cs="Arial"/>
                <w:spacing w:val="-1"/>
                <w:sz w:val="20"/>
                <w:szCs w:val="20"/>
                <w:rPrChange w:id="507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078" w:author="Adelino Naquarta Sepalanga Domingos" w:date="2025-03-05T09:17:00Z" w16du:dateUtc="2025-03-05T08:17:00Z">
                  <w:rPr>
                    <w:rFonts w:ascii="Times New Roman" w:eastAsia="Times New Roman" w:hAnsi="Times New Roman"/>
                    <w:spacing w:val="-1"/>
                  </w:rPr>
                </w:rPrChange>
              </w:rPr>
              <w:t>(CashVATSchemeIndicator)</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D1E7E5B" w14:textId="77777777" w:rsidR="003F3EDE" w:rsidRPr="004866BB" w:rsidRDefault="003F3EDE" w:rsidP="0025185C">
            <w:pPr>
              <w:rPr>
                <w:rFonts w:ascii="Arial" w:eastAsia="Times New Roman" w:hAnsi="Arial" w:cs="Arial"/>
                <w:spacing w:val="-1"/>
                <w:sz w:val="20"/>
                <w:szCs w:val="20"/>
                <w:rPrChange w:id="5079"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080" w:author="Adelino Naquarta Sepalanga Domingos" w:date="2025-03-05T09:17:00Z" w16du:dateUtc="2025-03-05T08:17:00Z">
                  <w:rPr>
                    <w:rFonts w:ascii="Times New Roman" w:eastAsia="Times New Roman" w:hAnsi="Times New Roman"/>
                    <w:spacing w:val="-1"/>
                  </w:rPr>
                </w:rPrChange>
              </w:rPr>
              <w:t>Indicador da existência de adesão ao</w:t>
            </w:r>
          </w:p>
          <w:p w14:paraId="35E227A0" w14:textId="77777777" w:rsidR="003F3EDE" w:rsidRPr="004866BB" w:rsidRDefault="003F3EDE" w:rsidP="0025185C">
            <w:pPr>
              <w:rPr>
                <w:rFonts w:ascii="Arial" w:eastAsia="Times New Roman" w:hAnsi="Arial" w:cs="Arial"/>
                <w:spacing w:val="-1"/>
                <w:sz w:val="20"/>
                <w:szCs w:val="20"/>
                <w:rPrChange w:id="508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082" w:author="Adelino Naquarta Sepalanga Domingos" w:date="2025-03-05T09:17:00Z" w16du:dateUtc="2025-03-05T08:17:00Z">
                  <w:rPr>
                    <w:rFonts w:ascii="Times New Roman" w:eastAsia="Times New Roman" w:hAnsi="Times New Roman"/>
                    <w:spacing w:val="-1"/>
                  </w:rPr>
                </w:rPrChange>
              </w:rPr>
              <w:t>regime de IVA de Caixa.</w:t>
            </w:r>
          </w:p>
          <w:p w14:paraId="4016F24D" w14:textId="77777777" w:rsidR="003F3EDE" w:rsidRPr="004866BB" w:rsidRDefault="003F3EDE" w:rsidP="0025185C">
            <w:pPr>
              <w:rPr>
                <w:rFonts w:ascii="Arial" w:eastAsia="Times New Roman" w:hAnsi="Arial" w:cs="Arial"/>
                <w:spacing w:val="-1"/>
                <w:sz w:val="20"/>
                <w:szCs w:val="20"/>
                <w:rPrChange w:id="508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084" w:author="Adelino Naquarta Sepalanga Domingos" w:date="2025-03-05T09:17:00Z" w16du:dateUtc="2025-03-05T08:17:00Z">
                  <w:rPr>
                    <w:rFonts w:ascii="Times New Roman" w:eastAsia="Times New Roman" w:hAnsi="Times New Roman"/>
                    <w:spacing w:val="-1"/>
                  </w:rPr>
                </w:rPrChange>
              </w:rPr>
              <w:t>Deve ser preenchido com “1” se houver adesão e com “0” (zero) no caso contrário.</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B5A5142" w14:textId="77777777" w:rsidR="003F3EDE" w:rsidRPr="004866BB" w:rsidRDefault="003F3EDE" w:rsidP="0025185C">
            <w:pPr>
              <w:jc w:val="center"/>
              <w:rPr>
                <w:rFonts w:ascii="Arial" w:eastAsia="Times New Roman" w:hAnsi="Arial" w:cs="Arial"/>
                <w:spacing w:val="-1"/>
                <w:sz w:val="20"/>
                <w:szCs w:val="20"/>
                <w:rPrChange w:id="5085" w:author="Adelino Naquarta Sepalanga Domingos" w:date="2025-03-05T09:17:00Z" w16du:dateUtc="2025-03-05T08:17:00Z">
                  <w:rPr>
                    <w:rFonts w:ascii="Times New Roman" w:eastAsia="Times New Roman" w:hAnsi="Times New Roman"/>
                    <w:spacing w:val="-1"/>
                  </w:rPr>
                </w:rPrChange>
              </w:rPr>
            </w:pPr>
          </w:p>
          <w:p w14:paraId="62EC3049" w14:textId="77777777" w:rsidR="003F3EDE" w:rsidRPr="004866BB" w:rsidRDefault="003F3EDE" w:rsidP="0025185C">
            <w:pPr>
              <w:jc w:val="center"/>
              <w:rPr>
                <w:rFonts w:ascii="Arial" w:eastAsia="Times New Roman" w:hAnsi="Arial" w:cs="Arial"/>
                <w:spacing w:val="-1"/>
                <w:sz w:val="20"/>
                <w:szCs w:val="20"/>
                <w:rPrChange w:id="5086"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087" w:author="Adelino Naquarta Sepalanga Domingos" w:date="2025-03-05T09:17:00Z" w16du:dateUtc="2025-03-05T08:17:00Z">
                  <w:rPr>
                    <w:rFonts w:ascii="Times New Roman" w:eastAsia="Times New Roman" w:hAnsi="Times New Roman"/>
                    <w:spacing w:val="-1"/>
                  </w:rPr>
                </w:rPrChange>
              </w:rPr>
              <w:t>Inteiro</w:t>
            </w:r>
          </w:p>
        </w:tc>
      </w:tr>
      <w:tr w:rsidR="003F3EDE" w:rsidRPr="004866BB" w14:paraId="0CD8911C" w14:textId="77777777" w:rsidTr="0025185C">
        <w:trPr>
          <w:trHeight w:val="1370"/>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5E1A9FD" w14:textId="77777777" w:rsidR="003F3EDE" w:rsidRPr="004866BB" w:rsidRDefault="003F3EDE" w:rsidP="0025185C">
            <w:pPr>
              <w:jc w:val="center"/>
              <w:rPr>
                <w:rFonts w:ascii="Arial" w:eastAsia="Times New Roman" w:hAnsi="Arial" w:cs="Arial"/>
                <w:spacing w:val="-1"/>
                <w:sz w:val="20"/>
                <w:szCs w:val="20"/>
                <w:rPrChange w:id="5088"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089" w:author="Adelino Naquarta Sepalanga Domingos" w:date="2025-03-05T09:17:00Z" w16du:dateUtc="2025-03-05T08:17:00Z">
                  <w:rPr>
                    <w:rFonts w:ascii="Times New Roman" w:eastAsia="Times New Roman" w:hAnsi="Times New Roman"/>
                    <w:spacing w:val="-1"/>
                  </w:rPr>
                </w:rPrChange>
              </w:rPr>
              <w:t>4.1.4.9.3.</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D43387C" w14:textId="77777777" w:rsidR="003F3EDE" w:rsidRPr="004866BB" w:rsidRDefault="003F3EDE" w:rsidP="0025185C">
            <w:pPr>
              <w:jc w:val="center"/>
              <w:rPr>
                <w:rFonts w:ascii="Arial" w:eastAsia="Times New Roman" w:hAnsi="Arial" w:cs="Arial"/>
                <w:spacing w:val="-1"/>
                <w:sz w:val="20"/>
                <w:szCs w:val="20"/>
                <w:rPrChange w:id="5090"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091"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6DAC444" w14:textId="77777777" w:rsidR="003F3EDE" w:rsidRPr="004866BB" w:rsidRDefault="003F3EDE" w:rsidP="0025185C">
            <w:pPr>
              <w:rPr>
                <w:rFonts w:ascii="Arial" w:eastAsia="Times New Roman" w:hAnsi="Arial" w:cs="Arial"/>
                <w:spacing w:val="-1"/>
                <w:sz w:val="20"/>
                <w:szCs w:val="20"/>
                <w:rPrChange w:id="5092"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093" w:author="Adelino Naquarta Sepalanga Domingos" w:date="2025-03-05T09:17:00Z" w16du:dateUtc="2025-03-05T08:17:00Z">
                  <w:rPr>
                    <w:rFonts w:ascii="Times New Roman" w:eastAsia="Times New Roman" w:hAnsi="Times New Roman"/>
                    <w:spacing w:val="-1"/>
                  </w:rPr>
                </w:rPrChange>
              </w:rPr>
              <w:t>Emitida em nome e por conta de terceiros</w:t>
            </w:r>
          </w:p>
          <w:p w14:paraId="31A828AA" w14:textId="77777777" w:rsidR="003F3EDE" w:rsidRPr="004866BB" w:rsidRDefault="003F3EDE" w:rsidP="0025185C">
            <w:pPr>
              <w:rPr>
                <w:rFonts w:ascii="Arial" w:eastAsia="Times New Roman" w:hAnsi="Arial" w:cs="Arial"/>
                <w:spacing w:val="-1"/>
                <w:sz w:val="20"/>
                <w:szCs w:val="20"/>
                <w:rPrChange w:id="5094"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095" w:author="Adelino Naquarta Sepalanga Domingos" w:date="2025-03-05T09:17:00Z" w16du:dateUtc="2025-03-05T08:17:00Z">
                  <w:rPr>
                    <w:rFonts w:ascii="Times New Roman" w:eastAsia="Times New Roman" w:hAnsi="Times New Roman"/>
                    <w:spacing w:val="-1"/>
                  </w:rPr>
                </w:rPrChange>
              </w:rPr>
              <w:t>(ThirdPartiesBillingIndicator)</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B2CD1EF" w14:textId="77777777" w:rsidR="003F3EDE" w:rsidRPr="004866BB" w:rsidRDefault="003F3EDE" w:rsidP="0025185C">
            <w:pPr>
              <w:rPr>
                <w:rFonts w:ascii="Arial" w:eastAsia="Times New Roman" w:hAnsi="Arial" w:cs="Arial"/>
                <w:spacing w:val="-1"/>
                <w:sz w:val="20"/>
                <w:szCs w:val="20"/>
                <w:rPrChange w:id="5096"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097" w:author="Adelino Naquarta Sepalanga Domingos" w:date="2025-03-05T09:17:00Z" w16du:dateUtc="2025-03-05T08:17:00Z">
                  <w:rPr>
                    <w:rFonts w:ascii="Times New Roman" w:eastAsia="Times New Roman" w:hAnsi="Times New Roman"/>
                    <w:spacing w:val="-1"/>
                  </w:rPr>
                </w:rPrChange>
              </w:rPr>
              <w:t>Deve ser preenchido com “1” se respeitar a facturação emitida em nome e por conta de terceiros e com “0” (zero) no caso contrário.</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17E7EF0" w14:textId="77777777" w:rsidR="003F3EDE" w:rsidRPr="004866BB" w:rsidRDefault="003F3EDE" w:rsidP="0025185C">
            <w:pPr>
              <w:jc w:val="center"/>
              <w:rPr>
                <w:rFonts w:ascii="Arial" w:eastAsia="Times New Roman" w:hAnsi="Arial" w:cs="Arial"/>
                <w:spacing w:val="-1"/>
                <w:sz w:val="20"/>
                <w:szCs w:val="20"/>
                <w:rPrChange w:id="5098"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099" w:author="Adelino Naquarta Sepalanga Domingos" w:date="2025-03-05T09:17:00Z" w16du:dateUtc="2025-03-05T08:17:00Z">
                  <w:rPr>
                    <w:rFonts w:ascii="Times New Roman" w:eastAsia="Times New Roman" w:hAnsi="Times New Roman"/>
                    <w:spacing w:val="-1"/>
                  </w:rPr>
                </w:rPrChange>
              </w:rPr>
              <w:t>Inteiro</w:t>
            </w:r>
          </w:p>
        </w:tc>
      </w:tr>
      <w:tr w:rsidR="003F3EDE" w:rsidRPr="004866BB" w14:paraId="7D83CC21" w14:textId="77777777" w:rsidTr="0025185C">
        <w:trPr>
          <w:trHeight w:val="783"/>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B43A36E" w14:textId="77777777" w:rsidR="003F3EDE" w:rsidRPr="004866BB" w:rsidRDefault="003F3EDE" w:rsidP="0025185C">
            <w:pPr>
              <w:jc w:val="center"/>
              <w:rPr>
                <w:rFonts w:ascii="Arial" w:eastAsia="Times New Roman" w:hAnsi="Arial" w:cs="Arial"/>
                <w:spacing w:val="-1"/>
                <w:sz w:val="20"/>
                <w:szCs w:val="20"/>
                <w:rPrChange w:id="5100"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101" w:author="Adelino Naquarta Sepalanga Domingos" w:date="2025-03-05T09:17:00Z" w16du:dateUtc="2025-03-05T08:17:00Z">
                  <w:rPr>
                    <w:rFonts w:ascii="Times New Roman" w:eastAsia="Times New Roman" w:hAnsi="Times New Roman"/>
                    <w:spacing w:val="-1"/>
                  </w:rPr>
                </w:rPrChange>
              </w:rPr>
              <w:t>4.1.4.10.</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CE19F03" w14:textId="77777777" w:rsidR="003F3EDE" w:rsidRPr="004866BB" w:rsidRDefault="003F3EDE" w:rsidP="0025185C">
            <w:pPr>
              <w:jc w:val="center"/>
              <w:rPr>
                <w:rFonts w:ascii="Arial" w:eastAsia="Times New Roman" w:hAnsi="Arial" w:cs="Arial"/>
                <w:spacing w:val="-1"/>
                <w:sz w:val="20"/>
                <w:szCs w:val="20"/>
                <w:rPrChange w:id="5102"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103"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69DE6DF" w14:textId="77777777" w:rsidR="003F3EDE" w:rsidRPr="004866BB" w:rsidRDefault="003F3EDE" w:rsidP="0025185C">
            <w:pPr>
              <w:rPr>
                <w:rFonts w:ascii="Arial" w:eastAsia="Times New Roman" w:hAnsi="Arial" w:cs="Arial"/>
                <w:spacing w:val="-1"/>
                <w:sz w:val="20"/>
                <w:szCs w:val="20"/>
                <w:rPrChange w:id="5104"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105" w:author="Adelino Naquarta Sepalanga Domingos" w:date="2025-03-05T09:17:00Z" w16du:dateUtc="2025-03-05T08:17:00Z">
                  <w:rPr>
                    <w:rFonts w:ascii="Times New Roman" w:eastAsia="Times New Roman" w:hAnsi="Times New Roman"/>
                    <w:spacing w:val="-1"/>
                  </w:rPr>
                </w:rPrChange>
              </w:rPr>
              <w:t>Código do utilizador (SourceID)</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2AEB601" w14:textId="77777777" w:rsidR="003F3EDE" w:rsidRPr="004866BB" w:rsidRDefault="003F3EDE" w:rsidP="0025185C">
            <w:pPr>
              <w:rPr>
                <w:rFonts w:ascii="Arial" w:eastAsia="Times New Roman" w:hAnsi="Arial" w:cs="Arial"/>
                <w:spacing w:val="-1"/>
                <w:sz w:val="20"/>
                <w:szCs w:val="20"/>
                <w:rPrChange w:id="5106"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107" w:author="Adelino Naquarta Sepalanga Domingos" w:date="2025-03-05T09:17:00Z" w16du:dateUtc="2025-03-05T08:17:00Z">
                  <w:rPr>
                    <w:rFonts w:ascii="Times New Roman" w:eastAsia="Times New Roman" w:hAnsi="Times New Roman"/>
                    <w:spacing w:val="-1"/>
                  </w:rPr>
                </w:rPrChange>
              </w:rPr>
              <w:t>Utilizador que gerou o documento.</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38918A8" w14:textId="77777777" w:rsidR="003F3EDE" w:rsidRPr="004866BB" w:rsidRDefault="003F3EDE" w:rsidP="0025185C">
            <w:pPr>
              <w:jc w:val="center"/>
              <w:rPr>
                <w:rFonts w:ascii="Arial" w:eastAsia="Times New Roman" w:hAnsi="Arial" w:cs="Arial"/>
                <w:spacing w:val="-1"/>
                <w:sz w:val="20"/>
                <w:szCs w:val="20"/>
                <w:rPrChange w:id="5108"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109" w:author="Adelino Naquarta Sepalanga Domingos" w:date="2025-03-05T09:17:00Z" w16du:dateUtc="2025-03-05T08:17:00Z">
                  <w:rPr>
                    <w:rFonts w:ascii="Times New Roman" w:eastAsia="Times New Roman" w:hAnsi="Times New Roman"/>
                    <w:spacing w:val="-1"/>
                  </w:rPr>
                </w:rPrChange>
              </w:rPr>
              <w:t>Texto 30</w:t>
            </w:r>
          </w:p>
        </w:tc>
      </w:tr>
      <w:tr w:rsidR="003F3EDE" w:rsidRPr="004866BB" w14:paraId="36C89931" w14:textId="77777777" w:rsidTr="0025185C">
        <w:trPr>
          <w:trHeight w:val="1095"/>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43B0BCB" w14:textId="77777777" w:rsidR="003F3EDE" w:rsidRPr="004866BB" w:rsidRDefault="003F3EDE" w:rsidP="0025185C">
            <w:pPr>
              <w:jc w:val="center"/>
              <w:rPr>
                <w:rFonts w:ascii="Arial" w:eastAsia="Times New Roman" w:hAnsi="Arial" w:cs="Arial"/>
                <w:spacing w:val="-1"/>
                <w:sz w:val="20"/>
                <w:szCs w:val="20"/>
                <w:rPrChange w:id="5110"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111" w:author="Adelino Naquarta Sepalanga Domingos" w:date="2025-03-05T09:17:00Z" w16du:dateUtc="2025-03-05T08:17:00Z">
                  <w:rPr>
                    <w:rFonts w:ascii="Times New Roman" w:eastAsia="Times New Roman" w:hAnsi="Times New Roman"/>
                    <w:spacing w:val="-1"/>
                  </w:rPr>
                </w:rPrChange>
              </w:rPr>
              <w:t>4.1.4.11.</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84043B0" w14:textId="77777777" w:rsidR="003F3EDE" w:rsidRPr="004866BB" w:rsidRDefault="003F3EDE" w:rsidP="0025185C">
            <w:pPr>
              <w:jc w:val="center"/>
              <w:rPr>
                <w:rFonts w:ascii="Arial" w:eastAsia="Times New Roman" w:hAnsi="Arial" w:cs="Arial"/>
                <w:spacing w:val="-1"/>
                <w:sz w:val="20"/>
                <w:szCs w:val="20"/>
                <w:rPrChange w:id="5112" w:author="Adelino Naquarta Sepalanga Domingos" w:date="2025-03-05T09:17:00Z" w16du:dateUtc="2025-03-05T08:17:00Z">
                  <w:rPr>
                    <w:rFonts w:ascii="Times New Roman" w:eastAsia="Times New Roman" w:hAnsi="Times New Roman"/>
                    <w:spacing w:val="-1"/>
                  </w:rPr>
                </w:rPrChange>
              </w:rPr>
            </w:pPr>
          </w:p>
        </w:tc>
        <w:tc>
          <w:tcPr>
            <w:tcW w:w="32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47181B7" w14:textId="77777777" w:rsidR="003F3EDE" w:rsidRPr="004866BB" w:rsidRDefault="003F3EDE" w:rsidP="0025185C">
            <w:pPr>
              <w:rPr>
                <w:rFonts w:ascii="Arial" w:eastAsia="Times New Roman" w:hAnsi="Arial" w:cs="Arial"/>
                <w:spacing w:val="-1"/>
                <w:sz w:val="20"/>
                <w:szCs w:val="20"/>
                <w:rPrChange w:id="511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114" w:author="Adelino Naquarta Sepalanga Domingos" w:date="2025-03-05T09:17:00Z" w16du:dateUtc="2025-03-05T08:17:00Z">
                  <w:rPr>
                    <w:rFonts w:ascii="Times New Roman" w:eastAsia="Times New Roman" w:hAnsi="Times New Roman"/>
                    <w:spacing w:val="-1"/>
                  </w:rPr>
                </w:rPrChange>
              </w:rPr>
              <w:t>Código CAE (EACCode)</w:t>
            </w:r>
          </w:p>
          <w:p w14:paraId="518A2DF5" w14:textId="77777777" w:rsidR="003F3EDE" w:rsidRPr="004866BB" w:rsidRDefault="003F3EDE" w:rsidP="0025185C">
            <w:pPr>
              <w:rPr>
                <w:rFonts w:ascii="Arial" w:eastAsia="Times New Roman" w:hAnsi="Arial" w:cs="Arial"/>
                <w:spacing w:val="-1"/>
                <w:sz w:val="20"/>
                <w:szCs w:val="20"/>
                <w:rPrChange w:id="5115" w:author="Adelino Naquarta Sepalanga Domingos" w:date="2025-03-05T09:17:00Z" w16du:dateUtc="2025-03-05T08:17:00Z">
                  <w:rPr>
                    <w:rFonts w:ascii="Times New Roman" w:eastAsia="Times New Roman" w:hAnsi="Times New Roman"/>
                    <w:spacing w:val="-1"/>
                  </w:rPr>
                </w:rPrChange>
              </w:rPr>
            </w:pP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D120019" w14:textId="77777777" w:rsidR="003F3EDE" w:rsidRPr="004866BB" w:rsidRDefault="003F3EDE" w:rsidP="0025185C">
            <w:pPr>
              <w:rPr>
                <w:rFonts w:ascii="Arial" w:eastAsia="Times New Roman" w:hAnsi="Arial" w:cs="Arial"/>
                <w:spacing w:val="-1"/>
                <w:sz w:val="20"/>
                <w:szCs w:val="20"/>
                <w:rPrChange w:id="5116"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117" w:author="Adelino Naquarta Sepalanga Domingos" w:date="2025-03-05T09:17:00Z" w16du:dateUtc="2025-03-05T08:17:00Z">
                  <w:rPr>
                    <w:rFonts w:ascii="Times New Roman" w:eastAsia="Times New Roman" w:hAnsi="Times New Roman"/>
                    <w:spacing w:val="-1"/>
                  </w:rPr>
                </w:rPrChange>
              </w:rPr>
              <w:t>Deve ser indicado o código CAE da actividade relacionada com a emissão deste documento.</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69A8EBA" w14:textId="77777777" w:rsidR="003F3EDE" w:rsidRPr="004866BB" w:rsidRDefault="003F3EDE" w:rsidP="0025185C">
            <w:pPr>
              <w:jc w:val="center"/>
              <w:rPr>
                <w:rFonts w:ascii="Arial" w:eastAsia="Times New Roman" w:hAnsi="Arial" w:cs="Arial"/>
                <w:spacing w:val="-1"/>
                <w:sz w:val="20"/>
                <w:szCs w:val="20"/>
                <w:rPrChange w:id="5118" w:author="Adelino Naquarta Sepalanga Domingos" w:date="2025-03-05T09:17:00Z" w16du:dateUtc="2025-03-05T08:17:00Z">
                  <w:rPr>
                    <w:rFonts w:ascii="Times New Roman" w:eastAsia="Times New Roman" w:hAnsi="Times New Roman"/>
                    <w:spacing w:val="-1"/>
                  </w:rPr>
                </w:rPrChange>
              </w:rPr>
            </w:pPr>
          </w:p>
          <w:p w14:paraId="226278FF" w14:textId="77777777" w:rsidR="003F3EDE" w:rsidRPr="004866BB" w:rsidRDefault="003F3EDE" w:rsidP="0025185C">
            <w:pPr>
              <w:jc w:val="center"/>
              <w:rPr>
                <w:rFonts w:ascii="Arial" w:eastAsia="Times New Roman" w:hAnsi="Arial" w:cs="Arial"/>
                <w:spacing w:val="-1"/>
                <w:sz w:val="20"/>
                <w:szCs w:val="20"/>
                <w:rPrChange w:id="5119"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120" w:author="Adelino Naquarta Sepalanga Domingos" w:date="2025-03-05T09:17:00Z" w16du:dateUtc="2025-03-05T08:17:00Z">
                  <w:rPr>
                    <w:rFonts w:ascii="Times New Roman" w:eastAsia="Times New Roman" w:hAnsi="Times New Roman"/>
                    <w:spacing w:val="-1"/>
                  </w:rPr>
                </w:rPrChange>
              </w:rPr>
              <w:t>Texto 10</w:t>
            </w:r>
          </w:p>
        </w:tc>
      </w:tr>
      <w:tr w:rsidR="003F3EDE" w:rsidRPr="004866BB" w14:paraId="3AE5D91A" w14:textId="77777777" w:rsidTr="0025185C">
        <w:trPr>
          <w:trHeight w:val="1376"/>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8A9BC60" w14:textId="77777777" w:rsidR="003F3EDE" w:rsidRPr="004866BB" w:rsidRDefault="003F3EDE" w:rsidP="0025185C">
            <w:pPr>
              <w:jc w:val="center"/>
              <w:rPr>
                <w:rFonts w:ascii="Arial" w:eastAsia="Times New Roman" w:hAnsi="Arial" w:cs="Arial"/>
                <w:spacing w:val="-1"/>
                <w:sz w:val="20"/>
                <w:szCs w:val="20"/>
                <w:rPrChange w:id="512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122" w:author="Adelino Naquarta Sepalanga Domingos" w:date="2025-03-05T09:17:00Z" w16du:dateUtc="2025-03-05T08:17:00Z">
                  <w:rPr>
                    <w:rFonts w:ascii="Times New Roman" w:eastAsia="Times New Roman" w:hAnsi="Times New Roman"/>
                    <w:spacing w:val="-1"/>
                  </w:rPr>
                </w:rPrChange>
              </w:rPr>
              <w:t>4.1.4.12.</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2AC84F8" w14:textId="77777777" w:rsidR="003F3EDE" w:rsidRPr="004866BB" w:rsidRDefault="003F3EDE" w:rsidP="0025185C">
            <w:pPr>
              <w:jc w:val="center"/>
              <w:rPr>
                <w:rFonts w:ascii="Arial" w:eastAsia="Times New Roman" w:hAnsi="Arial" w:cs="Arial"/>
                <w:spacing w:val="-1"/>
                <w:sz w:val="20"/>
                <w:szCs w:val="20"/>
                <w:rPrChange w:id="512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124"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F75EC9F" w14:textId="77777777" w:rsidR="003F3EDE" w:rsidRPr="004866BB" w:rsidRDefault="003F3EDE" w:rsidP="0025185C">
            <w:pPr>
              <w:rPr>
                <w:rFonts w:ascii="Arial" w:eastAsia="Times New Roman" w:hAnsi="Arial" w:cs="Arial"/>
                <w:spacing w:val="-1"/>
                <w:sz w:val="20"/>
                <w:szCs w:val="20"/>
                <w:rPrChange w:id="512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126" w:author="Adelino Naquarta Sepalanga Domingos" w:date="2025-03-05T09:17:00Z" w16du:dateUtc="2025-03-05T08:17:00Z">
                  <w:rPr>
                    <w:rFonts w:ascii="Times New Roman" w:eastAsia="Times New Roman" w:hAnsi="Times New Roman"/>
                    <w:spacing w:val="-1"/>
                  </w:rPr>
                </w:rPrChange>
              </w:rPr>
              <w:t>Data de gravação do documento (SystemEntryDate)</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A035107" w14:textId="77777777" w:rsidR="003F3EDE" w:rsidRPr="004866BB" w:rsidRDefault="003F3EDE" w:rsidP="0025185C">
            <w:pPr>
              <w:rPr>
                <w:rFonts w:ascii="Arial" w:eastAsia="Times New Roman" w:hAnsi="Arial" w:cs="Arial"/>
                <w:spacing w:val="-1"/>
                <w:sz w:val="20"/>
                <w:szCs w:val="20"/>
                <w:rPrChange w:id="512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128" w:author="Adelino Naquarta Sepalanga Domingos" w:date="2025-03-05T09:17:00Z" w16du:dateUtc="2025-03-05T08:17:00Z">
                  <w:rPr>
                    <w:rFonts w:ascii="Times New Roman" w:eastAsia="Times New Roman" w:hAnsi="Times New Roman"/>
                    <w:spacing w:val="-1"/>
                  </w:rPr>
                </w:rPrChange>
              </w:rPr>
              <w:t>Data da gravação do registo ao segundo, no momento da assinatura. Tipo data e hora: “AAAA-MM- DDThh:mm:ss”.</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C483509" w14:textId="77777777" w:rsidR="003F3EDE" w:rsidRPr="004866BB" w:rsidRDefault="003F3EDE" w:rsidP="0025185C">
            <w:pPr>
              <w:jc w:val="center"/>
              <w:rPr>
                <w:rFonts w:ascii="Arial" w:eastAsia="Times New Roman" w:hAnsi="Arial" w:cs="Arial"/>
                <w:spacing w:val="-1"/>
                <w:sz w:val="20"/>
                <w:szCs w:val="20"/>
                <w:rPrChange w:id="5129" w:author="Adelino Naquarta Sepalanga Domingos" w:date="2025-03-05T09:17:00Z" w16du:dateUtc="2025-03-05T08:17:00Z">
                  <w:rPr>
                    <w:rFonts w:ascii="Times New Roman" w:eastAsia="Times New Roman" w:hAnsi="Times New Roman"/>
                    <w:spacing w:val="-1"/>
                  </w:rPr>
                </w:rPrChange>
              </w:rPr>
            </w:pPr>
          </w:p>
          <w:p w14:paraId="39277CA7" w14:textId="77777777" w:rsidR="003F3EDE" w:rsidRPr="004866BB" w:rsidRDefault="003F3EDE" w:rsidP="0025185C">
            <w:pPr>
              <w:jc w:val="center"/>
              <w:rPr>
                <w:rFonts w:ascii="Arial" w:eastAsia="Times New Roman" w:hAnsi="Arial" w:cs="Arial"/>
                <w:spacing w:val="-1"/>
                <w:sz w:val="20"/>
                <w:szCs w:val="20"/>
                <w:rPrChange w:id="5130"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131" w:author="Adelino Naquarta Sepalanga Domingos" w:date="2025-03-05T09:17:00Z" w16du:dateUtc="2025-03-05T08:17:00Z">
                  <w:rPr>
                    <w:rFonts w:ascii="Times New Roman" w:eastAsia="Times New Roman" w:hAnsi="Times New Roman"/>
                    <w:spacing w:val="-1"/>
                  </w:rPr>
                </w:rPrChange>
              </w:rPr>
              <w:t>Data e Hora</w:t>
            </w:r>
          </w:p>
        </w:tc>
      </w:tr>
      <w:tr w:rsidR="003F3EDE" w:rsidRPr="004866BB" w14:paraId="4118D250" w14:textId="77777777" w:rsidTr="0025185C">
        <w:trPr>
          <w:trHeight w:val="2168"/>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EC68A65" w14:textId="77777777" w:rsidR="003F3EDE" w:rsidRPr="004866BB" w:rsidRDefault="003F3EDE" w:rsidP="0025185C">
            <w:pPr>
              <w:jc w:val="center"/>
              <w:rPr>
                <w:rFonts w:ascii="Arial" w:eastAsia="Times New Roman" w:hAnsi="Arial" w:cs="Arial"/>
                <w:spacing w:val="-1"/>
                <w:sz w:val="20"/>
                <w:szCs w:val="20"/>
                <w:rPrChange w:id="5132" w:author="Adelino Naquarta Sepalanga Domingos" w:date="2025-03-05T09:17:00Z" w16du:dateUtc="2025-03-05T08:17:00Z">
                  <w:rPr>
                    <w:rFonts w:ascii="Times New Roman" w:eastAsia="Times New Roman" w:hAnsi="Times New Roman"/>
                    <w:spacing w:val="-1"/>
                  </w:rPr>
                </w:rPrChange>
              </w:rPr>
            </w:pPr>
          </w:p>
          <w:p w14:paraId="41B81743" w14:textId="77777777" w:rsidR="003F3EDE" w:rsidRPr="004866BB" w:rsidRDefault="003F3EDE" w:rsidP="0025185C">
            <w:pPr>
              <w:jc w:val="center"/>
              <w:rPr>
                <w:rFonts w:ascii="Arial" w:eastAsia="Times New Roman" w:hAnsi="Arial" w:cs="Arial"/>
                <w:spacing w:val="-1"/>
                <w:sz w:val="20"/>
                <w:szCs w:val="20"/>
                <w:rPrChange w:id="5133" w:author="Adelino Naquarta Sepalanga Domingos" w:date="2025-03-05T09:17:00Z" w16du:dateUtc="2025-03-05T08:17:00Z">
                  <w:rPr>
                    <w:rFonts w:ascii="Times New Roman" w:eastAsia="Times New Roman" w:hAnsi="Times New Roman"/>
                    <w:spacing w:val="-1"/>
                  </w:rPr>
                </w:rPrChange>
              </w:rPr>
            </w:pPr>
          </w:p>
          <w:p w14:paraId="4E61459F" w14:textId="77777777" w:rsidR="003F3EDE" w:rsidRPr="004866BB" w:rsidRDefault="003F3EDE" w:rsidP="0025185C">
            <w:pPr>
              <w:jc w:val="center"/>
              <w:rPr>
                <w:rFonts w:ascii="Arial" w:eastAsia="Times New Roman" w:hAnsi="Arial" w:cs="Arial"/>
                <w:spacing w:val="-1"/>
                <w:sz w:val="20"/>
                <w:szCs w:val="20"/>
                <w:rPrChange w:id="5134" w:author="Adelino Naquarta Sepalanga Domingos" w:date="2025-03-05T09:17:00Z" w16du:dateUtc="2025-03-05T08:17:00Z">
                  <w:rPr>
                    <w:rFonts w:ascii="Times New Roman" w:eastAsia="Times New Roman" w:hAnsi="Times New Roman"/>
                    <w:spacing w:val="-1"/>
                  </w:rPr>
                </w:rPrChange>
              </w:rPr>
            </w:pPr>
          </w:p>
          <w:p w14:paraId="04B8CE44" w14:textId="77777777" w:rsidR="003F3EDE" w:rsidRPr="004866BB" w:rsidRDefault="003F3EDE" w:rsidP="0025185C">
            <w:pPr>
              <w:jc w:val="center"/>
              <w:rPr>
                <w:rFonts w:ascii="Arial" w:eastAsia="Times New Roman" w:hAnsi="Arial" w:cs="Arial"/>
                <w:spacing w:val="-1"/>
                <w:sz w:val="20"/>
                <w:szCs w:val="20"/>
                <w:rPrChange w:id="5135" w:author="Adelino Naquarta Sepalanga Domingos" w:date="2025-03-05T09:17:00Z" w16du:dateUtc="2025-03-05T08:17:00Z">
                  <w:rPr>
                    <w:rFonts w:ascii="Times New Roman" w:eastAsia="Times New Roman" w:hAnsi="Times New Roman"/>
                    <w:spacing w:val="-1"/>
                  </w:rPr>
                </w:rPrChange>
              </w:rPr>
            </w:pPr>
          </w:p>
          <w:p w14:paraId="40CDB097" w14:textId="77777777" w:rsidR="003F3EDE" w:rsidRPr="004866BB" w:rsidRDefault="003F3EDE" w:rsidP="0025185C">
            <w:pPr>
              <w:jc w:val="center"/>
              <w:rPr>
                <w:rFonts w:ascii="Arial" w:eastAsia="Times New Roman" w:hAnsi="Arial" w:cs="Arial"/>
                <w:spacing w:val="-1"/>
                <w:sz w:val="20"/>
                <w:szCs w:val="20"/>
                <w:rPrChange w:id="5136" w:author="Adelino Naquarta Sepalanga Domingos" w:date="2025-03-05T09:17:00Z" w16du:dateUtc="2025-03-05T08:17:00Z">
                  <w:rPr>
                    <w:rFonts w:ascii="Times New Roman" w:eastAsia="Times New Roman" w:hAnsi="Times New Roman"/>
                    <w:spacing w:val="-1"/>
                  </w:rPr>
                </w:rPrChange>
              </w:rPr>
            </w:pPr>
          </w:p>
          <w:p w14:paraId="2DFC58F0" w14:textId="77777777" w:rsidR="003F3EDE" w:rsidRPr="004866BB" w:rsidRDefault="003F3EDE" w:rsidP="0025185C">
            <w:pPr>
              <w:jc w:val="center"/>
              <w:rPr>
                <w:rFonts w:ascii="Arial" w:eastAsia="Times New Roman" w:hAnsi="Arial" w:cs="Arial"/>
                <w:spacing w:val="-1"/>
                <w:sz w:val="20"/>
                <w:szCs w:val="20"/>
                <w:rPrChange w:id="513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138" w:author="Adelino Naquarta Sepalanga Domingos" w:date="2025-03-05T09:17:00Z" w16du:dateUtc="2025-03-05T08:17:00Z">
                  <w:rPr>
                    <w:rFonts w:ascii="Times New Roman" w:eastAsia="Times New Roman" w:hAnsi="Times New Roman"/>
                    <w:spacing w:val="-1"/>
                  </w:rPr>
                </w:rPrChange>
              </w:rPr>
              <w:t>4.1.4.13.</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4ECBEFC" w14:textId="77777777" w:rsidR="003F3EDE" w:rsidRPr="004866BB" w:rsidRDefault="003F3EDE" w:rsidP="0025185C">
            <w:pPr>
              <w:jc w:val="center"/>
              <w:rPr>
                <w:rFonts w:ascii="Arial" w:eastAsia="Times New Roman" w:hAnsi="Arial" w:cs="Arial"/>
                <w:spacing w:val="-1"/>
                <w:sz w:val="20"/>
                <w:szCs w:val="20"/>
                <w:rPrChange w:id="5139" w:author="Adelino Naquarta Sepalanga Domingos" w:date="2025-03-05T09:17:00Z" w16du:dateUtc="2025-03-05T08:17:00Z">
                  <w:rPr>
                    <w:rFonts w:ascii="Times New Roman" w:eastAsia="Times New Roman" w:hAnsi="Times New Roman"/>
                    <w:spacing w:val="-1"/>
                  </w:rPr>
                </w:rPrChange>
              </w:rPr>
            </w:pPr>
          </w:p>
          <w:p w14:paraId="4967B48B" w14:textId="77777777" w:rsidR="003F3EDE" w:rsidRPr="004866BB" w:rsidRDefault="003F3EDE" w:rsidP="0025185C">
            <w:pPr>
              <w:jc w:val="center"/>
              <w:rPr>
                <w:rFonts w:ascii="Arial" w:eastAsia="Times New Roman" w:hAnsi="Arial" w:cs="Arial"/>
                <w:spacing w:val="-1"/>
                <w:sz w:val="20"/>
                <w:szCs w:val="20"/>
                <w:rPrChange w:id="5140" w:author="Adelino Naquarta Sepalanga Domingos" w:date="2025-03-05T09:17:00Z" w16du:dateUtc="2025-03-05T08:17:00Z">
                  <w:rPr>
                    <w:rFonts w:ascii="Times New Roman" w:eastAsia="Times New Roman" w:hAnsi="Times New Roman"/>
                    <w:spacing w:val="-1"/>
                  </w:rPr>
                </w:rPrChange>
              </w:rPr>
            </w:pPr>
          </w:p>
          <w:p w14:paraId="2A862106" w14:textId="77777777" w:rsidR="003F3EDE" w:rsidRPr="004866BB" w:rsidRDefault="003F3EDE" w:rsidP="0025185C">
            <w:pPr>
              <w:jc w:val="center"/>
              <w:rPr>
                <w:rFonts w:ascii="Arial" w:eastAsia="Times New Roman" w:hAnsi="Arial" w:cs="Arial"/>
                <w:spacing w:val="-1"/>
                <w:sz w:val="20"/>
                <w:szCs w:val="20"/>
                <w:rPrChange w:id="5141" w:author="Adelino Naquarta Sepalanga Domingos" w:date="2025-03-05T09:17:00Z" w16du:dateUtc="2025-03-05T08:17:00Z">
                  <w:rPr>
                    <w:rFonts w:ascii="Times New Roman" w:eastAsia="Times New Roman" w:hAnsi="Times New Roman"/>
                    <w:spacing w:val="-1"/>
                  </w:rPr>
                </w:rPrChange>
              </w:rPr>
            </w:pPr>
          </w:p>
          <w:p w14:paraId="76ADA590" w14:textId="77777777" w:rsidR="003F3EDE" w:rsidRPr="004866BB" w:rsidRDefault="003F3EDE" w:rsidP="0025185C">
            <w:pPr>
              <w:jc w:val="center"/>
              <w:rPr>
                <w:rFonts w:ascii="Arial" w:eastAsia="Times New Roman" w:hAnsi="Arial" w:cs="Arial"/>
                <w:spacing w:val="-1"/>
                <w:sz w:val="20"/>
                <w:szCs w:val="20"/>
                <w:rPrChange w:id="5142" w:author="Adelino Naquarta Sepalanga Domingos" w:date="2025-03-05T09:17:00Z" w16du:dateUtc="2025-03-05T08:17:00Z">
                  <w:rPr>
                    <w:rFonts w:ascii="Times New Roman" w:eastAsia="Times New Roman" w:hAnsi="Times New Roman"/>
                    <w:spacing w:val="-1"/>
                  </w:rPr>
                </w:rPrChange>
              </w:rPr>
            </w:pPr>
          </w:p>
          <w:p w14:paraId="7EB582F7" w14:textId="77777777" w:rsidR="003F3EDE" w:rsidRPr="004866BB" w:rsidRDefault="003F3EDE" w:rsidP="0025185C">
            <w:pPr>
              <w:jc w:val="center"/>
              <w:rPr>
                <w:rFonts w:ascii="Arial" w:eastAsia="Times New Roman" w:hAnsi="Arial" w:cs="Arial"/>
                <w:spacing w:val="-1"/>
                <w:sz w:val="20"/>
                <w:szCs w:val="20"/>
                <w:rPrChange w:id="5143" w:author="Adelino Naquarta Sepalanga Domingos" w:date="2025-03-05T09:17:00Z" w16du:dateUtc="2025-03-05T08:17:00Z">
                  <w:rPr>
                    <w:rFonts w:ascii="Times New Roman" w:eastAsia="Times New Roman" w:hAnsi="Times New Roman"/>
                    <w:spacing w:val="-1"/>
                  </w:rPr>
                </w:rPrChange>
              </w:rPr>
            </w:pPr>
          </w:p>
          <w:p w14:paraId="146E2F1A" w14:textId="77777777" w:rsidR="003F3EDE" w:rsidRPr="004866BB" w:rsidRDefault="003F3EDE" w:rsidP="0025185C">
            <w:pPr>
              <w:jc w:val="center"/>
              <w:rPr>
                <w:rFonts w:ascii="Arial" w:eastAsia="Times New Roman" w:hAnsi="Arial" w:cs="Arial"/>
                <w:spacing w:val="-1"/>
                <w:sz w:val="20"/>
                <w:szCs w:val="20"/>
                <w:rPrChange w:id="5144" w:author="Adelino Naquarta Sepalanga Domingos" w:date="2025-03-05T09:17:00Z" w16du:dateUtc="2025-03-05T08:17:00Z">
                  <w:rPr>
                    <w:rFonts w:ascii="Times New Roman" w:eastAsia="Times New Roman" w:hAnsi="Times New Roman"/>
                    <w:spacing w:val="-1"/>
                  </w:rPr>
                </w:rPrChange>
              </w:rPr>
            </w:pPr>
          </w:p>
          <w:p w14:paraId="6211A52D" w14:textId="77777777" w:rsidR="003F3EDE" w:rsidRPr="004866BB" w:rsidRDefault="003F3EDE" w:rsidP="0025185C">
            <w:pPr>
              <w:jc w:val="center"/>
              <w:rPr>
                <w:rFonts w:ascii="Arial" w:eastAsia="Times New Roman" w:hAnsi="Arial" w:cs="Arial"/>
                <w:spacing w:val="-1"/>
                <w:sz w:val="20"/>
                <w:szCs w:val="20"/>
                <w:rPrChange w:id="514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146"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9FA9A0B" w14:textId="77777777" w:rsidR="003F3EDE" w:rsidRPr="004866BB" w:rsidRDefault="003F3EDE" w:rsidP="0025185C">
            <w:pPr>
              <w:rPr>
                <w:rFonts w:ascii="Arial" w:eastAsia="Times New Roman" w:hAnsi="Arial" w:cs="Arial"/>
                <w:spacing w:val="-1"/>
                <w:sz w:val="20"/>
                <w:szCs w:val="20"/>
                <w:rPrChange w:id="5147" w:author="Adelino Naquarta Sepalanga Domingos" w:date="2025-03-05T09:17:00Z" w16du:dateUtc="2025-03-05T08:17:00Z">
                  <w:rPr>
                    <w:rFonts w:ascii="Times New Roman" w:eastAsia="Times New Roman" w:hAnsi="Times New Roman"/>
                    <w:spacing w:val="-1"/>
                  </w:rPr>
                </w:rPrChange>
              </w:rPr>
            </w:pPr>
          </w:p>
          <w:p w14:paraId="7DF48B02" w14:textId="77777777" w:rsidR="003F3EDE" w:rsidRPr="004866BB" w:rsidRDefault="003F3EDE" w:rsidP="0025185C">
            <w:pPr>
              <w:rPr>
                <w:rFonts w:ascii="Arial" w:eastAsia="Times New Roman" w:hAnsi="Arial" w:cs="Arial"/>
                <w:spacing w:val="-1"/>
                <w:sz w:val="20"/>
                <w:szCs w:val="20"/>
                <w:rPrChange w:id="5148" w:author="Adelino Naquarta Sepalanga Domingos" w:date="2025-03-05T09:17:00Z" w16du:dateUtc="2025-03-05T08:17:00Z">
                  <w:rPr>
                    <w:rFonts w:ascii="Times New Roman" w:eastAsia="Times New Roman" w:hAnsi="Times New Roman"/>
                    <w:spacing w:val="-1"/>
                  </w:rPr>
                </w:rPrChange>
              </w:rPr>
            </w:pPr>
          </w:p>
          <w:p w14:paraId="2985C4F6" w14:textId="77777777" w:rsidR="003F3EDE" w:rsidRPr="004866BB" w:rsidRDefault="003F3EDE" w:rsidP="0025185C">
            <w:pPr>
              <w:rPr>
                <w:rFonts w:ascii="Arial" w:eastAsia="Times New Roman" w:hAnsi="Arial" w:cs="Arial"/>
                <w:spacing w:val="-1"/>
                <w:sz w:val="20"/>
                <w:szCs w:val="20"/>
                <w:rPrChange w:id="5149" w:author="Adelino Naquarta Sepalanga Domingos" w:date="2025-03-05T09:17:00Z" w16du:dateUtc="2025-03-05T08:17:00Z">
                  <w:rPr>
                    <w:rFonts w:ascii="Times New Roman" w:eastAsia="Times New Roman" w:hAnsi="Times New Roman"/>
                    <w:spacing w:val="-1"/>
                  </w:rPr>
                </w:rPrChange>
              </w:rPr>
            </w:pPr>
          </w:p>
          <w:p w14:paraId="0BE1E750" w14:textId="77777777" w:rsidR="003F3EDE" w:rsidRPr="004866BB" w:rsidRDefault="003F3EDE" w:rsidP="0025185C">
            <w:pPr>
              <w:rPr>
                <w:rFonts w:ascii="Arial" w:eastAsia="Times New Roman" w:hAnsi="Arial" w:cs="Arial"/>
                <w:spacing w:val="-1"/>
                <w:sz w:val="20"/>
                <w:szCs w:val="20"/>
                <w:rPrChange w:id="5150" w:author="Adelino Naquarta Sepalanga Domingos" w:date="2025-03-05T09:17:00Z" w16du:dateUtc="2025-03-05T08:17:00Z">
                  <w:rPr>
                    <w:rFonts w:ascii="Times New Roman" w:eastAsia="Times New Roman" w:hAnsi="Times New Roman"/>
                    <w:spacing w:val="-1"/>
                  </w:rPr>
                </w:rPrChange>
              </w:rPr>
            </w:pPr>
          </w:p>
          <w:p w14:paraId="7473A8A6" w14:textId="77777777" w:rsidR="003F3EDE" w:rsidRPr="004866BB" w:rsidRDefault="003F3EDE" w:rsidP="0025185C">
            <w:pPr>
              <w:rPr>
                <w:rFonts w:ascii="Arial" w:eastAsia="Times New Roman" w:hAnsi="Arial" w:cs="Arial"/>
                <w:spacing w:val="-1"/>
                <w:sz w:val="20"/>
                <w:szCs w:val="20"/>
                <w:rPrChange w:id="5151" w:author="Adelino Naquarta Sepalanga Domingos" w:date="2025-03-05T09:17:00Z" w16du:dateUtc="2025-03-05T08:17:00Z">
                  <w:rPr>
                    <w:rFonts w:ascii="Times New Roman" w:eastAsia="Times New Roman" w:hAnsi="Times New Roman"/>
                    <w:spacing w:val="-1"/>
                  </w:rPr>
                </w:rPrChange>
              </w:rPr>
            </w:pPr>
          </w:p>
          <w:p w14:paraId="1419D82D" w14:textId="77777777" w:rsidR="003F3EDE" w:rsidRPr="004866BB" w:rsidRDefault="003F3EDE" w:rsidP="0025185C">
            <w:pPr>
              <w:rPr>
                <w:rFonts w:ascii="Arial" w:eastAsia="Times New Roman" w:hAnsi="Arial" w:cs="Arial"/>
                <w:spacing w:val="-1"/>
                <w:sz w:val="20"/>
                <w:szCs w:val="20"/>
                <w:rPrChange w:id="5152"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153" w:author="Adelino Naquarta Sepalanga Domingos" w:date="2025-03-05T09:17:00Z" w16du:dateUtc="2025-03-05T08:17:00Z">
                  <w:rPr>
                    <w:rFonts w:ascii="Times New Roman" w:eastAsia="Times New Roman" w:hAnsi="Times New Roman"/>
                    <w:spacing w:val="-1"/>
                  </w:rPr>
                </w:rPrChange>
              </w:rPr>
              <w:t>Identificador da transação (TransactionID)</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E86F12B" w14:textId="77777777" w:rsidR="003F3EDE" w:rsidRPr="004866BB" w:rsidRDefault="003F3EDE" w:rsidP="0025185C">
            <w:pPr>
              <w:rPr>
                <w:rFonts w:ascii="Arial" w:eastAsia="Times New Roman" w:hAnsi="Arial" w:cs="Arial"/>
                <w:spacing w:val="-1"/>
                <w:sz w:val="20"/>
                <w:szCs w:val="20"/>
                <w:rPrChange w:id="5154"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155" w:author="Adelino Naquarta Sepalanga Domingos" w:date="2025-03-05T09:17:00Z" w16du:dateUtc="2025-03-05T08:17:00Z">
                  <w:rPr>
                    <w:rFonts w:ascii="Times New Roman" w:eastAsia="Times New Roman" w:hAnsi="Times New Roman"/>
                    <w:spacing w:val="-1"/>
                  </w:rPr>
                </w:rPrChange>
              </w:rPr>
              <w:t>O preenchimento é obrigatório, no caso de se tratar de um sistema integrado de contabilidade e facturação, ainda que o tipo de ficheiro (TaxAccountingBasis) não deva conter as tabelas relativas à contabilidade.</w:t>
            </w:r>
          </w:p>
          <w:p w14:paraId="59DEC8A6" w14:textId="77777777" w:rsidR="003F3EDE" w:rsidRPr="004866BB" w:rsidRDefault="003F3EDE" w:rsidP="0025185C">
            <w:pPr>
              <w:rPr>
                <w:rFonts w:ascii="Arial" w:eastAsia="Times New Roman" w:hAnsi="Arial" w:cs="Arial"/>
                <w:spacing w:val="-1"/>
                <w:sz w:val="20"/>
                <w:szCs w:val="20"/>
                <w:rPrChange w:id="5156"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157" w:author="Adelino Naquarta Sepalanga Domingos" w:date="2025-03-05T09:17:00Z" w16du:dateUtc="2025-03-05T08:17:00Z">
                  <w:rPr>
                    <w:rFonts w:ascii="Times New Roman" w:eastAsia="Times New Roman" w:hAnsi="Times New Roman"/>
                    <w:spacing w:val="-1"/>
                  </w:rPr>
                </w:rPrChange>
              </w:rPr>
              <w:t>Deve ser indicada a chave única da tabela 3. Movimentos contabilísticos (GeneralLedgerEntries) da transacção onde foi lançado este documento, respeitando a regra aí definida para o campo 3.4.3.1 - Chave única do movimento contabilístico (TransactionID).</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2C473D3" w14:textId="77777777" w:rsidR="003F3EDE" w:rsidRPr="004866BB" w:rsidRDefault="003F3EDE" w:rsidP="0025185C">
            <w:pPr>
              <w:jc w:val="center"/>
              <w:rPr>
                <w:rFonts w:ascii="Arial" w:eastAsia="Times New Roman" w:hAnsi="Arial" w:cs="Arial"/>
                <w:spacing w:val="-1"/>
                <w:sz w:val="20"/>
                <w:szCs w:val="20"/>
                <w:rPrChange w:id="5158" w:author="Adelino Naquarta Sepalanga Domingos" w:date="2025-03-05T09:17:00Z" w16du:dateUtc="2025-03-05T08:17:00Z">
                  <w:rPr>
                    <w:rFonts w:ascii="Times New Roman" w:eastAsia="Times New Roman" w:hAnsi="Times New Roman"/>
                    <w:spacing w:val="-1"/>
                  </w:rPr>
                </w:rPrChange>
              </w:rPr>
            </w:pPr>
          </w:p>
          <w:p w14:paraId="559C5897" w14:textId="77777777" w:rsidR="003F3EDE" w:rsidRPr="004866BB" w:rsidRDefault="003F3EDE" w:rsidP="0025185C">
            <w:pPr>
              <w:jc w:val="center"/>
              <w:rPr>
                <w:rFonts w:ascii="Arial" w:eastAsia="Times New Roman" w:hAnsi="Arial" w:cs="Arial"/>
                <w:spacing w:val="-1"/>
                <w:sz w:val="20"/>
                <w:szCs w:val="20"/>
                <w:rPrChange w:id="5159" w:author="Adelino Naquarta Sepalanga Domingos" w:date="2025-03-05T09:17:00Z" w16du:dateUtc="2025-03-05T08:17:00Z">
                  <w:rPr>
                    <w:rFonts w:ascii="Times New Roman" w:eastAsia="Times New Roman" w:hAnsi="Times New Roman"/>
                    <w:spacing w:val="-1"/>
                  </w:rPr>
                </w:rPrChange>
              </w:rPr>
            </w:pPr>
          </w:p>
          <w:p w14:paraId="69FF8B1E" w14:textId="77777777" w:rsidR="003F3EDE" w:rsidRPr="004866BB" w:rsidRDefault="003F3EDE" w:rsidP="0025185C">
            <w:pPr>
              <w:jc w:val="center"/>
              <w:rPr>
                <w:rFonts w:ascii="Arial" w:eastAsia="Times New Roman" w:hAnsi="Arial" w:cs="Arial"/>
                <w:spacing w:val="-1"/>
                <w:sz w:val="20"/>
                <w:szCs w:val="20"/>
                <w:rPrChange w:id="5160" w:author="Adelino Naquarta Sepalanga Domingos" w:date="2025-03-05T09:17:00Z" w16du:dateUtc="2025-03-05T08:17:00Z">
                  <w:rPr>
                    <w:rFonts w:ascii="Times New Roman" w:eastAsia="Times New Roman" w:hAnsi="Times New Roman"/>
                    <w:spacing w:val="-1"/>
                  </w:rPr>
                </w:rPrChange>
              </w:rPr>
            </w:pPr>
          </w:p>
          <w:p w14:paraId="0B88FE2E" w14:textId="77777777" w:rsidR="003F3EDE" w:rsidRPr="004866BB" w:rsidRDefault="003F3EDE" w:rsidP="0025185C">
            <w:pPr>
              <w:jc w:val="center"/>
              <w:rPr>
                <w:rFonts w:ascii="Arial" w:eastAsia="Times New Roman" w:hAnsi="Arial" w:cs="Arial"/>
                <w:spacing w:val="-1"/>
                <w:sz w:val="20"/>
                <w:szCs w:val="20"/>
                <w:rPrChange w:id="5161" w:author="Adelino Naquarta Sepalanga Domingos" w:date="2025-03-05T09:17:00Z" w16du:dateUtc="2025-03-05T08:17:00Z">
                  <w:rPr>
                    <w:rFonts w:ascii="Times New Roman" w:eastAsia="Times New Roman" w:hAnsi="Times New Roman"/>
                    <w:spacing w:val="-1"/>
                  </w:rPr>
                </w:rPrChange>
              </w:rPr>
            </w:pPr>
          </w:p>
          <w:p w14:paraId="218BDCFD" w14:textId="77777777" w:rsidR="003F3EDE" w:rsidRPr="004866BB" w:rsidRDefault="003F3EDE" w:rsidP="0025185C">
            <w:pPr>
              <w:jc w:val="center"/>
              <w:rPr>
                <w:rFonts w:ascii="Arial" w:eastAsia="Times New Roman" w:hAnsi="Arial" w:cs="Arial"/>
                <w:spacing w:val="-1"/>
                <w:sz w:val="20"/>
                <w:szCs w:val="20"/>
                <w:rPrChange w:id="5162" w:author="Adelino Naquarta Sepalanga Domingos" w:date="2025-03-05T09:17:00Z" w16du:dateUtc="2025-03-05T08:17:00Z">
                  <w:rPr>
                    <w:rFonts w:ascii="Times New Roman" w:eastAsia="Times New Roman" w:hAnsi="Times New Roman"/>
                    <w:spacing w:val="-1"/>
                  </w:rPr>
                </w:rPrChange>
              </w:rPr>
            </w:pPr>
          </w:p>
          <w:p w14:paraId="0DA9AB2F" w14:textId="77777777" w:rsidR="003F3EDE" w:rsidRPr="004866BB" w:rsidRDefault="003F3EDE" w:rsidP="0025185C">
            <w:pPr>
              <w:jc w:val="center"/>
              <w:rPr>
                <w:rFonts w:ascii="Arial" w:eastAsia="Times New Roman" w:hAnsi="Arial" w:cs="Arial"/>
                <w:spacing w:val="-1"/>
                <w:sz w:val="20"/>
                <w:szCs w:val="20"/>
                <w:rPrChange w:id="516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164" w:author="Adelino Naquarta Sepalanga Domingos" w:date="2025-03-05T09:17:00Z" w16du:dateUtc="2025-03-05T08:17:00Z">
                  <w:rPr>
                    <w:rFonts w:ascii="Times New Roman" w:eastAsia="Times New Roman" w:hAnsi="Times New Roman"/>
                    <w:spacing w:val="-1"/>
                  </w:rPr>
                </w:rPrChange>
              </w:rPr>
              <w:t>Texto 70</w:t>
            </w:r>
          </w:p>
        </w:tc>
      </w:tr>
      <w:tr w:rsidR="003F3EDE" w:rsidRPr="004866BB" w14:paraId="632B6184" w14:textId="77777777" w:rsidTr="0025185C">
        <w:trPr>
          <w:trHeight w:val="1756"/>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0490F4A" w14:textId="77777777" w:rsidR="003F3EDE" w:rsidRPr="004866BB" w:rsidRDefault="003F3EDE" w:rsidP="0025185C">
            <w:pPr>
              <w:jc w:val="center"/>
              <w:rPr>
                <w:rFonts w:ascii="Arial" w:eastAsia="Times New Roman" w:hAnsi="Arial" w:cs="Arial"/>
                <w:spacing w:val="-1"/>
                <w:sz w:val="20"/>
                <w:szCs w:val="20"/>
                <w:rPrChange w:id="5165" w:author="Adelino Naquarta Sepalanga Domingos" w:date="2025-03-05T09:17:00Z" w16du:dateUtc="2025-03-05T08:17:00Z">
                  <w:rPr>
                    <w:rFonts w:ascii="Times New Roman" w:eastAsia="Times New Roman" w:hAnsi="Times New Roman"/>
                    <w:spacing w:val="-1"/>
                  </w:rPr>
                </w:rPrChange>
              </w:rPr>
            </w:pPr>
          </w:p>
          <w:p w14:paraId="3DDC8DFB" w14:textId="77777777" w:rsidR="003F3EDE" w:rsidRPr="004866BB" w:rsidRDefault="003F3EDE" w:rsidP="0025185C">
            <w:pPr>
              <w:jc w:val="center"/>
              <w:rPr>
                <w:rFonts w:ascii="Arial" w:eastAsia="Times New Roman" w:hAnsi="Arial" w:cs="Arial"/>
                <w:spacing w:val="-1"/>
                <w:sz w:val="20"/>
                <w:szCs w:val="20"/>
                <w:rPrChange w:id="5166" w:author="Adelino Naquarta Sepalanga Domingos" w:date="2025-03-05T09:17:00Z" w16du:dateUtc="2025-03-05T08:17:00Z">
                  <w:rPr>
                    <w:rFonts w:ascii="Times New Roman" w:eastAsia="Times New Roman" w:hAnsi="Times New Roman"/>
                    <w:spacing w:val="-1"/>
                  </w:rPr>
                </w:rPrChange>
              </w:rPr>
            </w:pPr>
          </w:p>
          <w:p w14:paraId="513FB903" w14:textId="77777777" w:rsidR="003F3EDE" w:rsidRPr="004866BB" w:rsidRDefault="003F3EDE" w:rsidP="0025185C">
            <w:pPr>
              <w:jc w:val="center"/>
              <w:rPr>
                <w:rFonts w:ascii="Arial" w:eastAsia="Times New Roman" w:hAnsi="Arial" w:cs="Arial"/>
                <w:spacing w:val="-1"/>
                <w:sz w:val="20"/>
                <w:szCs w:val="20"/>
                <w:rPrChange w:id="516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168" w:author="Adelino Naquarta Sepalanga Domingos" w:date="2025-03-05T09:17:00Z" w16du:dateUtc="2025-03-05T08:17:00Z">
                  <w:rPr>
                    <w:rFonts w:ascii="Times New Roman" w:eastAsia="Times New Roman" w:hAnsi="Times New Roman"/>
                    <w:spacing w:val="-1"/>
                  </w:rPr>
                </w:rPrChange>
              </w:rPr>
              <w:t>4.1.4.14.</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4A99856" w14:textId="77777777" w:rsidR="003F3EDE" w:rsidRPr="004866BB" w:rsidRDefault="003F3EDE" w:rsidP="0025185C">
            <w:pPr>
              <w:jc w:val="center"/>
              <w:rPr>
                <w:rFonts w:ascii="Arial" w:eastAsia="Times New Roman" w:hAnsi="Arial" w:cs="Arial"/>
                <w:spacing w:val="-1"/>
                <w:sz w:val="20"/>
                <w:szCs w:val="20"/>
                <w:rPrChange w:id="5169" w:author="Adelino Naquarta Sepalanga Domingos" w:date="2025-03-05T09:17:00Z" w16du:dateUtc="2025-03-05T08:17:00Z">
                  <w:rPr>
                    <w:rFonts w:ascii="Times New Roman" w:eastAsia="Times New Roman" w:hAnsi="Times New Roman"/>
                    <w:spacing w:val="-1"/>
                  </w:rPr>
                </w:rPrChange>
              </w:rPr>
            </w:pPr>
          </w:p>
          <w:p w14:paraId="4945D277" w14:textId="77777777" w:rsidR="003F3EDE" w:rsidRPr="004866BB" w:rsidRDefault="003F3EDE" w:rsidP="0025185C">
            <w:pPr>
              <w:jc w:val="center"/>
              <w:rPr>
                <w:rFonts w:ascii="Arial" w:eastAsia="Times New Roman" w:hAnsi="Arial" w:cs="Arial"/>
                <w:spacing w:val="-1"/>
                <w:sz w:val="20"/>
                <w:szCs w:val="20"/>
                <w:rPrChange w:id="5170" w:author="Adelino Naquarta Sepalanga Domingos" w:date="2025-03-05T09:17:00Z" w16du:dateUtc="2025-03-05T08:17:00Z">
                  <w:rPr>
                    <w:rFonts w:ascii="Times New Roman" w:eastAsia="Times New Roman" w:hAnsi="Times New Roman"/>
                    <w:spacing w:val="-1"/>
                  </w:rPr>
                </w:rPrChange>
              </w:rPr>
            </w:pPr>
          </w:p>
          <w:p w14:paraId="16A7F40D" w14:textId="77777777" w:rsidR="003F3EDE" w:rsidRPr="004866BB" w:rsidRDefault="003F3EDE" w:rsidP="0025185C">
            <w:pPr>
              <w:jc w:val="center"/>
              <w:rPr>
                <w:rFonts w:ascii="Arial" w:eastAsia="Times New Roman" w:hAnsi="Arial" w:cs="Arial"/>
                <w:spacing w:val="-1"/>
                <w:sz w:val="20"/>
                <w:szCs w:val="20"/>
                <w:rPrChange w:id="517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172"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44A61E0" w14:textId="77777777" w:rsidR="003F3EDE" w:rsidRPr="004866BB" w:rsidRDefault="003F3EDE" w:rsidP="0025185C">
            <w:pPr>
              <w:rPr>
                <w:rFonts w:ascii="Arial" w:eastAsia="Times New Roman" w:hAnsi="Arial" w:cs="Arial"/>
                <w:spacing w:val="-1"/>
                <w:sz w:val="20"/>
                <w:szCs w:val="20"/>
                <w:rPrChange w:id="5173" w:author="Adelino Naquarta Sepalanga Domingos" w:date="2025-03-05T09:17:00Z" w16du:dateUtc="2025-03-05T08:17:00Z">
                  <w:rPr>
                    <w:rFonts w:ascii="Times New Roman" w:eastAsia="Times New Roman" w:hAnsi="Times New Roman"/>
                    <w:spacing w:val="-1"/>
                  </w:rPr>
                </w:rPrChange>
              </w:rPr>
            </w:pPr>
          </w:p>
          <w:p w14:paraId="7499AF54" w14:textId="77777777" w:rsidR="003F3EDE" w:rsidRPr="004866BB" w:rsidRDefault="003F3EDE" w:rsidP="0025185C">
            <w:pPr>
              <w:rPr>
                <w:rFonts w:ascii="Arial" w:eastAsia="Times New Roman" w:hAnsi="Arial" w:cs="Arial"/>
                <w:spacing w:val="-1"/>
                <w:sz w:val="20"/>
                <w:szCs w:val="20"/>
                <w:rPrChange w:id="5174" w:author="Adelino Naquarta Sepalanga Domingos" w:date="2025-03-05T09:17:00Z" w16du:dateUtc="2025-03-05T08:17:00Z">
                  <w:rPr>
                    <w:rFonts w:ascii="Times New Roman" w:eastAsia="Times New Roman" w:hAnsi="Times New Roman"/>
                    <w:spacing w:val="-1"/>
                  </w:rPr>
                </w:rPrChange>
              </w:rPr>
            </w:pPr>
          </w:p>
          <w:p w14:paraId="46E82B5E" w14:textId="77777777" w:rsidR="003F3EDE" w:rsidRPr="004866BB" w:rsidRDefault="003F3EDE" w:rsidP="0025185C">
            <w:pPr>
              <w:rPr>
                <w:rFonts w:ascii="Arial" w:eastAsia="Times New Roman" w:hAnsi="Arial" w:cs="Arial"/>
                <w:spacing w:val="-1"/>
                <w:sz w:val="20"/>
                <w:szCs w:val="20"/>
                <w:rPrChange w:id="517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176" w:author="Adelino Naquarta Sepalanga Domingos" w:date="2025-03-05T09:17:00Z" w16du:dateUtc="2025-03-05T08:17:00Z">
                  <w:rPr>
                    <w:rFonts w:ascii="Times New Roman" w:eastAsia="Times New Roman" w:hAnsi="Times New Roman"/>
                    <w:spacing w:val="-1"/>
                  </w:rPr>
                </w:rPrChange>
              </w:rPr>
              <w:t>Identificador do cliente (CustomerID)</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3D486BF" w14:textId="77777777" w:rsidR="003F3EDE" w:rsidRPr="004866BB" w:rsidRDefault="003F3EDE" w:rsidP="0025185C">
            <w:pPr>
              <w:rPr>
                <w:rFonts w:ascii="Arial" w:eastAsia="Times New Roman" w:hAnsi="Arial" w:cs="Arial"/>
                <w:spacing w:val="-1"/>
                <w:sz w:val="20"/>
                <w:szCs w:val="20"/>
                <w:rPrChange w:id="517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178" w:author="Adelino Naquarta Sepalanga Domingos" w:date="2025-03-05T09:17:00Z" w16du:dateUtc="2025-03-05T08:17:00Z">
                  <w:rPr>
                    <w:rFonts w:ascii="Times New Roman" w:eastAsia="Times New Roman" w:hAnsi="Times New Roman"/>
                    <w:spacing w:val="-1"/>
                  </w:rPr>
                </w:rPrChange>
              </w:rPr>
              <w:t>Chave única da tabela 2.2. – Tabela de clientes (Customer) respeitando a regra aí definida para o campo</w:t>
            </w:r>
          </w:p>
          <w:p w14:paraId="1B421FCF" w14:textId="77777777" w:rsidR="003F3EDE" w:rsidRPr="004866BB" w:rsidRDefault="003F3EDE" w:rsidP="0025185C">
            <w:pPr>
              <w:rPr>
                <w:rFonts w:ascii="Arial" w:eastAsia="Times New Roman" w:hAnsi="Arial" w:cs="Arial"/>
                <w:spacing w:val="-1"/>
                <w:sz w:val="20"/>
                <w:szCs w:val="20"/>
                <w:rPrChange w:id="5179"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180" w:author="Adelino Naquarta Sepalanga Domingos" w:date="2025-03-05T09:17:00Z" w16du:dateUtc="2025-03-05T08:17:00Z">
                  <w:rPr>
                    <w:rFonts w:ascii="Times New Roman" w:eastAsia="Times New Roman" w:hAnsi="Times New Roman"/>
                    <w:spacing w:val="-1"/>
                  </w:rPr>
                </w:rPrChange>
              </w:rPr>
              <w:t>2.2.1. – Identificador único do cliente (CustomerID).</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2CB1A8B" w14:textId="77777777" w:rsidR="003F3EDE" w:rsidRPr="004866BB" w:rsidRDefault="003F3EDE" w:rsidP="0025185C">
            <w:pPr>
              <w:jc w:val="center"/>
              <w:rPr>
                <w:rFonts w:ascii="Arial" w:eastAsia="Times New Roman" w:hAnsi="Arial" w:cs="Arial"/>
                <w:spacing w:val="-1"/>
                <w:sz w:val="20"/>
                <w:szCs w:val="20"/>
                <w:rPrChange w:id="5181" w:author="Adelino Naquarta Sepalanga Domingos" w:date="2025-03-05T09:17:00Z" w16du:dateUtc="2025-03-05T08:17:00Z">
                  <w:rPr>
                    <w:rFonts w:ascii="Times New Roman" w:eastAsia="Times New Roman" w:hAnsi="Times New Roman"/>
                    <w:spacing w:val="-1"/>
                  </w:rPr>
                </w:rPrChange>
              </w:rPr>
            </w:pPr>
          </w:p>
          <w:p w14:paraId="54C6383C" w14:textId="77777777" w:rsidR="003F3EDE" w:rsidRPr="004866BB" w:rsidRDefault="003F3EDE" w:rsidP="0025185C">
            <w:pPr>
              <w:jc w:val="center"/>
              <w:rPr>
                <w:rFonts w:ascii="Arial" w:eastAsia="Times New Roman" w:hAnsi="Arial" w:cs="Arial"/>
                <w:spacing w:val="-1"/>
                <w:sz w:val="20"/>
                <w:szCs w:val="20"/>
                <w:rPrChange w:id="5182" w:author="Adelino Naquarta Sepalanga Domingos" w:date="2025-03-05T09:17:00Z" w16du:dateUtc="2025-03-05T08:17:00Z">
                  <w:rPr>
                    <w:rFonts w:ascii="Times New Roman" w:eastAsia="Times New Roman" w:hAnsi="Times New Roman"/>
                    <w:spacing w:val="-1"/>
                  </w:rPr>
                </w:rPrChange>
              </w:rPr>
            </w:pPr>
          </w:p>
          <w:p w14:paraId="53684BA9" w14:textId="77777777" w:rsidR="003F3EDE" w:rsidRPr="004866BB" w:rsidRDefault="003F3EDE" w:rsidP="0025185C">
            <w:pPr>
              <w:jc w:val="center"/>
              <w:rPr>
                <w:rFonts w:ascii="Arial" w:eastAsia="Times New Roman" w:hAnsi="Arial" w:cs="Arial"/>
                <w:spacing w:val="-1"/>
                <w:sz w:val="20"/>
                <w:szCs w:val="20"/>
                <w:rPrChange w:id="518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184" w:author="Adelino Naquarta Sepalanga Domingos" w:date="2025-03-05T09:17:00Z" w16du:dateUtc="2025-03-05T08:17:00Z">
                  <w:rPr>
                    <w:rFonts w:ascii="Times New Roman" w:eastAsia="Times New Roman" w:hAnsi="Times New Roman"/>
                    <w:spacing w:val="-1"/>
                  </w:rPr>
                </w:rPrChange>
              </w:rPr>
              <w:t>Texto 30</w:t>
            </w:r>
          </w:p>
        </w:tc>
      </w:tr>
      <w:tr w:rsidR="003F3EDE" w:rsidRPr="004866BB" w14:paraId="3187FE98" w14:textId="77777777" w:rsidTr="0025185C">
        <w:trPr>
          <w:trHeight w:val="1756"/>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248FDF7" w14:textId="77777777" w:rsidR="003F3EDE" w:rsidRPr="004866BB" w:rsidRDefault="003F3EDE" w:rsidP="0025185C">
            <w:pPr>
              <w:jc w:val="center"/>
              <w:rPr>
                <w:rFonts w:ascii="Arial" w:eastAsia="Times New Roman" w:hAnsi="Arial" w:cs="Arial"/>
                <w:spacing w:val="-1"/>
                <w:sz w:val="20"/>
                <w:szCs w:val="20"/>
                <w:rPrChange w:id="5185" w:author="Adelino Naquarta Sepalanga Domingos" w:date="2025-03-05T09:17:00Z" w16du:dateUtc="2025-03-05T08:17:00Z">
                  <w:rPr>
                    <w:rFonts w:ascii="Times New Roman" w:eastAsia="Times New Roman" w:hAnsi="Times New Roman"/>
                    <w:spacing w:val="-1"/>
                  </w:rPr>
                </w:rPrChange>
              </w:rPr>
            </w:pPr>
          </w:p>
          <w:p w14:paraId="1543AD9F" w14:textId="77777777" w:rsidR="003F3EDE" w:rsidRPr="004866BB" w:rsidRDefault="003F3EDE" w:rsidP="0025185C">
            <w:pPr>
              <w:jc w:val="center"/>
              <w:rPr>
                <w:rFonts w:ascii="Arial" w:eastAsia="Times New Roman" w:hAnsi="Arial" w:cs="Arial"/>
                <w:spacing w:val="-1"/>
                <w:sz w:val="20"/>
                <w:szCs w:val="20"/>
                <w:rPrChange w:id="5186" w:author="Adelino Naquarta Sepalanga Domingos" w:date="2025-03-05T09:17:00Z" w16du:dateUtc="2025-03-05T08:17:00Z">
                  <w:rPr>
                    <w:rFonts w:ascii="Times New Roman" w:eastAsia="Times New Roman" w:hAnsi="Times New Roman"/>
                    <w:spacing w:val="-1"/>
                  </w:rPr>
                </w:rPrChange>
              </w:rPr>
            </w:pPr>
          </w:p>
          <w:p w14:paraId="60686BC6" w14:textId="77777777" w:rsidR="003F3EDE" w:rsidRPr="004866BB" w:rsidRDefault="003F3EDE" w:rsidP="0025185C">
            <w:pPr>
              <w:jc w:val="center"/>
              <w:rPr>
                <w:rFonts w:ascii="Arial" w:eastAsia="Times New Roman" w:hAnsi="Arial" w:cs="Arial"/>
                <w:spacing w:val="-1"/>
                <w:sz w:val="20"/>
                <w:szCs w:val="20"/>
                <w:rPrChange w:id="518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188" w:author="Adelino Naquarta Sepalanga Domingos" w:date="2025-03-05T09:17:00Z" w16du:dateUtc="2025-03-05T08:17:00Z">
                  <w:rPr>
                    <w:rFonts w:ascii="Times New Roman" w:eastAsia="Times New Roman" w:hAnsi="Times New Roman"/>
                    <w:spacing w:val="-1"/>
                  </w:rPr>
                </w:rPrChange>
              </w:rPr>
              <w:t>4.1.4.15.</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0FB81EB" w14:textId="77777777" w:rsidR="003F3EDE" w:rsidRPr="004866BB" w:rsidRDefault="003F3EDE" w:rsidP="0025185C">
            <w:pPr>
              <w:jc w:val="center"/>
              <w:rPr>
                <w:rFonts w:ascii="Arial" w:eastAsia="Times New Roman" w:hAnsi="Arial" w:cs="Arial"/>
                <w:spacing w:val="-1"/>
                <w:sz w:val="20"/>
                <w:szCs w:val="20"/>
                <w:rPrChange w:id="5189" w:author="Adelino Naquarta Sepalanga Domingos" w:date="2025-03-05T09:17:00Z" w16du:dateUtc="2025-03-05T08:17:00Z">
                  <w:rPr>
                    <w:rFonts w:ascii="Times New Roman" w:eastAsia="Times New Roman" w:hAnsi="Times New Roman"/>
                    <w:spacing w:val="-1"/>
                  </w:rPr>
                </w:rPrChange>
              </w:rPr>
            </w:pPr>
          </w:p>
        </w:tc>
        <w:tc>
          <w:tcPr>
            <w:tcW w:w="32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BB3D8EE" w14:textId="77777777" w:rsidR="003F3EDE" w:rsidRPr="004866BB" w:rsidRDefault="003F3EDE" w:rsidP="0025185C">
            <w:pPr>
              <w:rPr>
                <w:rFonts w:ascii="Arial" w:eastAsia="Times New Roman" w:hAnsi="Arial" w:cs="Arial"/>
                <w:spacing w:val="-1"/>
                <w:sz w:val="20"/>
                <w:szCs w:val="20"/>
                <w:rPrChange w:id="5190" w:author="Adelino Naquarta Sepalanga Domingos" w:date="2025-03-05T09:17:00Z" w16du:dateUtc="2025-03-05T08:17:00Z">
                  <w:rPr>
                    <w:rFonts w:ascii="Times New Roman" w:eastAsia="Times New Roman" w:hAnsi="Times New Roman"/>
                    <w:spacing w:val="-1"/>
                  </w:rPr>
                </w:rPrChange>
              </w:rPr>
            </w:pPr>
          </w:p>
          <w:p w14:paraId="6D960404" w14:textId="77777777" w:rsidR="003F3EDE" w:rsidRPr="004866BB" w:rsidRDefault="003F3EDE" w:rsidP="0025185C">
            <w:pPr>
              <w:rPr>
                <w:rFonts w:ascii="Arial" w:eastAsia="Times New Roman" w:hAnsi="Arial" w:cs="Arial"/>
                <w:spacing w:val="-1"/>
                <w:sz w:val="20"/>
                <w:szCs w:val="20"/>
                <w:rPrChange w:id="5191" w:author="Adelino Naquarta Sepalanga Domingos" w:date="2025-03-05T09:17:00Z" w16du:dateUtc="2025-03-05T08:17:00Z">
                  <w:rPr>
                    <w:rFonts w:ascii="Times New Roman" w:eastAsia="Times New Roman" w:hAnsi="Times New Roman"/>
                    <w:spacing w:val="-1"/>
                  </w:rPr>
                </w:rPrChange>
              </w:rPr>
            </w:pPr>
          </w:p>
          <w:p w14:paraId="2F24FA7A" w14:textId="77777777" w:rsidR="003F3EDE" w:rsidRPr="004866BB" w:rsidRDefault="003F3EDE" w:rsidP="0025185C">
            <w:pPr>
              <w:rPr>
                <w:rFonts w:ascii="Arial" w:eastAsia="Times New Roman" w:hAnsi="Arial" w:cs="Arial"/>
                <w:spacing w:val="-1"/>
                <w:sz w:val="20"/>
                <w:szCs w:val="20"/>
                <w:rPrChange w:id="5192"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193" w:author="Adelino Naquarta Sepalanga Domingos" w:date="2025-03-05T09:17:00Z" w16du:dateUtc="2025-03-05T08:17:00Z">
                  <w:rPr>
                    <w:rFonts w:ascii="Times New Roman" w:eastAsia="Times New Roman" w:hAnsi="Times New Roman"/>
                    <w:spacing w:val="-1"/>
                  </w:rPr>
                </w:rPrChange>
              </w:rPr>
              <w:t>Local de descarga (ShipTo)</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8A9D8E3" w14:textId="77777777" w:rsidR="003F3EDE" w:rsidRPr="004866BB" w:rsidRDefault="003F3EDE" w:rsidP="0025185C">
            <w:pPr>
              <w:rPr>
                <w:rFonts w:ascii="Arial" w:eastAsia="Times New Roman" w:hAnsi="Arial" w:cs="Arial"/>
                <w:spacing w:val="-1"/>
                <w:sz w:val="20"/>
                <w:szCs w:val="20"/>
                <w:rPrChange w:id="5194"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195" w:author="Adelino Naquarta Sepalanga Domingos" w:date="2025-03-05T09:17:00Z" w16du:dateUtc="2025-03-05T08:17:00Z">
                  <w:rPr>
                    <w:rFonts w:ascii="Times New Roman" w:eastAsia="Times New Roman" w:hAnsi="Times New Roman"/>
                    <w:spacing w:val="-1"/>
                  </w:rPr>
                </w:rPrChange>
              </w:rPr>
              <w:t>Informação do local e data de descarga onde os artigos vendidos são colocados à disposição do cliente, ou de quem este indicar no caso de operações triangulares.</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6F249A4" w14:textId="77777777" w:rsidR="003F3EDE" w:rsidRPr="004866BB" w:rsidRDefault="003F3EDE" w:rsidP="0025185C">
            <w:pPr>
              <w:jc w:val="center"/>
              <w:rPr>
                <w:rFonts w:ascii="Arial" w:eastAsia="Times New Roman" w:hAnsi="Arial" w:cs="Arial"/>
                <w:spacing w:val="-1"/>
                <w:sz w:val="20"/>
                <w:szCs w:val="20"/>
                <w:rPrChange w:id="5196" w:author="Adelino Naquarta Sepalanga Domingos" w:date="2025-03-05T09:17:00Z" w16du:dateUtc="2025-03-05T08:17:00Z">
                  <w:rPr>
                    <w:rFonts w:ascii="Times New Roman" w:eastAsia="Times New Roman" w:hAnsi="Times New Roman"/>
                    <w:spacing w:val="-1"/>
                  </w:rPr>
                </w:rPrChange>
              </w:rPr>
            </w:pPr>
          </w:p>
          <w:p w14:paraId="77FFF5DC" w14:textId="77777777" w:rsidR="003F3EDE" w:rsidRPr="004866BB" w:rsidRDefault="003F3EDE" w:rsidP="0025185C">
            <w:pPr>
              <w:jc w:val="center"/>
              <w:rPr>
                <w:rFonts w:ascii="Arial" w:eastAsia="Times New Roman" w:hAnsi="Arial" w:cs="Arial"/>
                <w:spacing w:val="-1"/>
                <w:sz w:val="20"/>
                <w:szCs w:val="20"/>
                <w:rPrChange w:id="519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198" w:author="Adelino Naquarta Sepalanga Domingos" w:date="2025-03-05T09:17:00Z" w16du:dateUtc="2025-03-05T08:17:00Z">
                  <w:rPr>
                    <w:rFonts w:ascii="Times New Roman" w:eastAsia="Times New Roman" w:hAnsi="Times New Roman"/>
                    <w:spacing w:val="-1"/>
                  </w:rPr>
                </w:rPrChange>
              </w:rPr>
              <w:t>Não Aplicável</w:t>
            </w:r>
          </w:p>
        </w:tc>
      </w:tr>
      <w:tr w:rsidR="003F3EDE" w:rsidRPr="004866BB" w14:paraId="7770CC6A" w14:textId="77777777" w:rsidTr="0025185C">
        <w:trPr>
          <w:trHeight w:val="1019"/>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93EE8DB" w14:textId="77777777" w:rsidR="003F3EDE" w:rsidRPr="004866BB" w:rsidRDefault="003F3EDE" w:rsidP="0025185C">
            <w:pPr>
              <w:jc w:val="center"/>
              <w:rPr>
                <w:rFonts w:ascii="Arial" w:eastAsia="Times New Roman" w:hAnsi="Arial" w:cs="Arial"/>
                <w:spacing w:val="-1"/>
                <w:sz w:val="20"/>
                <w:szCs w:val="20"/>
                <w:rPrChange w:id="5199"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200" w:author="Adelino Naquarta Sepalanga Domingos" w:date="2025-03-05T09:17:00Z" w16du:dateUtc="2025-03-05T08:17:00Z">
                  <w:rPr>
                    <w:rFonts w:ascii="Times New Roman" w:eastAsia="Times New Roman" w:hAnsi="Times New Roman"/>
                    <w:spacing w:val="-1"/>
                  </w:rPr>
                </w:rPrChange>
              </w:rPr>
              <w:t>4.1.4.15.1.</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D77F905" w14:textId="77777777" w:rsidR="003F3EDE" w:rsidRPr="004866BB" w:rsidRDefault="003F3EDE" w:rsidP="0025185C">
            <w:pPr>
              <w:jc w:val="center"/>
              <w:rPr>
                <w:rFonts w:ascii="Arial" w:eastAsia="Times New Roman" w:hAnsi="Arial" w:cs="Arial"/>
                <w:spacing w:val="-1"/>
                <w:sz w:val="20"/>
                <w:szCs w:val="20"/>
                <w:rPrChange w:id="5201" w:author="Adelino Naquarta Sepalanga Domingos" w:date="2025-03-05T09:17:00Z" w16du:dateUtc="2025-03-05T08:17:00Z">
                  <w:rPr>
                    <w:rFonts w:ascii="Times New Roman" w:eastAsia="Times New Roman" w:hAnsi="Times New Roman"/>
                    <w:spacing w:val="-1"/>
                  </w:rPr>
                </w:rPrChange>
              </w:rPr>
            </w:pPr>
          </w:p>
        </w:tc>
        <w:tc>
          <w:tcPr>
            <w:tcW w:w="32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E98F807" w14:textId="77777777" w:rsidR="003F3EDE" w:rsidRPr="004866BB" w:rsidRDefault="003F3EDE" w:rsidP="0025185C">
            <w:pPr>
              <w:rPr>
                <w:rFonts w:ascii="Arial" w:eastAsia="Times New Roman" w:hAnsi="Arial" w:cs="Arial"/>
                <w:spacing w:val="-1"/>
                <w:sz w:val="20"/>
                <w:szCs w:val="20"/>
                <w:rPrChange w:id="5202"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203" w:author="Adelino Naquarta Sepalanga Domingos" w:date="2025-03-05T09:17:00Z" w16du:dateUtc="2025-03-05T08:17:00Z">
                  <w:rPr>
                    <w:rFonts w:ascii="Times New Roman" w:eastAsia="Times New Roman" w:hAnsi="Times New Roman"/>
                    <w:spacing w:val="-1"/>
                  </w:rPr>
                </w:rPrChange>
              </w:rPr>
              <w:t>Identificador da entrega (DeliveryID)</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D6FFBC2" w14:textId="77777777" w:rsidR="003F3EDE" w:rsidRPr="004866BB" w:rsidRDefault="003F3EDE" w:rsidP="0025185C">
            <w:pPr>
              <w:rPr>
                <w:rFonts w:ascii="Arial" w:eastAsia="Times New Roman" w:hAnsi="Arial" w:cs="Arial"/>
                <w:spacing w:val="-1"/>
                <w:sz w:val="20"/>
                <w:szCs w:val="20"/>
                <w:rPrChange w:id="5204"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205" w:author="Adelino Naquarta Sepalanga Domingos" w:date="2025-03-05T09:17:00Z" w16du:dateUtc="2025-03-05T08:17:00Z">
                  <w:rPr>
                    <w:rFonts w:ascii="Times New Roman" w:eastAsia="Times New Roman" w:hAnsi="Times New Roman"/>
                    <w:spacing w:val="-1"/>
                  </w:rPr>
                </w:rPrChange>
              </w:rPr>
              <w:t>No caso de operações triangulares, deve ser indicado o local de entrega e o NIF de quem recebeu.</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C1A2BCD" w14:textId="77777777" w:rsidR="003F3EDE" w:rsidRPr="004866BB" w:rsidRDefault="003F3EDE" w:rsidP="0025185C">
            <w:pPr>
              <w:jc w:val="center"/>
              <w:rPr>
                <w:rFonts w:ascii="Arial" w:eastAsia="Times New Roman" w:hAnsi="Arial" w:cs="Arial"/>
                <w:spacing w:val="-1"/>
                <w:sz w:val="20"/>
                <w:szCs w:val="20"/>
                <w:rPrChange w:id="5206" w:author="Adelino Naquarta Sepalanga Domingos" w:date="2025-03-05T09:17:00Z" w16du:dateUtc="2025-03-05T08:17:00Z">
                  <w:rPr>
                    <w:rFonts w:ascii="Times New Roman" w:eastAsia="Times New Roman" w:hAnsi="Times New Roman"/>
                    <w:spacing w:val="-1"/>
                  </w:rPr>
                </w:rPrChange>
              </w:rPr>
            </w:pPr>
          </w:p>
          <w:p w14:paraId="030F27A6" w14:textId="77777777" w:rsidR="003F3EDE" w:rsidRPr="004866BB" w:rsidRDefault="003F3EDE" w:rsidP="0025185C">
            <w:pPr>
              <w:jc w:val="center"/>
              <w:rPr>
                <w:rFonts w:ascii="Arial" w:eastAsia="Times New Roman" w:hAnsi="Arial" w:cs="Arial"/>
                <w:spacing w:val="-1"/>
                <w:sz w:val="20"/>
                <w:szCs w:val="20"/>
                <w:rPrChange w:id="520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208" w:author="Adelino Naquarta Sepalanga Domingos" w:date="2025-03-05T09:17:00Z" w16du:dateUtc="2025-03-05T08:17:00Z">
                  <w:rPr>
                    <w:rFonts w:ascii="Times New Roman" w:eastAsia="Times New Roman" w:hAnsi="Times New Roman"/>
                    <w:spacing w:val="-1"/>
                  </w:rPr>
                </w:rPrChange>
              </w:rPr>
              <w:t>Texto 255</w:t>
            </w:r>
          </w:p>
        </w:tc>
      </w:tr>
      <w:tr w:rsidR="003F3EDE" w:rsidRPr="004866BB" w14:paraId="5BD59B68" w14:textId="77777777" w:rsidTr="0025185C">
        <w:trPr>
          <w:trHeight w:val="1080"/>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D5EF8CB" w14:textId="77777777" w:rsidR="003F3EDE" w:rsidRPr="004866BB" w:rsidRDefault="003F3EDE" w:rsidP="0025185C">
            <w:pPr>
              <w:jc w:val="center"/>
              <w:rPr>
                <w:rFonts w:ascii="Arial" w:eastAsia="Times New Roman" w:hAnsi="Arial" w:cs="Arial"/>
                <w:spacing w:val="-1"/>
                <w:sz w:val="20"/>
                <w:szCs w:val="20"/>
                <w:rPrChange w:id="5209"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210" w:author="Adelino Naquarta Sepalanga Domingos" w:date="2025-03-05T09:17:00Z" w16du:dateUtc="2025-03-05T08:17:00Z">
                  <w:rPr>
                    <w:rFonts w:ascii="Times New Roman" w:eastAsia="Times New Roman" w:hAnsi="Times New Roman"/>
                    <w:spacing w:val="-1"/>
                  </w:rPr>
                </w:rPrChange>
              </w:rPr>
              <w:t>4.1.4.15.2.</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F7B5F15" w14:textId="77777777" w:rsidR="003F3EDE" w:rsidRPr="004866BB" w:rsidRDefault="003F3EDE" w:rsidP="0025185C">
            <w:pPr>
              <w:jc w:val="center"/>
              <w:rPr>
                <w:rFonts w:ascii="Arial" w:eastAsia="Times New Roman" w:hAnsi="Arial" w:cs="Arial"/>
                <w:spacing w:val="-1"/>
                <w:sz w:val="20"/>
                <w:szCs w:val="20"/>
                <w:rPrChange w:id="5211" w:author="Adelino Naquarta Sepalanga Domingos" w:date="2025-03-05T09:17:00Z" w16du:dateUtc="2025-03-05T08:17:00Z">
                  <w:rPr>
                    <w:rFonts w:ascii="Times New Roman" w:eastAsia="Times New Roman" w:hAnsi="Times New Roman"/>
                    <w:spacing w:val="-1"/>
                  </w:rPr>
                </w:rPrChange>
              </w:rPr>
            </w:pPr>
          </w:p>
        </w:tc>
        <w:tc>
          <w:tcPr>
            <w:tcW w:w="32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AFB9294" w14:textId="77777777" w:rsidR="003F3EDE" w:rsidRPr="004866BB" w:rsidRDefault="003F3EDE" w:rsidP="0025185C">
            <w:pPr>
              <w:rPr>
                <w:rFonts w:ascii="Arial" w:eastAsia="Times New Roman" w:hAnsi="Arial" w:cs="Arial"/>
                <w:spacing w:val="-1"/>
                <w:sz w:val="20"/>
                <w:szCs w:val="20"/>
                <w:rPrChange w:id="5212"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213" w:author="Adelino Naquarta Sepalanga Domingos" w:date="2025-03-05T09:17:00Z" w16du:dateUtc="2025-03-05T08:17:00Z">
                  <w:rPr>
                    <w:rFonts w:ascii="Times New Roman" w:eastAsia="Times New Roman" w:hAnsi="Times New Roman"/>
                    <w:spacing w:val="-1"/>
                  </w:rPr>
                </w:rPrChange>
              </w:rPr>
              <w:t>Data da entrega (DeliveryDate)</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0330B9C" w14:textId="77777777" w:rsidR="003F3EDE" w:rsidRPr="004866BB" w:rsidRDefault="003F3EDE" w:rsidP="0025185C">
            <w:pPr>
              <w:rPr>
                <w:rFonts w:ascii="Arial" w:eastAsia="Times New Roman" w:hAnsi="Arial" w:cs="Arial"/>
                <w:spacing w:val="-1"/>
                <w:sz w:val="20"/>
                <w:szCs w:val="20"/>
                <w:rPrChange w:id="5214"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215" w:author="Adelino Naquarta Sepalanga Domingos" w:date="2025-03-05T09:17:00Z" w16du:dateUtc="2025-03-05T08:17:00Z">
                  <w:rPr>
                    <w:rFonts w:ascii="Times New Roman" w:eastAsia="Times New Roman" w:hAnsi="Times New Roman"/>
                    <w:spacing w:val="-1"/>
                  </w:rPr>
                </w:rPrChange>
              </w:rPr>
              <w:t>No sector segurador, este campo deve ser preenchido com a data de fim do período de cobertura do risco.</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1514354" w14:textId="77777777" w:rsidR="003F3EDE" w:rsidRPr="004866BB" w:rsidRDefault="003F3EDE" w:rsidP="0025185C">
            <w:pPr>
              <w:jc w:val="center"/>
              <w:rPr>
                <w:rFonts w:ascii="Arial" w:eastAsia="Times New Roman" w:hAnsi="Arial" w:cs="Arial"/>
                <w:spacing w:val="-1"/>
                <w:sz w:val="20"/>
                <w:szCs w:val="20"/>
                <w:rPrChange w:id="5216" w:author="Adelino Naquarta Sepalanga Domingos" w:date="2025-03-05T09:17:00Z" w16du:dateUtc="2025-03-05T08:17:00Z">
                  <w:rPr>
                    <w:rFonts w:ascii="Times New Roman" w:eastAsia="Times New Roman" w:hAnsi="Times New Roman"/>
                    <w:spacing w:val="-1"/>
                  </w:rPr>
                </w:rPrChange>
              </w:rPr>
            </w:pPr>
          </w:p>
          <w:p w14:paraId="4590B752" w14:textId="77777777" w:rsidR="003F3EDE" w:rsidRPr="004866BB" w:rsidRDefault="003F3EDE" w:rsidP="0025185C">
            <w:pPr>
              <w:jc w:val="center"/>
              <w:rPr>
                <w:rFonts w:ascii="Arial" w:eastAsia="Times New Roman" w:hAnsi="Arial" w:cs="Arial"/>
                <w:spacing w:val="-1"/>
                <w:sz w:val="20"/>
                <w:szCs w:val="20"/>
                <w:rPrChange w:id="521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218" w:author="Adelino Naquarta Sepalanga Domingos" w:date="2025-03-05T09:17:00Z" w16du:dateUtc="2025-03-05T08:17:00Z">
                  <w:rPr>
                    <w:rFonts w:ascii="Times New Roman" w:eastAsia="Times New Roman" w:hAnsi="Times New Roman"/>
                    <w:spacing w:val="-1"/>
                  </w:rPr>
                </w:rPrChange>
              </w:rPr>
              <w:t>Data</w:t>
            </w:r>
          </w:p>
        </w:tc>
      </w:tr>
      <w:tr w:rsidR="003F3EDE" w:rsidRPr="004866BB" w14:paraId="3DBB0F54" w14:textId="77777777" w:rsidTr="0025185C">
        <w:trPr>
          <w:trHeight w:val="721"/>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CB7BDB9" w14:textId="77777777" w:rsidR="003F3EDE" w:rsidRPr="004866BB" w:rsidRDefault="003F3EDE" w:rsidP="0025185C">
            <w:pPr>
              <w:jc w:val="center"/>
              <w:rPr>
                <w:rFonts w:ascii="Arial" w:eastAsia="Times New Roman" w:hAnsi="Arial" w:cs="Arial"/>
                <w:spacing w:val="-1"/>
                <w:sz w:val="20"/>
                <w:szCs w:val="20"/>
                <w:rPrChange w:id="5219"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220" w:author="Adelino Naquarta Sepalanga Domingos" w:date="2025-03-05T09:17:00Z" w16du:dateUtc="2025-03-05T08:17:00Z">
                  <w:rPr>
                    <w:rFonts w:ascii="Times New Roman" w:eastAsia="Times New Roman" w:hAnsi="Times New Roman"/>
                    <w:spacing w:val="-1"/>
                  </w:rPr>
                </w:rPrChange>
              </w:rPr>
              <w:t>4.1.4.15.3.</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FF62CFD" w14:textId="77777777" w:rsidR="003F3EDE" w:rsidRPr="004866BB" w:rsidRDefault="003F3EDE" w:rsidP="0025185C">
            <w:pPr>
              <w:jc w:val="center"/>
              <w:rPr>
                <w:rFonts w:ascii="Arial" w:eastAsia="Times New Roman" w:hAnsi="Arial" w:cs="Arial"/>
                <w:spacing w:val="-1"/>
                <w:sz w:val="20"/>
                <w:szCs w:val="20"/>
                <w:rPrChange w:id="5221" w:author="Adelino Naquarta Sepalanga Domingos" w:date="2025-03-05T09:17:00Z" w16du:dateUtc="2025-03-05T08:17:00Z">
                  <w:rPr>
                    <w:rFonts w:ascii="Times New Roman" w:eastAsia="Times New Roman" w:hAnsi="Times New Roman"/>
                    <w:spacing w:val="-1"/>
                  </w:rPr>
                </w:rPrChange>
              </w:rPr>
            </w:pPr>
          </w:p>
        </w:tc>
        <w:tc>
          <w:tcPr>
            <w:tcW w:w="32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228A407" w14:textId="77777777" w:rsidR="003F3EDE" w:rsidRPr="004866BB" w:rsidRDefault="003F3EDE" w:rsidP="0025185C">
            <w:pPr>
              <w:rPr>
                <w:rFonts w:ascii="Arial" w:eastAsia="Times New Roman" w:hAnsi="Arial" w:cs="Arial"/>
                <w:spacing w:val="-1"/>
                <w:sz w:val="20"/>
                <w:szCs w:val="20"/>
                <w:rPrChange w:id="5222"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223" w:author="Adelino Naquarta Sepalanga Domingos" w:date="2025-03-05T09:17:00Z" w16du:dateUtc="2025-03-05T08:17:00Z">
                  <w:rPr>
                    <w:rFonts w:ascii="Times New Roman" w:eastAsia="Times New Roman" w:hAnsi="Times New Roman"/>
                    <w:spacing w:val="-1"/>
                  </w:rPr>
                </w:rPrChange>
              </w:rPr>
              <w:t>Identificador do armazém de destino (WarehouseID)</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C296A46" w14:textId="77777777" w:rsidR="003F3EDE" w:rsidRPr="004866BB" w:rsidRDefault="003F3EDE" w:rsidP="0025185C">
            <w:pPr>
              <w:rPr>
                <w:rFonts w:ascii="Arial" w:eastAsia="Times New Roman" w:hAnsi="Arial" w:cs="Arial"/>
                <w:spacing w:val="-1"/>
                <w:sz w:val="20"/>
                <w:szCs w:val="20"/>
                <w:rPrChange w:id="5224" w:author="Adelino Naquarta Sepalanga Domingos" w:date="2025-03-05T09:17:00Z" w16du:dateUtc="2025-03-05T08:17: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BDECF14" w14:textId="77777777" w:rsidR="003F3EDE" w:rsidRPr="004866BB" w:rsidRDefault="003F3EDE" w:rsidP="0025185C">
            <w:pPr>
              <w:jc w:val="center"/>
              <w:rPr>
                <w:rFonts w:ascii="Arial" w:eastAsia="Times New Roman" w:hAnsi="Arial" w:cs="Arial"/>
                <w:spacing w:val="-1"/>
                <w:sz w:val="20"/>
                <w:szCs w:val="20"/>
                <w:rPrChange w:id="522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226" w:author="Adelino Naquarta Sepalanga Domingos" w:date="2025-03-05T09:17:00Z" w16du:dateUtc="2025-03-05T08:17:00Z">
                  <w:rPr>
                    <w:rFonts w:ascii="Times New Roman" w:eastAsia="Times New Roman" w:hAnsi="Times New Roman"/>
                    <w:spacing w:val="-1"/>
                  </w:rPr>
                </w:rPrChange>
              </w:rPr>
              <w:t>Texto 50</w:t>
            </w:r>
          </w:p>
        </w:tc>
      </w:tr>
      <w:tr w:rsidR="003F3EDE" w:rsidRPr="004866BB" w14:paraId="10BC2648" w14:textId="77777777" w:rsidTr="0025185C">
        <w:trPr>
          <w:trHeight w:val="880"/>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C47D3EB" w14:textId="77777777" w:rsidR="003F3EDE" w:rsidRPr="004866BB" w:rsidRDefault="003F3EDE" w:rsidP="0025185C">
            <w:pPr>
              <w:jc w:val="center"/>
              <w:rPr>
                <w:rFonts w:ascii="Arial" w:eastAsia="Times New Roman" w:hAnsi="Arial" w:cs="Arial"/>
                <w:spacing w:val="-1"/>
                <w:sz w:val="20"/>
                <w:szCs w:val="20"/>
                <w:rPrChange w:id="522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228" w:author="Adelino Naquarta Sepalanga Domingos" w:date="2025-03-05T09:17:00Z" w16du:dateUtc="2025-03-05T08:17:00Z">
                  <w:rPr>
                    <w:rFonts w:ascii="Times New Roman" w:eastAsia="Times New Roman" w:hAnsi="Times New Roman"/>
                    <w:spacing w:val="-1"/>
                  </w:rPr>
                </w:rPrChange>
              </w:rPr>
              <w:t>4.1.4.15.4.</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A99C65E" w14:textId="77777777" w:rsidR="003F3EDE" w:rsidRPr="004866BB" w:rsidRDefault="003F3EDE" w:rsidP="0025185C">
            <w:pPr>
              <w:jc w:val="center"/>
              <w:rPr>
                <w:rFonts w:ascii="Arial" w:eastAsia="Times New Roman" w:hAnsi="Arial" w:cs="Arial"/>
                <w:spacing w:val="-1"/>
                <w:sz w:val="20"/>
                <w:szCs w:val="20"/>
                <w:rPrChange w:id="5229" w:author="Adelino Naquarta Sepalanga Domingos" w:date="2025-03-05T09:17:00Z" w16du:dateUtc="2025-03-05T08:17:00Z">
                  <w:rPr>
                    <w:rFonts w:ascii="Times New Roman" w:eastAsia="Times New Roman" w:hAnsi="Times New Roman"/>
                    <w:spacing w:val="-1"/>
                  </w:rPr>
                </w:rPrChange>
              </w:rPr>
            </w:pPr>
          </w:p>
        </w:tc>
        <w:tc>
          <w:tcPr>
            <w:tcW w:w="32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85C08D8" w14:textId="77777777" w:rsidR="003F3EDE" w:rsidRPr="004866BB" w:rsidRDefault="003F3EDE" w:rsidP="0025185C">
            <w:pPr>
              <w:rPr>
                <w:rFonts w:ascii="Arial" w:eastAsia="Times New Roman" w:hAnsi="Arial" w:cs="Arial"/>
                <w:spacing w:val="-1"/>
                <w:sz w:val="20"/>
                <w:szCs w:val="20"/>
                <w:rPrChange w:id="5230"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231" w:author="Adelino Naquarta Sepalanga Domingos" w:date="2025-03-05T09:17:00Z" w16du:dateUtc="2025-03-05T08:17:00Z">
                  <w:rPr>
                    <w:rFonts w:ascii="Times New Roman" w:eastAsia="Times New Roman" w:hAnsi="Times New Roman"/>
                    <w:spacing w:val="-1"/>
                  </w:rPr>
                </w:rPrChange>
              </w:rPr>
              <w:t>Localização dos bens no armazém de destino (LocationID)</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DCC3AAE" w14:textId="77777777" w:rsidR="003F3EDE" w:rsidRPr="004866BB" w:rsidRDefault="003F3EDE" w:rsidP="0025185C">
            <w:pPr>
              <w:rPr>
                <w:rFonts w:ascii="Arial" w:eastAsia="Times New Roman" w:hAnsi="Arial" w:cs="Arial"/>
                <w:spacing w:val="-1"/>
                <w:sz w:val="20"/>
                <w:szCs w:val="20"/>
                <w:rPrChange w:id="5232" w:author="Adelino Naquarta Sepalanga Domingos" w:date="2025-03-05T09:17:00Z" w16du:dateUtc="2025-03-05T08:17: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EF41AED" w14:textId="77777777" w:rsidR="003F3EDE" w:rsidRPr="004866BB" w:rsidRDefault="003F3EDE" w:rsidP="0025185C">
            <w:pPr>
              <w:jc w:val="center"/>
              <w:rPr>
                <w:rFonts w:ascii="Arial" w:eastAsia="Times New Roman" w:hAnsi="Arial" w:cs="Arial"/>
                <w:spacing w:val="-1"/>
                <w:sz w:val="20"/>
                <w:szCs w:val="20"/>
                <w:rPrChange w:id="5233" w:author="Adelino Naquarta Sepalanga Domingos" w:date="2025-03-05T09:17:00Z" w16du:dateUtc="2025-03-05T08:17:00Z">
                  <w:rPr>
                    <w:rFonts w:ascii="Times New Roman" w:eastAsia="Times New Roman" w:hAnsi="Times New Roman"/>
                    <w:spacing w:val="-1"/>
                  </w:rPr>
                </w:rPrChange>
              </w:rPr>
            </w:pPr>
          </w:p>
          <w:p w14:paraId="15B9B75D" w14:textId="77777777" w:rsidR="003F3EDE" w:rsidRPr="004866BB" w:rsidRDefault="003F3EDE" w:rsidP="0025185C">
            <w:pPr>
              <w:jc w:val="center"/>
              <w:rPr>
                <w:rFonts w:ascii="Arial" w:eastAsia="Times New Roman" w:hAnsi="Arial" w:cs="Arial"/>
                <w:spacing w:val="-1"/>
                <w:sz w:val="20"/>
                <w:szCs w:val="20"/>
                <w:rPrChange w:id="5234"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235" w:author="Adelino Naquarta Sepalanga Domingos" w:date="2025-03-05T09:17:00Z" w16du:dateUtc="2025-03-05T08:17:00Z">
                  <w:rPr>
                    <w:rFonts w:ascii="Times New Roman" w:eastAsia="Times New Roman" w:hAnsi="Times New Roman"/>
                    <w:spacing w:val="-1"/>
                  </w:rPr>
                </w:rPrChange>
              </w:rPr>
              <w:t>Texto 30</w:t>
            </w:r>
          </w:p>
        </w:tc>
      </w:tr>
      <w:tr w:rsidR="003F3EDE" w:rsidRPr="004866BB" w14:paraId="3543BD64" w14:textId="77777777" w:rsidTr="0025185C">
        <w:trPr>
          <w:trHeight w:val="536"/>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D15542D" w14:textId="77777777" w:rsidR="003F3EDE" w:rsidRPr="004866BB" w:rsidRDefault="003F3EDE" w:rsidP="0025185C">
            <w:pPr>
              <w:jc w:val="center"/>
              <w:rPr>
                <w:rFonts w:ascii="Arial" w:eastAsia="Times New Roman" w:hAnsi="Arial" w:cs="Arial"/>
                <w:spacing w:val="-1"/>
                <w:sz w:val="20"/>
                <w:szCs w:val="20"/>
                <w:rPrChange w:id="5236"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237" w:author="Adelino Naquarta Sepalanga Domingos" w:date="2025-03-05T09:17:00Z" w16du:dateUtc="2025-03-05T08:17:00Z">
                  <w:rPr>
                    <w:rFonts w:ascii="Times New Roman" w:eastAsia="Times New Roman" w:hAnsi="Times New Roman"/>
                    <w:spacing w:val="-1"/>
                  </w:rPr>
                </w:rPrChange>
              </w:rPr>
              <w:t>4.1.4.15.5.</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64B08C7" w14:textId="77777777" w:rsidR="003F3EDE" w:rsidRPr="004866BB" w:rsidRDefault="003F3EDE" w:rsidP="0025185C">
            <w:pPr>
              <w:jc w:val="center"/>
              <w:rPr>
                <w:rFonts w:ascii="Arial" w:eastAsia="Times New Roman" w:hAnsi="Arial" w:cs="Arial"/>
                <w:spacing w:val="-1"/>
                <w:sz w:val="20"/>
                <w:szCs w:val="20"/>
                <w:rPrChange w:id="5238" w:author="Adelino Naquarta Sepalanga Domingos" w:date="2025-03-05T09:17:00Z" w16du:dateUtc="2025-03-05T08:17:00Z">
                  <w:rPr>
                    <w:rFonts w:ascii="Times New Roman" w:eastAsia="Times New Roman" w:hAnsi="Times New Roman"/>
                    <w:spacing w:val="-1"/>
                  </w:rPr>
                </w:rPrChange>
              </w:rPr>
            </w:pPr>
          </w:p>
        </w:tc>
        <w:tc>
          <w:tcPr>
            <w:tcW w:w="32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79CB09C" w14:textId="77777777" w:rsidR="003F3EDE" w:rsidRPr="004866BB" w:rsidRDefault="003F3EDE" w:rsidP="0025185C">
            <w:pPr>
              <w:rPr>
                <w:rFonts w:ascii="Arial" w:eastAsia="Times New Roman" w:hAnsi="Arial" w:cs="Arial"/>
                <w:spacing w:val="-1"/>
                <w:sz w:val="20"/>
                <w:szCs w:val="20"/>
                <w:rPrChange w:id="5239"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240" w:author="Adelino Naquarta Sepalanga Domingos" w:date="2025-03-05T09:17:00Z" w16du:dateUtc="2025-03-05T08:17:00Z">
                  <w:rPr>
                    <w:rFonts w:ascii="Times New Roman" w:eastAsia="Times New Roman" w:hAnsi="Times New Roman"/>
                    <w:spacing w:val="-1"/>
                  </w:rPr>
                </w:rPrChange>
              </w:rPr>
              <w:t>Endereço (Address)</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12FFCE0" w14:textId="77777777" w:rsidR="003F3EDE" w:rsidRPr="004866BB" w:rsidRDefault="003F3EDE" w:rsidP="0025185C">
            <w:pPr>
              <w:rPr>
                <w:rFonts w:ascii="Arial" w:eastAsia="Times New Roman" w:hAnsi="Arial" w:cs="Arial"/>
                <w:spacing w:val="-1"/>
                <w:sz w:val="20"/>
                <w:szCs w:val="20"/>
                <w:rPrChange w:id="5241" w:author="Adelino Naquarta Sepalanga Domingos" w:date="2025-03-05T09:17:00Z" w16du:dateUtc="2025-03-05T08:17: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9052405" w14:textId="77777777" w:rsidR="003F3EDE" w:rsidRPr="004866BB" w:rsidRDefault="003F3EDE" w:rsidP="0025185C">
            <w:pPr>
              <w:jc w:val="center"/>
              <w:rPr>
                <w:rFonts w:ascii="Arial" w:eastAsia="Times New Roman" w:hAnsi="Arial" w:cs="Arial"/>
                <w:spacing w:val="-1"/>
                <w:sz w:val="20"/>
                <w:szCs w:val="20"/>
                <w:rPrChange w:id="5242"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243" w:author="Adelino Naquarta Sepalanga Domingos" w:date="2025-03-05T09:17:00Z" w16du:dateUtc="2025-03-05T08:17:00Z">
                  <w:rPr>
                    <w:rFonts w:ascii="Times New Roman" w:eastAsia="Times New Roman" w:hAnsi="Times New Roman"/>
                    <w:spacing w:val="-1"/>
                  </w:rPr>
                </w:rPrChange>
              </w:rPr>
              <w:t>Não aplicável</w:t>
            </w:r>
          </w:p>
        </w:tc>
      </w:tr>
      <w:tr w:rsidR="003F3EDE" w:rsidRPr="004866BB" w14:paraId="188F6449" w14:textId="77777777" w:rsidTr="0025185C">
        <w:trPr>
          <w:trHeight w:val="382"/>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2C57C8C" w14:textId="77777777" w:rsidR="003F3EDE" w:rsidRPr="004866BB" w:rsidRDefault="003F3EDE" w:rsidP="0025185C">
            <w:pPr>
              <w:jc w:val="center"/>
              <w:rPr>
                <w:rFonts w:ascii="Arial" w:eastAsia="Times New Roman" w:hAnsi="Arial" w:cs="Arial"/>
                <w:spacing w:val="-1"/>
                <w:sz w:val="20"/>
                <w:szCs w:val="20"/>
                <w:rPrChange w:id="5244"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245" w:author="Adelino Naquarta Sepalanga Domingos" w:date="2025-03-05T09:17:00Z" w16du:dateUtc="2025-03-05T08:17:00Z">
                  <w:rPr>
                    <w:rFonts w:ascii="Times New Roman" w:eastAsia="Times New Roman" w:hAnsi="Times New Roman"/>
                    <w:spacing w:val="-1"/>
                  </w:rPr>
                </w:rPrChange>
              </w:rPr>
              <w:t>4.1.4.15.5.1.</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D47CAD1" w14:textId="77777777" w:rsidR="003F3EDE" w:rsidRPr="004866BB" w:rsidRDefault="003F3EDE" w:rsidP="0025185C">
            <w:pPr>
              <w:jc w:val="center"/>
              <w:rPr>
                <w:rFonts w:ascii="Arial" w:eastAsia="Times New Roman" w:hAnsi="Arial" w:cs="Arial"/>
                <w:spacing w:val="-1"/>
                <w:sz w:val="20"/>
                <w:szCs w:val="20"/>
                <w:rPrChange w:id="5246" w:author="Adelino Naquarta Sepalanga Domingos" w:date="2025-03-05T09:17:00Z" w16du:dateUtc="2025-03-05T08:17:00Z">
                  <w:rPr>
                    <w:rFonts w:ascii="Times New Roman" w:eastAsia="Times New Roman" w:hAnsi="Times New Roman"/>
                    <w:spacing w:val="-1"/>
                  </w:rPr>
                </w:rPrChange>
              </w:rPr>
            </w:pPr>
          </w:p>
        </w:tc>
        <w:tc>
          <w:tcPr>
            <w:tcW w:w="32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63CAA76" w14:textId="77777777" w:rsidR="003F3EDE" w:rsidRPr="004866BB" w:rsidRDefault="003F3EDE" w:rsidP="0025185C">
            <w:pPr>
              <w:rPr>
                <w:rFonts w:ascii="Arial" w:eastAsia="Times New Roman" w:hAnsi="Arial" w:cs="Arial"/>
                <w:spacing w:val="-1"/>
                <w:sz w:val="20"/>
                <w:szCs w:val="20"/>
                <w:rPrChange w:id="524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248" w:author="Adelino Naquarta Sepalanga Domingos" w:date="2025-03-05T09:17:00Z" w16du:dateUtc="2025-03-05T08:17:00Z">
                  <w:rPr>
                    <w:rFonts w:ascii="Times New Roman" w:eastAsia="Times New Roman" w:hAnsi="Times New Roman"/>
                    <w:spacing w:val="-1"/>
                  </w:rPr>
                </w:rPrChange>
              </w:rPr>
              <w:t>Número da porta (BuildingNumber)</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0646F6D" w14:textId="77777777" w:rsidR="003F3EDE" w:rsidRPr="004866BB" w:rsidRDefault="003F3EDE" w:rsidP="0025185C">
            <w:pPr>
              <w:rPr>
                <w:rFonts w:ascii="Arial" w:eastAsia="Times New Roman" w:hAnsi="Arial" w:cs="Arial"/>
                <w:spacing w:val="-1"/>
                <w:sz w:val="20"/>
                <w:szCs w:val="20"/>
                <w:rPrChange w:id="5249" w:author="Adelino Naquarta Sepalanga Domingos" w:date="2025-03-05T09:17:00Z" w16du:dateUtc="2025-03-05T08:17: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8135421" w14:textId="77777777" w:rsidR="003F3EDE" w:rsidRPr="004866BB" w:rsidRDefault="003F3EDE" w:rsidP="0025185C">
            <w:pPr>
              <w:jc w:val="center"/>
              <w:rPr>
                <w:rFonts w:ascii="Arial" w:eastAsia="Times New Roman" w:hAnsi="Arial" w:cs="Arial"/>
                <w:spacing w:val="-1"/>
                <w:sz w:val="20"/>
                <w:szCs w:val="20"/>
                <w:rPrChange w:id="5250"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251" w:author="Adelino Naquarta Sepalanga Domingos" w:date="2025-03-05T09:17:00Z" w16du:dateUtc="2025-03-05T08:17:00Z">
                  <w:rPr>
                    <w:rFonts w:ascii="Times New Roman" w:eastAsia="Times New Roman" w:hAnsi="Times New Roman"/>
                    <w:spacing w:val="-1"/>
                  </w:rPr>
                </w:rPrChange>
              </w:rPr>
              <w:t>Texto 10</w:t>
            </w:r>
          </w:p>
        </w:tc>
      </w:tr>
      <w:tr w:rsidR="003F3EDE" w:rsidRPr="004866BB" w14:paraId="2CF2FE1E" w14:textId="77777777" w:rsidTr="0025185C">
        <w:trPr>
          <w:trHeight w:val="540"/>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0070661" w14:textId="77777777" w:rsidR="003F3EDE" w:rsidRPr="004866BB" w:rsidRDefault="003F3EDE" w:rsidP="0025185C">
            <w:pPr>
              <w:jc w:val="center"/>
              <w:rPr>
                <w:rFonts w:ascii="Arial" w:eastAsia="Times New Roman" w:hAnsi="Arial" w:cs="Arial"/>
                <w:spacing w:val="-1"/>
                <w:sz w:val="20"/>
                <w:szCs w:val="20"/>
                <w:rPrChange w:id="5252"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253" w:author="Adelino Naquarta Sepalanga Domingos" w:date="2025-03-05T09:17:00Z" w16du:dateUtc="2025-03-05T08:17:00Z">
                  <w:rPr>
                    <w:rFonts w:ascii="Times New Roman" w:eastAsia="Times New Roman" w:hAnsi="Times New Roman"/>
                    <w:spacing w:val="-1"/>
                  </w:rPr>
                </w:rPrChange>
              </w:rPr>
              <w:t>4.1.4.15.5.2.</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88CAA7B" w14:textId="77777777" w:rsidR="003F3EDE" w:rsidRPr="004866BB" w:rsidRDefault="003F3EDE" w:rsidP="0025185C">
            <w:pPr>
              <w:jc w:val="center"/>
              <w:rPr>
                <w:rFonts w:ascii="Arial" w:eastAsia="Times New Roman" w:hAnsi="Arial" w:cs="Arial"/>
                <w:spacing w:val="-1"/>
                <w:sz w:val="20"/>
                <w:szCs w:val="20"/>
                <w:rPrChange w:id="5254" w:author="Adelino Naquarta Sepalanga Domingos" w:date="2025-03-05T09:17:00Z" w16du:dateUtc="2025-03-05T08:17:00Z">
                  <w:rPr>
                    <w:rFonts w:ascii="Times New Roman" w:eastAsia="Times New Roman" w:hAnsi="Times New Roman"/>
                    <w:spacing w:val="-1"/>
                  </w:rPr>
                </w:rPrChange>
              </w:rPr>
            </w:pPr>
          </w:p>
        </w:tc>
        <w:tc>
          <w:tcPr>
            <w:tcW w:w="32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774F21A" w14:textId="77777777" w:rsidR="003F3EDE" w:rsidRPr="004866BB" w:rsidRDefault="003F3EDE" w:rsidP="0025185C">
            <w:pPr>
              <w:rPr>
                <w:rFonts w:ascii="Arial" w:eastAsia="Times New Roman" w:hAnsi="Arial" w:cs="Arial"/>
                <w:spacing w:val="-1"/>
                <w:sz w:val="20"/>
                <w:szCs w:val="20"/>
                <w:rPrChange w:id="525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256" w:author="Adelino Naquarta Sepalanga Domingos" w:date="2025-03-05T09:17:00Z" w16du:dateUtc="2025-03-05T08:17:00Z">
                  <w:rPr>
                    <w:rFonts w:ascii="Times New Roman" w:eastAsia="Times New Roman" w:hAnsi="Times New Roman"/>
                    <w:spacing w:val="-1"/>
                  </w:rPr>
                </w:rPrChange>
              </w:rPr>
              <w:t>Nome da rua (StreetName)</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C787283" w14:textId="77777777" w:rsidR="003F3EDE" w:rsidRPr="004866BB" w:rsidRDefault="003F3EDE" w:rsidP="0025185C">
            <w:pPr>
              <w:rPr>
                <w:rFonts w:ascii="Arial" w:eastAsia="Times New Roman" w:hAnsi="Arial" w:cs="Arial"/>
                <w:spacing w:val="-1"/>
                <w:sz w:val="20"/>
                <w:szCs w:val="20"/>
                <w:rPrChange w:id="5257" w:author="Adelino Naquarta Sepalanga Domingos" w:date="2025-03-05T09:17:00Z" w16du:dateUtc="2025-03-05T08:17: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3CDE5BB" w14:textId="77777777" w:rsidR="003F3EDE" w:rsidRPr="004866BB" w:rsidRDefault="003F3EDE" w:rsidP="0025185C">
            <w:pPr>
              <w:jc w:val="center"/>
              <w:rPr>
                <w:rFonts w:ascii="Arial" w:eastAsia="Times New Roman" w:hAnsi="Arial" w:cs="Arial"/>
                <w:spacing w:val="-1"/>
                <w:sz w:val="20"/>
                <w:szCs w:val="20"/>
                <w:rPrChange w:id="5258"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259" w:author="Adelino Naquarta Sepalanga Domingos" w:date="2025-03-05T09:17:00Z" w16du:dateUtc="2025-03-05T08:17:00Z">
                  <w:rPr>
                    <w:rFonts w:ascii="Times New Roman" w:eastAsia="Times New Roman" w:hAnsi="Times New Roman"/>
                    <w:spacing w:val="-1"/>
                  </w:rPr>
                </w:rPrChange>
              </w:rPr>
              <w:t>Texto 200</w:t>
            </w:r>
          </w:p>
        </w:tc>
      </w:tr>
      <w:tr w:rsidR="003F3EDE" w:rsidRPr="004866BB" w14:paraId="74183A4D" w14:textId="77777777" w:rsidTr="0025185C">
        <w:trPr>
          <w:trHeight w:val="624"/>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10B8DCF" w14:textId="77777777" w:rsidR="003F3EDE" w:rsidRPr="004866BB" w:rsidRDefault="003F3EDE" w:rsidP="0025185C">
            <w:pPr>
              <w:jc w:val="center"/>
              <w:rPr>
                <w:rFonts w:ascii="Arial" w:eastAsia="Times New Roman" w:hAnsi="Arial" w:cs="Arial"/>
                <w:spacing w:val="-1"/>
                <w:sz w:val="20"/>
                <w:szCs w:val="20"/>
                <w:rPrChange w:id="5260"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261" w:author="Adelino Naquarta Sepalanga Domingos" w:date="2025-03-05T09:17:00Z" w16du:dateUtc="2025-03-05T08:17:00Z">
                  <w:rPr>
                    <w:rFonts w:ascii="Times New Roman" w:eastAsia="Times New Roman" w:hAnsi="Times New Roman"/>
                    <w:spacing w:val="-1"/>
                  </w:rPr>
                </w:rPrChange>
              </w:rPr>
              <w:t>4.1.4.15.5.3.</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34BE790" w14:textId="77777777" w:rsidR="003F3EDE" w:rsidRPr="004866BB" w:rsidRDefault="003F3EDE" w:rsidP="0025185C">
            <w:pPr>
              <w:jc w:val="center"/>
              <w:rPr>
                <w:rFonts w:ascii="Arial" w:eastAsia="Times New Roman" w:hAnsi="Arial" w:cs="Arial"/>
                <w:spacing w:val="-1"/>
                <w:sz w:val="20"/>
                <w:szCs w:val="20"/>
                <w:rPrChange w:id="5262"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263"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1FF3CFC" w14:textId="77777777" w:rsidR="003F3EDE" w:rsidRPr="004866BB" w:rsidRDefault="003F3EDE" w:rsidP="0025185C">
            <w:pPr>
              <w:rPr>
                <w:rFonts w:ascii="Arial" w:eastAsia="Times New Roman" w:hAnsi="Arial" w:cs="Arial"/>
                <w:spacing w:val="-1"/>
                <w:sz w:val="20"/>
                <w:szCs w:val="20"/>
                <w:rPrChange w:id="5264"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265" w:author="Adelino Naquarta Sepalanga Domingos" w:date="2025-03-05T09:17:00Z" w16du:dateUtc="2025-03-05T08:17:00Z">
                  <w:rPr>
                    <w:rFonts w:ascii="Times New Roman" w:eastAsia="Times New Roman" w:hAnsi="Times New Roman"/>
                    <w:spacing w:val="-1"/>
                  </w:rPr>
                </w:rPrChange>
              </w:rPr>
              <w:t>Endereço detalhado (AddressDetail)</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7D33AF8" w14:textId="77777777" w:rsidR="003F3EDE" w:rsidRPr="004866BB" w:rsidRDefault="003F3EDE" w:rsidP="0025185C">
            <w:pPr>
              <w:rPr>
                <w:rFonts w:ascii="Arial" w:eastAsia="Times New Roman" w:hAnsi="Arial" w:cs="Arial"/>
                <w:spacing w:val="-1"/>
                <w:sz w:val="20"/>
                <w:szCs w:val="20"/>
                <w:rPrChange w:id="5266"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267" w:author="Adelino Naquarta Sepalanga Domingos" w:date="2025-03-05T09:17:00Z" w16du:dateUtc="2025-03-05T08:17:00Z">
                  <w:rPr>
                    <w:rFonts w:ascii="Times New Roman" w:eastAsia="Times New Roman" w:hAnsi="Times New Roman"/>
                    <w:spacing w:val="-1"/>
                  </w:rPr>
                </w:rPrChange>
              </w:rPr>
              <w:t>Deve incluir o nome da rua, número da porta e andar, se aplicável.</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D8A0CC2" w14:textId="77777777" w:rsidR="003F3EDE" w:rsidRPr="004866BB" w:rsidRDefault="003F3EDE" w:rsidP="0025185C">
            <w:pPr>
              <w:jc w:val="center"/>
              <w:rPr>
                <w:rFonts w:ascii="Arial" w:eastAsia="Times New Roman" w:hAnsi="Arial" w:cs="Arial"/>
                <w:spacing w:val="-1"/>
                <w:sz w:val="20"/>
                <w:szCs w:val="20"/>
                <w:rPrChange w:id="5268"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269" w:author="Adelino Naquarta Sepalanga Domingos" w:date="2025-03-05T09:17:00Z" w16du:dateUtc="2025-03-05T08:17:00Z">
                  <w:rPr>
                    <w:rFonts w:ascii="Times New Roman" w:eastAsia="Times New Roman" w:hAnsi="Times New Roman"/>
                    <w:spacing w:val="-1"/>
                  </w:rPr>
                </w:rPrChange>
              </w:rPr>
              <w:t>Texto 210</w:t>
            </w:r>
          </w:p>
        </w:tc>
      </w:tr>
      <w:tr w:rsidR="003F3EDE" w:rsidRPr="004866BB" w14:paraId="798162A3" w14:textId="77777777" w:rsidTr="0025185C">
        <w:trPr>
          <w:trHeight w:val="322"/>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0819548" w14:textId="77777777" w:rsidR="003F3EDE" w:rsidRPr="004866BB" w:rsidRDefault="003F3EDE" w:rsidP="0025185C">
            <w:pPr>
              <w:jc w:val="center"/>
              <w:rPr>
                <w:rFonts w:ascii="Arial" w:eastAsia="Times New Roman" w:hAnsi="Arial" w:cs="Arial"/>
                <w:spacing w:val="-1"/>
                <w:sz w:val="20"/>
                <w:szCs w:val="20"/>
                <w:rPrChange w:id="5270"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271" w:author="Adelino Naquarta Sepalanga Domingos" w:date="2025-03-05T09:17:00Z" w16du:dateUtc="2025-03-05T08:17:00Z">
                  <w:rPr>
                    <w:rFonts w:ascii="Times New Roman" w:eastAsia="Times New Roman" w:hAnsi="Times New Roman"/>
                    <w:spacing w:val="-1"/>
                  </w:rPr>
                </w:rPrChange>
              </w:rPr>
              <w:t>4.1.4.15.5.4.</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648C7FE" w14:textId="77777777" w:rsidR="003F3EDE" w:rsidRPr="004866BB" w:rsidRDefault="003F3EDE" w:rsidP="0025185C">
            <w:pPr>
              <w:jc w:val="center"/>
              <w:rPr>
                <w:rFonts w:ascii="Arial" w:eastAsia="Times New Roman" w:hAnsi="Arial" w:cs="Arial"/>
                <w:spacing w:val="-1"/>
                <w:sz w:val="20"/>
                <w:szCs w:val="20"/>
                <w:rPrChange w:id="5272"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273"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12D3724" w14:textId="77777777" w:rsidR="003F3EDE" w:rsidRPr="004866BB" w:rsidRDefault="003F3EDE" w:rsidP="0025185C">
            <w:pPr>
              <w:rPr>
                <w:rFonts w:ascii="Arial" w:eastAsia="Times New Roman" w:hAnsi="Arial" w:cs="Arial"/>
                <w:spacing w:val="-1"/>
                <w:sz w:val="20"/>
                <w:szCs w:val="20"/>
                <w:rPrChange w:id="5274"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275" w:author="Adelino Naquarta Sepalanga Domingos" w:date="2025-03-05T09:17:00Z" w16du:dateUtc="2025-03-05T08:17:00Z">
                  <w:rPr>
                    <w:rFonts w:ascii="Times New Roman" w:eastAsia="Times New Roman" w:hAnsi="Times New Roman"/>
                    <w:spacing w:val="-1"/>
                  </w:rPr>
                </w:rPrChange>
              </w:rPr>
              <w:t>Cidade (City)</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EA907B8" w14:textId="77777777" w:rsidR="003F3EDE" w:rsidRPr="004866BB" w:rsidRDefault="003F3EDE" w:rsidP="0025185C">
            <w:pPr>
              <w:rPr>
                <w:rFonts w:ascii="Arial" w:eastAsia="Times New Roman" w:hAnsi="Arial" w:cs="Arial"/>
                <w:spacing w:val="-1"/>
                <w:sz w:val="20"/>
                <w:szCs w:val="20"/>
                <w:rPrChange w:id="5276" w:author="Adelino Naquarta Sepalanga Domingos" w:date="2025-03-05T09:17:00Z" w16du:dateUtc="2025-03-05T08:17: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599D4B2" w14:textId="77777777" w:rsidR="003F3EDE" w:rsidRPr="004866BB" w:rsidRDefault="003F3EDE" w:rsidP="0025185C">
            <w:pPr>
              <w:jc w:val="center"/>
              <w:rPr>
                <w:rFonts w:ascii="Arial" w:eastAsia="Times New Roman" w:hAnsi="Arial" w:cs="Arial"/>
                <w:spacing w:val="-1"/>
                <w:sz w:val="20"/>
                <w:szCs w:val="20"/>
                <w:rPrChange w:id="527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278" w:author="Adelino Naquarta Sepalanga Domingos" w:date="2025-03-05T09:17:00Z" w16du:dateUtc="2025-03-05T08:17:00Z">
                  <w:rPr>
                    <w:rFonts w:ascii="Times New Roman" w:eastAsia="Times New Roman" w:hAnsi="Times New Roman"/>
                    <w:spacing w:val="-1"/>
                  </w:rPr>
                </w:rPrChange>
              </w:rPr>
              <w:t>Texto 50</w:t>
            </w:r>
          </w:p>
        </w:tc>
      </w:tr>
      <w:tr w:rsidR="003F3EDE" w:rsidRPr="004866BB" w14:paraId="54760B9D" w14:textId="77777777" w:rsidTr="0025185C">
        <w:trPr>
          <w:trHeight w:val="402"/>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3B20D55" w14:textId="77777777" w:rsidR="003F3EDE" w:rsidRPr="004866BB" w:rsidRDefault="003F3EDE" w:rsidP="0025185C">
            <w:pPr>
              <w:jc w:val="center"/>
              <w:rPr>
                <w:rFonts w:ascii="Arial" w:eastAsia="Times New Roman" w:hAnsi="Arial" w:cs="Arial"/>
                <w:spacing w:val="-1"/>
                <w:sz w:val="20"/>
                <w:szCs w:val="20"/>
                <w:rPrChange w:id="5279"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280" w:author="Adelino Naquarta Sepalanga Domingos" w:date="2025-03-05T09:17:00Z" w16du:dateUtc="2025-03-05T08:17:00Z">
                  <w:rPr>
                    <w:rFonts w:ascii="Times New Roman" w:eastAsia="Times New Roman" w:hAnsi="Times New Roman"/>
                    <w:spacing w:val="-1"/>
                  </w:rPr>
                </w:rPrChange>
              </w:rPr>
              <w:t>4.1.4.15.5.5.</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0B67B7B" w14:textId="77777777" w:rsidR="003F3EDE" w:rsidRPr="004866BB" w:rsidRDefault="003F3EDE" w:rsidP="0025185C">
            <w:pPr>
              <w:jc w:val="center"/>
              <w:rPr>
                <w:rFonts w:ascii="Arial" w:eastAsia="Times New Roman" w:hAnsi="Arial" w:cs="Arial"/>
                <w:spacing w:val="-1"/>
                <w:sz w:val="20"/>
                <w:szCs w:val="20"/>
                <w:rPrChange w:id="5281" w:author="Adelino Naquarta Sepalanga Domingos" w:date="2025-03-05T09:17:00Z" w16du:dateUtc="2025-03-05T08:17:00Z">
                  <w:rPr>
                    <w:rFonts w:ascii="Times New Roman" w:eastAsia="Times New Roman" w:hAnsi="Times New Roman"/>
                    <w:spacing w:val="-1"/>
                  </w:rPr>
                </w:rPrChange>
              </w:rPr>
            </w:pPr>
          </w:p>
        </w:tc>
        <w:tc>
          <w:tcPr>
            <w:tcW w:w="32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3ABCC10" w14:textId="77777777" w:rsidR="003F3EDE" w:rsidRPr="004866BB" w:rsidRDefault="003F3EDE" w:rsidP="0025185C">
            <w:pPr>
              <w:rPr>
                <w:rFonts w:ascii="Arial" w:eastAsia="Times New Roman" w:hAnsi="Arial" w:cs="Arial"/>
                <w:spacing w:val="-1"/>
                <w:sz w:val="20"/>
                <w:szCs w:val="20"/>
                <w:rPrChange w:id="5282"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283" w:author="Adelino Naquarta Sepalanga Domingos" w:date="2025-03-05T09:17:00Z" w16du:dateUtc="2025-03-05T08:17:00Z">
                  <w:rPr>
                    <w:rFonts w:ascii="Times New Roman" w:eastAsia="Times New Roman" w:hAnsi="Times New Roman"/>
                    <w:spacing w:val="-1"/>
                  </w:rPr>
                </w:rPrChange>
              </w:rPr>
              <w:t>Código postal (PostalCode)</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0C06C5D" w14:textId="77777777" w:rsidR="003F3EDE" w:rsidRPr="004866BB" w:rsidRDefault="003F3EDE" w:rsidP="0025185C">
            <w:pPr>
              <w:rPr>
                <w:rFonts w:ascii="Arial" w:eastAsia="Times New Roman" w:hAnsi="Arial" w:cs="Arial"/>
                <w:spacing w:val="-1"/>
                <w:sz w:val="20"/>
                <w:szCs w:val="20"/>
                <w:rPrChange w:id="5284" w:author="Adelino Naquarta Sepalanga Domingos" w:date="2025-03-05T09:17:00Z" w16du:dateUtc="2025-03-05T08:17: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109EA80" w14:textId="77777777" w:rsidR="003F3EDE" w:rsidRPr="004866BB" w:rsidRDefault="003F3EDE" w:rsidP="0025185C">
            <w:pPr>
              <w:jc w:val="center"/>
              <w:rPr>
                <w:rFonts w:ascii="Arial" w:eastAsia="Times New Roman" w:hAnsi="Arial" w:cs="Arial"/>
                <w:spacing w:val="-1"/>
                <w:sz w:val="20"/>
                <w:szCs w:val="20"/>
                <w:rPrChange w:id="528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286" w:author="Adelino Naquarta Sepalanga Domingos" w:date="2025-03-05T09:17:00Z" w16du:dateUtc="2025-03-05T08:17:00Z">
                  <w:rPr>
                    <w:rFonts w:ascii="Times New Roman" w:eastAsia="Times New Roman" w:hAnsi="Times New Roman"/>
                    <w:spacing w:val="-1"/>
                  </w:rPr>
                </w:rPrChange>
              </w:rPr>
              <w:t>Texto 20</w:t>
            </w:r>
          </w:p>
        </w:tc>
      </w:tr>
      <w:tr w:rsidR="003F3EDE" w:rsidRPr="004866BB" w14:paraId="33547D5E" w14:textId="77777777" w:rsidTr="0025185C">
        <w:trPr>
          <w:trHeight w:val="299"/>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FA85B14" w14:textId="77777777" w:rsidR="003F3EDE" w:rsidRPr="004866BB" w:rsidRDefault="003F3EDE" w:rsidP="0025185C">
            <w:pPr>
              <w:jc w:val="center"/>
              <w:rPr>
                <w:rFonts w:ascii="Arial" w:eastAsia="Times New Roman" w:hAnsi="Arial" w:cs="Arial"/>
                <w:spacing w:val="-1"/>
                <w:sz w:val="20"/>
                <w:szCs w:val="20"/>
                <w:rPrChange w:id="528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288" w:author="Adelino Naquarta Sepalanga Domingos" w:date="2025-03-05T09:17:00Z" w16du:dateUtc="2025-03-05T08:17:00Z">
                  <w:rPr>
                    <w:rFonts w:ascii="Times New Roman" w:eastAsia="Times New Roman" w:hAnsi="Times New Roman"/>
                    <w:spacing w:val="-1"/>
                  </w:rPr>
                </w:rPrChange>
              </w:rPr>
              <w:t>4.1.4.15.5.6.</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8BAEE54" w14:textId="77777777" w:rsidR="003F3EDE" w:rsidRPr="004866BB" w:rsidRDefault="003F3EDE" w:rsidP="0025185C">
            <w:pPr>
              <w:jc w:val="center"/>
              <w:rPr>
                <w:rFonts w:ascii="Arial" w:eastAsia="Times New Roman" w:hAnsi="Arial" w:cs="Arial"/>
                <w:spacing w:val="-1"/>
                <w:sz w:val="20"/>
                <w:szCs w:val="20"/>
                <w:rPrChange w:id="5289" w:author="Adelino Naquarta Sepalanga Domingos" w:date="2025-03-05T09:17:00Z" w16du:dateUtc="2025-03-05T08:17:00Z">
                  <w:rPr>
                    <w:rFonts w:ascii="Times New Roman" w:eastAsia="Times New Roman" w:hAnsi="Times New Roman"/>
                    <w:spacing w:val="-1"/>
                  </w:rPr>
                </w:rPrChange>
              </w:rPr>
            </w:pPr>
          </w:p>
        </w:tc>
        <w:tc>
          <w:tcPr>
            <w:tcW w:w="32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655BAC0" w14:textId="77777777" w:rsidR="003F3EDE" w:rsidRPr="004866BB" w:rsidRDefault="003F3EDE" w:rsidP="0025185C">
            <w:pPr>
              <w:rPr>
                <w:rFonts w:ascii="Arial" w:eastAsia="Times New Roman" w:hAnsi="Arial" w:cs="Arial"/>
                <w:spacing w:val="-1"/>
                <w:sz w:val="20"/>
                <w:szCs w:val="20"/>
                <w:rPrChange w:id="5290"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291" w:author="Adelino Naquarta Sepalanga Domingos" w:date="2025-03-05T09:17:00Z" w16du:dateUtc="2025-03-05T08:17:00Z">
                  <w:rPr>
                    <w:rFonts w:ascii="Times New Roman" w:eastAsia="Times New Roman" w:hAnsi="Times New Roman"/>
                    <w:spacing w:val="-1"/>
                  </w:rPr>
                </w:rPrChange>
              </w:rPr>
              <w:t>Província (Province)</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1EA0E00" w14:textId="77777777" w:rsidR="003F3EDE" w:rsidRPr="004866BB" w:rsidRDefault="003F3EDE" w:rsidP="0025185C">
            <w:pPr>
              <w:rPr>
                <w:rFonts w:ascii="Arial" w:eastAsia="Times New Roman" w:hAnsi="Arial" w:cs="Arial"/>
                <w:spacing w:val="-1"/>
                <w:sz w:val="20"/>
                <w:szCs w:val="20"/>
                <w:rPrChange w:id="5292" w:author="Adelino Naquarta Sepalanga Domingos" w:date="2025-03-05T09:17:00Z" w16du:dateUtc="2025-03-05T08:17: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B27DCF5" w14:textId="77777777" w:rsidR="003F3EDE" w:rsidRPr="004866BB" w:rsidRDefault="003F3EDE" w:rsidP="0025185C">
            <w:pPr>
              <w:jc w:val="center"/>
              <w:rPr>
                <w:rFonts w:ascii="Arial" w:eastAsia="Times New Roman" w:hAnsi="Arial" w:cs="Arial"/>
                <w:spacing w:val="-1"/>
                <w:sz w:val="20"/>
                <w:szCs w:val="20"/>
                <w:rPrChange w:id="529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294" w:author="Adelino Naquarta Sepalanga Domingos" w:date="2025-03-05T09:17:00Z" w16du:dateUtc="2025-03-05T08:17:00Z">
                  <w:rPr>
                    <w:rFonts w:ascii="Times New Roman" w:eastAsia="Times New Roman" w:hAnsi="Times New Roman"/>
                    <w:spacing w:val="-1"/>
                  </w:rPr>
                </w:rPrChange>
              </w:rPr>
              <w:t>Texto 50</w:t>
            </w:r>
          </w:p>
        </w:tc>
      </w:tr>
      <w:tr w:rsidR="003F3EDE" w:rsidRPr="004866BB" w14:paraId="2E51BA3D" w14:textId="77777777" w:rsidTr="0025185C">
        <w:trPr>
          <w:trHeight w:val="645"/>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B5A5B3C" w14:textId="77777777" w:rsidR="003F3EDE" w:rsidRPr="004866BB" w:rsidRDefault="003F3EDE" w:rsidP="0025185C">
            <w:pPr>
              <w:jc w:val="center"/>
              <w:rPr>
                <w:rFonts w:ascii="Arial" w:eastAsia="Times New Roman" w:hAnsi="Arial" w:cs="Arial"/>
                <w:spacing w:val="-1"/>
                <w:sz w:val="20"/>
                <w:szCs w:val="20"/>
                <w:rPrChange w:id="529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296" w:author="Adelino Naquarta Sepalanga Domingos" w:date="2025-03-05T09:17:00Z" w16du:dateUtc="2025-03-05T08:17:00Z">
                  <w:rPr>
                    <w:rFonts w:ascii="Times New Roman" w:eastAsia="Times New Roman" w:hAnsi="Times New Roman"/>
                    <w:spacing w:val="-1"/>
                  </w:rPr>
                </w:rPrChange>
              </w:rPr>
              <w:t>4.1.4.15.5.7.</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46AEFB3" w14:textId="77777777" w:rsidR="003F3EDE" w:rsidRPr="004866BB" w:rsidRDefault="003F3EDE" w:rsidP="0025185C">
            <w:pPr>
              <w:jc w:val="center"/>
              <w:rPr>
                <w:rFonts w:ascii="Arial" w:eastAsia="Times New Roman" w:hAnsi="Arial" w:cs="Arial"/>
                <w:spacing w:val="-1"/>
                <w:sz w:val="20"/>
                <w:szCs w:val="20"/>
                <w:rPrChange w:id="529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298"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57A9D3C" w14:textId="77777777" w:rsidR="003F3EDE" w:rsidRPr="004866BB" w:rsidRDefault="003F3EDE" w:rsidP="0025185C">
            <w:pPr>
              <w:rPr>
                <w:rFonts w:ascii="Arial" w:eastAsia="Times New Roman" w:hAnsi="Arial" w:cs="Arial"/>
                <w:spacing w:val="-1"/>
                <w:sz w:val="20"/>
                <w:szCs w:val="20"/>
                <w:rPrChange w:id="5299"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300" w:author="Adelino Naquarta Sepalanga Domingos" w:date="2025-03-05T09:17:00Z" w16du:dateUtc="2025-03-05T08:17:00Z">
                  <w:rPr>
                    <w:rFonts w:ascii="Times New Roman" w:eastAsia="Times New Roman" w:hAnsi="Times New Roman"/>
                    <w:spacing w:val="-1"/>
                  </w:rPr>
                </w:rPrChange>
              </w:rPr>
              <w:t>País (Country)</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BEF069F" w14:textId="77777777" w:rsidR="003F3EDE" w:rsidRPr="004866BB" w:rsidRDefault="003F3EDE" w:rsidP="0025185C">
            <w:pPr>
              <w:rPr>
                <w:rFonts w:ascii="Arial" w:eastAsia="Times New Roman" w:hAnsi="Arial" w:cs="Arial"/>
                <w:spacing w:val="-1"/>
                <w:sz w:val="20"/>
                <w:szCs w:val="20"/>
                <w:rPrChange w:id="530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302" w:author="Adelino Naquarta Sepalanga Domingos" w:date="2025-03-05T09:17:00Z" w16du:dateUtc="2025-03-05T08:17:00Z">
                  <w:rPr>
                    <w:rFonts w:ascii="Times New Roman" w:eastAsia="Times New Roman" w:hAnsi="Times New Roman"/>
                    <w:spacing w:val="-1"/>
                  </w:rPr>
                </w:rPrChange>
              </w:rPr>
              <w:t>Deve ser preenchido de acordo com a norma ISO 3166 - 1-alpha-2.</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BDDFD79" w14:textId="77777777" w:rsidR="003F3EDE" w:rsidRPr="004866BB" w:rsidRDefault="003F3EDE" w:rsidP="0025185C">
            <w:pPr>
              <w:jc w:val="center"/>
              <w:rPr>
                <w:rFonts w:ascii="Arial" w:eastAsia="Times New Roman" w:hAnsi="Arial" w:cs="Arial"/>
                <w:spacing w:val="-1"/>
                <w:sz w:val="20"/>
                <w:szCs w:val="20"/>
                <w:rPrChange w:id="530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304" w:author="Adelino Naquarta Sepalanga Domingos" w:date="2025-03-05T09:17:00Z" w16du:dateUtc="2025-03-05T08:17:00Z">
                  <w:rPr>
                    <w:rFonts w:ascii="Times New Roman" w:eastAsia="Times New Roman" w:hAnsi="Times New Roman"/>
                    <w:spacing w:val="-1"/>
                  </w:rPr>
                </w:rPrChange>
              </w:rPr>
              <w:t>Texto 2</w:t>
            </w:r>
          </w:p>
        </w:tc>
      </w:tr>
      <w:tr w:rsidR="003F3EDE" w:rsidRPr="004866BB" w14:paraId="13A9C870" w14:textId="77777777" w:rsidTr="0025185C">
        <w:trPr>
          <w:trHeight w:val="1027"/>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062813E" w14:textId="77777777" w:rsidR="003F3EDE" w:rsidRPr="004866BB" w:rsidRDefault="003F3EDE" w:rsidP="0025185C">
            <w:pPr>
              <w:jc w:val="center"/>
              <w:rPr>
                <w:rFonts w:ascii="Arial" w:eastAsia="Times New Roman" w:hAnsi="Arial" w:cs="Arial"/>
                <w:spacing w:val="-1"/>
                <w:sz w:val="20"/>
                <w:szCs w:val="20"/>
                <w:rPrChange w:id="530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306" w:author="Adelino Naquarta Sepalanga Domingos" w:date="2025-03-05T09:17:00Z" w16du:dateUtc="2025-03-05T08:17:00Z">
                  <w:rPr>
                    <w:rFonts w:ascii="Times New Roman" w:eastAsia="Times New Roman" w:hAnsi="Times New Roman"/>
                    <w:spacing w:val="-1"/>
                  </w:rPr>
                </w:rPrChange>
              </w:rPr>
              <w:t>4.1.4.16.</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E04DB27" w14:textId="77777777" w:rsidR="003F3EDE" w:rsidRPr="004866BB" w:rsidRDefault="003F3EDE" w:rsidP="0025185C">
            <w:pPr>
              <w:jc w:val="center"/>
              <w:rPr>
                <w:rFonts w:ascii="Arial" w:eastAsia="Times New Roman" w:hAnsi="Arial" w:cs="Arial"/>
                <w:spacing w:val="-1"/>
                <w:sz w:val="20"/>
                <w:szCs w:val="20"/>
                <w:rPrChange w:id="5307" w:author="Adelino Naquarta Sepalanga Domingos" w:date="2025-03-05T09:17:00Z" w16du:dateUtc="2025-03-05T08:17:00Z">
                  <w:rPr>
                    <w:rFonts w:ascii="Times New Roman" w:eastAsia="Times New Roman" w:hAnsi="Times New Roman"/>
                    <w:spacing w:val="-1"/>
                  </w:rPr>
                </w:rPrChange>
              </w:rPr>
            </w:pPr>
          </w:p>
        </w:tc>
        <w:tc>
          <w:tcPr>
            <w:tcW w:w="32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B58206B" w14:textId="77777777" w:rsidR="003F3EDE" w:rsidRPr="004866BB" w:rsidRDefault="003F3EDE" w:rsidP="0025185C">
            <w:pPr>
              <w:rPr>
                <w:rFonts w:ascii="Arial" w:eastAsia="Times New Roman" w:hAnsi="Arial" w:cs="Arial"/>
                <w:spacing w:val="-1"/>
                <w:sz w:val="20"/>
                <w:szCs w:val="20"/>
                <w:rPrChange w:id="5308"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309" w:author="Adelino Naquarta Sepalanga Domingos" w:date="2025-03-05T09:17:00Z" w16du:dateUtc="2025-03-05T08:17:00Z">
                  <w:rPr>
                    <w:rFonts w:ascii="Times New Roman" w:eastAsia="Times New Roman" w:hAnsi="Times New Roman"/>
                    <w:spacing w:val="-1"/>
                  </w:rPr>
                </w:rPrChange>
              </w:rPr>
              <w:t>Local de carga (ShipFrom)</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EE053A8" w14:textId="77777777" w:rsidR="003F3EDE" w:rsidRPr="004866BB" w:rsidRDefault="003F3EDE" w:rsidP="0025185C">
            <w:pPr>
              <w:rPr>
                <w:rFonts w:ascii="Arial" w:eastAsia="Times New Roman" w:hAnsi="Arial" w:cs="Arial"/>
                <w:spacing w:val="-1"/>
                <w:sz w:val="20"/>
                <w:szCs w:val="20"/>
                <w:rPrChange w:id="5310"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311" w:author="Adelino Naquarta Sepalanga Domingos" w:date="2025-03-05T09:17:00Z" w16du:dateUtc="2025-03-05T08:17:00Z">
                  <w:rPr>
                    <w:rFonts w:ascii="Times New Roman" w:eastAsia="Times New Roman" w:hAnsi="Times New Roman"/>
                    <w:spacing w:val="-1"/>
                  </w:rPr>
                </w:rPrChange>
              </w:rPr>
              <w:t>Informação do local e data de carga onde se inicia a expedição dos artigos vendidos para o cliente.</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EF62302" w14:textId="77777777" w:rsidR="003F3EDE" w:rsidRPr="004866BB" w:rsidRDefault="003F3EDE" w:rsidP="0025185C">
            <w:pPr>
              <w:jc w:val="center"/>
              <w:rPr>
                <w:rFonts w:ascii="Arial" w:eastAsia="Times New Roman" w:hAnsi="Arial" w:cs="Arial"/>
                <w:spacing w:val="-1"/>
                <w:sz w:val="20"/>
                <w:szCs w:val="20"/>
                <w:rPrChange w:id="5312"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313" w:author="Adelino Naquarta Sepalanga Domingos" w:date="2025-03-05T09:17:00Z" w16du:dateUtc="2025-03-05T08:17:00Z">
                  <w:rPr>
                    <w:rFonts w:ascii="Times New Roman" w:eastAsia="Times New Roman" w:hAnsi="Times New Roman"/>
                    <w:spacing w:val="-1"/>
                  </w:rPr>
                </w:rPrChange>
              </w:rPr>
              <w:t>Não Aplicável</w:t>
            </w:r>
          </w:p>
        </w:tc>
      </w:tr>
      <w:tr w:rsidR="003F3EDE" w:rsidRPr="004866BB" w14:paraId="3B1B745B" w14:textId="77777777" w:rsidTr="0025185C">
        <w:trPr>
          <w:trHeight w:val="1220"/>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37B39D1" w14:textId="77777777" w:rsidR="003F3EDE" w:rsidRPr="004866BB" w:rsidRDefault="003F3EDE" w:rsidP="0025185C">
            <w:pPr>
              <w:jc w:val="center"/>
              <w:rPr>
                <w:rFonts w:ascii="Arial" w:eastAsia="Times New Roman" w:hAnsi="Arial" w:cs="Arial"/>
                <w:spacing w:val="-1"/>
                <w:sz w:val="20"/>
                <w:szCs w:val="20"/>
                <w:rPrChange w:id="5314"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315" w:author="Adelino Naquarta Sepalanga Domingos" w:date="2025-03-05T09:17:00Z" w16du:dateUtc="2025-03-05T08:17:00Z">
                  <w:rPr>
                    <w:rFonts w:ascii="Times New Roman" w:eastAsia="Times New Roman" w:hAnsi="Times New Roman"/>
                    <w:spacing w:val="-1"/>
                  </w:rPr>
                </w:rPrChange>
              </w:rPr>
              <w:t>4.1.4.16.1.</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965EB8E" w14:textId="77777777" w:rsidR="003F3EDE" w:rsidRPr="004866BB" w:rsidRDefault="003F3EDE" w:rsidP="0025185C">
            <w:pPr>
              <w:jc w:val="center"/>
              <w:rPr>
                <w:rFonts w:ascii="Arial" w:eastAsia="Times New Roman" w:hAnsi="Arial" w:cs="Arial"/>
                <w:spacing w:val="-1"/>
                <w:sz w:val="20"/>
                <w:szCs w:val="20"/>
                <w:rPrChange w:id="5316" w:author="Adelino Naquarta Sepalanga Domingos" w:date="2025-03-05T09:17:00Z" w16du:dateUtc="2025-03-05T08:17:00Z">
                  <w:rPr>
                    <w:rFonts w:ascii="Times New Roman" w:eastAsia="Times New Roman" w:hAnsi="Times New Roman"/>
                    <w:spacing w:val="-1"/>
                  </w:rPr>
                </w:rPrChange>
              </w:rPr>
            </w:pPr>
          </w:p>
        </w:tc>
        <w:tc>
          <w:tcPr>
            <w:tcW w:w="32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60A7E54" w14:textId="77777777" w:rsidR="003F3EDE" w:rsidRPr="004866BB" w:rsidRDefault="003F3EDE" w:rsidP="0025185C">
            <w:pPr>
              <w:rPr>
                <w:rFonts w:ascii="Arial" w:eastAsia="Times New Roman" w:hAnsi="Arial" w:cs="Arial"/>
                <w:spacing w:val="-1"/>
                <w:sz w:val="20"/>
                <w:szCs w:val="20"/>
                <w:rPrChange w:id="531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318" w:author="Adelino Naquarta Sepalanga Domingos" w:date="2025-03-05T09:17:00Z" w16du:dateUtc="2025-03-05T08:17:00Z">
                  <w:rPr>
                    <w:rFonts w:ascii="Times New Roman" w:eastAsia="Times New Roman" w:hAnsi="Times New Roman"/>
                    <w:spacing w:val="-1"/>
                  </w:rPr>
                </w:rPrChange>
              </w:rPr>
              <w:t>Identificador da entrega (DeliveryID)</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B9D2AE4" w14:textId="77777777" w:rsidR="003F3EDE" w:rsidRPr="004866BB" w:rsidRDefault="003F3EDE" w:rsidP="0025185C">
            <w:pPr>
              <w:rPr>
                <w:rFonts w:ascii="Arial" w:eastAsia="Times New Roman" w:hAnsi="Arial" w:cs="Arial"/>
                <w:spacing w:val="-1"/>
                <w:sz w:val="20"/>
                <w:szCs w:val="20"/>
                <w:rPrChange w:id="5319"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320" w:author="Adelino Naquarta Sepalanga Domingos" w:date="2025-03-05T09:17:00Z" w16du:dateUtc="2025-03-05T08:17:00Z">
                  <w:rPr>
                    <w:rFonts w:ascii="Times New Roman" w:eastAsia="Times New Roman" w:hAnsi="Times New Roman"/>
                    <w:spacing w:val="-1"/>
                  </w:rPr>
                </w:rPrChange>
              </w:rPr>
              <w:t>Deve ser indicada a matrícula do veículo transportador ou do meio de expedição utilizado, ex. correio expresso, etc.</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7834684" w14:textId="77777777" w:rsidR="003F3EDE" w:rsidRPr="004866BB" w:rsidRDefault="003F3EDE" w:rsidP="0025185C">
            <w:pPr>
              <w:jc w:val="center"/>
              <w:rPr>
                <w:rFonts w:ascii="Arial" w:eastAsia="Times New Roman" w:hAnsi="Arial" w:cs="Arial"/>
                <w:spacing w:val="-1"/>
                <w:sz w:val="20"/>
                <w:szCs w:val="20"/>
                <w:rPrChange w:id="5321" w:author="Adelino Naquarta Sepalanga Domingos" w:date="2025-03-05T09:17:00Z" w16du:dateUtc="2025-03-05T08:17:00Z">
                  <w:rPr>
                    <w:rFonts w:ascii="Times New Roman" w:eastAsia="Times New Roman" w:hAnsi="Times New Roman"/>
                    <w:spacing w:val="-1"/>
                  </w:rPr>
                </w:rPrChange>
              </w:rPr>
            </w:pPr>
          </w:p>
          <w:p w14:paraId="3235200E" w14:textId="77777777" w:rsidR="003F3EDE" w:rsidRPr="004866BB" w:rsidRDefault="003F3EDE" w:rsidP="0025185C">
            <w:pPr>
              <w:jc w:val="center"/>
              <w:rPr>
                <w:rFonts w:ascii="Arial" w:eastAsia="Times New Roman" w:hAnsi="Arial" w:cs="Arial"/>
                <w:spacing w:val="-1"/>
                <w:sz w:val="20"/>
                <w:szCs w:val="20"/>
                <w:rPrChange w:id="5322"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323" w:author="Adelino Naquarta Sepalanga Domingos" w:date="2025-03-05T09:17:00Z" w16du:dateUtc="2025-03-05T08:17:00Z">
                  <w:rPr>
                    <w:rFonts w:ascii="Times New Roman" w:eastAsia="Times New Roman" w:hAnsi="Times New Roman"/>
                    <w:spacing w:val="-1"/>
                  </w:rPr>
                </w:rPrChange>
              </w:rPr>
              <w:t>Texto 255</w:t>
            </w:r>
          </w:p>
        </w:tc>
      </w:tr>
      <w:tr w:rsidR="003F3EDE" w:rsidRPr="004866BB" w14:paraId="6E580F0E" w14:textId="77777777" w:rsidTr="0025185C">
        <w:trPr>
          <w:trHeight w:val="1340"/>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74B9489" w14:textId="77777777" w:rsidR="003F3EDE" w:rsidRPr="004866BB" w:rsidRDefault="003F3EDE" w:rsidP="0025185C">
            <w:pPr>
              <w:jc w:val="center"/>
              <w:rPr>
                <w:rFonts w:ascii="Arial" w:eastAsia="Times New Roman" w:hAnsi="Arial" w:cs="Arial"/>
                <w:spacing w:val="-1"/>
                <w:sz w:val="20"/>
                <w:szCs w:val="20"/>
                <w:rPrChange w:id="5324"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325" w:author="Adelino Naquarta Sepalanga Domingos" w:date="2025-03-05T09:17:00Z" w16du:dateUtc="2025-03-05T08:17:00Z">
                  <w:rPr>
                    <w:rFonts w:ascii="Times New Roman" w:eastAsia="Times New Roman" w:hAnsi="Times New Roman"/>
                    <w:spacing w:val="-1"/>
                  </w:rPr>
                </w:rPrChange>
              </w:rPr>
              <w:t>4.1.4.16.2.</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98E1E91" w14:textId="77777777" w:rsidR="003F3EDE" w:rsidRPr="004866BB" w:rsidRDefault="003F3EDE" w:rsidP="0025185C">
            <w:pPr>
              <w:jc w:val="center"/>
              <w:rPr>
                <w:rFonts w:ascii="Arial" w:eastAsia="Times New Roman" w:hAnsi="Arial" w:cs="Arial"/>
                <w:spacing w:val="-1"/>
                <w:sz w:val="20"/>
                <w:szCs w:val="20"/>
                <w:rPrChange w:id="5326" w:author="Adelino Naquarta Sepalanga Domingos" w:date="2025-03-05T09:17:00Z" w16du:dateUtc="2025-03-05T08:17:00Z">
                  <w:rPr>
                    <w:rFonts w:ascii="Times New Roman" w:eastAsia="Times New Roman" w:hAnsi="Times New Roman"/>
                    <w:spacing w:val="-1"/>
                  </w:rPr>
                </w:rPrChange>
              </w:rPr>
            </w:pPr>
          </w:p>
        </w:tc>
        <w:tc>
          <w:tcPr>
            <w:tcW w:w="32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C376F7F" w14:textId="77777777" w:rsidR="003F3EDE" w:rsidRPr="004866BB" w:rsidRDefault="003F3EDE" w:rsidP="0025185C">
            <w:pPr>
              <w:rPr>
                <w:rFonts w:ascii="Arial" w:eastAsia="Times New Roman" w:hAnsi="Arial" w:cs="Arial"/>
                <w:spacing w:val="-1"/>
                <w:sz w:val="20"/>
                <w:szCs w:val="20"/>
                <w:rPrChange w:id="532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328" w:author="Adelino Naquarta Sepalanga Domingos" w:date="2025-03-05T09:17:00Z" w16du:dateUtc="2025-03-05T08:17:00Z">
                  <w:rPr>
                    <w:rFonts w:ascii="Times New Roman" w:eastAsia="Times New Roman" w:hAnsi="Times New Roman"/>
                    <w:spacing w:val="-1"/>
                  </w:rPr>
                </w:rPrChange>
              </w:rPr>
              <w:t>Data de recepção (DeliveryDate)</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5BD5EA2" w14:textId="77777777" w:rsidR="003F3EDE" w:rsidRPr="004866BB" w:rsidRDefault="003F3EDE" w:rsidP="0025185C">
            <w:pPr>
              <w:rPr>
                <w:rFonts w:ascii="Arial" w:eastAsia="Times New Roman" w:hAnsi="Arial" w:cs="Arial"/>
                <w:spacing w:val="-1"/>
                <w:sz w:val="20"/>
                <w:szCs w:val="20"/>
                <w:rPrChange w:id="5329"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330" w:author="Adelino Naquarta Sepalanga Domingos" w:date="2025-03-05T09:17:00Z" w16du:dateUtc="2025-03-05T08:17:00Z">
                  <w:rPr>
                    <w:rFonts w:ascii="Times New Roman" w:eastAsia="Times New Roman" w:hAnsi="Times New Roman"/>
                    <w:spacing w:val="-1"/>
                  </w:rPr>
                </w:rPrChange>
              </w:rPr>
              <w:t>No sector segurador, este campo deve ser preenchido com a data de início do período de cobertura do risco.</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CE464A9" w14:textId="77777777" w:rsidR="003F3EDE" w:rsidRPr="004866BB" w:rsidRDefault="003F3EDE" w:rsidP="0025185C">
            <w:pPr>
              <w:jc w:val="center"/>
              <w:rPr>
                <w:rFonts w:ascii="Arial" w:eastAsia="Times New Roman" w:hAnsi="Arial" w:cs="Arial"/>
                <w:spacing w:val="-1"/>
                <w:sz w:val="20"/>
                <w:szCs w:val="20"/>
                <w:rPrChange w:id="5331" w:author="Adelino Naquarta Sepalanga Domingos" w:date="2025-03-05T09:17:00Z" w16du:dateUtc="2025-03-05T08:17:00Z">
                  <w:rPr>
                    <w:rFonts w:ascii="Times New Roman" w:eastAsia="Times New Roman" w:hAnsi="Times New Roman"/>
                    <w:spacing w:val="-1"/>
                  </w:rPr>
                </w:rPrChange>
              </w:rPr>
            </w:pPr>
          </w:p>
          <w:p w14:paraId="60F69251" w14:textId="77777777" w:rsidR="003F3EDE" w:rsidRPr="004866BB" w:rsidRDefault="003F3EDE" w:rsidP="0025185C">
            <w:pPr>
              <w:jc w:val="center"/>
              <w:rPr>
                <w:rFonts w:ascii="Arial" w:eastAsia="Times New Roman" w:hAnsi="Arial" w:cs="Arial"/>
                <w:spacing w:val="-1"/>
                <w:sz w:val="20"/>
                <w:szCs w:val="20"/>
                <w:rPrChange w:id="5332"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333" w:author="Adelino Naquarta Sepalanga Domingos" w:date="2025-03-05T09:17:00Z" w16du:dateUtc="2025-03-05T08:17:00Z">
                  <w:rPr>
                    <w:rFonts w:ascii="Times New Roman" w:eastAsia="Times New Roman" w:hAnsi="Times New Roman"/>
                    <w:spacing w:val="-1"/>
                  </w:rPr>
                </w:rPrChange>
              </w:rPr>
              <w:t>Data</w:t>
            </w:r>
          </w:p>
        </w:tc>
      </w:tr>
      <w:tr w:rsidR="003F3EDE" w:rsidRPr="004866BB" w14:paraId="7FC934FB" w14:textId="77777777" w:rsidTr="0025185C">
        <w:trPr>
          <w:trHeight w:val="513"/>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3467FED" w14:textId="77777777" w:rsidR="003F3EDE" w:rsidRPr="004866BB" w:rsidRDefault="003F3EDE" w:rsidP="0025185C">
            <w:pPr>
              <w:jc w:val="center"/>
              <w:rPr>
                <w:rFonts w:ascii="Arial" w:eastAsia="Times New Roman" w:hAnsi="Arial" w:cs="Arial"/>
                <w:spacing w:val="-1"/>
                <w:sz w:val="20"/>
                <w:szCs w:val="20"/>
                <w:rPrChange w:id="5334"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335" w:author="Adelino Naquarta Sepalanga Domingos" w:date="2025-03-05T09:17:00Z" w16du:dateUtc="2025-03-05T08:17:00Z">
                  <w:rPr>
                    <w:rFonts w:ascii="Times New Roman" w:eastAsia="Times New Roman" w:hAnsi="Times New Roman"/>
                    <w:spacing w:val="-1"/>
                  </w:rPr>
                </w:rPrChange>
              </w:rPr>
              <w:t>4.1.4.16.3.</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2A67A0C" w14:textId="77777777" w:rsidR="003F3EDE" w:rsidRPr="004866BB" w:rsidRDefault="003F3EDE" w:rsidP="0025185C">
            <w:pPr>
              <w:jc w:val="center"/>
              <w:rPr>
                <w:rFonts w:ascii="Arial" w:eastAsia="Times New Roman" w:hAnsi="Arial" w:cs="Arial"/>
                <w:spacing w:val="-1"/>
                <w:sz w:val="20"/>
                <w:szCs w:val="20"/>
                <w:rPrChange w:id="5336" w:author="Adelino Naquarta Sepalanga Domingos" w:date="2025-03-05T09:17:00Z" w16du:dateUtc="2025-03-05T08:17:00Z">
                  <w:rPr>
                    <w:rFonts w:ascii="Times New Roman" w:eastAsia="Times New Roman" w:hAnsi="Times New Roman"/>
                    <w:spacing w:val="-1"/>
                  </w:rPr>
                </w:rPrChange>
              </w:rPr>
            </w:pPr>
          </w:p>
        </w:tc>
        <w:tc>
          <w:tcPr>
            <w:tcW w:w="32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7A4D4C2" w14:textId="77777777" w:rsidR="003F3EDE" w:rsidRPr="004866BB" w:rsidRDefault="003F3EDE" w:rsidP="0025185C">
            <w:pPr>
              <w:rPr>
                <w:rFonts w:ascii="Arial" w:eastAsia="Times New Roman" w:hAnsi="Arial" w:cs="Arial"/>
                <w:spacing w:val="-1"/>
                <w:sz w:val="20"/>
                <w:szCs w:val="20"/>
                <w:rPrChange w:id="533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338" w:author="Adelino Naquarta Sepalanga Domingos" w:date="2025-03-05T09:17:00Z" w16du:dateUtc="2025-03-05T08:17:00Z">
                  <w:rPr>
                    <w:rFonts w:ascii="Times New Roman" w:eastAsia="Times New Roman" w:hAnsi="Times New Roman"/>
                    <w:spacing w:val="-1"/>
                  </w:rPr>
                </w:rPrChange>
              </w:rPr>
              <w:t>Identificador do armazém de partida (WarehouseID)</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982EB60" w14:textId="77777777" w:rsidR="003F3EDE" w:rsidRPr="004866BB" w:rsidRDefault="003F3EDE" w:rsidP="0025185C">
            <w:pPr>
              <w:rPr>
                <w:rFonts w:ascii="Arial" w:eastAsia="Times New Roman" w:hAnsi="Arial" w:cs="Arial"/>
                <w:spacing w:val="-1"/>
                <w:sz w:val="20"/>
                <w:szCs w:val="20"/>
                <w:rPrChange w:id="5339" w:author="Adelino Naquarta Sepalanga Domingos" w:date="2025-03-05T09:17:00Z" w16du:dateUtc="2025-03-05T08:17: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E8C84A3" w14:textId="77777777" w:rsidR="003F3EDE" w:rsidRPr="004866BB" w:rsidRDefault="003F3EDE" w:rsidP="0025185C">
            <w:pPr>
              <w:jc w:val="center"/>
              <w:rPr>
                <w:rFonts w:ascii="Arial" w:eastAsia="Times New Roman" w:hAnsi="Arial" w:cs="Arial"/>
                <w:spacing w:val="-1"/>
                <w:sz w:val="20"/>
                <w:szCs w:val="20"/>
                <w:rPrChange w:id="5340"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341" w:author="Adelino Naquarta Sepalanga Domingos" w:date="2025-03-05T09:17:00Z" w16du:dateUtc="2025-03-05T08:17:00Z">
                  <w:rPr>
                    <w:rFonts w:ascii="Times New Roman" w:eastAsia="Times New Roman" w:hAnsi="Times New Roman"/>
                    <w:spacing w:val="-1"/>
                  </w:rPr>
                </w:rPrChange>
              </w:rPr>
              <w:t>Texto 50</w:t>
            </w:r>
          </w:p>
        </w:tc>
      </w:tr>
      <w:tr w:rsidR="003F3EDE" w:rsidRPr="004866BB" w14:paraId="3C21A36E" w14:textId="77777777" w:rsidTr="0025185C">
        <w:trPr>
          <w:trHeight w:val="993"/>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502843B" w14:textId="77777777" w:rsidR="003F3EDE" w:rsidRPr="004866BB" w:rsidRDefault="003F3EDE" w:rsidP="0025185C">
            <w:pPr>
              <w:jc w:val="center"/>
              <w:rPr>
                <w:rFonts w:ascii="Arial" w:eastAsia="Times New Roman" w:hAnsi="Arial" w:cs="Arial"/>
                <w:spacing w:val="-1"/>
                <w:sz w:val="20"/>
                <w:szCs w:val="20"/>
                <w:rPrChange w:id="5342"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343" w:author="Adelino Naquarta Sepalanga Domingos" w:date="2025-03-05T09:17:00Z" w16du:dateUtc="2025-03-05T08:17:00Z">
                  <w:rPr>
                    <w:rFonts w:ascii="Times New Roman" w:eastAsia="Times New Roman" w:hAnsi="Times New Roman"/>
                    <w:spacing w:val="-1"/>
                  </w:rPr>
                </w:rPrChange>
              </w:rPr>
              <w:t>4.1.4.16.4.</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C97BFCC" w14:textId="77777777" w:rsidR="003F3EDE" w:rsidRPr="004866BB" w:rsidRDefault="003F3EDE" w:rsidP="0025185C">
            <w:pPr>
              <w:jc w:val="center"/>
              <w:rPr>
                <w:rFonts w:ascii="Arial" w:eastAsia="Times New Roman" w:hAnsi="Arial" w:cs="Arial"/>
                <w:spacing w:val="-1"/>
                <w:sz w:val="20"/>
                <w:szCs w:val="20"/>
                <w:rPrChange w:id="5344" w:author="Adelino Naquarta Sepalanga Domingos" w:date="2025-03-05T09:17:00Z" w16du:dateUtc="2025-03-05T08:17:00Z">
                  <w:rPr>
                    <w:rFonts w:ascii="Times New Roman" w:eastAsia="Times New Roman" w:hAnsi="Times New Roman"/>
                    <w:spacing w:val="-1"/>
                  </w:rPr>
                </w:rPrChange>
              </w:rPr>
            </w:pPr>
          </w:p>
        </w:tc>
        <w:tc>
          <w:tcPr>
            <w:tcW w:w="32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4A5D252" w14:textId="77777777" w:rsidR="003F3EDE" w:rsidRPr="004866BB" w:rsidRDefault="003F3EDE" w:rsidP="0025185C">
            <w:pPr>
              <w:rPr>
                <w:rFonts w:ascii="Arial" w:eastAsia="Times New Roman" w:hAnsi="Arial" w:cs="Arial"/>
                <w:spacing w:val="-1"/>
                <w:sz w:val="20"/>
                <w:szCs w:val="20"/>
                <w:rPrChange w:id="534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346" w:author="Adelino Naquarta Sepalanga Domingos" w:date="2025-03-05T09:17:00Z" w16du:dateUtc="2025-03-05T08:17:00Z">
                  <w:rPr>
                    <w:rFonts w:ascii="Times New Roman" w:eastAsia="Times New Roman" w:hAnsi="Times New Roman"/>
                    <w:spacing w:val="-1"/>
                  </w:rPr>
                </w:rPrChange>
              </w:rPr>
              <w:t>Localização dos bens no armazém de partida (LocationID)</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8826C20" w14:textId="77777777" w:rsidR="003F3EDE" w:rsidRPr="004866BB" w:rsidRDefault="003F3EDE" w:rsidP="0025185C">
            <w:pPr>
              <w:rPr>
                <w:rFonts w:ascii="Arial" w:eastAsia="Times New Roman" w:hAnsi="Arial" w:cs="Arial"/>
                <w:spacing w:val="-1"/>
                <w:sz w:val="20"/>
                <w:szCs w:val="20"/>
                <w:rPrChange w:id="5347" w:author="Adelino Naquarta Sepalanga Domingos" w:date="2025-03-05T09:17:00Z" w16du:dateUtc="2025-03-05T08:17: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E7B0DBF" w14:textId="77777777" w:rsidR="003F3EDE" w:rsidRPr="004866BB" w:rsidRDefault="003F3EDE" w:rsidP="0025185C">
            <w:pPr>
              <w:jc w:val="center"/>
              <w:rPr>
                <w:rFonts w:ascii="Arial" w:eastAsia="Times New Roman" w:hAnsi="Arial" w:cs="Arial"/>
                <w:spacing w:val="-1"/>
                <w:sz w:val="20"/>
                <w:szCs w:val="20"/>
                <w:rPrChange w:id="5348" w:author="Adelino Naquarta Sepalanga Domingos" w:date="2025-03-05T09:17:00Z" w16du:dateUtc="2025-03-05T08:17:00Z">
                  <w:rPr>
                    <w:rFonts w:ascii="Times New Roman" w:eastAsia="Times New Roman" w:hAnsi="Times New Roman"/>
                    <w:spacing w:val="-1"/>
                  </w:rPr>
                </w:rPrChange>
              </w:rPr>
            </w:pPr>
          </w:p>
          <w:p w14:paraId="11CB37A0" w14:textId="77777777" w:rsidR="003F3EDE" w:rsidRPr="004866BB" w:rsidRDefault="003F3EDE" w:rsidP="0025185C">
            <w:pPr>
              <w:jc w:val="center"/>
              <w:rPr>
                <w:rFonts w:ascii="Arial" w:eastAsia="Times New Roman" w:hAnsi="Arial" w:cs="Arial"/>
                <w:spacing w:val="-1"/>
                <w:sz w:val="20"/>
                <w:szCs w:val="20"/>
                <w:rPrChange w:id="5349"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350" w:author="Adelino Naquarta Sepalanga Domingos" w:date="2025-03-05T09:17:00Z" w16du:dateUtc="2025-03-05T08:17:00Z">
                  <w:rPr>
                    <w:rFonts w:ascii="Times New Roman" w:eastAsia="Times New Roman" w:hAnsi="Times New Roman"/>
                    <w:spacing w:val="-1"/>
                  </w:rPr>
                </w:rPrChange>
              </w:rPr>
              <w:t>Texto 30</w:t>
            </w:r>
          </w:p>
        </w:tc>
      </w:tr>
      <w:tr w:rsidR="003F3EDE" w:rsidRPr="004866BB" w14:paraId="75CA3E84" w14:textId="77777777" w:rsidTr="0025185C">
        <w:trPr>
          <w:trHeight w:val="620"/>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187968A" w14:textId="77777777" w:rsidR="003F3EDE" w:rsidRPr="004866BB" w:rsidRDefault="003F3EDE" w:rsidP="0025185C">
            <w:pPr>
              <w:jc w:val="center"/>
              <w:rPr>
                <w:rFonts w:ascii="Arial" w:eastAsia="Times New Roman" w:hAnsi="Arial" w:cs="Arial"/>
                <w:spacing w:val="-1"/>
                <w:sz w:val="20"/>
                <w:szCs w:val="20"/>
                <w:rPrChange w:id="535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352" w:author="Adelino Naquarta Sepalanga Domingos" w:date="2025-03-05T09:17:00Z" w16du:dateUtc="2025-03-05T08:17:00Z">
                  <w:rPr>
                    <w:rFonts w:ascii="Times New Roman" w:eastAsia="Times New Roman" w:hAnsi="Times New Roman"/>
                    <w:spacing w:val="-1"/>
                  </w:rPr>
                </w:rPrChange>
              </w:rPr>
              <w:t>4.1.4.16.5.</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9A71554" w14:textId="77777777" w:rsidR="003F3EDE" w:rsidRPr="004866BB" w:rsidRDefault="003F3EDE" w:rsidP="0025185C">
            <w:pPr>
              <w:jc w:val="center"/>
              <w:rPr>
                <w:rFonts w:ascii="Arial" w:eastAsia="Times New Roman" w:hAnsi="Arial" w:cs="Arial"/>
                <w:spacing w:val="-1"/>
                <w:sz w:val="20"/>
                <w:szCs w:val="20"/>
                <w:rPrChange w:id="5353" w:author="Adelino Naquarta Sepalanga Domingos" w:date="2025-03-05T09:17:00Z" w16du:dateUtc="2025-03-05T08:17:00Z">
                  <w:rPr>
                    <w:rFonts w:ascii="Times New Roman" w:eastAsia="Times New Roman" w:hAnsi="Times New Roman"/>
                    <w:spacing w:val="-1"/>
                  </w:rPr>
                </w:rPrChange>
              </w:rPr>
            </w:pPr>
          </w:p>
        </w:tc>
        <w:tc>
          <w:tcPr>
            <w:tcW w:w="32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9EA389F" w14:textId="77777777" w:rsidR="003F3EDE" w:rsidRPr="004866BB" w:rsidRDefault="003F3EDE" w:rsidP="0025185C">
            <w:pPr>
              <w:rPr>
                <w:rFonts w:ascii="Arial" w:eastAsia="Times New Roman" w:hAnsi="Arial" w:cs="Arial"/>
                <w:spacing w:val="-1"/>
                <w:sz w:val="20"/>
                <w:szCs w:val="20"/>
                <w:rPrChange w:id="5354"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355" w:author="Adelino Naquarta Sepalanga Domingos" w:date="2025-03-05T09:17:00Z" w16du:dateUtc="2025-03-05T08:17:00Z">
                  <w:rPr>
                    <w:rFonts w:ascii="Times New Roman" w:eastAsia="Times New Roman" w:hAnsi="Times New Roman"/>
                    <w:spacing w:val="-1"/>
                  </w:rPr>
                </w:rPrChange>
              </w:rPr>
              <w:t>Endereço (Address)</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98ADE0A" w14:textId="77777777" w:rsidR="003F3EDE" w:rsidRPr="004866BB" w:rsidRDefault="003F3EDE" w:rsidP="0025185C">
            <w:pPr>
              <w:rPr>
                <w:rFonts w:ascii="Arial" w:eastAsia="Times New Roman" w:hAnsi="Arial" w:cs="Arial"/>
                <w:spacing w:val="-1"/>
                <w:sz w:val="20"/>
                <w:szCs w:val="20"/>
                <w:rPrChange w:id="5356" w:author="Adelino Naquarta Sepalanga Domingos" w:date="2025-03-05T09:17:00Z" w16du:dateUtc="2025-03-05T08:17: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F74FAE6" w14:textId="77777777" w:rsidR="003F3EDE" w:rsidRPr="004866BB" w:rsidRDefault="003F3EDE" w:rsidP="0025185C">
            <w:pPr>
              <w:jc w:val="center"/>
              <w:rPr>
                <w:rFonts w:ascii="Arial" w:eastAsia="Times New Roman" w:hAnsi="Arial" w:cs="Arial"/>
                <w:spacing w:val="-1"/>
                <w:sz w:val="20"/>
                <w:szCs w:val="20"/>
                <w:rPrChange w:id="535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358" w:author="Adelino Naquarta Sepalanga Domingos" w:date="2025-03-05T09:17:00Z" w16du:dateUtc="2025-03-05T08:17:00Z">
                  <w:rPr>
                    <w:rFonts w:ascii="Times New Roman" w:eastAsia="Times New Roman" w:hAnsi="Times New Roman"/>
                    <w:spacing w:val="-1"/>
                  </w:rPr>
                </w:rPrChange>
              </w:rPr>
              <w:t>Não Aplicável</w:t>
            </w:r>
          </w:p>
        </w:tc>
      </w:tr>
      <w:tr w:rsidR="003F3EDE" w:rsidRPr="004866BB" w14:paraId="2676AF81" w14:textId="77777777" w:rsidTr="0025185C">
        <w:trPr>
          <w:trHeight w:val="703"/>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ACD3C9F" w14:textId="77777777" w:rsidR="003F3EDE" w:rsidRPr="004866BB" w:rsidRDefault="003F3EDE" w:rsidP="0025185C">
            <w:pPr>
              <w:jc w:val="center"/>
              <w:rPr>
                <w:rFonts w:ascii="Arial" w:eastAsia="Times New Roman" w:hAnsi="Arial" w:cs="Arial"/>
                <w:spacing w:val="-1"/>
                <w:sz w:val="20"/>
                <w:szCs w:val="20"/>
                <w:rPrChange w:id="5359"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360" w:author="Adelino Naquarta Sepalanga Domingos" w:date="2025-03-05T09:17:00Z" w16du:dateUtc="2025-03-05T08:17:00Z">
                  <w:rPr>
                    <w:rFonts w:ascii="Times New Roman" w:eastAsia="Times New Roman" w:hAnsi="Times New Roman"/>
                    <w:spacing w:val="-1"/>
                  </w:rPr>
                </w:rPrChange>
              </w:rPr>
              <w:t>4.1.4.16.5.1.</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E9B848A" w14:textId="77777777" w:rsidR="003F3EDE" w:rsidRPr="004866BB" w:rsidRDefault="003F3EDE" w:rsidP="0025185C">
            <w:pPr>
              <w:jc w:val="center"/>
              <w:rPr>
                <w:rFonts w:ascii="Arial" w:eastAsia="Times New Roman" w:hAnsi="Arial" w:cs="Arial"/>
                <w:spacing w:val="-1"/>
                <w:sz w:val="20"/>
                <w:szCs w:val="20"/>
                <w:rPrChange w:id="5361" w:author="Adelino Naquarta Sepalanga Domingos" w:date="2025-03-05T09:17:00Z" w16du:dateUtc="2025-03-05T08:17:00Z">
                  <w:rPr>
                    <w:rFonts w:ascii="Times New Roman" w:eastAsia="Times New Roman" w:hAnsi="Times New Roman"/>
                    <w:spacing w:val="-1"/>
                  </w:rPr>
                </w:rPrChange>
              </w:rPr>
            </w:pPr>
          </w:p>
        </w:tc>
        <w:tc>
          <w:tcPr>
            <w:tcW w:w="32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F3887D0" w14:textId="77777777" w:rsidR="003F3EDE" w:rsidRPr="004866BB" w:rsidRDefault="003F3EDE" w:rsidP="0025185C">
            <w:pPr>
              <w:rPr>
                <w:rFonts w:ascii="Arial" w:eastAsia="Times New Roman" w:hAnsi="Arial" w:cs="Arial"/>
                <w:spacing w:val="-1"/>
                <w:sz w:val="20"/>
                <w:szCs w:val="20"/>
                <w:rPrChange w:id="5362"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363" w:author="Adelino Naquarta Sepalanga Domingos" w:date="2025-03-05T09:17:00Z" w16du:dateUtc="2025-03-05T08:17:00Z">
                  <w:rPr>
                    <w:rFonts w:ascii="Times New Roman" w:eastAsia="Times New Roman" w:hAnsi="Times New Roman"/>
                    <w:spacing w:val="-1"/>
                  </w:rPr>
                </w:rPrChange>
              </w:rPr>
              <w:t>Número da porta (BuildingNumber)</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6BEFCB3" w14:textId="77777777" w:rsidR="003F3EDE" w:rsidRPr="004866BB" w:rsidRDefault="003F3EDE" w:rsidP="0025185C">
            <w:pPr>
              <w:rPr>
                <w:rFonts w:ascii="Arial" w:eastAsia="Times New Roman" w:hAnsi="Arial" w:cs="Arial"/>
                <w:spacing w:val="-1"/>
                <w:sz w:val="20"/>
                <w:szCs w:val="20"/>
                <w:rPrChange w:id="5364" w:author="Adelino Naquarta Sepalanga Domingos" w:date="2025-03-05T09:17:00Z" w16du:dateUtc="2025-03-05T08:17: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7F1131A" w14:textId="77777777" w:rsidR="003F3EDE" w:rsidRPr="004866BB" w:rsidRDefault="003F3EDE" w:rsidP="0025185C">
            <w:pPr>
              <w:jc w:val="center"/>
              <w:rPr>
                <w:rFonts w:ascii="Arial" w:eastAsia="Times New Roman" w:hAnsi="Arial" w:cs="Arial"/>
                <w:spacing w:val="-1"/>
                <w:sz w:val="20"/>
                <w:szCs w:val="20"/>
                <w:rPrChange w:id="536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366" w:author="Adelino Naquarta Sepalanga Domingos" w:date="2025-03-05T09:17:00Z" w16du:dateUtc="2025-03-05T08:17:00Z">
                  <w:rPr>
                    <w:rFonts w:ascii="Times New Roman" w:eastAsia="Times New Roman" w:hAnsi="Times New Roman"/>
                    <w:spacing w:val="-1"/>
                  </w:rPr>
                </w:rPrChange>
              </w:rPr>
              <w:t>Texto 10</w:t>
            </w:r>
          </w:p>
        </w:tc>
      </w:tr>
      <w:tr w:rsidR="003F3EDE" w:rsidRPr="004866BB" w14:paraId="0769E860" w14:textId="77777777" w:rsidTr="0025185C">
        <w:trPr>
          <w:trHeight w:val="594"/>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237A049" w14:textId="77777777" w:rsidR="003F3EDE" w:rsidRPr="004866BB" w:rsidRDefault="003F3EDE" w:rsidP="0025185C">
            <w:pPr>
              <w:jc w:val="center"/>
              <w:rPr>
                <w:rFonts w:ascii="Arial" w:eastAsia="Times New Roman" w:hAnsi="Arial" w:cs="Arial"/>
                <w:spacing w:val="-1"/>
                <w:sz w:val="20"/>
                <w:szCs w:val="20"/>
                <w:rPrChange w:id="536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368" w:author="Adelino Naquarta Sepalanga Domingos" w:date="2025-03-05T09:17:00Z" w16du:dateUtc="2025-03-05T08:17:00Z">
                  <w:rPr>
                    <w:rFonts w:ascii="Times New Roman" w:eastAsia="Times New Roman" w:hAnsi="Times New Roman"/>
                    <w:spacing w:val="-1"/>
                  </w:rPr>
                </w:rPrChange>
              </w:rPr>
              <w:t>4.1.4.16.5.2.</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B0CE1BF" w14:textId="77777777" w:rsidR="003F3EDE" w:rsidRPr="004866BB" w:rsidRDefault="003F3EDE" w:rsidP="0025185C">
            <w:pPr>
              <w:jc w:val="center"/>
              <w:rPr>
                <w:rFonts w:ascii="Arial" w:eastAsia="Times New Roman" w:hAnsi="Arial" w:cs="Arial"/>
                <w:spacing w:val="-1"/>
                <w:sz w:val="20"/>
                <w:szCs w:val="20"/>
                <w:rPrChange w:id="5369" w:author="Adelino Naquarta Sepalanga Domingos" w:date="2025-03-05T09:17:00Z" w16du:dateUtc="2025-03-05T08:17:00Z">
                  <w:rPr>
                    <w:rFonts w:ascii="Times New Roman" w:eastAsia="Times New Roman" w:hAnsi="Times New Roman"/>
                    <w:spacing w:val="-1"/>
                  </w:rPr>
                </w:rPrChange>
              </w:rPr>
            </w:pPr>
          </w:p>
        </w:tc>
        <w:tc>
          <w:tcPr>
            <w:tcW w:w="32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83D0BF7" w14:textId="77777777" w:rsidR="003F3EDE" w:rsidRPr="004866BB" w:rsidRDefault="003F3EDE" w:rsidP="0025185C">
            <w:pPr>
              <w:rPr>
                <w:rFonts w:ascii="Arial" w:eastAsia="Times New Roman" w:hAnsi="Arial" w:cs="Arial"/>
                <w:spacing w:val="-1"/>
                <w:sz w:val="20"/>
                <w:szCs w:val="20"/>
                <w:rPrChange w:id="5370"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371" w:author="Adelino Naquarta Sepalanga Domingos" w:date="2025-03-05T09:17:00Z" w16du:dateUtc="2025-03-05T08:17:00Z">
                  <w:rPr>
                    <w:rFonts w:ascii="Times New Roman" w:eastAsia="Times New Roman" w:hAnsi="Times New Roman"/>
                    <w:spacing w:val="-1"/>
                  </w:rPr>
                </w:rPrChange>
              </w:rPr>
              <w:t>Nome da rua (StreetName)</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900E9AF" w14:textId="77777777" w:rsidR="003F3EDE" w:rsidRPr="004866BB" w:rsidRDefault="003F3EDE" w:rsidP="0025185C">
            <w:pPr>
              <w:rPr>
                <w:rFonts w:ascii="Arial" w:eastAsia="Times New Roman" w:hAnsi="Arial" w:cs="Arial"/>
                <w:spacing w:val="-1"/>
                <w:sz w:val="20"/>
                <w:szCs w:val="20"/>
                <w:rPrChange w:id="5372" w:author="Adelino Naquarta Sepalanga Domingos" w:date="2025-03-05T09:17:00Z" w16du:dateUtc="2025-03-05T08:17: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311A813" w14:textId="77777777" w:rsidR="003F3EDE" w:rsidRPr="004866BB" w:rsidRDefault="003F3EDE" w:rsidP="0025185C">
            <w:pPr>
              <w:jc w:val="center"/>
              <w:rPr>
                <w:rFonts w:ascii="Arial" w:eastAsia="Times New Roman" w:hAnsi="Arial" w:cs="Arial"/>
                <w:spacing w:val="-1"/>
                <w:sz w:val="20"/>
                <w:szCs w:val="20"/>
                <w:rPrChange w:id="537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374" w:author="Adelino Naquarta Sepalanga Domingos" w:date="2025-03-05T09:17:00Z" w16du:dateUtc="2025-03-05T08:17:00Z">
                  <w:rPr>
                    <w:rFonts w:ascii="Times New Roman" w:eastAsia="Times New Roman" w:hAnsi="Times New Roman"/>
                    <w:spacing w:val="-1"/>
                  </w:rPr>
                </w:rPrChange>
              </w:rPr>
              <w:t>Texto 200</w:t>
            </w:r>
          </w:p>
        </w:tc>
      </w:tr>
      <w:tr w:rsidR="003F3EDE" w:rsidRPr="004866BB" w14:paraId="029BBD7D" w14:textId="77777777" w:rsidTr="0025185C">
        <w:trPr>
          <w:trHeight w:val="1087"/>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5046DF1" w14:textId="77777777" w:rsidR="003F3EDE" w:rsidRPr="004866BB" w:rsidRDefault="003F3EDE" w:rsidP="0025185C">
            <w:pPr>
              <w:jc w:val="center"/>
              <w:rPr>
                <w:rFonts w:ascii="Arial" w:eastAsia="Times New Roman" w:hAnsi="Arial" w:cs="Arial"/>
                <w:spacing w:val="-1"/>
                <w:sz w:val="20"/>
                <w:szCs w:val="20"/>
                <w:rPrChange w:id="537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376" w:author="Adelino Naquarta Sepalanga Domingos" w:date="2025-03-05T09:17:00Z" w16du:dateUtc="2025-03-05T08:17:00Z">
                  <w:rPr>
                    <w:rFonts w:ascii="Times New Roman" w:eastAsia="Times New Roman" w:hAnsi="Times New Roman"/>
                    <w:spacing w:val="-1"/>
                  </w:rPr>
                </w:rPrChange>
              </w:rPr>
              <w:t>4.1.4.16.5.3.</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5FA5978" w14:textId="77777777" w:rsidR="003F3EDE" w:rsidRPr="004866BB" w:rsidRDefault="003F3EDE" w:rsidP="0025185C">
            <w:pPr>
              <w:jc w:val="center"/>
              <w:rPr>
                <w:rFonts w:ascii="Arial" w:eastAsia="Times New Roman" w:hAnsi="Arial" w:cs="Arial"/>
                <w:spacing w:val="-1"/>
                <w:sz w:val="20"/>
                <w:szCs w:val="20"/>
                <w:rPrChange w:id="537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378"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0471CCC" w14:textId="77777777" w:rsidR="003F3EDE" w:rsidRPr="004866BB" w:rsidRDefault="003F3EDE" w:rsidP="0025185C">
            <w:pPr>
              <w:rPr>
                <w:rFonts w:ascii="Arial" w:eastAsia="Times New Roman" w:hAnsi="Arial" w:cs="Arial"/>
                <w:spacing w:val="-1"/>
                <w:sz w:val="20"/>
                <w:szCs w:val="20"/>
                <w:rPrChange w:id="5379"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380" w:author="Adelino Naquarta Sepalanga Domingos" w:date="2025-03-05T09:17:00Z" w16du:dateUtc="2025-03-05T08:17:00Z">
                  <w:rPr>
                    <w:rFonts w:ascii="Times New Roman" w:eastAsia="Times New Roman" w:hAnsi="Times New Roman"/>
                    <w:spacing w:val="-1"/>
                  </w:rPr>
                </w:rPrChange>
              </w:rPr>
              <w:t>Endereço detalhado</w:t>
            </w:r>
          </w:p>
          <w:p w14:paraId="03288D8A" w14:textId="77777777" w:rsidR="003F3EDE" w:rsidRPr="004866BB" w:rsidRDefault="003F3EDE" w:rsidP="0025185C">
            <w:pPr>
              <w:rPr>
                <w:rFonts w:ascii="Arial" w:eastAsia="Times New Roman" w:hAnsi="Arial" w:cs="Arial"/>
                <w:spacing w:val="-1"/>
                <w:sz w:val="20"/>
                <w:szCs w:val="20"/>
                <w:rPrChange w:id="538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382" w:author="Adelino Naquarta Sepalanga Domingos" w:date="2025-03-05T09:17:00Z" w16du:dateUtc="2025-03-05T08:17:00Z">
                  <w:rPr>
                    <w:rFonts w:ascii="Times New Roman" w:eastAsia="Times New Roman" w:hAnsi="Times New Roman"/>
                    <w:spacing w:val="-1"/>
                  </w:rPr>
                </w:rPrChange>
              </w:rPr>
              <w:t>(AddressDetail)de porta e andar, se aplicável.</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5CA88ED" w14:textId="77777777" w:rsidR="003F3EDE" w:rsidRPr="004866BB" w:rsidRDefault="003F3EDE" w:rsidP="0025185C">
            <w:pPr>
              <w:rPr>
                <w:rFonts w:ascii="Arial" w:eastAsia="Times New Roman" w:hAnsi="Arial" w:cs="Arial"/>
                <w:spacing w:val="-1"/>
                <w:sz w:val="20"/>
                <w:szCs w:val="20"/>
                <w:rPrChange w:id="538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384" w:author="Adelino Naquarta Sepalanga Domingos" w:date="2025-03-05T09:17:00Z" w16du:dateUtc="2025-03-05T08:17:00Z">
                  <w:rPr>
                    <w:rFonts w:ascii="Times New Roman" w:eastAsia="Times New Roman" w:hAnsi="Times New Roman"/>
                    <w:spacing w:val="-1"/>
                  </w:rPr>
                </w:rPrChange>
              </w:rPr>
              <w:t>Deve incluir o nome da rua, número</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5F3C2DF" w14:textId="77777777" w:rsidR="003F3EDE" w:rsidRPr="004866BB" w:rsidRDefault="003F3EDE" w:rsidP="0025185C">
            <w:pPr>
              <w:jc w:val="center"/>
              <w:rPr>
                <w:rFonts w:ascii="Arial" w:eastAsia="Times New Roman" w:hAnsi="Arial" w:cs="Arial"/>
                <w:spacing w:val="-1"/>
                <w:sz w:val="20"/>
                <w:szCs w:val="20"/>
                <w:rPrChange w:id="5385" w:author="Adelino Naquarta Sepalanga Domingos" w:date="2025-03-05T09:17:00Z" w16du:dateUtc="2025-03-05T08:17:00Z">
                  <w:rPr>
                    <w:rFonts w:ascii="Times New Roman" w:eastAsia="Times New Roman" w:hAnsi="Times New Roman"/>
                    <w:spacing w:val="-1"/>
                  </w:rPr>
                </w:rPrChange>
              </w:rPr>
            </w:pPr>
          </w:p>
          <w:p w14:paraId="73879629" w14:textId="77777777" w:rsidR="003F3EDE" w:rsidRPr="004866BB" w:rsidRDefault="003F3EDE" w:rsidP="0025185C">
            <w:pPr>
              <w:jc w:val="center"/>
              <w:rPr>
                <w:rFonts w:ascii="Arial" w:eastAsia="Times New Roman" w:hAnsi="Arial" w:cs="Arial"/>
                <w:spacing w:val="-1"/>
                <w:sz w:val="20"/>
                <w:szCs w:val="20"/>
                <w:rPrChange w:id="5386"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387" w:author="Adelino Naquarta Sepalanga Domingos" w:date="2025-03-05T09:17:00Z" w16du:dateUtc="2025-03-05T08:17:00Z">
                  <w:rPr>
                    <w:rFonts w:ascii="Times New Roman" w:eastAsia="Times New Roman" w:hAnsi="Times New Roman"/>
                    <w:spacing w:val="-1"/>
                  </w:rPr>
                </w:rPrChange>
              </w:rPr>
              <w:t>Texto</w:t>
            </w:r>
          </w:p>
          <w:p w14:paraId="3398A918" w14:textId="77777777" w:rsidR="003F3EDE" w:rsidRPr="004866BB" w:rsidRDefault="003F3EDE" w:rsidP="0025185C">
            <w:pPr>
              <w:jc w:val="center"/>
              <w:rPr>
                <w:rFonts w:ascii="Arial" w:eastAsia="Times New Roman" w:hAnsi="Arial" w:cs="Arial"/>
                <w:spacing w:val="-1"/>
                <w:sz w:val="20"/>
                <w:szCs w:val="20"/>
                <w:rPrChange w:id="5388"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389" w:author="Adelino Naquarta Sepalanga Domingos" w:date="2025-03-05T09:17:00Z" w16du:dateUtc="2025-03-05T08:17:00Z">
                  <w:rPr>
                    <w:rFonts w:ascii="Times New Roman" w:eastAsia="Times New Roman" w:hAnsi="Times New Roman"/>
                    <w:spacing w:val="-1"/>
                  </w:rPr>
                </w:rPrChange>
              </w:rPr>
              <w:t>210</w:t>
            </w:r>
          </w:p>
        </w:tc>
      </w:tr>
      <w:tr w:rsidR="003F3EDE" w:rsidRPr="004866BB" w14:paraId="21C93DB6" w14:textId="77777777" w:rsidTr="0025185C">
        <w:trPr>
          <w:trHeight w:val="300"/>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BC107A1" w14:textId="77777777" w:rsidR="003F3EDE" w:rsidRPr="004866BB" w:rsidRDefault="003F3EDE" w:rsidP="0025185C">
            <w:pPr>
              <w:jc w:val="center"/>
              <w:rPr>
                <w:rFonts w:ascii="Arial" w:eastAsia="Times New Roman" w:hAnsi="Arial" w:cs="Arial"/>
                <w:spacing w:val="-1"/>
                <w:sz w:val="20"/>
                <w:szCs w:val="20"/>
                <w:rPrChange w:id="5390"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391" w:author="Adelino Naquarta Sepalanga Domingos" w:date="2025-03-05T09:17:00Z" w16du:dateUtc="2025-03-05T08:17:00Z">
                  <w:rPr>
                    <w:rFonts w:ascii="Times New Roman" w:eastAsia="Times New Roman" w:hAnsi="Times New Roman"/>
                    <w:spacing w:val="-1"/>
                  </w:rPr>
                </w:rPrChange>
              </w:rPr>
              <w:t>4.1.4.16.5.4.</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74E6D34" w14:textId="77777777" w:rsidR="003F3EDE" w:rsidRPr="004866BB" w:rsidRDefault="003F3EDE" w:rsidP="0025185C">
            <w:pPr>
              <w:jc w:val="center"/>
              <w:rPr>
                <w:rFonts w:ascii="Arial" w:eastAsia="Times New Roman" w:hAnsi="Arial" w:cs="Arial"/>
                <w:spacing w:val="-1"/>
                <w:sz w:val="20"/>
                <w:szCs w:val="20"/>
                <w:rPrChange w:id="5392"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393"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6C039D6" w14:textId="77777777" w:rsidR="003F3EDE" w:rsidRPr="004866BB" w:rsidRDefault="003F3EDE" w:rsidP="0025185C">
            <w:pPr>
              <w:rPr>
                <w:rFonts w:ascii="Arial" w:eastAsia="Times New Roman" w:hAnsi="Arial" w:cs="Arial"/>
                <w:spacing w:val="-1"/>
                <w:sz w:val="20"/>
                <w:szCs w:val="20"/>
                <w:rPrChange w:id="5394"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395" w:author="Adelino Naquarta Sepalanga Domingos" w:date="2025-03-05T09:17:00Z" w16du:dateUtc="2025-03-05T08:17:00Z">
                  <w:rPr>
                    <w:rFonts w:ascii="Times New Roman" w:eastAsia="Times New Roman" w:hAnsi="Times New Roman"/>
                    <w:spacing w:val="-1"/>
                  </w:rPr>
                </w:rPrChange>
              </w:rPr>
              <w:t>Cidade (City)</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7778755" w14:textId="77777777" w:rsidR="003F3EDE" w:rsidRPr="004866BB" w:rsidRDefault="003F3EDE" w:rsidP="0025185C">
            <w:pPr>
              <w:rPr>
                <w:rFonts w:ascii="Arial" w:eastAsia="Times New Roman" w:hAnsi="Arial" w:cs="Arial"/>
                <w:spacing w:val="-1"/>
                <w:sz w:val="20"/>
                <w:szCs w:val="20"/>
                <w:rPrChange w:id="5396" w:author="Adelino Naquarta Sepalanga Domingos" w:date="2025-03-05T09:17:00Z" w16du:dateUtc="2025-03-05T08:17: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F8F9162" w14:textId="77777777" w:rsidR="003F3EDE" w:rsidRPr="004866BB" w:rsidRDefault="003F3EDE" w:rsidP="0025185C">
            <w:pPr>
              <w:jc w:val="center"/>
              <w:rPr>
                <w:rFonts w:ascii="Arial" w:eastAsia="Times New Roman" w:hAnsi="Arial" w:cs="Arial"/>
                <w:spacing w:val="-1"/>
                <w:sz w:val="20"/>
                <w:szCs w:val="20"/>
                <w:rPrChange w:id="539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398" w:author="Adelino Naquarta Sepalanga Domingos" w:date="2025-03-05T09:17:00Z" w16du:dateUtc="2025-03-05T08:17:00Z">
                  <w:rPr>
                    <w:rFonts w:ascii="Times New Roman" w:eastAsia="Times New Roman" w:hAnsi="Times New Roman"/>
                    <w:spacing w:val="-1"/>
                  </w:rPr>
                </w:rPrChange>
              </w:rPr>
              <w:t>Texto 50</w:t>
            </w:r>
          </w:p>
        </w:tc>
      </w:tr>
      <w:tr w:rsidR="003F3EDE" w:rsidRPr="004866BB" w14:paraId="6C46F843" w14:textId="77777777" w:rsidTr="0025185C">
        <w:trPr>
          <w:trHeight w:val="517"/>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051322E" w14:textId="77777777" w:rsidR="003F3EDE" w:rsidRPr="004866BB" w:rsidRDefault="003F3EDE" w:rsidP="0025185C">
            <w:pPr>
              <w:jc w:val="center"/>
              <w:rPr>
                <w:rFonts w:ascii="Arial" w:eastAsia="Times New Roman" w:hAnsi="Arial" w:cs="Arial"/>
                <w:spacing w:val="-1"/>
                <w:sz w:val="20"/>
                <w:szCs w:val="20"/>
                <w:rPrChange w:id="5399"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400" w:author="Adelino Naquarta Sepalanga Domingos" w:date="2025-03-05T09:17:00Z" w16du:dateUtc="2025-03-05T08:17:00Z">
                  <w:rPr>
                    <w:rFonts w:ascii="Times New Roman" w:eastAsia="Times New Roman" w:hAnsi="Times New Roman"/>
                    <w:spacing w:val="-1"/>
                  </w:rPr>
                </w:rPrChange>
              </w:rPr>
              <w:t>4.1.4.16.5.5.</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5FED7FF" w14:textId="77777777" w:rsidR="003F3EDE" w:rsidRPr="004866BB" w:rsidRDefault="003F3EDE" w:rsidP="0025185C">
            <w:pPr>
              <w:jc w:val="center"/>
              <w:rPr>
                <w:rFonts w:ascii="Arial" w:eastAsia="Times New Roman" w:hAnsi="Arial" w:cs="Arial"/>
                <w:spacing w:val="-1"/>
                <w:sz w:val="20"/>
                <w:szCs w:val="20"/>
                <w:rPrChange w:id="5401" w:author="Adelino Naquarta Sepalanga Domingos" w:date="2025-03-05T09:17:00Z" w16du:dateUtc="2025-03-05T08:17:00Z">
                  <w:rPr>
                    <w:rFonts w:ascii="Times New Roman" w:eastAsia="Times New Roman" w:hAnsi="Times New Roman"/>
                    <w:spacing w:val="-1"/>
                  </w:rPr>
                </w:rPrChange>
              </w:rPr>
            </w:pPr>
          </w:p>
        </w:tc>
        <w:tc>
          <w:tcPr>
            <w:tcW w:w="32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CB0F77A" w14:textId="77777777" w:rsidR="003F3EDE" w:rsidRPr="004866BB" w:rsidRDefault="003F3EDE" w:rsidP="0025185C">
            <w:pPr>
              <w:rPr>
                <w:rFonts w:ascii="Arial" w:eastAsia="Times New Roman" w:hAnsi="Arial" w:cs="Arial"/>
                <w:spacing w:val="-1"/>
                <w:sz w:val="20"/>
                <w:szCs w:val="20"/>
                <w:rPrChange w:id="5402"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403" w:author="Adelino Naquarta Sepalanga Domingos" w:date="2025-03-05T09:17:00Z" w16du:dateUtc="2025-03-05T08:17:00Z">
                  <w:rPr>
                    <w:rFonts w:ascii="Times New Roman" w:eastAsia="Times New Roman" w:hAnsi="Times New Roman"/>
                    <w:spacing w:val="-1"/>
                  </w:rPr>
                </w:rPrChange>
              </w:rPr>
              <w:t>Código postal (PostalCode)</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C12D2BE" w14:textId="77777777" w:rsidR="003F3EDE" w:rsidRPr="004866BB" w:rsidRDefault="003F3EDE" w:rsidP="0025185C">
            <w:pPr>
              <w:rPr>
                <w:rFonts w:ascii="Arial" w:eastAsia="Times New Roman" w:hAnsi="Arial" w:cs="Arial"/>
                <w:spacing w:val="-1"/>
                <w:sz w:val="20"/>
                <w:szCs w:val="20"/>
                <w:rPrChange w:id="5404" w:author="Adelino Naquarta Sepalanga Domingos" w:date="2025-03-05T09:17:00Z" w16du:dateUtc="2025-03-05T08:17: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92BB18C" w14:textId="77777777" w:rsidR="003F3EDE" w:rsidRPr="004866BB" w:rsidRDefault="003F3EDE" w:rsidP="0025185C">
            <w:pPr>
              <w:jc w:val="center"/>
              <w:rPr>
                <w:rFonts w:ascii="Arial" w:eastAsia="Times New Roman" w:hAnsi="Arial" w:cs="Arial"/>
                <w:spacing w:val="-1"/>
                <w:sz w:val="20"/>
                <w:szCs w:val="20"/>
                <w:rPrChange w:id="540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406" w:author="Adelino Naquarta Sepalanga Domingos" w:date="2025-03-05T09:17:00Z" w16du:dateUtc="2025-03-05T08:17:00Z">
                  <w:rPr>
                    <w:rFonts w:ascii="Times New Roman" w:eastAsia="Times New Roman" w:hAnsi="Times New Roman"/>
                    <w:spacing w:val="-1"/>
                  </w:rPr>
                </w:rPrChange>
              </w:rPr>
              <w:t>Texto 20</w:t>
            </w:r>
          </w:p>
        </w:tc>
      </w:tr>
      <w:tr w:rsidR="003F3EDE" w:rsidRPr="004866BB" w14:paraId="5A3FD4E2" w14:textId="77777777" w:rsidTr="0025185C">
        <w:trPr>
          <w:trHeight w:val="513"/>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9AF0937" w14:textId="77777777" w:rsidR="003F3EDE" w:rsidRPr="004866BB" w:rsidRDefault="003F3EDE" w:rsidP="0025185C">
            <w:pPr>
              <w:jc w:val="center"/>
              <w:rPr>
                <w:rFonts w:ascii="Arial" w:eastAsia="Times New Roman" w:hAnsi="Arial" w:cs="Arial"/>
                <w:spacing w:val="-1"/>
                <w:sz w:val="20"/>
                <w:szCs w:val="20"/>
                <w:rPrChange w:id="540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408" w:author="Adelino Naquarta Sepalanga Domingos" w:date="2025-03-05T09:17:00Z" w16du:dateUtc="2025-03-05T08:17:00Z">
                  <w:rPr>
                    <w:rFonts w:ascii="Times New Roman" w:eastAsia="Times New Roman" w:hAnsi="Times New Roman"/>
                    <w:spacing w:val="-1"/>
                  </w:rPr>
                </w:rPrChange>
              </w:rPr>
              <w:t>4.1.4.16.5.6.</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B016BF4" w14:textId="77777777" w:rsidR="003F3EDE" w:rsidRPr="004866BB" w:rsidRDefault="003F3EDE" w:rsidP="0025185C">
            <w:pPr>
              <w:jc w:val="center"/>
              <w:rPr>
                <w:rFonts w:ascii="Arial" w:eastAsia="Times New Roman" w:hAnsi="Arial" w:cs="Arial"/>
                <w:spacing w:val="-1"/>
                <w:sz w:val="20"/>
                <w:szCs w:val="20"/>
                <w:rPrChange w:id="5409" w:author="Adelino Naquarta Sepalanga Domingos" w:date="2025-03-05T09:17:00Z" w16du:dateUtc="2025-03-05T08:17:00Z">
                  <w:rPr>
                    <w:rFonts w:ascii="Times New Roman" w:eastAsia="Times New Roman" w:hAnsi="Times New Roman"/>
                    <w:spacing w:val="-1"/>
                  </w:rPr>
                </w:rPrChange>
              </w:rPr>
            </w:pPr>
          </w:p>
        </w:tc>
        <w:tc>
          <w:tcPr>
            <w:tcW w:w="32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0975BEA" w14:textId="77777777" w:rsidR="003F3EDE" w:rsidRPr="004866BB" w:rsidRDefault="003F3EDE" w:rsidP="0025185C">
            <w:pPr>
              <w:rPr>
                <w:rFonts w:ascii="Arial" w:eastAsia="Times New Roman" w:hAnsi="Arial" w:cs="Arial"/>
                <w:spacing w:val="-1"/>
                <w:sz w:val="20"/>
                <w:szCs w:val="20"/>
                <w:rPrChange w:id="5410"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411" w:author="Adelino Naquarta Sepalanga Domingos" w:date="2025-03-05T09:17:00Z" w16du:dateUtc="2025-03-05T08:17:00Z">
                  <w:rPr>
                    <w:rFonts w:ascii="Times New Roman" w:eastAsia="Times New Roman" w:hAnsi="Times New Roman"/>
                    <w:spacing w:val="-1"/>
                  </w:rPr>
                </w:rPrChange>
              </w:rPr>
              <w:t>Província (Province)</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9ADE58B" w14:textId="77777777" w:rsidR="003F3EDE" w:rsidRPr="004866BB" w:rsidRDefault="003F3EDE" w:rsidP="0025185C">
            <w:pPr>
              <w:rPr>
                <w:rFonts w:ascii="Arial" w:eastAsia="Times New Roman" w:hAnsi="Arial" w:cs="Arial"/>
                <w:spacing w:val="-1"/>
                <w:sz w:val="20"/>
                <w:szCs w:val="20"/>
                <w:rPrChange w:id="5412" w:author="Adelino Naquarta Sepalanga Domingos" w:date="2025-03-05T09:17:00Z" w16du:dateUtc="2025-03-05T08:17: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F4BCE8D" w14:textId="77777777" w:rsidR="003F3EDE" w:rsidRPr="004866BB" w:rsidRDefault="003F3EDE" w:rsidP="0025185C">
            <w:pPr>
              <w:jc w:val="center"/>
              <w:rPr>
                <w:rFonts w:ascii="Arial" w:eastAsia="Times New Roman" w:hAnsi="Arial" w:cs="Arial"/>
                <w:spacing w:val="-1"/>
                <w:sz w:val="20"/>
                <w:szCs w:val="20"/>
                <w:rPrChange w:id="541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414" w:author="Adelino Naquarta Sepalanga Domingos" w:date="2025-03-05T09:17:00Z" w16du:dateUtc="2025-03-05T08:17:00Z">
                  <w:rPr>
                    <w:rFonts w:ascii="Times New Roman" w:eastAsia="Times New Roman" w:hAnsi="Times New Roman"/>
                    <w:spacing w:val="-1"/>
                  </w:rPr>
                </w:rPrChange>
              </w:rPr>
              <w:t>Texto 50</w:t>
            </w:r>
          </w:p>
        </w:tc>
      </w:tr>
      <w:tr w:rsidR="003F3EDE" w:rsidRPr="004866BB" w14:paraId="385DBAC3" w14:textId="77777777" w:rsidTr="0025185C">
        <w:trPr>
          <w:trHeight w:val="666"/>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DD6BDE3" w14:textId="77777777" w:rsidR="003F3EDE" w:rsidRPr="004866BB" w:rsidRDefault="003F3EDE" w:rsidP="0025185C">
            <w:pPr>
              <w:jc w:val="center"/>
              <w:rPr>
                <w:rFonts w:ascii="Arial" w:eastAsia="Times New Roman" w:hAnsi="Arial" w:cs="Arial"/>
                <w:spacing w:val="-1"/>
                <w:sz w:val="20"/>
                <w:szCs w:val="20"/>
                <w:rPrChange w:id="541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416" w:author="Adelino Naquarta Sepalanga Domingos" w:date="2025-03-05T09:17:00Z" w16du:dateUtc="2025-03-05T08:17:00Z">
                  <w:rPr>
                    <w:rFonts w:ascii="Times New Roman" w:eastAsia="Times New Roman" w:hAnsi="Times New Roman"/>
                    <w:spacing w:val="-1"/>
                  </w:rPr>
                </w:rPrChange>
              </w:rPr>
              <w:t>4.1.4.16.5.7.</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23F9ADD" w14:textId="77777777" w:rsidR="003F3EDE" w:rsidRPr="004866BB" w:rsidRDefault="003F3EDE" w:rsidP="0025185C">
            <w:pPr>
              <w:jc w:val="center"/>
              <w:rPr>
                <w:rFonts w:ascii="Arial" w:eastAsia="Times New Roman" w:hAnsi="Arial" w:cs="Arial"/>
                <w:spacing w:val="-1"/>
                <w:sz w:val="20"/>
                <w:szCs w:val="20"/>
                <w:rPrChange w:id="541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418"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D24CB41" w14:textId="77777777" w:rsidR="003F3EDE" w:rsidRPr="004866BB" w:rsidRDefault="003F3EDE" w:rsidP="0025185C">
            <w:pPr>
              <w:rPr>
                <w:rFonts w:ascii="Arial" w:eastAsia="Times New Roman" w:hAnsi="Arial" w:cs="Arial"/>
                <w:spacing w:val="-1"/>
                <w:sz w:val="20"/>
                <w:szCs w:val="20"/>
                <w:rPrChange w:id="5419"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420" w:author="Adelino Naquarta Sepalanga Domingos" w:date="2025-03-05T09:17:00Z" w16du:dateUtc="2025-03-05T08:17:00Z">
                  <w:rPr>
                    <w:rFonts w:ascii="Times New Roman" w:eastAsia="Times New Roman" w:hAnsi="Times New Roman"/>
                    <w:spacing w:val="-1"/>
                  </w:rPr>
                </w:rPrChange>
              </w:rPr>
              <w:t>País (Country)</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7965493" w14:textId="77777777" w:rsidR="003F3EDE" w:rsidRPr="004866BB" w:rsidRDefault="003F3EDE" w:rsidP="0025185C">
            <w:pPr>
              <w:rPr>
                <w:rFonts w:ascii="Arial" w:eastAsia="Times New Roman" w:hAnsi="Arial" w:cs="Arial"/>
                <w:spacing w:val="-1"/>
                <w:sz w:val="20"/>
                <w:szCs w:val="20"/>
                <w:rPrChange w:id="542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422" w:author="Adelino Naquarta Sepalanga Domingos" w:date="2025-03-05T09:17:00Z" w16du:dateUtc="2025-03-05T08:17:00Z">
                  <w:rPr>
                    <w:rFonts w:ascii="Times New Roman" w:eastAsia="Times New Roman" w:hAnsi="Times New Roman"/>
                    <w:spacing w:val="-1"/>
                  </w:rPr>
                </w:rPrChange>
              </w:rPr>
              <w:t>Deve ser preenchido de acordo com a norma ISO 3166 – 1-alpha-2.</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D37950B" w14:textId="77777777" w:rsidR="003F3EDE" w:rsidRPr="004866BB" w:rsidRDefault="003F3EDE" w:rsidP="0025185C">
            <w:pPr>
              <w:jc w:val="center"/>
              <w:rPr>
                <w:rFonts w:ascii="Arial" w:eastAsia="Times New Roman" w:hAnsi="Arial" w:cs="Arial"/>
                <w:spacing w:val="-1"/>
                <w:sz w:val="20"/>
                <w:szCs w:val="20"/>
                <w:rPrChange w:id="542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424" w:author="Adelino Naquarta Sepalanga Domingos" w:date="2025-03-05T09:17:00Z" w16du:dateUtc="2025-03-05T08:17:00Z">
                  <w:rPr>
                    <w:rFonts w:ascii="Times New Roman" w:eastAsia="Times New Roman" w:hAnsi="Times New Roman"/>
                    <w:spacing w:val="-1"/>
                  </w:rPr>
                </w:rPrChange>
              </w:rPr>
              <w:t>Texto 2</w:t>
            </w:r>
          </w:p>
        </w:tc>
      </w:tr>
      <w:tr w:rsidR="003F3EDE" w:rsidRPr="004866BB" w14:paraId="0C5D47EE" w14:textId="77777777" w:rsidTr="0025185C">
        <w:trPr>
          <w:trHeight w:val="1316"/>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ED296AA" w14:textId="77777777" w:rsidR="003F3EDE" w:rsidRPr="004866BB" w:rsidRDefault="003F3EDE" w:rsidP="0025185C">
            <w:pPr>
              <w:jc w:val="center"/>
              <w:rPr>
                <w:rFonts w:ascii="Arial" w:eastAsia="Times New Roman" w:hAnsi="Arial" w:cs="Arial"/>
                <w:spacing w:val="-1"/>
                <w:sz w:val="20"/>
                <w:szCs w:val="20"/>
                <w:rPrChange w:id="542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426" w:author="Adelino Naquarta Sepalanga Domingos" w:date="2025-03-05T09:17:00Z" w16du:dateUtc="2025-03-05T08:17:00Z">
                  <w:rPr>
                    <w:rFonts w:ascii="Times New Roman" w:eastAsia="Times New Roman" w:hAnsi="Times New Roman"/>
                    <w:spacing w:val="-1"/>
                  </w:rPr>
                </w:rPrChange>
              </w:rPr>
              <w:t>4.1.4.17.</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FEAF110" w14:textId="77777777" w:rsidR="003F3EDE" w:rsidRPr="004866BB" w:rsidRDefault="003F3EDE" w:rsidP="0025185C">
            <w:pPr>
              <w:jc w:val="center"/>
              <w:rPr>
                <w:rFonts w:ascii="Arial" w:eastAsia="Times New Roman" w:hAnsi="Arial" w:cs="Arial"/>
                <w:spacing w:val="-1"/>
                <w:sz w:val="20"/>
                <w:szCs w:val="20"/>
                <w:rPrChange w:id="5427" w:author="Adelino Naquarta Sepalanga Domingos" w:date="2025-03-05T09:17:00Z" w16du:dateUtc="2025-03-05T08:17:00Z">
                  <w:rPr>
                    <w:rFonts w:ascii="Times New Roman" w:eastAsia="Times New Roman" w:hAnsi="Times New Roman"/>
                    <w:spacing w:val="-1"/>
                  </w:rPr>
                </w:rPrChange>
              </w:rPr>
            </w:pPr>
          </w:p>
        </w:tc>
        <w:tc>
          <w:tcPr>
            <w:tcW w:w="32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32EF604" w14:textId="77777777" w:rsidR="003F3EDE" w:rsidRPr="004866BB" w:rsidRDefault="003F3EDE" w:rsidP="0025185C">
            <w:pPr>
              <w:rPr>
                <w:rFonts w:ascii="Arial" w:eastAsia="Times New Roman" w:hAnsi="Arial" w:cs="Arial"/>
                <w:spacing w:val="-1"/>
                <w:sz w:val="20"/>
                <w:szCs w:val="20"/>
                <w:rPrChange w:id="5428"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429" w:author="Adelino Naquarta Sepalanga Domingos" w:date="2025-03-05T09:17:00Z" w16du:dateUtc="2025-03-05T08:17:00Z">
                  <w:rPr>
                    <w:rFonts w:ascii="Times New Roman" w:eastAsia="Times New Roman" w:hAnsi="Times New Roman"/>
                    <w:spacing w:val="-1"/>
                  </w:rPr>
                </w:rPrChange>
              </w:rPr>
              <w:t>Data e hora de fim de transporte (MovementEndTime)</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BA0AD07" w14:textId="77777777" w:rsidR="003F3EDE" w:rsidRPr="004866BB" w:rsidRDefault="003F3EDE" w:rsidP="0025185C">
            <w:pPr>
              <w:rPr>
                <w:rFonts w:ascii="Arial" w:eastAsia="Times New Roman" w:hAnsi="Arial" w:cs="Arial"/>
                <w:spacing w:val="-1"/>
                <w:sz w:val="20"/>
                <w:szCs w:val="20"/>
                <w:rPrChange w:id="5430"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431" w:author="Adelino Naquarta Sepalanga Domingos" w:date="2025-03-05T09:17:00Z" w16du:dateUtc="2025-03-05T08:17:00Z">
                  <w:rPr>
                    <w:rFonts w:ascii="Times New Roman" w:eastAsia="Times New Roman" w:hAnsi="Times New Roman"/>
                    <w:spacing w:val="-1"/>
                  </w:rPr>
                </w:rPrChange>
              </w:rPr>
              <w:t>Tipo de data e hora: “AAAA-MM- DDThh:mm:ss” em que o “ss” pode ser “00”, na ausência de informação concreta.</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E1ABA83" w14:textId="77777777" w:rsidR="003F3EDE" w:rsidRPr="004866BB" w:rsidRDefault="003F3EDE" w:rsidP="0025185C">
            <w:pPr>
              <w:jc w:val="center"/>
              <w:rPr>
                <w:rFonts w:ascii="Arial" w:eastAsia="Times New Roman" w:hAnsi="Arial" w:cs="Arial"/>
                <w:spacing w:val="-1"/>
                <w:sz w:val="20"/>
                <w:szCs w:val="20"/>
                <w:rPrChange w:id="5432" w:author="Adelino Naquarta Sepalanga Domingos" w:date="2025-03-05T09:17:00Z" w16du:dateUtc="2025-03-05T08:17:00Z">
                  <w:rPr>
                    <w:rFonts w:ascii="Times New Roman" w:eastAsia="Times New Roman" w:hAnsi="Times New Roman"/>
                    <w:spacing w:val="-1"/>
                  </w:rPr>
                </w:rPrChange>
              </w:rPr>
            </w:pPr>
          </w:p>
          <w:p w14:paraId="22720CAF" w14:textId="77777777" w:rsidR="003F3EDE" w:rsidRPr="004866BB" w:rsidRDefault="003F3EDE" w:rsidP="0025185C">
            <w:pPr>
              <w:jc w:val="center"/>
              <w:rPr>
                <w:rFonts w:ascii="Arial" w:eastAsia="Times New Roman" w:hAnsi="Arial" w:cs="Arial"/>
                <w:spacing w:val="-1"/>
                <w:sz w:val="20"/>
                <w:szCs w:val="20"/>
                <w:rPrChange w:id="543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434" w:author="Adelino Naquarta Sepalanga Domingos" w:date="2025-03-05T09:17:00Z" w16du:dateUtc="2025-03-05T08:17:00Z">
                  <w:rPr>
                    <w:rFonts w:ascii="Times New Roman" w:eastAsia="Times New Roman" w:hAnsi="Times New Roman"/>
                    <w:spacing w:val="-1"/>
                  </w:rPr>
                </w:rPrChange>
              </w:rPr>
              <w:t>Data e hora</w:t>
            </w:r>
          </w:p>
        </w:tc>
      </w:tr>
      <w:tr w:rsidR="003F3EDE" w:rsidRPr="004866BB" w14:paraId="4C6C189A" w14:textId="77777777" w:rsidTr="0025185C">
        <w:trPr>
          <w:trHeight w:val="1181"/>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19D2B55" w14:textId="77777777" w:rsidR="003F3EDE" w:rsidRPr="004866BB" w:rsidRDefault="003F3EDE" w:rsidP="0025185C">
            <w:pPr>
              <w:jc w:val="center"/>
              <w:rPr>
                <w:rFonts w:ascii="Arial" w:eastAsia="Times New Roman" w:hAnsi="Arial" w:cs="Arial"/>
                <w:spacing w:val="-1"/>
                <w:sz w:val="20"/>
                <w:szCs w:val="20"/>
                <w:rPrChange w:id="543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436" w:author="Adelino Naquarta Sepalanga Domingos" w:date="2025-03-05T09:17:00Z" w16du:dateUtc="2025-03-05T08:17:00Z">
                  <w:rPr>
                    <w:rFonts w:ascii="Times New Roman" w:eastAsia="Times New Roman" w:hAnsi="Times New Roman"/>
                    <w:spacing w:val="-1"/>
                  </w:rPr>
                </w:rPrChange>
              </w:rPr>
              <w:t>4.1.4.18.</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5944CB9" w14:textId="77777777" w:rsidR="003F3EDE" w:rsidRPr="004866BB" w:rsidRDefault="003F3EDE" w:rsidP="0025185C">
            <w:pPr>
              <w:jc w:val="center"/>
              <w:rPr>
                <w:rFonts w:ascii="Arial" w:eastAsia="Times New Roman" w:hAnsi="Arial" w:cs="Arial"/>
                <w:spacing w:val="-1"/>
                <w:sz w:val="20"/>
                <w:szCs w:val="20"/>
                <w:rPrChange w:id="5437" w:author="Adelino Naquarta Sepalanga Domingos" w:date="2025-03-05T09:17:00Z" w16du:dateUtc="2025-03-05T08:17:00Z">
                  <w:rPr>
                    <w:rFonts w:ascii="Times New Roman" w:eastAsia="Times New Roman" w:hAnsi="Times New Roman"/>
                    <w:spacing w:val="-1"/>
                  </w:rPr>
                </w:rPrChange>
              </w:rPr>
            </w:pPr>
          </w:p>
        </w:tc>
        <w:tc>
          <w:tcPr>
            <w:tcW w:w="32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5501DF7" w14:textId="77777777" w:rsidR="003F3EDE" w:rsidRPr="004866BB" w:rsidRDefault="003F3EDE" w:rsidP="0025185C">
            <w:pPr>
              <w:rPr>
                <w:rFonts w:ascii="Arial" w:eastAsia="Times New Roman" w:hAnsi="Arial" w:cs="Arial"/>
                <w:spacing w:val="-1"/>
                <w:sz w:val="20"/>
                <w:szCs w:val="20"/>
                <w:rPrChange w:id="5438"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439" w:author="Adelino Naquarta Sepalanga Domingos" w:date="2025-03-05T09:17:00Z" w16du:dateUtc="2025-03-05T08:17:00Z">
                  <w:rPr>
                    <w:rFonts w:ascii="Times New Roman" w:eastAsia="Times New Roman" w:hAnsi="Times New Roman"/>
                    <w:spacing w:val="-1"/>
                  </w:rPr>
                </w:rPrChange>
              </w:rPr>
              <w:t>Data e hora para o início de transporte (MovementStartTime)</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D9A4E85" w14:textId="77777777" w:rsidR="003F3EDE" w:rsidRPr="004866BB" w:rsidRDefault="003F3EDE" w:rsidP="0025185C">
            <w:pPr>
              <w:rPr>
                <w:rFonts w:ascii="Arial" w:eastAsia="Times New Roman" w:hAnsi="Arial" w:cs="Arial"/>
                <w:spacing w:val="-1"/>
                <w:sz w:val="20"/>
                <w:szCs w:val="20"/>
                <w:rPrChange w:id="5440"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441" w:author="Adelino Naquarta Sepalanga Domingos" w:date="2025-03-05T09:17:00Z" w16du:dateUtc="2025-03-05T08:17:00Z">
                  <w:rPr>
                    <w:rFonts w:ascii="Times New Roman" w:eastAsia="Times New Roman" w:hAnsi="Times New Roman"/>
                    <w:spacing w:val="-1"/>
                  </w:rPr>
                </w:rPrChange>
              </w:rPr>
              <w:t>Tipo de data e hora: “AAAA-MM- DDThh:mm:ss” em que o “ss” pode ser “00”, na ausência de informação concreta.</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3C30A39" w14:textId="77777777" w:rsidR="003F3EDE" w:rsidRPr="004866BB" w:rsidRDefault="003F3EDE" w:rsidP="0025185C">
            <w:pPr>
              <w:jc w:val="center"/>
              <w:rPr>
                <w:rFonts w:ascii="Arial" w:eastAsia="Times New Roman" w:hAnsi="Arial" w:cs="Arial"/>
                <w:spacing w:val="-1"/>
                <w:sz w:val="20"/>
                <w:szCs w:val="20"/>
                <w:rPrChange w:id="5442"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443" w:author="Adelino Naquarta Sepalanga Domingos" w:date="2025-03-05T09:17:00Z" w16du:dateUtc="2025-03-05T08:17:00Z">
                  <w:rPr>
                    <w:rFonts w:ascii="Times New Roman" w:eastAsia="Times New Roman" w:hAnsi="Times New Roman"/>
                    <w:spacing w:val="-1"/>
                  </w:rPr>
                </w:rPrChange>
              </w:rPr>
              <w:t>Data e hora</w:t>
            </w:r>
          </w:p>
        </w:tc>
      </w:tr>
      <w:tr w:rsidR="003F3EDE" w:rsidRPr="004866BB" w14:paraId="3CF65138" w14:textId="77777777" w:rsidTr="0025185C">
        <w:trPr>
          <w:trHeight w:val="650"/>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9F8BB5D" w14:textId="77777777" w:rsidR="003F3EDE" w:rsidRPr="004866BB" w:rsidRDefault="003F3EDE" w:rsidP="0025185C">
            <w:pPr>
              <w:jc w:val="center"/>
              <w:rPr>
                <w:rFonts w:ascii="Arial" w:eastAsia="Times New Roman" w:hAnsi="Arial" w:cs="Arial"/>
                <w:spacing w:val="-1"/>
                <w:sz w:val="20"/>
                <w:szCs w:val="20"/>
                <w:rPrChange w:id="5444"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445" w:author="Adelino Naquarta Sepalanga Domingos" w:date="2025-03-05T09:17:00Z" w16du:dateUtc="2025-03-05T08:17:00Z">
                  <w:rPr>
                    <w:rFonts w:ascii="Times New Roman" w:eastAsia="Times New Roman" w:hAnsi="Times New Roman"/>
                    <w:spacing w:val="-1"/>
                  </w:rPr>
                </w:rPrChange>
              </w:rPr>
              <w:t>4.1.4.19.</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638BC73" w14:textId="77777777" w:rsidR="003F3EDE" w:rsidRPr="004866BB" w:rsidRDefault="003F3EDE" w:rsidP="0025185C">
            <w:pPr>
              <w:jc w:val="center"/>
              <w:rPr>
                <w:rFonts w:ascii="Arial" w:eastAsia="Times New Roman" w:hAnsi="Arial" w:cs="Arial"/>
                <w:spacing w:val="-1"/>
                <w:sz w:val="20"/>
                <w:szCs w:val="20"/>
                <w:rPrChange w:id="5446"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447"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9A23D33" w14:textId="77777777" w:rsidR="003F3EDE" w:rsidRPr="004866BB" w:rsidRDefault="003F3EDE" w:rsidP="0025185C">
            <w:pPr>
              <w:rPr>
                <w:rFonts w:ascii="Arial" w:eastAsia="Times New Roman" w:hAnsi="Arial" w:cs="Arial"/>
                <w:spacing w:val="-1"/>
                <w:sz w:val="20"/>
                <w:szCs w:val="20"/>
                <w:rPrChange w:id="5448"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449" w:author="Adelino Naquarta Sepalanga Domingos" w:date="2025-03-05T09:17:00Z" w16du:dateUtc="2025-03-05T08:17:00Z">
                  <w:rPr>
                    <w:rFonts w:ascii="Times New Roman" w:eastAsia="Times New Roman" w:hAnsi="Times New Roman"/>
                    <w:spacing w:val="-1"/>
                  </w:rPr>
                </w:rPrChange>
              </w:rPr>
              <w:t>Linha (Line)</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012BAEC" w14:textId="77777777" w:rsidR="003F3EDE" w:rsidRPr="004866BB" w:rsidRDefault="003F3EDE" w:rsidP="0025185C">
            <w:pPr>
              <w:rPr>
                <w:rFonts w:ascii="Arial" w:eastAsia="Times New Roman" w:hAnsi="Arial" w:cs="Arial"/>
                <w:spacing w:val="-1"/>
                <w:sz w:val="20"/>
                <w:szCs w:val="20"/>
                <w:rPrChange w:id="5450" w:author="Adelino Naquarta Sepalanga Domingos" w:date="2025-03-05T09:17:00Z" w16du:dateUtc="2025-03-05T08:17: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999D112" w14:textId="77777777" w:rsidR="003F3EDE" w:rsidRPr="004866BB" w:rsidRDefault="003F3EDE" w:rsidP="0025185C">
            <w:pPr>
              <w:jc w:val="center"/>
              <w:rPr>
                <w:rFonts w:ascii="Arial" w:eastAsia="Times New Roman" w:hAnsi="Arial" w:cs="Arial"/>
                <w:spacing w:val="-1"/>
                <w:sz w:val="20"/>
                <w:szCs w:val="20"/>
                <w:rPrChange w:id="545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452" w:author="Adelino Naquarta Sepalanga Domingos" w:date="2025-03-05T09:17:00Z" w16du:dateUtc="2025-03-05T08:17:00Z">
                  <w:rPr>
                    <w:rFonts w:ascii="Times New Roman" w:eastAsia="Times New Roman" w:hAnsi="Times New Roman"/>
                    <w:spacing w:val="-1"/>
                  </w:rPr>
                </w:rPrChange>
              </w:rPr>
              <w:t>Não Aplicável</w:t>
            </w:r>
          </w:p>
        </w:tc>
      </w:tr>
      <w:tr w:rsidR="003F3EDE" w:rsidRPr="004866BB" w14:paraId="7A4B0294" w14:textId="77777777" w:rsidTr="0025185C">
        <w:trPr>
          <w:trHeight w:val="1047"/>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096953A" w14:textId="77777777" w:rsidR="003F3EDE" w:rsidRPr="004866BB" w:rsidRDefault="003F3EDE" w:rsidP="0025185C">
            <w:pPr>
              <w:jc w:val="center"/>
              <w:rPr>
                <w:rFonts w:ascii="Arial" w:eastAsia="Times New Roman" w:hAnsi="Arial" w:cs="Arial"/>
                <w:spacing w:val="-1"/>
                <w:sz w:val="20"/>
                <w:szCs w:val="20"/>
                <w:rPrChange w:id="545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454" w:author="Adelino Naquarta Sepalanga Domingos" w:date="2025-03-05T09:17:00Z" w16du:dateUtc="2025-03-05T08:17:00Z">
                  <w:rPr>
                    <w:rFonts w:ascii="Times New Roman" w:eastAsia="Times New Roman" w:hAnsi="Times New Roman"/>
                    <w:spacing w:val="-1"/>
                  </w:rPr>
                </w:rPrChange>
              </w:rPr>
              <w:t>4.1.4.19.1.</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BE7C1A4" w14:textId="77777777" w:rsidR="003F3EDE" w:rsidRPr="004866BB" w:rsidRDefault="003F3EDE" w:rsidP="0025185C">
            <w:pPr>
              <w:jc w:val="center"/>
              <w:rPr>
                <w:rFonts w:ascii="Arial" w:eastAsia="Times New Roman" w:hAnsi="Arial" w:cs="Arial"/>
                <w:spacing w:val="-1"/>
                <w:sz w:val="20"/>
                <w:szCs w:val="20"/>
                <w:rPrChange w:id="545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456"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4FC75D0" w14:textId="77777777" w:rsidR="003F3EDE" w:rsidRPr="004866BB" w:rsidRDefault="003F3EDE" w:rsidP="0025185C">
            <w:pPr>
              <w:rPr>
                <w:rFonts w:ascii="Arial" w:eastAsia="Times New Roman" w:hAnsi="Arial" w:cs="Arial"/>
                <w:spacing w:val="-1"/>
                <w:sz w:val="20"/>
                <w:szCs w:val="20"/>
                <w:rPrChange w:id="545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458" w:author="Adelino Naquarta Sepalanga Domingos" w:date="2025-03-05T09:17:00Z" w16du:dateUtc="2025-03-05T08:17:00Z">
                  <w:rPr>
                    <w:rFonts w:ascii="Times New Roman" w:eastAsia="Times New Roman" w:hAnsi="Times New Roman"/>
                    <w:spacing w:val="-1"/>
                  </w:rPr>
                </w:rPrChange>
              </w:rPr>
              <w:t>Número de linha (LineNumber)</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440801C" w14:textId="77777777" w:rsidR="003F3EDE" w:rsidRPr="004866BB" w:rsidRDefault="003F3EDE" w:rsidP="0025185C">
            <w:pPr>
              <w:rPr>
                <w:rFonts w:ascii="Arial" w:eastAsia="Times New Roman" w:hAnsi="Arial" w:cs="Arial"/>
                <w:spacing w:val="-1"/>
                <w:sz w:val="20"/>
                <w:szCs w:val="20"/>
                <w:rPrChange w:id="5459"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460" w:author="Adelino Naquarta Sepalanga Domingos" w:date="2025-03-05T09:17:00Z" w16du:dateUtc="2025-03-05T08:17:00Z">
                  <w:rPr>
                    <w:rFonts w:ascii="Times New Roman" w:eastAsia="Times New Roman" w:hAnsi="Times New Roman"/>
                    <w:spacing w:val="-1"/>
                  </w:rPr>
                </w:rPrChange>
              </w:rPr>
              <w:t>As linhas devem ser exportadas pela mesma ordem em que se encontram no documento original.</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97F79F4" w14:textId="77777777" w:rsidR="003F3EDE" w:rsidRPr="004866BB" w:rsidRDefault="003F3EDE" w:rsidP="0025185C">
            <w:pPr>
              <w:jc w:val="center"/>
              <w:rPr>
                <w:rFonts w:ascii="Arial" w:eastAsia="Times New Roman" w:hAnsi="Arial" w:cs="Arial"/>
                <w:spacing w:val="-1"/>
                <w:sz w:val="20"/>
                <w:szCs w:val="20"/>
                <w:rPrChange w:id="5461" w:author="Adelino Naquarta Sepalanga Domingos" w:date="2025-03-05T09:17:00Z" w16du:dateUtc="2025-03-05T08:17:00Z">
                  <w:rPr>
                    <w:rFonts w:ascii="Times New Roman" w:eastAsia="Times New Roman" w:hAnsi="Times New Roman"/>
                    <w:spacing w:val="-1"/>
                  </w:rPr>
                </w:rPrChange>
              </w:rPr>
            </w:pPr>
          </w:p>
          <w:p w14:paraId="0A765FEF" w14:textId="77777777" w:rsidR="003F3EDE" w:rsidRPr="004866BB" w:rsidRDefault="003F3EDE" w:rsidP="0025185C">
            <w:pPr>
              <w:jc w:val="center"/>
              <w:rPr>
                <w:rFonts w:ascii="Arial" w:eastAsia="Times New Roman" w:hAnsi="Arial" w:cs="Arial"/>
                <w:spacing w:val="-1"/>
                <w:sz w:val="20"/>
                <w:szCs w:val="20"/>
                <w:rPrChange w:id="5462"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463" w:author="Adelino Naquarta Sepalanga Domingos" w:date="2025-03-05T09:17:00Z" w16du:dateUtc="2025-03-05T08:17:00Z">
                  <w:rPr>
                    <w:rFonts w:ascii="Times New Roman" w:eastAsia="Times New Roman" w:hAnsi="Times New Roman"/>
                    <w:spacing w:val="-1"/>
                  </w:rPr>
                </w:rPrChange>
              </w:rPr>
              <w:t>Inteiro</w:t>
            </w:r>
          </w:p>
        </w:tc>
      </w:tr>
      <w:tr w:rsidR="003F3EDE" w:rsidRPr="004866BB" w14:paraId="1EE6321E" w14:textId="77777777" w:rsidTr="0025185C">
        <w:trPr>
          <w:trHeight w:val="1331"/>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AAECECB" w14:textId="77777777" w:rsidR="003F3EDE" w:rsidRPr="004866BB" w:rsidRDefault="003F3EDE" w:rsidP="0025185C">
            <w:pPr>
              <w:jc w:val="center"/>
              <w:rPr>
                <w:rFonts w:ascii="Arial" w:eastAsia="Times New Roman" w:hAnsi="Arial" w:cs="Arial"/>
                <w:spacing w:val="-1"/>
                <w:sz w:val="20"/>
                <w:szCs w:val="20"/>
                <w:rPrChange w:id="5464" w:author="Adelino Naquarta Sepalanga Domingos" w:date="2025-03-05T09:17:00Z" w16du:dateUtc="2025-03-05T08:17:00Z">
                  <w:rPr>
                    <w:rFonts w:ascii="Times New Roman" w:eastAsia="Times New Roman" w:hAnsi="Times New Roman"/>
                    <w:spacing w:val="-1"/>
                  </w:rPr>
                </w:rPrChange>
              </w:rPr>
            </w:pPr>
            <w:bookmarkStart w:id="5465" w:name="_Hlk41151631"/>
          </w:p>
          <w:p w14:paraId="0F40124C" w14:textId="77777777" w:rsidR="003F3EDE" w:rsidRPr="004866BB" w:rsidRDefault="003F3EDE" w:rsidP="0025185C">
            <w:pPr>
              <w:jc w:val="center"/>
              <w:rPr>
                <w:rFonts w:ascii="Arial" w:eastAsia="Times New Roman" w:hAnsi="Arial" w:cs="Arial"/>
                <w:spacing w:val="-1"/>
                <w:sz w:val="20"/>
                <w:szCs w:val="20"/>
                <w:rPrChange w:id="5466"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467" w:author="Adelino Naquarta Sepalanga Domingos" w:date="2025-03-05T09:17:00Z" w16du:dateUtc="2025-03-05T08:17:00Z">
                  <w:rPr>
                    <w:rFonts w:ascii="Times New Roman" w:eastAsia="Times New Roman" w:hAnsi="Times New Roman"/>
                    <w:spacing w:val="-1"/>
                  </w:rPr>
                </w:rPrChange>
              </w:rPr>
              <w:t>4.1.4.19.2.</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80AAB34" w14:textId="77777777" w:rsidR="003F3EDE" w:rsidRPr="004866BB" w:rsidRDefault="003F3EDE" w:rsidP="0025185C">
            <w:pPr>
              <w:jc w:val="center"/>
              <w:rPr>
                <w:rFonts w:ascii="Arial" w:eastAsia="Times New Roman" w:hAnsi="Arial" w:cs="Arial"/>
                <w:spacing w:val="-1"/>
                <w:sz w:val="20"/>
                <w:szCs w:val="20"/>
                <w:rPrChange w:id="5468" w:author="Adelino Naquarta Sepalanga Domingos" w:date="2025-03-05T09:17:00Z" w16du:dateUtc="2025-03-05T08:17:00Z">
                  <w:rPr>
                    <w:rFonts w:ascii="Times New Roman" w:eastAsia="Times New Roman" w:hAnsi="Times New Roman"/>
                    <w:spacing w:val="-1"/>
                  </w:rPr>
                </w:rPrChange>
              </w:rPr>
            </w:pPr>
          </w:p>
          <w:p w14:paraId="3C56A935" w14:textId="77777777" w:rsidR="003F3EDE" w:rsidRPr="004866BB" w:rsidRDefault="003F3EDE" w:rsidP="0025185C">
            <w:pPr>
              <w:jc w:val="center"/>
              <w:rPr>
                <w:rFonts w:ascii="Arial" w:eastAsia="Times New Roman" w:hAnsi="Arial" w:cs="Arial"/>
                <w:spacing w:val="-1"/>
                <w:sz w:val="20"/>
                <w:szCs w:val="20"/>
                <w:rPrChange w:id="5469"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470"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3A61C63" w14:textId="77777777" w:rsidR="003F3EDE" w:rsidRPr="004866BB" w:rsidRDefault="003F3EDE" w:rsidP="0025185C">
            <w:pPr>
              <w:rPr>
                <w:rFonts w:ascii="Arial" w:eastAsia="Times New Roman" w:hAnsi="Arial" w:cs="Arial"/>
                <w:spacing w:val="-1"/>
                <w:sz w:val="20"/>
                <w:szCs w:val="20"/>
                <w:rPrChange w:id="5471" w:author="Adelino Naquarta Sepalanga Domingos" w:date="2025-03-05T09:17:00Z" w16du:dateUtc="2025-03-05T08:17:00Z">
                  <w:rPr>
                    <w:rFonts w:ascii="Times New Roman" w:eastAsia="Times New Roman" w:hAnsi="Times New Roman"/>
                    <w:spacing w:val="-1"/>
                  </w:rPr>
                </w:rPrChange>
              </w:rPr>
            </w:pPr>
          </w:p>
          <w:p w14:paraId="769BDC66" w14:textId="77777777" w:rsidR="003F3EDE" w:rsidRPr="004866BB" w:rsidRDefault="003F3EDE" w:rsidP="0025185C">
            <w:pPr>
              <w:rPr>
                <w:rFonts w:ascii="Arial" w:eastAsia="Times New Roman" w:hAnsi="Arial" w:cs="Arial"/>
                <w:spacing w:val="-1"/>
                <w:sz w:val="20"/>
                <w:szCs w:val="20"/>
                <w:rPrChange w:id="5472"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473" w:author="Adelino Naquarta Sepalanga Domingos" w:date="2025-03-05T09:17:00Z" w16du:dateUtc="2025-03-05T08:17:00Z">
                  <w:rPr>
                    <w:rFonts w:ascii="Times New Roman" w:eastAsia="Times New Roman" w:hAnsi="Times New Roman"/>
                    <w:spacing w:val="-1"/>
                  </w:rPr>
                </w:rPrChange>
              </w:rPr>
              <w:t>Referência ao documento de origem (OrderReferences)</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4633E79" w14:textId="594368CE" w:rsidR="003F3EDE" w:rsidRPr="004866BB" w:rsidRDefault="003F3EDE" w:rsidP="0025185C">
            <w:pPr>
              <w:rPr>
                <w:rFonts w:ascii="Arial" w:eastAsia="Times New Roman" w:hAnsi="Arial" w:cs="Arial"/>
                <w:spacing w:val="-1"/>
                <w:sz w:val="20"/>
                <w:szCs w:val="20"/>
                <w:rPrChange w:id="5474"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475" w:author="Adelino Naquarta Sepalanga Domingos" w:date="2025-03-05T09:17:00Z" w16du:dateUtc="2025-03-05T08:17:00Z">
                  <w:rPr>
                    <w:rFonts w:ascii="Times New Roman" w:eastAsia="Times New Roman" w:hAnsi="Times New Roman"/>
                    <w:spacing w:val="-1"/>
                  </w:rPr>
                </w:rPrChange>
              </w:rPr>
              <w:t>Existindo a necessidade de efectuar mais do que uma referência, esta estrutura pode</w:t>
            </w:r>
            <w:del w:id="5476" w:author="Adelino Naquarta Sepalanga Domingos" w:date="2025-03-05T09:34:00Z" w16du:dateUtc="2025-03-05T08:34:00Z">
              <w:r w:rsidRPr="004866BB" w:rsidDel="00B45277">
                <w:rPr>
                  <w:rFonts w:ascii="Arial" w:eastAsia="Times New Roman" w:hAnsi="Arial" w:cs="Arial"/>
                  <w:spacing w:val="-1"/>
                  <w:sz w:val="20"/>
                  <w:szCs w:val="20"/>
                  <w:rPrChange w:id="5477" w:author="Adelino Naquarta Sepalanga Domingos" w:date="2025-03-05T09:17:00Z" w16du:dateUtc="2025-03-05T08:17:00Z">
                    <w:rPr>
                      <w:rFonts w:ascii="Times New Roman" w:eastAsia="Times New Roman" w:hAnsi="Times New Roman"/>
                      <w:spacing w:val="-1"/>
                    </w:rPr>
                  </w:rPrChange>
                </w:rPr>
                <w:delText>rá</w:delText>
              </w:r>
            </w:del>
            <w:r w:rsidRPr="004866BB">
              <w:rPr>
                <w:rFonts w:ascii="Arial" w:eastAsia="Times New Roman" w:hAnsi="Arial" w:cs="Arial"/>
                <w:spacing w:val="-1"/>
                <w:sz w:val="20"/>
                <w:szCs w:val="20"/>
                <w:rPrChange w:id="5478" w:author="Adelino Naquarta Sepalanga Domingos" w:date="2025-03-05T09:17:00Z" w16du:dateUtc="2025-03-05T08:17:00Z">
                  <w:rPr>
                    <w:rFonts w:ascii="Times New Roman" w:eastAsia="Times New Roman" w:hAnsi="Times New Roman"/>
                    <w:spacing w:val="-1"/>
                  </w:rPr>
                </w:rPrChange>
              </w:rPr>
              <w:t xml:space="preserve"> ser gerada tantas vezes quantas as necessárias.</w:t>
            </w:r>
          </w:p>
          <w:p w14:paraId="7E6086E3" w14:textId="77777777" w:rsidR="003F3EDE" w:rsidRPr="004866BB" w:rsidRDefault="003F3EDE" w:rsidP="0025185C">
            <w:pPr>
              <w:rPr>
                <w:rFonts w:ascii="Arial" w:eastAsia="Times New Roman" w:hAnsi="Arial" w:cs="Arial"/>
                <w:spacing w:val="-1"/>
                <w:sz w:val="20"/>
                <w:szCs w:val="20"/>
                <w:rPrChange w:id="5479"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480" w:author="Adelino Naquarta Sepalanga Domingos" w:date="2025-03-05T09:17:00Z" w16du:dateUtc="2025-03-05T08:17:00Z">
                  <w:rPr>
                    <w:rFonts w:ascii="Times New Roman" w:eastAsia="Times New Roman" w:hAnsi="Times New Roman"/>
                    <w:spacing w:val="-1"/>
                  </w:rPr>
                </w:rPrChange>
              </w:rPr>
              <w:t xml:space="preserve">O preenchimento é obrigatório, quando o campo 4.1.4.8. for preenchido com “NC” – Nota de crédito para um documento do ano anterior </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823B7FC" w14:textId="77777777" w:rsidR="003F3EDE" w:rsidRPr="004866BB" w:rsidRDefault="003F3EDE" w:rsidP="0025185C">
            <w:pPr>
              <w:jc w:val="center"/>
              <w:rPr>
                <w:rFonts w:ascii="Arial" w:eastAsia="Times New Roman" w:hAnsi="Arial" w:cs="Arial"/>
                <w:spacing w:val="-1"/>
                <w:sz w:val="20"/>
                <w:szCs w:val="20"/>
                <w:rPrChange w:id="5481" w:author="Adelino Naquarta Sepalanga Domingos" w:date="2025-03-05T09:17:00Z" w16du:dateUtc="2025-03-05T08:17:00Z">
                  <w:rPr>
                    <w:rFonts w:ascii="Times New Roman" w:eastAsia="Times New Roman" w:hAnsi="Times New Roman"/>
                    <w:spacing w:val="-1"/>
                  </w:rPr>
                </w:rPrChange>
              </w:rPr>
            </w:pPr>
          </w:p>
          <w:p w14:paraId="6D5632C2" w14:textId="77777777" w:rsidR="003F3EDE" w:rsidRPr="004866BB" w:rsidRDefault="003F3EDE" w:rsidP="0025185C">
            <w:pPr>
              <w:jc w:val="center"/>
              <w:rPr>
                <w:rFonts w:ascii="Arial" w:eastAsia="Times New Roman" w:hAnsi="Arial" w:cs="Arial"/>
                <w:spacing w:val="-1"/>
                <w:sz w:val="20"/>
                <w:szCs w:val="20"/>
                <w:rPrChange w:id="5482"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483" w:author="Adelino Naquarta Sepalanga Domingos" w:date="2025-03-05T09:17:00Z" w16du:dateUtc="2025-03-05T08:17:00Z">
                  <w:rPr>
                    <w:rFonts w:ascii="Times New Roman" w:eastAsia="Times New Roman" w:hAnsi="Times New Roman"/>
                    <w:spacing w:val="-1"/>
                  </w:rPr>
                </w:rPrChange>
              </w:rPr>
              <w:t>Não Aplicável</w:t>
            </w:r>
          </w:p>
        </w:tc>
      </w:tr>
      <w:tr w:rsidR="003F3EDE" w:rsidRPr="004866BB" w14:paraId="40DE1CD5" w14:textId="77777777" w:rsidTr="0025185C">
        <w:trPr>
          <w:trHeight w:val="2168"/>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01D6346" w14:textId="77777777" w:rsidR="003F3EDE" w:rsidRPr="004866BB" w:rsidRDefault="003F3EDE" w:rsidP="0025185C">
            <w:pPr>
              <w:jc w:val="center"/>
              <w:rPr>
                <w:rFonts w:ascii="Arial" w:eastAsia="Times New Roman" w:hAnsi="Arial" w:cs="Arial"/>
                <w:spacing w:val="-1"/>
                <w:sz w:val="20"/>
                <w:szCs w:val="20"/>
                <w:rPrChange w:id="5484" w:author="Adelino Naquarta Sepalanga Domingos" w:date="2025-03-05T09:17:00Z" w16du:dateUtc="2025-03-05T08:17:00Z">
                  <w:rPr>
                    <w:rFonts w:ascii="Times New Roman" w:eastAsia="Times New Roman" w:hAnsi="Times New Roman"/>
                    <w:spacing w:val="-1"/>
                  </w:rPr>
                </w:rPrChange>
              </w:rPr>
            </w:pPr>
          </w:p>
          <w:p w14:paraId="027614A7" w14:textId="77777777" w:rsidR="003F3EDE" w:rsidRPr="004866BB" w:rsidRDefault="003F3EDE" w:rsidP="0025185C">
            <w:pPr>
              <w:jc w:val="center"/>
              <w:rPr>
                <w:rFonts w:ascii="Arial" w:eastAsia="Times New Roman" w:hAnsi="Arial" w:cs="Arial"/>
                <w:spacing w:val="-1"/>
                <w:sz w:val="20"/>
                <w:szCs w:val="20"/>
                <w:rPrChange w:id="5485" w:author="Adelino Naquarta Sepalanga Domingos" w:date="2025-03-05T09:17:00Z" w16du:dateUtc="2025-03-05T08:17:00Z">
                  <w:rPr>
                    <w:rFonts w:ascii="Times New Roman" w:eastAsia="Times New Roman" w:hAnsi="Times New Roman"/>
                    <w:spacing w:val="-1"/>
                  </w:rPr>
                </w:rPrChange>
              </w:rPr>
            </w:pPr>
          </w:p>
          <w:p w14:paraId="07030232" w14:textId="77777777" w:rsidR="003F3EDE" w:rsidRPr="004866BB" w:rsidRDefault="003F3EDE" w:rsidP="0025185C">
            <w:pPr>
              <w:jc w:val="center"/>
              <w:rPr>
                <w:rFonts w:ascii="Arial" w:eastAsia="Times New Roman" w:hAnsi="Arial" w:cs="Arial"/>
                <w:spacing w:val="-1"/>
                <w:sz w:val="20"/>
                <w:szCs w:val="20"/>
                <w:rPrChange w:id="5486"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487" w:author="Adelino Naquarta Sepalanga Domingos" w:date="2025-03-05T09:17:00Z" w16du:dateUtc="2025-03-05T08:17:00Z">
                  <w:rPr>
                    <w:rFonts w:ascii="Times New Roman" w:eastAsia="Times New Roman" w:hAnsi="Times New Roman"/>
                    <w:spacing w:val="-1"/>
                  </w:rPr>
                </w:rPrChange>
              </w:rPr>
              <w:t>4.1.4.19.2.1.</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977EA82" w14:textId="77777777" w:rsidR="003F3EDE" w:rsidRPr="004866BB" w:rsidRDefault="003F3EDE" w:rsidP="0025185C">
            <w:pPr>
              <w:jc w:val="center"/>
              <w:rPr>
                <w:rFonts w:ascii="Arial" w:eastAsia="Times New Roman" w:hAnsi="Arial" w:cs="Arial"/>
                <w:spacing w:val="-1"/>
                <w:sz w:val="20"/>
                <w:szCs w:val="20"/>
                <w:rPrChange w:id="5488" w:author="Adelino Naquarta Sepalanga Domingos" w:date="2025-03-05T09:17:00Z" w16du:dateUtc="2025-03-05T08:17:00Z">
                  <w:rPr>
                    <w:rFonts w:ascii="Times New Roman" w:eastAsia="Times New Roman" w:hAnsi="Times New Roman"/>
                    <w:spacing w:val="-1"/>
                  </w:rPr>
                </w:rPrChange>
              </w:rPr>
            </w:pPr>
          </w:p>
          <w:p w14:paraId="286C3337" w14:textId="77777777" w:rsidR="003F3EDE" w:rsidRPr="004866BB" w:rsidRDefault="003F3EDE" w:rsidP="0025185C">
            <w:pPr>
              <w:jc w:val="center"/>
              <w:rPr>
                <w:rFonts w:ascii="Arial" w:eastAsia="Times New Roman" w:hAnsi="Arial" w:cs="Arial"/>
                <w:spacing w:val="-1"/>
                <w:sz w:val="20"/>
                <w:szCs w:val="20"/>
                <w:rPrChange w:id="5489" w:author="Adelino Naquarta Sepalanga Domingos" w:date="2025-03-05T09:17:00Z" w16du:dateUtc="2025-03-05T08:17:00Z">
                  <w:rPr>
                    <w:rFonts w:ascii="Times New Roman" w:eastAsia="Times New Roman" w:hAnsi="Times New Roman"/>
                    <w:spacing w:val="-1"/>
                  </w:rPr>
                </w:rPrChange>
              </w:rPr>
            </w:pPr>
          </w:p>
          <w:p w14:paraId="59F586BB" w14:textId="77777777" w:rsidR="003F3EDE" w:rsidRPr="004866BB" w:rsidRDefault="003F3EDE" w:rsidP="0025185C">
            <w:pPr>
              <w:jc w:val="center"/>
              <w:rPr>
                <w:rFonts w:ascii="Arial" w:eastAsia="Times New Roman" w:hAnsi="Arial" w:cs="Arial"/>
                <w:spacing w:val="-1"/>
                <w:sz w:val="20"/>
                <w:szCs w:val="20"/>
                <w:rPrChange w:id="5490"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491"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B3E898A" w14:textId="77777777" w:rsidR="003F3EDE" w:rsidRPr="004866BB" w:rsidRDefault="003F3EDE" w:rsidP="0025185C">
            <w:pPr>
              <w:rPr>
                <w:rFonts w:ascii="Arial" w:eastAsia="Times New Roman" w:hAnsi="Arial" w:cs="Arial"/>
                <w:spacing w:val="-1"/>
                <w:sz w:val="20"/>
                <w:szCs w:val="20"/>
                <w:rPrChange w:id="5492" w:author="Adelino Naquarta Sepalanga Domingos" w:date="2025-03-05T09:17:00Z" w16du:dateUtc="2025-03-05T08:17:00Z">
                  <w:rPr>
                    <w:rFonts w:ascii="Times New Roman" w:eastAsia="Times New Roman" w:hAnsi="Times New Roman"/>
                    <w:spacing w:val="-1"/>
                  </w:rPr>
                </w:rPrChange>
              </w:rPr>
            </w:pPr>
          </w:p>
          <w:p w14:paraId="692F4DF2" w14:textId="77777777" w:rsidR="003F3EDE" w:rsidRPr="004866BB" w:rsidRDefault="003F3EDE" w:rsidP="0025185C">
            <w:pPr>
              <w:rPr>
                <w:rFonts w:ascii="Arial" w:eastAsia="Times New Roman" w:hAnsi="Arial" w:cs="Arial"/>
                <w:spacing w:val="-1"/>
                <w:sz w:val="20"/>
                <w:szCs w:val="20"/>
                <w:rPrChange w:id="5493" w:author="Adelino Naquarta Sepalanga Domingos" w:date="2025-03-05T09:17:00Z" w16du:dateUtc="2025-03-05T08:17:00Z">
                  <w:rPr>
                    <w:rFonts w:ascii="Times New Roman" w:eastAsia="Times New Roman" w:hAnsi="Times New Roman"/>
                    <w:spacing w:val="-1"/>
                  </w:rPr>
                </w:rPrChange>
              </w:rPr>
            </w:pPr>
          </w:p>
          <w:p w14:paraId="56CE1C72" w14:textId="77777777" w:rsidR="003F3EDE" w:rsidRPr="004866BB" w:rsidRDefault="003F3EDE" w:rsidP="0025185C">
            <w:pPr>
              <w:rPr>
                <w:rFonts w:ascii="Arial" w:eastAsia="Times New Roman" w:hAnsi="Arial" w:cs="Arial"/>
                <w:spacing w:val="-1"/>
                <w:sz w:val="20"/>
                <w:szCs w:val="20"/>
                <w:rPrChange w:id="5494"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495" w:author="Adelino Naquarta Sepalanga Domingos" w:date="2025-03-05T09:17:00Z" w16du:dateUtc="2025-03-05T08:17:00Z">
                  <w:rPr>
                    <w:rFonts w:ascii="Times New Roman" w:eastAsia="Times New Roman" w:hAnsi="Times New Roman"/>
                    <w:spacing w:val="-1"/>
                  </w:rPr>
                </w:rPrChange>
              </w:rPr>
              <w:t>Número do documento de origem (OriginatingON)</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C2631F5" w14:textId="77777777" w:rsidR="003F3EDE" w:rsidRPr="004866BB" w:rsidRDefault="003F3EDE" w:rsidP="0025185C">
            <w:pPr>
              <w:rPr>
                <w:rFonts w:ascii="Arial" w:eastAsia="Times New Roman" w:hAnsi="Arial" w:cs="Arial"/>
                <w:spacing w:val="-1"/>
                <w:sz w:val="20"/>
                <w:szCs w:val="20"/>
                <w:rPrChange w:id="5496"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497" w:author="Adelino Naquarta Sepalanga Domingos" w:date="2025-03-05T09:17:00Z" w16du:dateUtc="2025-03-05T08:17:00Z">
                  <w:rPr>
                    <w:rFonts w:ascii="Times New Roman" w:eastAsia="Times New Roman" w:hAnsi="Times New Roman"/>
                    <w:spacing w:val="-1"/>
                  </w:rPr>
                </w:rPrChange>
              </w:rPr>
              <w:t>Deve ser indicado o tipo, a série e o número do documento que suporta a emissão deste.</w:t>
            </w:r>
          </w:p>
          <w:p w14:paraId="2057571A" w14:textId="77777777" w:rsidR="003F3EDE" w:rsidRPr="004866BB" w:rsidRDefault="003F3EDE" w:rsidP="0025185C">
            <w:pPr>
              <w:rPr>
                <w:rFonts w:ascii="Arial" w:eastAsia="Times New Roman" w:hAnsi="Arial" w:cs="Arial"/>
                <w:spacing w:val="-1"/>
                <w:sz w:val="20"/>
                <w:szCs w:val="20"/>
                <w:rPrChange w:id="5498"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499" w:author="Adelino Naquarta Sepalanga Domingos" w:date="2025-03-05T09:17:00Z" w16du:dateUtc="2025-03-05T08:17:00Z">
                  <w:rPr>
                    <w:rFonts w:ascii="Times New Roman" w:eastAsia="Times New Roman" w:hAnsi="Times New Roman"/>
                    <w:spacing w:val="-1"/>
                  </w:rPr>
                </w:rPrChange>
              </w:rPr>
              <w:t>Se o documento estiver contido no SAFT (AO) deve ser utilizada a estrutura de numeração do campo de origem.</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1B544C7" w14:textId="77777777" w:rsidR="003F3EDE" w:rsidRPr="004866BB" w:rsidRDefault="003F3EDE" w:rsidP="0025185C">
            <w:pPr>
              <w:jc w:val="center"/>
              <w:rPr>
                <w:rFonts w:ascii="Arial" w:eastAsia="Times New Roman" w:hAnsi="Arial" w:cs="Arial"/>
                <w:spacing w:val="-1"/>
                <w:sz w:val="20"/>
                <w:szCs w:val="20"/>
                <w:rPrChange w:id="5500" w:author="Adelino Naquarta Sepalanga Domingos" w:date="2025-03-05T09:17:00Z" w16du:dateUtc="2025-03-05T08:17:00Z">
                  <w:rPr>
                    <w:rFonts w:ascii="Times New Roman" w:eastAsia="Times New Roman" w:hAnsi="Times New Roman"/>
                    <w:spacing w:val="-1"/>
                  </w:rPr>
                </w:rPrChange>
              </w:rPr>
            </w:pPr>
          </w:p>
          <w:p w14:paraId="321C794F" w14:textId="77777777" w:rsidR="003F3EDE" w:rsidRPr="004866BB" w:rsidRDefault="003F3EDE" w:rsidP="0025185C">
            <w:pPr>
              <w:jc w:val="center"/>
              <w:rPr>
                <w:rFonts w:ascii="Arial" w:eastAsia="Times New Roman" w:hAnsi="Arial" w:cs="Arial"/>
                <w:spacing w:val="-1"/>
                <w:sz w:val="20"/>
                <w:szCs w:val="20"/>
                <w:rPrChange w:id="5501" w:author="Adelino Naquarta Sepalanga Domingos" w:date="2025-03-05T09:17:00Z" w16du:dateUtc="2025-03-05T08:17:00Z">
                  <w:rPr>
                    <w:rFonts w:ascii="Times New Roman" w:eastAsia="Times New Roman" w:hAnsi="Times New Roman"/>
                    <w:spacing w:val="-1"/>
                  </w:rPr>
                </w:rPrChange>
              </w:rPr>
            </w:pPr>
          </w:p>
          <w:p w14:paraId="09669E93" w14:textId="77777777" w:rsidR="003F3EDE" w:rsidRPr="004866BB" w:rsidRDefault="003F3EDE" w:rsidP="0025185C">
            <w:pPr>
              <w:jc w:val="center"/>
              <w:rPr>
                <w:rFonts w:ascii="Arial" w:eastAsia="Times New Roman" w:hAnsi="Arial" w:cs="Arial"/>
                <w:spacing w:val="-1"/>
                <w:sz w:val="20"/>
                <w:szCs w:val="20"/>
                <w:rPrChange w:id="5502"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503" w:author="Adelino Naquarta Sepalanga Domingos" w:date="2025-03-05T09:17:00Z" w16du:dateUtc="2025-03-05T08:17:00Z">
                  <w:rPr>
                    <w:rFonts w:ascii="Times New Roman" w:eastAsia="Times New Roman" w:hAnsi="Times New Roman"/>
                    <w:spacing w:val="-1"/>
                  </w:rPr>
                </w:rPrChange>
              </w:rPr>
              <w:t>Texto 60</w:t>
            </w:r>
          </w:p>
        </w:tc>
      </w:tr>
      <w:tr w:rsidR="003F3EDE" w:rsidRPr="004866BB" w14:paraId="6318756B" w14:textId="77777777" w:rsidTr="0025185C">
        <w:trPr>
          <w:trHeight w:val="789"/>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404F065" w14:textId="77777777" w:rsidR="003F3EDE" w:rsidRPr="004866BB" w:rsidRDefault="003F3EDE" w:rsidP="0025185C">
            <w:pPr>
              <w:jc w:val="center"/>
              <w:rPr>
                <w:rFonts w:ascii="Arial" w:eastAsia="Times New Roman" w:hAnsi="Arial" w:cs="Arial"/>
                <w:spacing w:val="-1"/>
                <w:sz w:val="20"/>
                <w:szCs w:val="20"/>
                <w:rPrChange w:id="5504"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505" w:author="Adelino Naquarta Sepalanga Domingos" w:date="2025-03-05T09:17:00Z" w16du:dateUtc="2025-03-05T08:17:00Z">
                  <w:rPr>
                    <w:rFonts w:ascii="Times New Roman" w:eastAsia="Times New Roman" w:hAnsi="Times New Roman"/>
                    <w:spacing w:val="-1"/>
                  </w:rPr>
                </w:rPrChange>
              </w:rPr>
              <w:t>4.1.4.19.2.2.</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C872470" w14:textId="77777777" w:rsidR="003F3EDE" w:rsidRPr="004866BB" w:rsidRDefault="003F3EDE" w:rsidP="0025185C">
            <w:pPr>
              <w:jc w:val="center"/>
              <w:rPr>
                <w:rFonts w:ascii="Arial" w:eastAsia="Times New Roman" w:hAnsi="Arial" w:cs="Arial"/>
                <w:spacing w:val="-1"/>
                <w:sz w:val="20"/>
                <w:szCs w:val="20"/>
                <w:rPrChange w:id="5506"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507"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78DBD0C" w14:textId="77777777" w:rsidR="003F3EDE" w:rsidRPr="004866BB" w:rsidRDefault="003F3EDE" w:rsidP="0025185C">
            <w:pPr>
              <w:rPr>
                <w:rFonts w:ascii="Arial" w:eastAsia="Times New Roman" w:hAnsi="Arial" w:cs="Arial"/>
                <w:spacing w:val="-1"/>
                <w:sz w:val="20"/>
                <w:szCs w:val="20"/>
                <w:rPrChange w:id="5508"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509" w:author="Adelino Naquarta Sepalanga Domingos" w:date="2025-03-05T09:17:00Z" w16du:dateUtc="2025-03-05T08:17:00Z">
                  <w:rPr>
                    <w:rFonts w:ascii="Times New Roman" w:eastAsia="Times New Roman" w:hAnsi="Times New Roman"/>
                    <w:spacing w:val="-1"/>
                  </w:rPr>
                </w:rPrChange>
              </w:rPr>
              <w:t>Data do documento de origem (OrderDate)</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39A3F9D" w14:textId="77777777" w:rsidR="003F3EDE" w:rsidRPr="004866BB" w:rsidRDefault="003F3EDE" w:rsidP="0025185C">
            <w:pPr>
              <w:rPr>
                <w:rFonts w:ascii="Arial" w:eastAsia="Times New Roman" w:hAnsi="Arial" w:cs="Arial"/>
                <w:spacing w:val="-1"/>
                <w:sz w:val="20"/>
                <w:szCs w:val="20"/>
                <w:rPrChange w:id="5510" w:author="Adelino Naquarta Sepalanga Domingos" w:date="2025-03-05T09:17:00Z" w16du:dateUtc="2025-03-05T08:17: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F874419" w14:textId="77777777" w:rsidR="003F3EDE" w:rsidRPr="004866BB" w:rsidRDefault="003F3EDE" w:rsidP="0025185C">
            <w:pPr>
              <w:jc w:val="center"/>
              <w:rPr>
                <w:rFonts w:ascii="Arial" w:eastAsia="Times New Roman" w:hAnsi="Arial" w:cs="Arial"/>
                <w:spacing w:val="-1"/>
                <w:sz w:val="20"/>
                <w:szCs w:val="20"/>
                <w:rPrChange w:id="5511" w:author="Adelino Naquarta Sepalanga Domingos" w:date="2025-03-05T09:17:00Z" w16du:dateUtc="2025-03-05T08:17:00Z">
                  <w:rPr>
                    <w:rFonts w:ascii="Times New Roman" w:eastAsia="Times New Roman" w:hAnsi="Times New Roman"/>
                    <w:spacing w:val="-1"/>
                  </w:rPr>
                </w:rPrChange>
              </w:rPr>
            </w:pPr>
          </w:p>
          <w:p w14:paraId="434C59A9" w14:textId="77777777" w:rsidR="003F3EDE" w:rsidRPr="004866BB" w:rsidRDefault="003F3EDE" w:rsidP="0025185C">
            <w:pPr>
              <w:jc w:val="center"/>
              <w:rPr>
                <w:rFonts w:ascii="Arial" w:eastAsia="Times New Roman" w:hAnsi="Arial" w:cs="Arial"/>
                <w:spacing w:val="-1"/>
                <w:sz w:val="20"/>
                <w:szCs w:val="20"/>
                <w:rPrChange w:id="5512"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513" w:author="Adelino Naquarta Sepalanga Domingos" w:date="2025-03-05T09:17:00Z" w16du:dateUtc="2025-03-05T08:17:00Z">
                  <w:rPr>
                    <w:rFonts w:ascii="Times New Roman" w:eastAsia="Times New Roman" w:hAnsi="Times New Roman"/>
                    <w:spacing w:val="-1"/>
                  </w:rPr>
                </w:rPrChange>
              </w:rPr>
              <w:t>Data</w:t>
            </w:r>
          </w:p>
        </w:tc>
      </w:tr>
      <w:bookmarkEnd w:id="5465"/>
      <w:tr w:rsidR="003F3EDE" w:rsidRPr="004866BB" w14:paraId="584B630B" w14:textId="77777777" w:rsidTr="0025185C">
        <w:trPr>
          <w:trHeight w:val="1610"/>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C5D7F96" w14:textId="77777777" w:rsidR="003F3EDE" w:rsidRPr="004866BB" w:rsidRDefault="003F3EDE" w:rsidP="0025185C">
            <w:pPr>
              <w:jc w:val="center"/>
              <w:rPr>
                <w:rFonts w:ascii="Arial" w:eastAsia="Times New Roman" w:hAnsi="Arial" w:cs="Arial"/>
                <w:spacing w:val="-1"/>
                <w:sz w:val="20"/>
                <w:szCs w:val="20"/>
                <w:rPrChange w:id="5514" w:author="Adelino Naquarta Sepalanga Domingos" w:date="2025-03-05T09:17:00Z" w16du:dateUtc="2025-03-05T08:17:00Z">
                  <w:rPr>
                    <w:rFonts w:ascii="Times New Roman" w:eastAsia="Times New Roman" w:hAnsi="Times New Roman"/>
                    <w:spacing w:val="-1"/>
                  </w:rPr>
                </w:rPrChange>
              </w:rPr>
            </w:pPr>
          </w:p>
          <w:p w14:paraId="69F45EAD" w14:textId="77777777" w:rsidR="003F3EDE" w:rsidRPr="004866BB" w:rsidRDefault="003F3EDE" w:rsidP="0025185C">
            <w:pPr>
              <w:jc w:val="center"/>
              <w:rPr>
                <w:rFonts w:ascii="Arial" w:eastAsia="Times New Roman" w:hAnsi="Arial" w:cs="Arial"/>
                <w:spacing w:val="-1"/>
                <w:sz w:val="20"/>
                <w:szCs w:val="20"/>
                <w:rPrChange w:id="551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516" w:author="Adelino Naquarta Sepalanga Domingos" w:date="2025-03-05T09:17:00Z" w16du:dateUtc="2025-03-05T08:17:00Z">
                  <w:rPr>
                    <w:rFonts w:ascii="Times New Roman" w:eastAsia="Times New Roman" w:hAnsi="Times New Roman"/>
                    <w:spacing w:val="-1"/>
                  </w:rPr>
                </w:rPrChange>
              </w:rPr>
              <w:t>4.1.4.19.3.</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EE11419" w14:textId="77777777" w:rsidR="003F3EDE" w:rsidRPr="004866BB" w:rsidRDefault="003F3EDE" w:rsidP="0025185C">
            <w:pPr>
              <w:jc w:val="center"/>
              <w:rPr>
                <w:rFonts w:ascii="Arial" w:eastAsia="Times New Roman" w:hAnsi="Arial" w:cs="Arial"/>
                <w:spacing w:val="-1"/>
                <w:sz w:val="20"/>
                <w:szCs w:val="20"/>
                <w:rPrChange w:id="5517" w:author="Adelino Naquarta Sepalanga Domingos" w:date="2025-03-05T09:17:00Z" w16du:dateUtc="2025-03-05T08:17:00Z">
                  <w:rPr>
                    <w:rFonts w:ascii="Times New Roman" w:eastAsia="Times New Roman" w:hAnsi="Times New Roman"/>
                    <w:spacing w:val="-1"/>
                  </w:rPr>
                </w:rPrChange>
              </w:rPr>
            </w:pPr>
          </w:p>
          <w:p w14:paraId="7BCCE995" w14:textId="77777777" w:rsidR="003F3EDE" w:rsidRPr="004866BB" w:rsidRDefault="003F3EDE" w:rsidP="0025185C">
            <w:pPr>
              <w:jc w:val="center"/>
              <w:rPr>
                <w:rFonts w:ascii="Arial" w:eastAsia="Times New Roman" w:hAnsi="Arial" w:cs="Arial"/>
                <w:spacing w:val="-1"/>
                <w:sz w:val="20"/>
                <w:szCs w:val="20"/>
                <w:rPrChange w:id="5518"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519"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F29E58C" w14:textId="77777777" w:rsidR="003F3EDE" w:rsidRPr="004866BB" w:rsidRDefault="003F3EDE" w:rsidP="0025185C">
            <w:pPr>
              <w:rPr>
                <w:rFonts w:ascii="Arial" w:eastAsia="Times New Roman" w:hAnsi="Arial" w:cs="Arial"/>
                <w:spacing w:val="-1"/>
                <w:sz w:val="20"/>
                <w:szCs w:val="20"/>
                <w:rPrChange w:id="5520" w:author="Adelino Naquarta Sepalanga Domingos" w:date="2025-03-05T09:17:00Z" w16du:dateUtc="2025-03-05T08:17:00Z">
                  <w:rPr>
                    <w:rFonts w:ascii="Times New Roman" w:eastAsia="Times New Roman" w:hAnsi="Times New Roman"/>
                    <w:spacing w:val="-1"/>
                  </w:rPr>
                </w:rPrChange>
              </w:rPr>
            </w:pPr>
          </w:p>
          <w:p w14:paraId="055825C6" w14:textId="77777777" w:rsidR="003F3EDE" w:rsidRPr="004866BB" w:rsidRDefault="003F3EDE" w:rsidP="0025185C">
            <w:pPr>
              <w:rPr>
                <w:rFonts w:ascii="Arial" w:eastAsia="Times New Roman" w:hAnsi="Arial" w:cs="Arial"/>
                <w:spacing w:val="-1"/>
                <w:sz w:val="20"/>
                <w:szCs w:val="20"/>
                <w:rPrChange w:id="552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522" w:author="Adelino Naquarta Sepalanga Domingos" w:date="2025-03-05T09:17:00Z" w16du:dateUtc="2025-03-05T08:17:00Z">
                  <w:rPr>
                    <w:rFonts w:ascii="Times New Roman" w:eastAsia="Times New Roman" w:hAnsi="Times New Roman"/>
                    <w:spacing w:val="-1"/>
                  </w:rPr>
                </w:rPrChange>
              </w:rPr>
              <w:t>Identificador do produto ou serviço (ProductCode)</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1ADBE6D" w14:textId="77777777" w:rsidR="003F3EDE" w:rsidRPr="004866BB" w:rsidRDefault="003F3EDE" w:rsidP="0025185C">
            <w:pPr>
              <w:rPr>
                <w:rFonts w:ascii="Arial" w:eastAsia="Times New Roman" w:hAnsi="Arial" w:cs="Arial"/>
                <w:spacing w:val="-1"/>
                <w:sz w:val="20"/>
                <w:szCs w:val="20"/>
                <w:rPrChange w:id="5523" w:author="Adelino Naquarta Sepalanga Domingos" w:date="2025-03-05T09:20:00Z" w16du:dateUtc="2025-03-05T08:20:00Z">
                  <w:rPr>
                    <w:rFonts w:ascii="Times New Roman" w:eastAsia="Times New Roman" w:hAnsi="Times New Roman"/>
                    <w:spacing w:val="-1"/>
                  </w:rPr>
                </w:rPrChange>
              </w:rPr>
            </w:pPr>
            <w:r w:rsidRPr="004866BB">
              <w:rPr>
                <w:rFonts w:ascii="Arial" w:eastAsia="Times New Roman" w:hAnsi="Arial" w:cs="Arial"/>
                <w:spacing w:val="-1"/>
                <w:sz w:val="20"/>
                <w:szCs w:val="20"/>
                <w:rPrChange w:id="5524" w:author="Adelino Naquarta Sepalanga Domingos" w:date="2025-03-05T09:20:00Z" w16du:dateUtc="2025-03-05T08:20:00Z">
                  <w:rPr>
                    <w:rFonts w:ascii="Times New Roman" w:eastAsia="Times New Roman" w:hAnsi="Times New Roman"/>
                    <w:color w:val="FF0000"/>
                    <w:spacing w:val="-1"/>
                  </w:rPr>
                </w:rPrChange>
              </w:rPr>
              <w:t>Chave do registo na tabela 2.4. – Tabela de produtos / serviços (Product), no campo 2.4.2. – Identificador do produto ou serviço (ProductCode).</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16F167E" w14:textId="77777777" w:rsidR="003F3EDE" w:rsidRPr="004866BB" w:rsidRDefault="003F3EDE" w:rsidP="0025185C">
            <w:pPr>
              <w:jc w:val="center"/>
              <w:rPr>
                <w:rFonts w:ascii="Arial" w:eastAsia="Times New Roman" w:hAnsi="Arial" w:cs="Arial"/>
                <w:spacing w:val="-1"/>
                <w:sz w:val="20"/>
                <w:szCs w:val="20"/>
                <w:rPrChange w:id="5525" w:author="Adelino Naquarta Sepalanga Domingos" w:date="2025-03-05T09:17:00Z" w16du:dateUtc="2025-03-05T08:17:00Z">
                  <w:rPr>
                    <w:rFonts w:ascii="Times New Roman" w:eastAsia="Times New Roman" w:hAnsi="Times New Roman"/>
                    <w:spacing w:val="-1"/>
                  </w:rPr>
                </w:rPrChange>
              </w:rPr>
            </w:pPr>
          </w:p>
          <w:p w14:paraId="3DBEB0C5" w14:textId="77777777" w:rsidR="003F3EDE" w:rsidRPr="004866BB" w:rsidRDefault="003F3EDE" w:rsidP="0025185C">
            <w:pPr>
              <w:jc w:val="center"/>
              <w:rPr>
                <w:rFonts w:ascii="Arial" w:eastAsia="Times New Roman" w:hAnsi="Arial" w:cs="Arial"/>
                <w:spacing w:val="-1"/>
                <w:sz w:val="20"/>
                <w:szCs w:val="20"/>
                <w:rPrChange w:id="5526" w:author="Adelino Naquarta Sepalanga Domingos" w:date="2025-03-05T09:17:00Z" w16du:dateUtc="2025-03-05T08:17:00Z">
                  <w:rPr>
                    <w:rFonts w:ascii="Times New Roman" w:eastAsia="Times New Roman" w:hAnsi="Times New Roman"/>
                    <w:spacing w:val="-1"/>
                  </w:rPr>
                </w:rPrChange>
              </w:rPr>
            </w:pPr>
          </w:p>
          <w:p w14:paraId="57905CF7" w14:textId="77777777" w:rsidR="003F3EDE" w:rsidRPr="004866BB" w:rsidRDefault="003F3EDE" w:rsidP="0025185C">
            <w:pPr>
              <w:jc w:val="center"/>
              <w:rPr>
                <w:rFonts w:ascii="Arial" w:eastAsia="Times New Roman" w:hAnsi="Arial" w:cs="Arial"/>
                <w:spacing w:val="-1"/>
                <w:sz w:val="20"/>
                <w:szCs w:val="20"/>
                <w:rPrChange w:id="552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528" w:author="Adelino Naquarta Sepalanga Domingos" w:date="2025-03-05T09:17:00Z" w16du:dateUtc="2025-03-05T08:17:00Z">
                  <w:rPr>
                    <w:rFonts w:ascii="Times New Roman" w:eastAsia="Times New Roman" w:hAnsi="Times New Roman"/>
                    <w:spacing w:val="-1"/>
                  </w:rPr>
                </w:rPrChange>
              </w:rPr>
              <w:t>Texto 60</w:t>
            </w:r>
          </w:p>
        </w:tc>
      </w:tr>
      <w:tr w:rsidR="003F3EDE" w:rsidRPr="004866BB" w14:paraId="7527406F" w14:textId="77777777" w:rsidTr="0025185C">
        <w:trPr>
          <w:trHeight w:val="1494"/>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F238BBD" w14:textId="77777777" w:rsidR="003F3EDE" w:rsidRPr="004866BB" w:rsidRDefault="003F3EDE" w:rsidP="0025185C">
            <w:pPr>
              <w:jc w:val="center"/>
              <w:rPr>
                <w:rFonts w:ascii="Arial" w:eastAsia="Times New Roman" w:hAnsi="Arial" w:cs="Arial"/>
                <w:spacing w:val="-1"/>
                <w:sz w:val="20"/>
                <w:szCs w:val="20"/>
                <w:rPrChange w:id="5529"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530" w:author="Adelino Naquarta Sepalanga Domingos" w:date="2025-03-05T09:17:00Z" w16du:dateUtc="2025-03-05T08:17:00Z">
                  <w:rPr>
                    <w:rFonts w:ascii="Times New Roman" w:eastAsia="Times New Roman" w:hAnsi="Times New Roman"/>
                    <w:spacing w:val="-1"/>
                  </w:rPr>
                </w:rPrChange>
              </w:rPr>
              <w:t>4.1.4.19.4.</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1B4BD54" w14:textId="77777777" w:rsidR="003F3EDE" w:rsidRPr="004866BB" w:rsidRDefault="003F3EDE" w:rsidP="0025185C">
            <w:pPr>
              <w:jc w:val="center"/>
              <w:rPr>
                <w:rFonts w:ascii="Arial" w:eastAsia="Times New Roman" w:hAnsi="Arial" w:cs="Arial"/>
                <w:spacing w:val="-1"/>
                <w:sz w:val="20"/>
                <w:szCs w:val="20"/>
                <w:rPrChange w:id="553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532"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DD04065" w14:textId="77777777" w:rsidR="003F3EDE" w:rsidRPr="004866BB" w:rsidRDefault="003F3EDE" w:rsidP="0025185C">
            <w:pPr>
              <w:rPr>
                <w:rFonts w:ascii="Arial" w:eastAsia="Times New Roman" w:hAnsi="Arial" w:cs="Arial"/>
                <w:spacing w:val="-1"/>
                <w:sz w:val="20"/>
                <w:szCs w:val="20"/>
                <w:rPrChange w:id="553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534" w:author="Adelino Naquarta Sepalanga Domingos" w:date="2025-03-05T09:17:00Z" w16du:dateUtc="2025-03-05T08:17:00Z">
                  <w:rPr>
                    <w:rFonts w:ascii="Times New Roman" w:eastAsia="Times New Roman" w:hAnsi="Times New Roman"/>
                    <w:spacing w:val="-1"/>
                  </w:rPr>
                </w:rPrChange>
              </w:rPr>
              <w:t>Descrição do produto ou serviço (ProductDescription)</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9432659" w14:textId="77777777" w:rsidR="003F3EDE" w:rsidRPr="004866BB" w:rsidRDefault="003F3EDE" w:rsidP="0025185C">
            <w:pPr>
              <w:rPr>
                <w:rFonts w:ascii="Arial" w:eastAsia="Times New Roman" w:hAnsi="Arial" w:cs="Arial"/>
                <w:spacing w:val="-1"/>
                <w:sz w:val="20"/>
                <w:szCs w:val="20"/>
                <w:rPrChange w:id="553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536" w:author="Adelino Naquarta Sepalanga Domingos" w:date="2025-03-05T09:17:00Z" w16du:dateUtc="2025-03-05T08:17:00Z">
                  <w:rPr>
                    <w:rFonts w:ascii="Times New Roman" w:eastAsia="Times New Roman" w:hAnsi="Times New Roman"/>
                    <w:spacing w:val="-1"/>
                  </w:rPr>
                </w:rPrChange>
              </w:rPr>
              <w:t>Descrição da linha da factura, ligada à tabela 2.4. – Tabela de produtos/ serviços (Product), no campo 2.4.4. – Descrição do produto ou serviço (ProductDescription).</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023255C" w14:textId="77777777" w:rsidR="003F3EDE" w:rsidRPr="004866BB" w:rsidRDefault="003F3EDE" w:rsidP="0025185C">
            <w:pPr>
              <w:jc w:val="center"/>
              <w:rPr>
                <w:rFonts w:ascii="Arial" w:eastAsia="Times New Roman" w:hAnsi="Arial" w:cs="Arial"/>
                <w:spacing w:val="-1"/>
                <w:sz w:val="20"/>
                <w:szCs w:val="20"/>
                <w:rPrChange w:id="5537" w:author="Adelino Naquarta Sepalanga Domingos" w:date="2025-03-05T09:17:00Z" w16du:dateUtc="2025-03-05T08:17:00Z">
                  <w:rPr>
                    <w:rFonts w:ascii="Times New Roman" w:eastAsia="Times New Roman" w:hAnsi="Times New Roman"/>
                    <w:spacing w:val="-1"/>
                  </w:rPr>
                </w:rPrChange>
              </w:rPr>
            </w:pPr>
          </w:p>
          <w:p w14:paraId="7F5D0C2A" w14:textId="77777777" w:rsidR="003F3EDE" w:rsidRPr="004866BB" w:rsidRDefault="003F3EDE" w:rsidP="0025185C">
            <w:pPr>
              <w:jc w:val="center"/>
              <w:rPr>
                <w:rFonts w:ascii="Arial" w:eastAsia="Times New Roman" w:hAnsi="Arial" w:cs="Arial"/>
                <w:spacing w:val="-1"/>
                <w:sz w:val="20"/>
                <w:szCs w:val="20"/>
                <w:rPrChange w:id="5538" w:author="Adelino Naquarta Sepalanga Domingos" w:date="2025-03-05T09:17:00Z" w16du:dateUtc="2025-03-05T08:17:00Z">
                  <w:rPr>
                    <w:rFonts w:ascii="Times New Roman" w:eastAsia="Times New Roman" w:hAnsi="Times New Roman"/>
                    <w:spacing w:val="-1"/>
                  </w:rPr>
                </w:rPrChange>
              </w:rPr>
            </w:pPr>
          </w:p>
          <w:p w14:paraId="2FA8ADFB" w14:textId="77777777" w:rsidR="003F3EDE" w:rsidRPr="004866BB" w:rsidRDefault="003F3EDE" w:rsidP="0025185C">
            <w:pPr>
              <w:jc w:val="center"/>
              <w:rPr>
                <w:rFonts w:ascii="Arial" w:eastAsia="Times New Roman" w:hAnsi="Arial" w:cs="Arial"/>
                <w:spacing w:val="-1"/>
                <w:sz w:val="20"/>
                <w:szCs w:val="20"/>
                <w:rPrChange w:id="5539"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540" w:author="Adelino Naquarta Sepalanga Domingos" w:date="2025-03-05T09:17:00Z" w16du:dateUtc="2025-03-05T08:17:00Z">
                  <w:rPr>
                    <w:rFonts w:ascii="Times New Roman" w:eastAsia="Times New Roman" w:hAnsi="Times New Roman"/>
                    <w:spacing w:val="-1"/>
                  </w:rPr>
                </w:rPrChange>
              </w:rPr>
              <w:t>Texto 200</w:t>
            </w:r>
          </w:p>
        </w:tc>
      </w:tr>
      <w:tr w:rsidR="003F3EDE" w:rsidRPr="004866BB" w14:paraId="787E97A4" w14:textId="77777777" w:rsidTr="0025185C">
        <w:trPr>
          <w:trHeight w:val="630"/>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DDFE2BF" w14:textId="77777777" w:rsidR="003F3EDE" w:rsidRPr="004866BB" w:rsidRDefault="003F3EDE" w:rsidP="0025185C">
            <w:pPr>
              <w:jc w:val="center"/>
              <w:rPr>
                <w:rFonts w:ascii="Arial" w:eastAsia="Times New Roman" w:hAnsi="Arial" w:cs="Arial"/>
                <w:spacing w:val="-1"/>
                <w:sz w:val="20"/>
                <w:szCs w:val="20"/>
                <w:rPrChange w:id="554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542" w:author="Adelino Naquarta Sepalanga Domingos" w:date="2025-03-05T09:17:00Z" w16du:dateUtc="2025-03-05T08:17:00Z">
                  <w:rPr>
                    <w:rFonts w:ascii="Times New Roman" w:eastAsia="Times New Roman" w:hAnsi="Times New Roman"/>
                    <w:spacing w:val="-1"/>
                  </w:rPr>
                </w:rPrChange>
              </w:rPr>
              <w:t>4.1.4.19.5.</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10AC67B" w14:textId="77777777" w:rsidR="003F3EDE" w:rsidRPr="004866BB" w:rsidRDefault="003F3EDE" w:rsidP="0025185C">
            <w:pPr>
              <w:jc w:val="center"/>
              <w:rPr>
                <w:rFonts w:ascii="Arial" w:eastAsia="Times New Roman" w:hAnsi="Arial" w:cs="Arial"/>
                <w:spacing w:val="-1"/>
                <w:sz w:val="20"/>
                <w:szCs w:val="20"/>
                <w:rPrChange w:id="554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544"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56D115B" w14:textId="77777777" w:rsidR="003F3EDE" w:rsidRPr="004866BB" w:rsidRDefault="003F3EDE" w:rsidP="0025185C">
            <w:pPr>
              <w:rPr>
                <w:rFonts w:ascii="Arial" w:eastAsia="Times New Roman" w:hAnsi="Arial" w:cs="Arial"/>
                <w:spacing w:val="-1"/>
                <w:sz w:val="20"/>
                <w:szCs w:val="20"/>
                <w:rPrChange w:id="554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546" w:author="Adelino Naquarta Sepalanga Domingos" w:date="2025-03-05T09:17:00Z" w16du:dateUtc="2025-03-05T08:17:00Z">
                  <w:rPr>
                    <w:rFonts w:ascii="Times New Roman" w:eastAsia="Times New Roman" w:hAnsi="Times New Roman"/>
                    <w:spacing w:val="-1"/>
                  </w:rPr>
                </w:rPrChange>
              </w:rPr>
              <w:t>Quantidade (Quantity)</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43FC480" w14:textId="77777777" w:rsidR="003F3EDE" w:rsidRPr="004866BB" w:rsidRDefault="003F3EDE" w:rsidP="0025185C">
            <w:pPr>
              <w:rPr>
                <w:rFonts w:ascii="Arial" w:eastAsia="Times New Roman" w:hAnsi="Arial" w:cs="Arial"/>
                <w:spacing w:val="-1"/>
                <w:sz w:val="20"/>
                <w:szCs w:val="20"/>
                <w:rPrChange w:id="5547" w:author="Adelino Naquarta Sepalanga Domingos" w:date="2025-03-05T09:17:00Z" w16du:dateUtc="2025-03-05T08:17: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D622051" w14:textId="77777777" w:rsidR="003F3EDE" w:rsidRPr="004866BB" w:rsidRDefault="003F3EDE" w:rsidP="0025185C">
            <w:pPr>
              <w:jc w:val="center"/>
              <w:rPr>
                <w:rFonts w:ascii="Arial" w:eastAsia="Times New Roman" w:hAnsi="Arial" w:cs="Arial"/>
                <w:spacing w:val="-1"/>
                <w:sz w:val="20"/>
                <w:szCs w:val="20"/>
                <w:rPrChange w:id="5548"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549" w:author="Adelino Naquarta Sepalanga Domingos" w:date="2025-03-05T09:17:00Z" w16du:dateUtc="2025-03-05T08:17:00Z">
                  <w:rPr>
                    <w:rFonts w:ascii="Times New Roman" w:eastAsia="Times New Roman" w:hAnsi="Times New Roman"/>
                    <w:spacing w:val="-1"/>
                  </w:rPr>
                </w:rPrChange>
              </w:rPr>
              <w:t>Decimal</w:t>
            </w:r>
          </w:p>
        </w:tc>
      </w:tr>
      <w:tr w:rsidR="003F3EDE" w:rsidRPr="004866BB" w14:paraId="2BDB0F8B" w14:textId="77777777" w:rsidTr="0025185C">
        <w:trPr>
          <w:trHeight w:val="514"/>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B8C7513" w14:textId="77777777" w:rsidR="003F3EDE" w:rsidRPr="004866BB" w:rsidRDefault="003F3EDE" w:rsidP="0025185C">
            <w:pPr>
              <w:jc w:val="center"/>
              <w:rPr>
                <w:rFonts w:ascii="Arial" w:eastAsia="Times New Roman" w:hAnsi="Arial" w:cs="Arial"/>
                <w:spacing w:val="-1"/>
                <w:sz w:val="20"/>
                <w:szCs w:val="20"/>
                <w:rPrChange w:id="5550"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551" w:author="Adelino Naquarta Sepalanga Domingos" w:date="2025-03-05T09:17:00Z" w16du:dateUtc="2025-03-05T08:17:00Z">
                  <w:rPr>
                    <w:rFonts w:ascii="Times New Roman" w:eastAsia="Times New Roman" w:hAnsi="Times New Roman"/>
                    <w:spacing w:val="-1"/>
                  </w:rPr>
                </w:rPrChange>
              </w:rPr>
              <w:t>4.1.4.19.6.</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674358A" w14:textId="77777777" w:rsidR="003F3EDE" w:rsidRPr="004866BB" w:rsidRDefault="003F3EDE" w:rsidP="0025185C">
            <w:pPr>
              <w:jc w:val="center"/>
              <w:rPr>
                <w:rFonts w:ascii="Arial" w:eastAsia="Times New Roman" w:hAnsi="Arial" w:cs="Arial"/>
                <w:spacing w:val="-1"/>
                <w:sz w:val="20"/>
                <w:szCs w:val="20"/>
                <w:rPrChange w:id="5552"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553"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336CE97" w14:textId="77777777" w:rsidR="003F3EDE" w:rsidRPr="004866BB" w:rsidRDefault="003F3EDE" w:rsidP="0025185C">
            <w:pPr>
              <w:rPr>
                <w:rFonts w:ascii="Arial" w:eastAsia="Times New Roman" w:hAnsi="Arial" w:cs="Arial"/>
                <w:spacing w:val="-1"/>
                <w:sz w:val="20"/>
                <w:szCs w:val="20"/>
                <w:rPrChange w:id="5554"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555" w:author="Adelino Naquarta Sepalanga Domingos" w:date="2025-03-05T09:17:00Z" w16du:dateUtc="2025-03-05T08:17:00Z">
                  <w:rPr>
                    <w:rFonts w:ascii="Times New Roman" w:eastAsia="Times New Roman" w:hAnsi="Times New Roman"/>
                    <w:spacing w:val="-1"/>
                  </w:rPr>
                </w:rPrChange>
              </w:rPr>
              <w:t>Unidade de medida (UnitOfMeasure)</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8A0606F" w14:textId="77777777" w:rsidR="003F3EDE" w:rsidRPr="004866BB" w:rsidRDefault="003F3EDE" w:rsidP="0025185C">
            <w:pPr>
              <w:rPr>
                <w:rFonts w:ascii="Arial" w:eastAsia="Times New Roman" w:hAnsi="Arial" w:cs="Arial"/>
                <w:spacing w:val="-1"/>
                <w:sz w:val="20"/>
                <w:szCs w:val="20"/>
                <w:rPrChange w:id="5556" w:author="Adelino Naquarta Sepalanga Domingos" w:date="2025-03-05T09:17:00Z" w16du:dateUtc="2025-03-05T08:17: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BA03340" w14:textId="77777777" w:rsidR="003F3EDE" w:rsidRPr="004866BB" w:rsidRDefault="003F3EDE" w:rsidP="0025185C">
            <w:pPr>
              <w:jc w:val="center"/>
              <w:rPr>
                <w:rFonts w:ascii="Arial" w:eastAsia="Times New Roman" w:hAnsi="Arial" w:cs="Arial"/>
                <w:spacing w:val="-1"/>
                <w:sz w:val="20"/>
                <w:szCs w:val="20"/>
                <w:rPrChange w:id="555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558" w:author="Adelino Naquarta Sepalanga Domingos" w:date="2025-03-05T09:17:00Z" w16du:dateUtc="2025-03-05T08:17:00Z">
                  <w:rPr>
                    <w:rFonts w:ascii="Times New Roman" w:eastAsia="Times New Roman" w:hAnsi="Times New Roman"/>
                    <w:spacing w:val="-1"/>
                  </w:rPr>
                </w:rPrChange>
              </w:rPr>
              <w:t>Texto 20</w:t>
            </w:r>
          </w:p>
        </w:tc>
      </w:tr>
      <w:tr w:rsidR="003F3EDE" w:rsidRPr="004866BB" w14:paraId="4C0883C9" w14:textId="77777777" w:rsidTr="0025185C">
        <w:trPr>
          <w:trHeight w:val="2168"/>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DF0138D" w14:textId="77777777" w:rsidR="003F3EDE" w:rsidRPr="004866BB" w:rsidRDefault="003F3EDE" w:rsidP="0025185C">
            <w:pPr>
              <w:jc w:val="center"/>
              <w:rPr>
                <w:rFonts w:ascii="Arial" w:eastAsia="Times New Roman" w:hAnsi="Arial" w:cs="Arial"/>
                <w:spacing w:val="-1"/>
                <w:sz w:val="20"/>
                <w:szCs w:val="20"/>
                <w:rPrChange w:id="5559" w:author="Adelino Naquarta Sepalanga Domingos" w:date="2025-03-05T09:17:00Z" w16du:dateUtc="2025-03-05T08:17:00Z">
                  <w:rPr>
                    <w:rFonts w:ascii="Times New Roman" w:eastAsia="Times New Roman" w:hAnsi="Times New Roman"/>
                    <w:spacing w:val="-1"/>
                  </w:rPr>
                </w:rPrChange>
              </w:rPr>
            </w:pPr>
          </w:p>
          <w:p w14:paraId="4E2AC9B6" w14:textId="77777777" w:rsidR="003F3EDE" w:rsidRPr="004866BB" w:rsidRDefault="003F3EDE" w:rsidP="0025185C">
            <w:pPr>
              <w:jc w:val="center"/>
              <w:rPr>
                <w:rFonts w:ascii="Arial" w:eastAsia="Times New Roman" w:hAnsi="Arial" w:cs="Arial"/>
                <w:spacing w:val="-1"/>
                <w:sz w:val="20"/>
                <w:szCs w:val="20"/>
                <w:rPrChange w:id="5560" w:author="Adelino Naquarta Sepalanga Domingos" w:date="2025-03-05T09:17:00Z" w16du:dateUtc="2025-03-05T08:17:00Z">
                  <w:rPr>
                    <w:rFonts w:ascii="Times New Roman" w:eastAsia="Times New Roman" w:hAnsi="Times New Roman"/>
                    <w:spacing w:val="-1"/>
                  </w:rPr>
                </w:rPrChange>
              </w:rPr>
            </w:pPr>
          </w:p>
          <w:p w14:paraId="5A891B84" w14:textId="77777777" w:rsidR="003F3EDE" w:rsidRPr="004866BB" w:rsidRDefault="003F3EDE" w:rsidP="0025185C">
            <w:pPr>
              <w:jc w:val="center"/>
              <w:rPr>
                <w:rFonts w:ascii="Arial" w:eastAsia="Times New Roman" w:hAnsi="Arial" w:cs="Arial"/>
                <w:spacing w:val="-1"/>
                <w:sz w:val="20"/>
                <w:szCs w:val="20"/>
                <w:rPrChange w:id="556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562" w:author="Adelino Naquarta Sepalanga Domingos" w:date="2025-03-05T09:17:00Z" w16du:dateUtc="2025-03-05T08:17:00Z">
                  <w:rPr>
                    <w:rFonts w:ascii="Times New Roman" w:eastAsia="Times New Roman" w:hAnsi="Times New Roman"/>
                    <w:spacing w:val="-1"/>
                  </w:rPr>
                </w:rPrChange>
              </w:rPr>
              <w:t>4.1.4.19.7.</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8F16CF8" w14:textId="77777777" w:rsidR="003F3EDE" w:rsidRPr="004866BB" w:rsidRDefault="003F3EDE" w:rsidP="0025185C">
            <w:pPr>
              <w:jc w:val="center"/>
              <w:rPr>
                <w:rFonts w:ascii="Arial" w:eastAsia="Times New Roman" w:hAnsi="Arial" w:cs="Arial"/>
                <w:spacing w:val="-1"/>
                <w:sz w:val="20"/>
                <w:szCs w:val="20"/>
                <w:rPrChange w:id="5563" w:author="Adelino Naquarta Sepalanga Domingos" w:date="2025-03-05T09:17:00Z" w16du:dateUtc="2025-03-05T08:17:00Z">
                  <w:rPr>
                    <w:rFonts w:ascii="Times New Roman" w:eastAsia="Times New Roman" w:hAnsi="Times New Roman"/>
                    <w:spacing w:val="-1"/>
                  </w:rPr>
                </w:rPrChange>
              </w:rPr>
            </w:pPr>
          </w:p>
          <w:p w14:paraId="40EE5404" w14:textId="77777777" w:rsidR="003F3EDE" w:rsidRPr="004866BB" w:rsidRDefault="003F3EDE" w:rsidP="0025185C">
            <w:pPr>
              <w:jc w:val="center"/>
              <w:rPr>
                <w:rFonts w:ascii="Arial" w:eastAsia="Times New Roman" w:hAnsi="Arial" w:cs="Arial"/>
                <w:spacing w:val="-1"/>
                <w:sz w:val="20"/>
                <w:szCs w:val="20"/>
                <w:rPrChange w:id="5564" w:author="Adelino Naquarta Sepalanga Domingos" w:date="2025-03-05T09:17:00Z" w16du:dateUtc="2025-03-05T08:17:00Z">
                  <w:rPr>
                    <w:rFonts w:ascii="Times New Roman" w:eastAsia="Times New Roman" w:hAnsi="Times New Roman"/>
                    <w:spacing w:val="-1"/>
                  </w:rPr>
                </w:rPrChange>
              </w:rPr>
            </w:pPr>
          </w:p>
          <w:p w14:paraId="1219E2D7" w14:textId="77777777" w:rsidR="003F3EDE" w:rsidRPr="004866BB" w:rsidRDefault="003F3EDE" w:rsidP="0025185C">
            <w:pPr>
              <w:jc w:val="center"/>
              <w:rPr>
                <w:rFonts w:ascii="Arial" w:eastAsia="Times New Roman" w:hAnsi="Arial" w:cs="Arial"/>
                <w:spacing w:val="-1"/>
                <w:sz w:val="20"/>
                <w:szCs w:val="20"/>
                <w:rPrChange w:id="556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566"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6200D3A" w14:textId="77777777" w:rsidR="003F3EDE" w:rsidRPr="004866BB" w:rsidRDefault="003F3EDE" w:rsidP="0025185C">
            <w:pPr>
              <w:rPr>
                <w:rFonts w:ascii="Arial" w:eastAsia="Times New Roman" w:hAnsi="Arial" w:cs="Arial"/>
                <w:spacing w:val="-1"/>
                <w:sz w:val="20"/>
                <w:szCs w:val="20"/>
                <w:rPrChange w:id="5567" w:author="Adelino Naquarta Sepalanga Domingos" w:date="2025-03-05T09:17:00Z" w16du:dateUtc="2025-03-05T08:17:00Z">
                  <w:rPr>
                    <w:rFonts w:ascii="Times New Roman" w:eastAsia="Times New Roman" w:hAnsi="Times New Roman"/>
                    <w:spacing w:val="-1"/>
                  </w:rPr>
                </w:rPrChange>
              </w:rPr>
            </w:pPr>
          </w:p>
          <w:p w14:paraId="16A8299D" w14:textId="77777777" w:rsidR="003F3EDE" w:rsidRPr="004866BB" w:rsidRDefault="003F3EDE" w:rsidP="0025185C">
            <w:pPr>
              <w:rPr>
                <w:rFonts w:ascii="Arial" w:eastAsia="Times New Roman" w:hAnsi="Arial" w:cs="Arial"/>
                <w:spacing w:val="-1"/>
                <w:sz w:val="20"/>
                <w:szCs w:val="20"/>
                <w:rPrChange w:id="5568" w:author="Adelino Naquarta Sepalanga Domingos" w:date="2025-03-05T09:17:00Z" w16du:dateUtc="2025-03-05T08:17:00Z">
                  <w:rPr>
                    <w:rFonts w:ascii="Times New Roman" w:eastAsia="Times New Roman" w:hAnsi="Times New Roman"/>
                    <w:spacing w:val="-1"/>
                  </w:rPr>
                </w:rPrChange>
              </w:rPr>
            </w:pPr>
          </w:p>
          <w:p w14:paraId="4C5120B6" w14:textId="77777777" w:rsidR="003F3EDE" w:rsidRPr="004866BB" w:rsidRDefault="003F3EDE" w:rsidP="0025185C">
            <w:pPr>
              <w:rPr>
                <w:rFonts w:ascii="Arial" w:eastAsia="Times New Roman" w:hAnsi="Arial" w:cs="Arial"/>
                <w:spacing w:val="-1"/>
                <w:sz w:val="20"/>
                <w:szCs w:val="20"/>
                <w:rPrChange w:id="5569"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570" w:author="Adelino Naquarta Sepalanga Domingos" w:date="2025-03-05T09:17:00Z" w16du:dateUtc="2025-03-05T08:17:00Z">
                  <w:rPr>
                    <w:rFonts w:ascii="Times New Roman" w:eastAsia="Times New Roman" w:hAnsi="Times New Roman"/>
                    <w:spacing w:val="-1"/>
                  </w:rPr>
                </w:rPrChange>
              </w:rPr>
              <w:t>Preço unitário (UnitPrice)</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F60B431" w14:textId="77777777" w:rsidR="003F3EDE" w:rsidRPr="004866BB" w:rsidRDefault="003F3EDE" w:rsidP="0025185C">
            <w:pPr>
              <w:rPr>
                <w:rFonts w:ascii="Arial" w:eastAsia="Times New Roman" w:hAnsi="Arial" w:cs="Arial"/>
                <w:spacing w:val="-1"/>
                <w:sz w:val="20"/>
                <w:szCs w:val="20"/>
                <w:rPrChange w:id="557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572" w:author="Adelino Naquarta Sepalanga Domingos" w:date="2025-03-05T09:17:00Z" w16du:dateUtc="2025-03-05T08:17:00Z">
                  <w:rPr>
                    <w:rFonts w:ascii="Times New Roman" w:eastAsia="Times New Roman" w:hAnsi="Times New Roman"/>
                    <w:spacing w:val="-1"/>
                  </w:rPr>
                </w:rPrChange>
              </w:rPr>
              <w:t>Preço unitário, sem incluir impostos.</w:t>
            </w:r>
          </w:p>
          <w:p w14:paraId="1BED9FFC" w14:textId="77777777" w:rsidR="003F3EDE" w:rsidRPr="004866BB" w:rsidRDefault="003F3EDE" w:rsidP="0025185C">
            <w:pPr>
              <w:rPr>
                <w:rFonts w:ascii="Arial" w:eastAsia="Times New Roman" w:hAnsi="Arial" w:cs="Arial"/>
                <w:spacing w:val="-1"/>
                <w:sz w:val="20"/>
                <w:szCs w:val="20"/>
                <w:rPrChange w:id="557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574" w:author="Adelino Naquarta Sepalanga Domingos" w:date="2025-03-05T09:17:00Z" w16du:dateUtc="2025-03-05T08:17:00Z">
                  <w:rPr>
                    <w:rFonts w:ascii="Times New Roman" w:eastAsia="Times New Roman" w:hAnsi="Times New Roman"/>
                    <w:spacing w:val="-1"/>
                  </w:rPr>
                </w:rPrChange>
              </w:rPr>
              <w:t>Deve ser preenchido com “0.00” caso exista obrigatoriedade de preencher o campo 4.1.4.19.8.  - Valor tributável unitário (TaxBase).</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61F3468" w14:textId="77777777" w:rsidR="003F3EDE" w:rsidRPr="004866BB" w:rsidRDefault="003F3EDE" w:rsidP="0025185C">
            <w:pPr>
              <w:jc w:val="center"/>
              <w:rPr>
                <w:rFonts w:ascii="Arial" w:eastAsia="Times New Roman" w:hAnsi="Arial" w:cs="Arial"/>
                <w:spacing w:val="-1"/>
                <w:sz w:val="20"/>
                <w:szCs w:val="20"/>
                <w:rPrChange w:id="5575" w:author="Adelino Naquarta Sepalanga Domingos" w:date="2025-03-05T09:17:00Z" w16du:dateUtc="2025-03-05T08:17:00Z">
                  <w:rPr>
                    <w:rFonts w:ascii="Times New Roman" w:eastAsia="Times New Roman" w:hAnsi="Times New Roman"/>
                    <w:spacing w:val="-1"/>
                  </w:rPr>
                </w:rPrChange>
              </w:rPr>
            </w:pPr>
          </w:p>
          <w:p w14:paraId="762A338C" w14:textId="77777777" w:rsidR="003F3EDE" w:rsidRPr="004866BB" w:rsidRDefault="003F3EDE" w:rsidP="0025185C">
            <w:pPr>
              <w:jc w:val="center"/>
              <w:rPr>
                <w:rFonts w:ascii="Arial" w:eastAsia="Times New Roman" w:hAnsi="Arial" w:cs="Arial"/>
                <w:spacing w:val="-1"/>
                <w:sz w:val="20"/>
                <w:szCs w:val="20"/>
                <w:rPrChange w:id="5576"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577" w:author="Adelino Naquarta Sepalanga Domingos" w:date="2025-03-05T09:17:00Z" w16du:dateUtc="2025-03-05T08:17:00Z">
                  <w:rPr>
                    <w:rFonts w:ascii="Times New Roman" w:eastAsia="Times New Roman" w:hAnsi="Times New Roman"/>
                    <w:spacing w:val="-1"/>
                  </w:rPr>
                </w:rPrChange>
              </w:rPr>
              <w:t>Monetário</w:t>
            </w:r>
          </w:p>
        </w:tc>
      </w:tr>
      <w:tr w:rsidR="003F3EDE" w:rsidRPr="004866BB" w14:paraId="3FB66B96" w14:textId="77777777" w:rsidTr="0025185C">
        <w:trPr>
          <w:trHeight w:val="2168"/>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DB48EA8" w14:textId="77777777" w:rsidR="003F3EDE" w:rsidRPr="004866BB" w:rsidRDefault="003F3EDE" w:rsidP="0025185C">
            <w:pPr>
              <w:jc w:val="center"/>
              <w:rPr>
                <w:rFonts w:ascii="Arial" w:eastAsia="Times New Roman" w:hAnsi="Arial" w:cs="Arial"/>
                <w:spacing w:val="-1"/>
                <w:sz w:val="20"/>
                <w:szCs w:val="20"/>
                <w:rPrChange w:id="5578" w:author="Adelino Naquarta Sepalanga Domingos" w:date="2025-03-05T09:17:00Z" w16du:dateUtc="2025-03-05T08:17:00Z">
                  <w:rPr>
                    <w:rFonts w:ascii="Times New Roman" w:eastAsia="Times New Roman" w:hAnsi="Times New Roman"/>
                    <w:spacing w:val="-1"/>
                  </w:rPr>
                </w:rPrChange>
              </w:rPr>
            </w:pPr>
          </w:p>
          <w:p w14:paraId="12D1BEAB" w14:textId="77777777" w:rsidR="003F3EDE" w:rsidRPr="004866BB" w:rsidRDefault="003F3EDE" w:rsidP="0025185C">
            <w:pPr>
              <w:jc w:val="center"/>
              <w:rPr>
                <w:rFonts w:ascii="Arial" w:eastAsia="Times New Roman" w:hAnsi="Arial" w:cs="Arial"/>
                <w:spacing w:val="-1"/>
                <w:sz w:val="20"/>
                <w:szCs w:val="20"/>
                <w:rPrChange w:id="5579"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580" w:author="Adelino Naquarta Sepalanga Domingos" w:date="2025-03-05T09:17:00Z" w16du:dateUtc="2025-03-05T08:17:00Z">
                  <w:rPr>
                    <w:rFonts w:ascii="Times New Roman" w:eastAsia="Times New Roman" w:hAnsi="Times New Roman"/>
                    <w:spacing w:val="-1"/>
                  </w:rPr>
                </w:rPrChange>
              </w:rPr>
              <w:t>4.1.4.19.7.1</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38C4E83" w14:textId="77777777" w:rsidR="003F3EDE" w:rsidRPr="004866BB" w:rsidRDefault="003F3EDE" w:rsidP="0025185C">
            <w:pPr>
              <w:jc w:val="center"/>
              <w:rPr>
                <w:rFonts w:ascii="Arial" w:eastAsia="Times New Roman" w:hAnsi="Arial" w:cs="Arial"/>
                <w:spacing w:val="-1"/>
                <w:sz w:val="20"/>
                <w:szCs w:val="20"/>
                <w:rPrChange w:id="5581" w:author="Adelino Naquarta Sepalanga Domingos" w:date="2025-03-05T09:17:00Z" w16du:dateUtc="2025-03-05T08:17:00Z">
                  <w:rPr>
                    <w:rFonts w:ascii="Times New Roman" w:eastAsia="Times New Roman" w:hAnsi="Times New Roman"/>
                    <w:spacing w:val="-1"/>
                  </w:rPr>
                </w:rPrChange>
              </w:rPr>
            </w:pPr>
          </w:p>
          <w:p w14:paraId="08ACA766" w14:textId="77777777" w:rsidR="003F3EDE" w:rsidRPr="004866BB" w:rsidRDefault="003F3EDE" w:rsidP="0025185C">
            <w:pPr>
              <w:jc w:val="center"/>
              <w:rPr>
                <w:rFonts w:ascii="Arial" w:eastAsia="Times New Roman" w:hAnsi="Arial" w:cs="Arial"/>
                <w:spacing w:val="-1"/>
                <w:sz w:val="20"/>
                <w:szCs w:val="20"/>
                <w:rPrChange w:id="5582"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583"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29EA32F" w14:textId="77777777" w:rsidR="003F3EDE" w:rsidRPr="004866BB" w:rsidRDefault="003F3EDE" w:rsidP="0025185C">
            <w:pPr>
              <w:rPr>
                <w:rFonts w:ascii="Arial" w:eastAsia="Times New Roman" w:hAnsi="Arial" w:cs="Arial"/>
                <w:spacing w:val="-1"/>
                <w:sz w:val="20"/>
                <w:szCs w:val="20"/>
                <w:rPrChange w:id="5584"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585" w:author="Adelino Naquarta Sepalanga Domingos" w:date="2025-03-05T09:17:00Z" w16du:dateUtc="2025-03-05T08:17:00Z">
                  <w:rPr>
                    <w:rFonts w:ascii="Times New Roman" w:eastAsia="Times New Roman" w:hAnsi="Times New Roman"/>
                    <w:spacing w:val="-1"/>
                  </w:rPr>
                </w:rPrChange>
              </w:rPr>
              <w:t xml:space="preserve"> </w:t>
            </w:r>
          </w:p>
          <w:p w14:paraId="7AE72593" w14:textId="77777777" w:rsidR="003F3EDE" w:rsidRPr="004866BB" w:rsidRDefault="003F3EDE" w:rsidP="0025185C">
            <w:pPr>
              <w:rPr>
                <w:rFonts w:ascii="Arial" w:eastAsia="Times New Roman" w:hAnsi="Arial" w:cs="Arial"/>
                <w:spacing w:val="-1"/>
                <w:sz w:val="20"/>
                <w:szCs w:val="20"/>
                <w:rPrChange w:id="5586"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587" w:author="Adelino Naquarta Sepalanga Domingos" w:date="2025-03-05T09:17:00Z" w16du:dateUtc="2025-03-05T08:17:00Z">
                  <w:rPr>
                    <w:rFonts w:ascii="Times New Roman" w:eastAsia="Times New Roman" w:hAnsi="Times New Roman"/>
                    <w:spacing w:val="-1"/>
                  </w:rPr>
                </w:rPrChange>
              </w:rPr>
              <w:t>Preço unitário UnitPriceSA</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0998100" w14:textId="77777777" w:rsidR="003F3EDE" w:rsidRPr="004866BB" w:rsidRDefault="003F3EDE" w:rsidP="0025185C">
            <w:pPr>
              <w:rPr>
                <w:rFonts w:ascii="Arial" w:eastAsia="Times New Roman" w:hAnsi="Arial" w:cs="Arial"/>
                <w:spacing w:val="-1"/>
                <w:sz w:val="20"/>
                <w:szCs w:val="20"/>
                <w:rPrChange w:id="5588"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589" w:author="Adelino Naquarta Sepalanga Domingos" w:date="2025-03-05T09:17:00Z" w16du:dateUtc="2025-03-05T08:17:00Z">
                  <w:rPr>
                    <w:rFonts w:ascii="Times New Roman" w:eastAsia="Times New Roman" w:hAnsi="Times New Roman"/>
                    <w:spacing w:val="-1"/>
                  </w:rPr>
                </w:rPrChange>
              </w:rPr>
              <w:t>Preço unitário deduzido dos descontos de linha e cabeçalho, sem incluir impostos.</w:t>
            </w:r>
          </w:p>
          <w:p w14:paraId="6BF69592" w14:textId="77777777" w:rsidR="003F3EDE" w:rsidRPr="004866BB" w:rsidRDefault="003F3EDE" w:rsidP="0025185C">
            <w:pPr>
              <w:rPr>
                <w:rFonts w:ascii="Arial" w:eastAsia="Times New Roman" w:hAnsi="Arial" w:cs="Arial"/>
                <w:spacing w:val="-1"/>
                <w:sz w:val="20"/>
                <w:szCs w:val="20"/>
                <w:rPrChange w:id="5590"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591" w:author="Adelino Naquarta Sepalanga Domingos" w:date="2025-03-05T09:17:00Z" w16du:dateUtc="2025-03-05T08:17:00Z">
                  <w:rPr>
                    <w:rFonts w:ascii="Times New Roman" w:eastAsia="Times New Roman" w:hAnsi="Times New Roman"/>
                    <w:spacing w:val="-1"/>
                  </w:rPr>
                </w:rPrChange>
              </w:rPr>
              <w:t>Deve ser preenchido com “0.00” caso exista obrigatoriedade de preencher o campo 4.1.4.19.8.  - Valor tributável unitário (TaxBase).</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DD4E132" w14:textId="77777777" w:rsidR="003F3EDE" w:rsidRPr="004866BB" w:rsidRDefault="003F3EDE" w:rsidP="0025185C">
            <w:pPr>
              <w:jc w:val="center"/>
              <w:rPr>
                <w:rFonts w:ascii="Arial" w:eastAsia="Times New Roman" w:hAnsi="Arial" w:cs="Arial"/>
                <w:spacing w:val="-1"/>
                <w:sz w:val="20"/>
                <w:szCs w:val="20"/>
                <w:rPrChange w:id="5592" w:author="Adelino Naquarta Sepalanga Domingos" w:date="2025-03-05T09:17:00Z" w16du:dateUtc="2025-03-05T08:17:00Z">
                  <w:rPr>
                    <w:rFonts w:ascii="Times New Roman" w:eastAsia="Times New Roman" w:hAnsi="Times New Roman"/>
                    <w:spacing w:val="-1"/>
                  </w:rPr>
                </w:rPrChange>
              </w:rPr>
            </w:pPr>
          </w:p>
          <w:p w14:paraId="1AD02F61" w14:textId="77777777" w:rsidR="003F3EDE" w:rsidRPr="004866BB" w:rsidRDefault="003F3EDE" w:rsidP="0025185C">
            <w:pPr>
              <w:jc w:val="center"/>
              <w:rPr>
                <w:rFonts w:ascii="Arial" w:eastAsia="Times New Roman" w:hAnsi="Arial" w:cs="Arial"/>
                <w:spacing w:val="-1"/>
                <w:sz w:val="20"/>
                <w:szCs w:val="20"/>
                <w:rPrChange w:id="559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594" w:author="Adelino Naquarta Sepalanga Domingos" w:date="2025-03-05T09:17:00Z" w16du:dateUtc="2025-03-05T08:17:00Z">
                  <w:rPr>
                    <w:rFonts w:ascii="Times New Roman" w:eastAsia="Times New Roman" w:hAnsi="Times New Roman"/>
                    <w:spacing w:val="-1"/>
                  </w:rPr>
                </w:rPrChange>
              </w:rPr>
              <w:t>Monetário</w:t>
            </w:r>
          </w:p>
        </w:tc>
      </w:tr>
      <w:tr w:rsidR="003F3EDE" w:rsidRPr="004866BB" w14:paraId="2E878468" w14:textId="77777777" w:rsidTr="0025185C">
        <w:trPr>
          <w:trHeight w:val="2168"/>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44A410B" w14:textId="77777777" w:rsidR="003F3EDE" w:rsidRPr="004866BB" w:rsidRDefault="003F3EDE" w:rsidP="0025185C">
            <w:pPr>
              <w:jc w:val="center"/>
              <w:rPr>
                <w:rFonts w:ascii="Arial" w:eastAsia="Times New Roman" w:hAnsi="Arial" w:cs="Arial"/>
                <w:spacing w:val="-1"/>
                <w:sz w:val="20"/>
                <w:szCs w:val="20"/>
                <w:rPrChange w:id="5595" w:author="Adelino Naquarta Sepalanga Domingos" w:date="2025-03-05T09:17:00Z" w16du:dateUtc="2025-03-05T08:17:00Z">
                  <w:rPr>
                    <w:rFonts w:ascii="Times New Roman" w:eastAsia="Times New Roman" w:hAnsi="Times New Roman"/>
                    <w:spacing w:val="-1"/>
                  </w:rPr>
                </w:rPrChange>
              </w:rPr>
            </w:pPr>
          </w:p>
          <w:p w14:paraId="3FAE1DE2" w14:textId="77777777" w:rsidR="003F3EDE" w:rsidRPr="004866BB" w:rsidRDefault="003F3EDE" w:rsidP="0025185C">
            <w:pPr>
              <w:jc w:val="center"/>
              <w:rPr>
                <w:rFonts w:ascii="Arial" w:eastAsia="Times New Roman" w:hAnsi="Arial" w:cs="Arial"/>
                <w:spacing w:val="-1"/>
                <w:sz w:val="20"/>
                <w:szCs w:val="20"/>
                <w:rPrChange w:id="5596" w:author="Adelino Naquarta Sepalanga Domingos" w:date="2025-03-05T09:17:00Z" w16du:dateUtc="2025-03-05T08:17:00Z">
                  <w:rPr>
                    <w:rFonts w:ascii="Times New Roman" w:eastAsia="Times New Roman" w:hAnsi="Times New Roman"/>
                    <w:spacing w:val="-1"/>
                  </w:rPr>
                </w:rPrChange>
              </w:rPr>
            </w:pPr>
          </w:p>
          <w:p w14:paraId="15BD4D9B" w14:textId="77777777" w:rsidR="003F3EDE" w:rsidRPr="004866BB" w:rsidRDefault="003F3EDE" w:rsidP="0025185C">
            <w:pPr>
              <w:jc w:val="center"/>
              <w:rPr>
                <w:rFonts w:ascii="Arial" w:eastAsia="Times New Roman" w:hAnsi="Arial" w:cs="Arial"/>
                <w:spacing w:val="-1"/>
                <w:sz w:val="20"/>
                <w:szCs w:val="20"/>
                <w:rPrChange w:id="5597" w:author="Adelino Naquarta Sepalanga Domingos" w:date="2025-03-05T09:17:00Z" w16du:dateUtc="2025-03-05T08:17:00Z">
                  <w:rPr>
                    <w:rFonts w:ascii="Times New Roman" w:eastAsia="Times New Roman" w:hAnsi="Times New Roman"/>
                    <w:spacing w:val="-1"/>
                  </w:rPr>
                </w:rPrChange>
              </w:rPr>
            </w:pPr>
          </w:p>
          <w:p w14:paraId="1A56F95F" w14:textId="77777777" w:rsidR="003F3EDE" w:rsidRPr="004866BB" w:rsidRDefault="003F3EDE" w:rsidP="0025185C">
            <w:pPr>
              <w:jc w:val="center"/>
              <w:rPr>
                <w:rFonts w:ascii="Arial" w:eastAsia="Times New Roman" w:hAnsi="Arial" w:cs="Arial"/>
                <w:spacing w:val="-1"/>
                <w:sz w:val="20"/>
                <w:szCs w:val="20"/>
                <w:rPrChange w:id="5598"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599" w:author="Adelino Naquarta Sepalanga Domingos" w:date="2025-03-05T09:17:00Z" w16du:dateUtc="2025-03-05T08:17:00Z">
                  <w:rPr>
                    <w:rFonts w:ascii="Times New Roman" w:eastAsia="Times New Roman" w:hAnsi="Times New Roman"/>
                    <w:spacing w:val="-1"/>
                  </w:rPr>
                </w:rPrChange>
              </w:rPr>
              <w:t>4.1.4.19.8.</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5A95E9F" w14:textId="77777777" w:rsidR="003F3EDE" w:rsidRPr="004866BB" w:rsidRDefault="003F3EDE" w:rsidP="0025185C">
            <w:pPr>
              <w:jc w:val="center"/>
              <w:rPr>
                <w:rFonts w:ascii="Arial" w:eastAsia="Times New Roman" w:hAnsi="Arial" w:cs="Arial"/>
                <w:spacing w:val="-1"/>
                <w:sz w:val="20"/>
                <w:szCs w:val="20"/>
                <w:rPrChange w:id="5600" w:author="Adelino Naquarta Sepalanga Domingos" w:date="2025-03-05T09:17:00Z" w16du:dateUtc="2025-03-05T08:17:00Z">
                  <w:rPr>
                    <w:rFonts w:ascii="Times New Roman" w:eastAsia="Times New Roman" w:hAnsi="Times New Roman"/>
                    <w:spacing w:val="-1"/>
                  </w:rPr>
                </w:rPrChange>
              </w:rPr>
            </w:pPr>
          </w:p>
          <w:p w14:paraId="1D9FBA94" w14:textId="77777777" w:rsidR="003F3EDE" w:rsidRPr="004866BB" w:rsidRDefault="003F3EDE" w:rsidP="0025185C">
            <w:pPr>
              <w:jc w:val="center"/>
              <w:rPr>
                <w:rFonts w:ascii="Arial" w:eastAsia="Times New Roman" w:hAnsi="Arial" w:cs="Arial"/>
                <w:spacing w:val="-1"/>
                <w:sz w:val="20"/>
                <w:szCs w:val="20"/>
                <w:rPrChange w:id="5601" w:author="Adelino Naquarta Sepalanga Domingos" w:date="2025-03-05T09:17:00Z" w16du:dateUtc="2025-03-05T08:17:00Z">
                  <w:rPr>
                    <w:rFonts w:ascii="Times New Roman" w:eastAsia="Times New Roman" w:hAnsi="Times New Roman"/>
                    <w:spacing w:val="-1"/>
                  </w:rPr>
                </w:rPrChange>
              </w:rPr>
            </w:pPr>
          </w:p>
          <w:p w14:paraId="13C577D1" w14:textId="77777777" w:rsidR="003F3EDE" w:rsidRPr="004866BB" w:rsidRDefault="003F3EDE" w:rsidP="0025185C">
            <w:pPr>
              <w:jc w:val="center"/>
              <w:rPr>
                <w:rFonts w:ascii="Arial" w:eastAsia="Times New Roman" w:hAnsi="Arial" w:cs="Arial"/>
                <w:spacing w:val="-1"/>
                <w:sz w:val="20"/>
                <w:szCs w:val="20"/>
                <w:rPrChange w:id="5602" w:author="Adelino Naquarta Sepalanga Domingos" w:date="2025-03-05T09:17:00Z" w16du:dateUtc="2025-03-05T08:17:00Z">
                  <w:rPr>
                    <w:rFonts w:ascii="Times New Roman" w:eastAsia="Times New Roman" w:hAnsi="Times New Roman"/>
                    <w:spacing w:val="-1"/>
                  </w:rPr>
                </w:rPrChange>
              </w:rPr>
            </w:pPr>
          </w:p>
          <w:p w14:paraId="19923B4F" w14:textId="77777777" w:rsidR="003F3EDE" w:rsidRPr="004866BB" w:rsidRDefault="003F3EDE" w:rsidP="0025185C">
            <w:pPr>
              <w:jc w:val="center"/>
              <w:rPr>
                <w:rFonts w:ascii="Arial" w:eastAsia="Times New Roman" w:hAnsi="Arial" w:cs="Arial"/>
                <w:spacing w:val="-1"/>
                <w:sz w:val="20"/>
                <w:szCs w:val="20"/>
                <w:rPrChange w:id="560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604"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9FA09E3" w14:textId="77777777" w:rsidR="003F3EDE" w:rsidRPr="004866BB" w:rsidRDefault="003F3EDE" w:rsidP="0025185C">
            <w:pPr>
              <w:rPr>
                <w:rFonts w:ascii="Arial" w:eastAsia="Times New Roman" w:hAnsi="Arial" w:cs="Arial"/>
                <w:spacing w:val="-1"/>
                <w:sz w:val="20"/>
                <w:szCs w:val="20"/>
                <w:rPrChange w:id="5605" w:author="Adelino Naquarta Sepalanga Domingos" w:date="2025-03-05T09:17:00Z" w16du:dateUtc="2025-03-05T08:17:00Z">
                  <w:rPr>
                    <w:rFonts w:ascii="Times New Roman" w:eastAsia="Times New Roman" w:hAnsi="Times New Roman"/>
                    <w:spacing w:val="-1"/>
                  </w:rPr>
                </w:rPrChange>
              </w:rPr>
            </w:pPr>
          </w:p>
          <w:p w14:paraId="285A082E" w14:textId="77777777" w:rsidR="003F3EDE" w:rsidRPr="004866BB" w:rsidRDefault="003F3EDE" w:rsidP="0025185C">
            <w:pPr>
              <w:rPr>
                <w:rFonts w:ascii="Arial" w:eastAsia="Times New Roman" w:hAnsi="Arial" w:cs="Arial"/>
                <w:spacing w:val="-1"/>
                <w:sz w:val="20"/>
                <w:szCs w:val="20"/>
                <w:rPrChange w:id="5606" w:author="Adelino Naquarta Sepalanga Domingos" w:date="2025-03-05T09:17:00Z" w16du:dateUtc="2025-03-05T08:17:00Z">
                  <w:rPr>
                    <w:rFonts w:ascii="Times New Roman" w:eastAsia="Times New Roman" w:hAnsi="Times New Roman"/>
                    <w:spacing w:val="-1"/>
                  </w:rPr>
                </w:rPrChange>
              </w:rPr>
            </w:pPr>
          </w:p>
          <w:p w14:paraId="20F8A7D3" w14:textId="77777777" w:rsidR="003F3EDE" w:rsidRPr="004866BB" w:rsidRDefault="003F3EDE" w:rsidP="0025185C">
            <w:pPr>
              <w:rPr>
                <w:rFonts w:ascii="Arial" w:eastAsia="Times New Roman" w:hAnsi="Arial" w:cs="Arial"/>
                <w:spacing w:val="-1"/>
                <w:sz w:val="20"/>
                <w:szCs w:val="20"/>
                <w:rPrChange w:id="5607" w:author="Adelino Naquarta Sepalanga Domingos" w:date="2025-03-05T09:17:00Z" w16du:dateUtc="2025-03-05T08:17:00Z">
                  <w:rPr>
                    <w:rFonts w:ascii="Times New Roman" w:eastAsia="Times New Roman" w:hAnsi="Times New Roman"/>
                    <w:spacing w:val="-1"/>
                  </w:rPr>
                </w:rPrChange>
              </w:rPr>
            </w:pPr>
          </w:p>
          <w:p w14:paraId="7E4B1EB1" w14:textId="77777777" w:rsidR="003F3EDE" w:rsidRPr="004866BB" w:rsidRDefault="003F3EDE" w:rsidP="0025185C">
            <w:pPr>
              <w:rPr>
                <w:rFonts w:ascii="Arial" w:eastAsia="Times New Roman" w:hAnsi="Arial" w:cs="Arial"/>
                <w:spacing w:val="-1"/>
                <w:sz w:val="20"/>
                <w:szCs w:val="20"/>
                <w:rPrChange w:id="5608"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609" w:author="Adelino Naquarta Sepalanga Domingos" w:date="2025-03-05T09:17:00Z" w16du:dateUtc="2025-03-05T08:17:00Z">
                  <w:rPr>
                    <w:rFonts w:ascii="Times New Roman" w:eastAsia="Times New Roman" w:hAnsi="Times New Roman"/>
                    <w:spacing w:val="-1"/>
                  </w:rPr>
                </w:rPrChange>
              </w:rPr>
              <w:t>Valor tributável unitário (TaxBase)</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2E572B9" w14:textId="77777777" w:rsidR="003F3EDE" w:rsidRPr="004866BB" w:rsidRDefault="003F3EDE" w:rsidP="0025185C">
            <w:pPr>
              <w:rPr>
                <w:rFonts w:ascii="Arial" w:eastAsia="Times New Roman" w:hAnsi="Arial" w:cs="Arial"/>
                <w:spacing w:val="-1"/>
                <w:sz w:val="20"/>
                <w:szCs w:val="20"/>
                <w:rPrChange w:id="5610"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611" w:author="Adelino Naquarta Sepalanga Domingos" w:date="2025-03-05T09:17:00Z" w16du:dateUtc="2025-03-05T08:17:00Z">
                  <w:rPr>
                    <w:rFonts w:ascii="Times New Roman" w:eastAsia="Times New Roman" w:hAnsi="Times New Roman"/>
                    <w:spacing w:val="-1"/>
                  </w:rPr>
                </w:rPrChange>
              </w:rPr>
              <w:t>Valor tributável unitário que não concorre para o Total do documento sem impostos (NetTotal). Este valor é o que serve de base de cálculo dos impostos da linha. O sinal (debito ou crédito) com que o imposto assim calculado concorre para o TaxPayable, resulta da existência na linha do DebitAmount ou do CreditAmount.</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76EF7F3" w14:textId="77777777" w:rsidR="003F3EDE" w:rsidRPr="004866BB" w:rsidRDefault="003F3EDE" w:rsidP="0025185C">
            <w:pPr>
              <w:jc w:val="center"/>
              <w:rPr>
                <w:rFonts w:ascii="Arial" w:eastAsia="Times New Roman" w:hAnsi="Arial" w:cs="Arial"/>
                <w:spacing w:val="-1"/>
                <w:sz w:val="20"/>
                <w:szCs w:val="20"/>
                <w:rPrChange w:id="5612" w:author="Adelino Naquarta Sepalanga Domingos" w:date="2025-03-05T09:17:00Z" w16du:dateUtc="2025-03-05T08:17:00Z">
                  <w:rPr>
                    <w:rFonts w:ascii="Times New Roman" w:eastAsia="Times New Roman" w:hAnsi="Times New Roman"/>
                    <w:spacing w:val="-1"/>
                  </w:rPr>
                </w:rPrChange>
              </w:rPr>
            </w:pPr>
          </w:p>
          <w:p w14:paraId="572B0FD3" w14:textId="77777777" w:rsidR="003F3EDE" w:rsidRPr="004866BB" w:rsidRDefault="003F3EDE" w:rsidP="0025185C">
            <w:pPr>
              <w:jc w:val="center"/>
              <w:rPr>
                <w:rFonts w:ascii="Arial" w:eastAsia="Times New Roman" w:hAnsi="Arial" w:cs="Arial"/>
                <w:spacing w:val="-1"/>
                <w:sz w:val="20"/>
                <w:szCs w:val="20"/>
                <w:rPrChange w:id="5613" w:author="Adelino Naquarta Sepalanga Domingos" w:date="2025-03-05T09:17:00Z" w16du:dateUtc="2025-03-05T08:17:00Z">
                  <w:rPr>
                    <w:rFonts w:ascii="Times New Roman" w:eastAsia="Times New Roman" w:hAnsi="Times New Roman"/>
                    <w:spacing w:val="-1"/>
                  </w:rPr>
                </w:rPrChange>
              </w:rPr>
            </w:pPr>
          </w:p>
          <w:p w14:paraId="2A0AF6BB" w14:textId="77777777" w:rsidR="003F3EDE" w:rsidRPr="004866BB" w:rsidRDefault="003F3EDE" w:rsidP="0025185C">
            <w:pPr>
              <w:jc w:val="center"/>
              <w:rPr>
                <w:rFonts w:ascii="Arial" w:eastAsia="Times New Roman" w:hAnsi="Arial" w:cs="Arial"/>
                <w:spacing w:val="-1"/>
                <w:sz w:val="20"/>
                <w:szCs w:val="20"/>
                <w:rPrChange w:id="5614" w:author="Adelino Naquarta Sepalanga Domingos" w:date="2025-03-05T09:17:00Z" w16du:dateUtc="2025-03-05T08:17:00Z">
                  <w:rPr>
                    <w:rFonts w:ascii="Times New Roman" w:eastAsia="Times New Roman" w:hAnsi="Times New Roman"/>
                    <w:spacing w:val="-1"/>
                  </w:rPr>
                </w:rPrChange>
              </w:rPr>
            </w:pPr>
          </w:p>
          <w:p w14:paraId="01A83F0D" w14:textId="77777777" w:rsidR="003F3EDE" w:rsidRPr="004866BB" w:rsidRDefault="003F3EDE" w:rsidP="0025185C">
            <w:pPr>
              <w:jc w:val="center"/>
              <w:rPr>
                <w:rFonts w:ascii="Arial" w:eastAsia="Times New Roman" w:hAnsi="Arial" w:cs="Arial"/>
                <w:spacing w:val="-1"/>
                <w:sz w:val="20"/>
                <w:szCs w:val="20"/>
                <w:rPrChange w:id="561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616" w:author="Adelino Naquarta Sepalanga Domingos" w:date="2025-03-05T09:17:00Z" w16du:dateUtc="2025-03-05T08:17:00Z">
                  <w:rPr>
                    <w:rFonts w:ascii="Times New Roman" w:eastAsia="Times New Roman" w:hAnsi="Times New Roman"/>
                    <w:spacing w:val="-1"/>
                  </w:rPr>
                </w:rPrChange>
              </w:rPr>
              <w:t>Monetário</w:t>
            </w:r>
          </w:p>
        </w:tc>
      </w:tr>
      <w:tr w:rsidR="003F3EDE" w:rsidRPr="004866BB" w14:paraId="5F9BFCC4" w14:textId="77777777" w:rsidTr="0025185C">
        <w:trPr>
          <w:trHeight w:val="751"/>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FEF437B" w14:textId="77777777" w:rsidR="003F3EDE" w:rsidRPr="004866BB" w:rsidRDefault="003F3EDE" w:rsidP="0025185C">
            <w:pPr>
              <w:jc w:val="center"/>
              <w:rPr>
                <w:rFonts w:ascii="Arial" w:eastAsia="Times New Roman" w:hAnsi="Arial" w:cs="Arial"/>
                <w:spacing w:val="-1"/>
                <w:sz w:val="20"/>
                <w:szCs w:val="20"/>
                <w:rPrChange w:id="5617" w:author="Adelino Naquarta Sepalanga Domingos" w:date="2025-03-05T09:17:00Z" w16du:dateUtc="2025-03-05T08:17:00Z">
                  <w:rPr>
                    <w:rFonts w:ascii="Times New Roman" w:eastAsia="Times New Roman" w:hAnsi="Times New Roman"/>
                    <w:spacing w:val="-1"/>
                  </w:rPr>
                </w:rPrChange>
              </w:rPr>
            </w:pPr>
          </w:p>
          <w:p w14:paraId="38FC7F6B" w14:textId="77777777" w:rsidR="003F3EDE" w:rsidRPr="004866BB" w:rsidRDefault="003F3EDE" w:rsidP="0025185C">
            <w:pPr>
              <w:jc w:val="center"/>
              <w:rPr>
                <w:rFonts w:ascii="Arial" w:eastAsia="Times New Roman" w:hAnsi="Arial" w:cs="Arial"/>
                <w:spacing w:val="-1"/>
                <w:sz w:val="20"/>
                <w:szCs w:val="20"/>
                <w:rPrChange w:id="5618"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619" w:author="Adelino Naquarta Sepalanga Domingos" w:date="2025-03-05T09:17:00Z" w16du:dateUtc="2025-03-05T08:17:00Z">
                  <w:rPr>
                    <w:rFonts w:ascii="Times New Roman" w:eastAsia="Times New Roman" w:hAnsi="Times New Roman"/>
                    <w:spacing w:val="-1"/>
                  </w:rPr>
                </w:rPrChange>
              </w:rPr>
              <w:t>4.1.4.19.9.</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9B0F0C4" w14:textId="77777777" w:rsidR="003F3EDE" w:rsidRPr="004866BB" w:rsidRDefault="003F3EDE" w:rsidP="0025185C">
            <w:pPr>
              <w:jc w:val="center"/>
              <w:rPr>
                <w:rFonts w:ascii="Arial" w:eastAsia="Times New Roman" w:hAnsi="Arial" w:cs="Arial"/>
                <w:spacing w:val="-1"/>
                <w:sz w:val="20"/>
                <w:szCs w:val="20"/>
                <w:rPrChange w:id="5620" w:author="Adelino Naquarta Sepalanga Domingos" w:date="2025-03-05T09:17:00Z" w16du:dateUtc="2025-03-05T08:17:00Z">
                  <w:rPr>
                    <w:rFonts w:ascii="Times New Roman" w:eastAsia="Times New Roman" w:hAnsi="Times New Roman"/>
                    <w:spacing w:val="-1"/>
                  </w:rPr>
                </w:rPrChange>
              </w:rPr>
            </w:pPr>
          </w:p>
          <w:p w14:paraId="24117CE6" w14:textId="77777777" w:rsidR="003F3EDE" w:rsidRPr="004866BB" w:rsidRDefault="003F3EDE" w:rsidP="0025185C">
            <w:pPr>
              <w:jc w:val="center"/>
              <w:rPr>
                <w:rFonts w:ascii="Arial" w:eastAsia="Times New Roman" w:hAnsi="Arial" w:cs="Arial"/>
                <w:spacing w:val="-1"/>
                <w:sz w:val="20"/>
                <w:szCs w:val="20"/>
                <w:rPrChange w:id="562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622"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DF15A65" w14:textId="77777777" w:rsidR="003F3EDE" w:rsidRPr="004866BB" w:rsidRDefault="003F3EDE" w:rsidP="0025185C">
            <w:pPr>
              <w:rPr>
                <w:rFonts w:ascii="Arial" w:eastAsia="Times New Roman" w:hAnsi="Arial" w:cs="Arial"/>
                <w:spacing w:val="-1"/>
                <w:sz w:val="20"/>
                <w:szCs w:val="20"/>
                <w:rPrChange w:id="5623" w:author="Adelino Naquarta Sepalanga Domingos" w:date="2025-03-05T09:17:00Z" w16du:dateUtc="2025-03-05T08:17:00Z">
                  <w:rPr>
                    <w:rFonts w:ascii="Times New Roman" w:eastAsia="Times New Roman" w:hAnsi="Times New Roman"/>
                    <w:spacing w:val="-1"/>
                  </w:rPr>
                </w:rPrChange>
              </w:rPr>
            </w:pPr>
          </w:p>
          <w:p w14:paraId="3F25C289" w14:textId="77777777" w:rsidR="003F3EDE" w:rsidRPr="004866BB" w:rsidRDefault="003F3EDE" w:rsidP="0025185C">
            <w:pPr>
              <w:rPr>
                <w:rFonts w:ascii="Arial" w:eastAsia="Times New Roman" w:hAnsi="Arial" w:cs="Arial"/>
                <w:spacing w:val="-1"/>
                <w:sz w:val="20"/>
                <w:szCs w:val="20"/>
                <w:rPrChange w:id="5624"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625" w:author="Adelino Naquarta Sepalanga Domingos" w:date="2025-03-05T09:17:00Z" w16du:dateUtc="2025-03-05T08:17:00Z">
                  <w:rPr>
                    <w:rFonts w:ascii="Times New Roman" w:eastAsia="Times New Roman" w:hAnsi="Times New Roman"/>
                    <w:spacing w:val="-1"/>
                  </w:rPr>
                </w:rPrChange>
              </w:rPr>
              <w:t>Data de envio da mercadoria ou prestação do serviço (TaxPointDate)</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6A4E68D" w14:textId="77777777" w:rsidR="003F3EDE" w:rsidRPr="004866BB" w:rsidRDefault="003F3EDE" w:rsidP="0025185C">
            <w:pPr>
              <w:rPr>
                <w:rFonts w:ascii="Arial" w:eastAsia="Times New Roman" w:hAnsi="Arial" w:cs="Arial"/>
                <w:spacing w:val="-1"/>
                <w:sz w:val="20"/>
                <w:szCs w:val="20"/>
                <w:rPrChange w:id="5626"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627" w:author="Adelino Naquarta Sepalanga Domingos" w:date="2025-03-05T09:17:00Z" w16du:dateUtc="2025-03-05T08:17:00Z">
                  <w:rPr>
                    <w:rFonts w:ascii="Times New Roman" w:eastAsia="Times New Roman" w:hAnsi="Times New Roman"/>
                    <w:spacing w:val="-1"/>
                  </w:rPr>
                </w:rPrChange>
              </w:rPr>
              <w:t>Data de envio da mercadoria ou da prestação de serviço.</w:t>
            </w:r>
          </w:p>
          <w:p w14:paraId="1F2D6E77" w14:textId="77777777" w:rsidR="003F3EDE" w:rsidRPr="004866BB" w:rsidRDefault="003F3EDE" w:rsidP="0025185C">
            <w:pPr>
              <w:rPr>
                <w:rFonts w:ascii="Arial" w:eastAsia="Times New Roman" w:hAnsi="Arial" w:cs="Arial"/>
                <w:spacing w:val="-1"/>
                <w:sz w:val="20"/>
                <w:szCs w:val="20"/>
                <w:rPrChange w:id="5628"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629" w:author="Adelino Naquarta Sepalanga Domingos" w:date="2025-03-05T09:17:00Z" w16du:dateUtc="2025-03-05T08:17:00Z">
                  <w:rPr>
                    <w:rFonts w:ascii="Times New Roman" w:eastAsia="Times New Roman" w:hAnsi="Times New Roman"/>
                    <w:spacing w:val="-1"/>
                  </w:rPr>
                </w:rPrChange>
              </w:rPr>
              <w:t>Deve ser preenchido com a data da guia de remessa associada, se existir.</w:t>
            </w:r>
          </w:p>
          <w:p w14:paraId="2CF38A66" w14:textId="77777777" w:rsidR="003F3EDE" w:rsidRPr="004866BB" w:rsidRDefault="003F3EDE" w:rsidP="0025185C">
            <w:pPr>
              <w:rPr>
                <w:rFonts w:ascii="Arial" w:eastAsia="Times New Roman" w:hAnsi="Arial" w:cs="Arial"/>
                <w:spacing w:val="-1"/>
                <w:sz w:val="20"/>
                <w:szCs w:val="20"/>
                <w:rPrChange w:id="5630"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631" w:author="Adelino Naquarta Sepalanga Domingos" w:date="2025-03-05T09:17:00Z" w16du:dateUtc="2025-03-05T08:17:00Z">
                  <w:rPr>
                    <w:rFonts w:ascii="Times New Roman" w:eastAsia="Times New Roman" w:hAnsi="Times New Roman"/>
                    <w:spacing w:val="-1"/>
                  </w:rPr>
                </w:rPrChange>
              </w:rPr>
              <w:t>Existindo mais do que uma guia de remessa, deve ser indicada a data da mais antiga.</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6112341" w14:textId="77777777" w:rsidR="003F3EDE" w:rsidRPr="004866BB" w:rsidRDefault="003F3EDE" w:rsidP="0025185C">
            <w:pPr>
              <w:jc w:val="center"/>
              <w:rPr>
                <w:rFonts w:ascii="Arial" w:eastAsia="Times New Roman" w:hAnsi="Arial" w:cs="Arial"/>
                <w:spacing w:val="-1"/>
                <w:sz w:val="20"/>
                <w:szCs w:val="20"/>
                <w:rPrChange w:id="5632" w:author="Adelino Naquarta Sepalanga Domingos" w:date="2025-03-05T09:17:00Z" w16du:dateUtc="2025-03-05T08:17:00Z">
                  <w:rPr>
                    <w:rFonts w:ascii="Times New Roman" w:eastAsia="Times New Roman" w:hAnsi="Times New Roman"/>
                    <w:spacing w:val="-1"/>
                  </w:rPr>
                </w:rPrChange>
              </w:rPr>
            </w:pPr>
          </w:p>
          <w:p w14:paraId="2A8230EF" w14:textId="77777777" w:rsidR="003F3EDE" w:rsidRPr="004866BB" w:rsidRDefault="003F3EDE" w:rsidP="0025185C">
            <w:pPr>
              <w:jc w:val="center"/>
              <w:rPr>
                <w:rFonts w:ascii="Arial" w:eastAsia="Times New Roman" w:hAnsi="Arial" w:cs="Arial"/>
                <w:spacing w:val="-1"/>
                <w:sz w:val="20"/>
                <w:szCs w:val="20"/>
                <w:rPrChange w:id="563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634" w:author="Adelino Naquarta Sepalanga Domingos" w:date="2025-03-05T09:17:00Z" w16du:dateUtc="2025-03-05T08:17:00Z">
                  <w:rPr>
                    <w:rFonts w:ascii="Times New Roman" w:eastAsia="Times New Roman" w:hAnsi="Times New Roman"/>
                    <w:spacing w:val="-1"/>
                  </w:rPr>
                </w:rPrChange>
              </w:rPr>
              <w:t>Data</w:t>
            </w:r>
          </w:p>
        </w:tc>
      </w:tr>
      <w:tr w:rsidR="003F3EDE" w:rsidRPr="004866BB" w14:paraId="4AD9ABAA" w14:textId="77777777" w:rsidTr="0025185C">
        <w:trPr>
          <w:trHeight w:val="2168"/>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E3CD107" w14:textId="77777777" w:rsidR="003F3EDE" w:rsidRPr="004866BB" w:rsidRDefault="003F3EDE" w:rsidP="0025185C">
            <w:pPr>
              <w:jc w:val="center"/>
              <w:rPr>
                <w:rFonts w:ascii="Arial" w:eastAsia="Times New Roman" w:hAnsi="Arial" w:cs="Arial"/>
                <w:spacing w:val="-1"/>
                <w:sz w:val="20"/>
                <w:szCs w:val="20"/>
                <w:rPrChange w:id="5635" w:author="Adelino Naquarta Sepalanga Domingos" w:date="2025-03-05T09:17:00Z" w16du:dateUtc="2025-03-05T08:17:00Z">
                  <w:rPr>
                    <w:rFonts w:ascii="Times New Roman" w:eastAsia="Times New Roman" w:hAnsi="Times New Roman"/>
                    <w:spacing w:val="-1"/>
                  </w:rPr>
                </w:rPrChange>
              </w:rPr>
            </w:pPr>
            <w:bookmarkStart w:id="5636" w:name="_Hlk36931724"/>
          </w:p>
          <w:p w14:paraId="7E2BF3F9" w14:textId="77777777" w:rsidR="003F3EDE" w:rsidRPr="004866BB" w:rsidRDefault="003F3EDE" w:rsidP="0025185C">
            <w:pPr>
              <w:jc w:val="center"/>
              <w:rPr>
                <w:rFonts w:ascii="Arial" w:eastAsia="Times New Roman" w:hAnsi="Arial" w:cs="Arial"/>
                <w:spacing w:val="-1"/>
                <w:sz w:val="20"/>
                <w:szCs w:val="20"/>
                <w:rPrChange w:id="5637" w:author="Adelino Naquarta Sepalanga Domingos" w:date="2025-03-05T09:17:00Z" w16du:dateUtc="2025-03-05T08:17:00Z">
                  <w:rPr>
                    <w:rFonts w:ascii="Times New Roman" w:eastAsia="Times New Roman" w:hAnsi="Times New Roman"/>
                    <w:spacing w:val="-1"/>
                  </w:rPr>
                </w:rPrChange>
              </w:rPr>
            </w:pPr>
          </w:p>
          <w:p w14:paraId="773B902A" w14:textId="77777777" w:rsidR="003F3EDE" w:rsidRPr="004866BB" w:rsidRDefault="003F3EDE" w:rsidP="0025185C">
            <w:pPr>
              <w:jc w:val="center"/>
              <w:rPr>
                <w:rFonts w:ascii="Arial" w:eastAsia="Times New Roman" w:hAnsi="Arial" w:cs="Arial"/>
                <w:spacing w:val="-1"/>
                <w:sz w:val="20"/>
                <w:szCs w:val="20"/>
                <w:rPrChange w:id="5638"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639" w:author="Adelino Naquarta Sepalanga Domingos" w:date="2025-03-05T09:17:00Z" w16du:dateUtc="2025-03-05T08:17:00Z">
                  <w:rPr>
                    <w:rFonts w:ascii="Times New Roman" w:eastAsia="Times New Roman" w:hAnsi="Times New Roman"/>
                    <w:spacing w:val="-1"/>
                  </w:rPr>
                </w:rPrChange>
              </w:rPr>
              <w:t>4.1.4.19.10.</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3168D13" w14:textId="77777777" w:rsidR="003F3EDE" w:rsidRPr="004866BB" w:rsidRDefault="003F3EDE" w:rsidP="0025185C">
            <w:pPr>
              <w:jc w:val="center"/>
              <w:rPr>
                <w:rFonts w:ascii="Arial" w:eastAsia="Times New Roman" w:hAnsi="Arial" w:cs="Arial"/>
                <w:spacing w:val="-1"/>
                <w:sz w:val="20"/>
                <w:szCs w:val="20"/>
                <w:rPrChange w:id="5640" w:author="Adelino Naquarta Sepalanga Domingos" w:date="2025-03-05T09:17:00Z" w16du:dateUtc="2025-03-05T08:17:00Z">
                  <w:rPr>
                    <w:rFonts w:ascii="Times New Roman" w:eastAsia="Times New Roman" w:hAnsi="Times New Roman"/>
                    <w:spacing w:val="-1"/>
                  </w:rPr>
                </w:rPrChange>
              </w:rPr>
            </w:pPr>
          </w:p>
          <w:p w14:paraId="532EE872" w14:textId="77777777" w:rsidR="003F3EDE" w:rsidRPr="004866BB" w:rsidRDefault="003F3EDE" w:rsidP="0025185C">
            <w:pPr>
              <w:jc w:val="center"/>
              <w:rPr>
                <w:rFonts w:ascii="Arial" w:eastAsia="Times New Roman" w:hAnsi="Arial" w:cs="Arial"/>
                <w:spacing w:val="-1"/>
                <w:sz w:val="20"/>
                <w:szCs w:val="20"/>
                <w:rPrChange w:id="5641" w:author="Adelino Naquarta Sepalanga Domingos" w:date="2025-03-05T09:17:00Z" w16du:dateUtc="2025-03-05T08:17:00Z">
                  <w:rPr>
                    <w:rFonts w:ascii="Times New Roman" w:eastAsia="Times New Roman" w:hAnsi="Times New Roman"/>
                    <w:spacing w:val="-1"/>
                  </w:rPr>
                </w:rPrChange>
              </w:rPr>
            </w:pPr>
          </w:p>
          <w:p w14:paraId="49982F63" w14:textId="77777777" w:rsidR="003F3EDE" w:rsidRPr="004866BB" w:rsidRDefault="003F3EDE" w:rsidP="0025185C">
            <w:pPr>
              <w:jc w:val="center"/>
              <w:rPr>
                <w:rFonts w:ascii="Arial" w:eastAsia="Times New Roman" w:hAnsi="Arial" w:cs="Arial"/>
                <w:spacing w:val="-1"/>
                <w:sz w:val="20"/>
                <w:szCs w:val="20"/>
                <w:rPrChange w:id="5642"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643"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E5EB7DD" w14:textId="77777777" w:rsidR="003F3EDE" w:rsidRPr="004866BB" w:rsidRDefault="003F3EDE" w:rsidP="0025185C">
            <w:pPr>
              <w:rPr>
                <w:rFonts w:ascii="Arial" w:eastAsia="Times New Roman" w:hAnsi="Arial" w:cs="Arial"/>
                <w:spacing w:val="-1"/>
                <w:sz w:val="20"/>
                <w:szCs w:val="20"/>
                <w:rPrChange w:id="5644" w:author="Adelino Naquarta Sepalanga Domingos" w:date="2025-03-05T09:17:00Z" w16du:dateUtc="2025-03-05T08:17:00Z">
                  <w:rPr>
                    <w:rFonts w:ascii="Times New Roman" w:eastAsia="Times New Roman" w:hAnsi="Times New Roman"/>
                    <w:spacing w:val="-1"/>
                  </w:rPr>
                </w:rPrChange>
              </w:rPr>
            </w:pPr>
          </w:p>
          <w:p w14:paraId="42C07D64" w14:textId="77777777" w:rsidR="003F3EDE" w:rsidRPr="004866BB" w:rsidRDefault="003F3EDE" w:rsidP="0025185C">
            <w:pPr>
              <w:rPr>
                <w:rFonts w:ascii="Arial" w:eastAsia="Times New Roman" w:hAnsi="Arial" w:cs="Arial"/>
                <w:spacing w:val="-1"/>
                <w:sz w:val="20"/>
                <w:szCs w:val="20"/>
                <w:rPrChange w:id="5645" w:author="Adelino Naquarta Sepalanga Domingos" w:date="2025-03-05T09:17:00Z" w16du:dateUtc="2025-03-05T08:17:00Z">
                  <w:rPr>
                    <w:rFonts w:ascii="Times New Roman" w:eastAsia="Times New Roman" w:hAnsi="Times New Roman"/>
                    <w:spacing w:val="-1"/>
                  </w:rPr>
                </w:rPrChange>
              </w:rPr>
            </w:pPr>
          </w:p>
          <w:p w14:paraId="6D973294" w14:textId="77777777" w:rsidR="003F3EDE" w:rsidRPr="004866BB" w:rsidRDefault="003F3EDE" w:rsidP="0025185C">
            <w:pPr>
              <w:rPr>
                <w:rFonts w:ascii="Arial" w:eastAsia="Times New Roman" w:hAnsi="Arial" w:cs="Arial"/>
                <w:spacing w:val="-1"/>
                <w:sz w:val="20"/>
                <w:szCs w:val="20"/>
                <w:rPrChange w:id="5646"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647" w:author="Adelino Naquarta Sepalanga Domingos" w:date="2025-03-05T09:17:00Z" w16du:dateUtc="2025-03-05T08:17:00Z">
                  <w:rPr>
                    <w:rFonts w:ascii="Times New Roman" w:eastAsia="Times New Roman" w:hAnsi="Times New Roman"/>
                    <w:spacing w:val="-1"/>
                  </w:rPr>
                </w:rPrChange>
              </w:rPr>
              <w:t>Referências a facturas (References)</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C7C3C05" w14:textId="77777777" w:rsidR="003F3EDE" w:rsidRPr="004866BB" w:rsidRDefault="003F3EDE" w:rsidP="0025185C">
            <w:pPr>
              <w:rPr>
                <w:rFonts w:ascii="Arial" w:eastAsia="Times New Roman" w:hAnsi="Arial" w:cs="Arial"/>
                <w:spacing w:val="-1"/>
                <w:sz w:val="20"/>
                <w:szCs w:val="20"/>
                <w:rPrChange w:id="5648"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649" w:author="Adelino Naquarta Sepalanga Domingos" w:date="2025-03-05T09:17:00Z" w16du:dateUtc="2025-03-05T08:17:00Z">
                  <w:rPr>
                    <w:rFonts w:ascii="Times New Roman" w:eastAsia="Times New Roman" w:hAnsi="Times New Roman"/>
                    <w:spacing w:val="-1"/>
                  </w:rPr>
                </w:rPrChange>
              </w:rPr>
              <w:t>Referências a facturas nos documentos rectificativos destas.</w:t>
            </w:r>
          </w:p>
          <w:p w14:paraId="25176728" w14:textId="3F98982D" w:rsidR="003F3EDE" w:rsidRPr="004866BB" w:rsidRDefault="003F3EDE" w:rsidP="0025185C">
            <w:pPr>
              <w:rPr>
                <w:rFonts w:ascii="Arial" w:eastAsia="Times New Roman" w:hAnsi="Arial" w:cs="Arial"/>
                <w:spacing w:val="-1"/>
                <w:sz w:val="20"/>
                <w:szCs w:val="20"/>
                <w:rPrChange w:id="5650"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651" w:author="Adelino Naquarta Sepalanga Domingos" w:date="2025-03-05T09:17:00Z" w16du:dateUtc="2025-03-05T08:17:00Z">
                  <w:rPr>
                    <w:rFonts w:ascii="Times New Roman" w:eastAsia="Times New Roman" w:hAnsi="Times New Roman"/>
                    <w:spacing w:val="-1"/>
                  </w:rPr>
                </w:rPrChange>
              </w:rPr>
              <w:t>Existindo a necessidade de efectuar mais do que uma referência, esta estrutura pode</w:t>
            </w:r>
            <w:del w:id="5652" w:author="Adelino Naquarta Sepalanga Domingos" w:date="2025-03-05T09:34:00Z" w16du:dateUtc="2025-03-05T08:34:00Z">
              <w:r w:rsidRPr="004866BB" w:rsidDel="00B45277">
                <w:rPr>
                  <w:rFonts w:ascii="Arial" w:eastAsia="Times New Roman" w:hAnsi="Arial" w:cs="Arial"/>
                  <w:spacing w:val="-1"/>
                  <w:sz w:val="20"/>
                  <w:szCs w:val="20"/>
                  <w:rPrChange w:id="5653" w:author="Adelino Naquarta Sepalanga Domingos" w:date="2025-03-05T09:17:00Z" w16du:dateUtc="2025-03-05T08:17:00Z">
                    <w:rPr>
                      <w:rFonts w:ascii="Times New Roman" w:eastAsia="Times New Roman" w:hAnsi="Times New Roman"/>
                      <w:spacing w:val="-1"/>
                    </w:rPr>
                  </w:rPrChange>
                </w:rPr>
                <w:delText>rá</w:delText>
              </w:r>
            </w:del>
            <w:r w:rsidRPr="004866BB">
              <w:rPr>
                <w:rFonts w:ascii="Arial" w:eastAsia="Times New Roman" w:hAnsi="Arial" w:cs="Arial"/>
                <w:spacing w:val="-1"/>
                <w:sz w:val="20"/>
                <w:szCs w:val="20"/>
                <w:rPrChange w:id="5654" w:author="Adelino Naquarta Sepalanga Domingos" w:date="2025-03-05T09:17:00Z" w16du:dateUtc="2025-03-05T08:17:00Z">
                  <w:rPr>
                    <w:rFonts w:ascii="Times New Roman" w:eastAsia="Times New Roman" w:hAnsi="Times New Roman"/>
                    <w:spacing w:val="-1"/>
                  </w:rPr>
                </w:rPrChange>
              </w:rPr>
              <w:t xml:space="preserve"> ser gerada tantas vezes quantas as necessárias.</w:t>
            </w:r>
          </w:p>
          <w:p w14:paraId="0DDD2D1F" w14:textId="77777777" w:rsidR="003F3EDE" w:rsidRPr="004866BB" w:rsidRDefault="003F3EDE" w:rsidP="0025185C">
            <w:pPr>
              <w:rPr>
                <w:rFonts w:ascii="Arial" w:eastAsia="Times New Roman" w:hAnsi="Arial" w:cs="Arial"/>
                <w:spacing w:val="-1"/>
                <w:sz w:val="20"/>
                <w:szCs w:val="20"/>
                <w:rPrChange w:id="565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656" w:author="Adelino Naquarta Sepalanga Domingos" w:date="2025-03-05T09:17:00Z" w16du:dateUtc="2025-03-05T08:17:00Z">
                  <w:rPr>
                    <w:rFonts w:ascii="Times New Roman" w:eastAsia="Times New Roman" w:hAnsi="Times New Roman"/>
                    <w:spacing w:val="-1"/>
                  </w:rPr>
                </w:rPrChange>
              </w:rPr>
              <w:t>O preenchimento é obrigatório, quando o campo 4.1.4.8. for preenchido com “NC” – Nota de crédito</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918AB97" w14:textId="77777777" w:rsidR="003F3EDE" w:rsidRPr="004866BB" w:rsidRDefault="003F3EDE" w:rsidP="0025185C">
            <w:pPr>
              <w:jc w:val="center"/>
              <w:rPr>
                <w:rFonts w:ascii="Arial" w:eastAsia="Times New Roman" w:hAnsi="Arial" w:cs="Arial"/>
                <w:spacing w:val="-1"/>
                <w:sz w:val="20"/>
                <w:szCs w:val="20"/>
                <w:rPrChange w:id="5657" w:author="Adelino Naquarta Sepalanga Domingos" w:date="2025-03-05T09:17:00Z" w16du:dateUtc="2025-03-05T08:17:00Z">
                  <w:rPr>
                    <w:rFonts w:ascii="Times New Roman" w:eastAsia="Times New Roman" w:hAnsi="Times New Roman"/>
                    <w:spacing w:val="-1"/>
                  </w:rPr>
                </w:rPrChange>
              </w:rPr>
            </w:pPr>
          </w:p>
          <w:p w14:paraId="427BBBF0" w14:textId="77777777" w:rsidR="003F3EDE" w:rsidRPr="004866BB" w:rsidRDefault="003F3EDE" w:rsidP="0025185C">
            <w:pPr>
              <w:jc w:val="center"/>
              <w:rPr>
                <w:rFonts w:ascii="Arial" w:eastAsia="Times New Roman" w:hAnsi="Arial" w:cs="Arial"/>
                <w:spacing w:val="-1"/>
                <w:sz w:val="20"/>
                <w:szCs w:val="20"/>
                <w:rPrChange w:id="5658" w:author="Adelino Naquarta Sepalanga Domingos" w:date="2025-03-05T09:17:00Z" w16du:dateUtc="2025-03-05T08:17:00Z">
                  <w:rPr>
                    <w:rFonts w:ascii="Times New Roman" w:eastAsia="Times New Roman" w:hAnsi="Times New Roman"/>
                    <w:spacing w:val="-1"/>
                  </w:rPr>
                </w:rPrChange>
              </w:rPr>
            </w:pPr>
          </w:p>
          <w:p w14:paraId="1FE5B83C" w14:textId="77777777" w:rsidR="003F3EDE" w:rsidRPr="004866BB" w:rsidRDefault="003F3EDE" w:rsidP="0025185C">
            <w:pPr>
              <w:jc w:val="center"/>
              <w:rPr>
                <w:rFonts w:ascii="Arial" w:eastAsia="Times New Roman" w:hAnsi="Arial" w:cs="Arial"/>
                <w:spacing w:val="-1"/>
                <w:sz w:val="20"/>
                <w:szCs w:val="20"/>
                <w:rPrChange w:id="5659"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660" w:author="Adelino Naquarta Sepalanga Domingos" w:date="2025-03-05T09:17:00Z" w16du:dateUtc="2025-03-05T08:17:00Z">
                  <w:rPr>
                    <w:rFonts w:ascii="Times New Roman" w:eastAsia="Times New Roman" w:hAnsi="Times New Roman"/>
                    <w:spacing w:val="-1"/>
                  </w:rPr>
                </w:rPrChange>
              </w:rPr>
              <w:t>Não Aplicável</w:t>
            </w:r>
          </w:p>
        </w:tc>
      </w:tr>
      <w:tr w:rsidR="003F3EDE" w:rsidRPr="004866BB" w14:paraId="2034E404" w14:textId="77777777" w:rsidTr="0025185C">
        <w:trPr>
          <w:trHeight w:val="1636"/>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B9B78BE" w14:textId="77777777" w:rsidR="003F3EDE" w:rsidRPr="004866BB" w:rsidRDefault="003F3EDE" w:rsidP="0025185C">
            <w:pPr>
              <w:jc w:val="center"/>
              <w:rPr>
                <w:rFonts w:ascii="Arial" w:eastAsia="Times New Roman" w:hAnsi="Arial" w:cs="Arial"/>
                <w:spacing w:val="-1"/>
                <w:sz w:val="20"/>
                <w:szCs w:val="20"/>
                <w:rPrChange w:id="5661" w:author="Adelino Naquarta Sepalanga Domingos" w:date="2025-03-05T09:17:00Z" w16du:dateUtc="2025-03-05T08:17:00Z">
                  <w:rPr>
                    <w:rFonts w:ascii="Times New Roman" w:eastAsia="Times New Roman" w:hAnsi="Times New Roman"/>
                    <w:spacing w:val="-1"/>
                  </w:rPr>
                </w:rPrChange>
              </w:rPr>
            </w:pPr>
          </w:p>
          <w:p w14:paraId="3673DEA6" w14:textId="77777777" w:rsidR="003F3EDE" w:rsidRPr="004866BB" w:rsidRDefault="003F3EDE" w:rsidP="0025185C">
            <w:pPr>
              <w:jc w:val="center"/>
              <w:rPr>
                <w:rFonts w:ascii="Arial" w:eastAsia="Times New Roman" w:hAnsi="Arial" w:cs="Arial"/>
                <w:spacing w:val="-1"/>
                <w:sz w:val="20"/>
                <w:szCs w:val="20"/>
                <w:rPrChange w:id="5662" w:author="Adelino Naquarta Sepalanga Domingos" w:date="2025-03-05T09:17:00Z" w16du:dateUtc="2025-03-05T08:17:00Z">
                  <w:rPr>
                    <w:rFonts w:ascii="Times New Roman" w:eastAsia="Times New Roman" w:hAnsi="Times New Roman"/>
                    <w:spacing w:val="-1"/>
                  </w:rPr>
                </w:rPrChange>
              </w:rPr>
            </w:pPr>
          </w:p>
          <w:p w14:paraId="1631670A" w14:textId="77777777" w:rsidR="003F3EDE" w:rsidRPr="004866BB" w:rsidRDefault="003F3EDE" w:rsidP="0025185C">
            <w:pPr>
              <w:jc w:val="center"/>
              <w:rPr>
                <w:rFonts w:ascii="Arial" w:eastAsia="Times New Roman" w:hAnsi="Arial" w:cs="Arial"/>
                <w:spacing w:val="-1"/>
                <w:sz w:val="20"/>
                <w:szCs w:val="20"/>
                <w:rPrChange w:id="566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664" w:author="Adelino Naquarta Sepalanga Domingos" w:date="2025-03-05T09:17:00Z" w16du:dateUtc="2025-03-05T08:17:00Z">
                  <w:rPr>
                    <w:rFonts w:ascii="Times New Roman" w:eastAsia="Times New Roman" w:hAnsi="Times New Roman"/>
                    <w:spacing w:val="-1"/>
                  </w:rPr>
                </w:rPrChange>
              </w:rPr>
              <w:t>4.1.4.19.10.1.</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04AB138" w14:textId="77777777" w:rsidR="003F3EDE" w:rsidRPr="004866BB" w:rsidRDefault="003F3EDE" w:rsidP="0025185C">
            <w:pPr>
              <w:jc w:val="center"/>
              <w:rPr>
                <w:rFonts w:ascii="Arial" w:eastAsia="Times New Roman" w:hAnsi="Arial" w:cs="Arial"/>
                <w:spacing w:val="-1"/>
                <w:sz w:val="20"/>
                <w:szCs w:val="20"/>
                <w:rPrChange w:id="5665" w:author="Adelino Naquarta Sepalanga Domingos" w:date="2025-03-05T09:17:00Z" w16du:dateUtc="2025-03-05T08:17:00Z">
                  <w:rPr>
                    <w:rFonts w:ascii="Times New Roman" w:eastAsia="Times New Roman" w:hAnsi="Times New Roman"/>
                    <w:spacing w:val="-1"/>
                  </w:rPr>
                </w:rPrChange>
              </w:rPr>
            </w:pPr>
          </w:p>
          <w:p w14:paraId="4C7D68DD" w14:textId="77777777" w:rsidR="003F3EDE" w:rsidRPr="004866BB" w:rsidRDefault="003F3EDE" w:rsidP="0025185C">
            <w:pPr>
              <w:jc w:val="center"/>
              <w:rPr>
                <w:rFonts w:ascii="Arial" w:eastAsia="Times New Roman" w:hAnsi="Arial" w:cs="Arial"/>
                <w:spacing w:val="-1"/>
                <w:sz w:val="20"/>
                <w:szCs w:val="20"/>
                <w:rPrChange w:id="5666" w:author="Adelino Naquarta Sepalanga Domingos" w:date="2025-03-05T09:17:00Z" w16du:dateUtc="2025-03-05T08:17:00Z">
                  <w:rPr>
                    <w:rFonts w:ascii="Times New Roman" w:eastAsia="Times New Roman" w:hAnsi="Times New Roman"/>
                    <w:spacing w:val="-1"/>
                  </w:rPr>
                </w:rPrChange>
              </w:rPr>
            </w:pPr>
          </w:p>
          <w:p w14:paraId="022CD6FC" w14:textId="77777777" w:rsidR="003F3EDE" w:rsidRPr="004866BB" w:rsidRDefault="003F3EDE" w:rsidP="0025185C">
            <w:pPr>
              <w:jc w:val="center"/>
              <w:rPr>
                <w:rFonts w:ascii="Arial" w:eastAsia="Times New Roman" w:hAnsi="Arial" w:cs="Arial"/>
                <w:spacing w:val="-1"/>
                <w:sz w:val="20"/>
                <w:szCs w:val="20"/>
                <w:rPrChange w:id="566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668"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D40243E" w14:textId="77777777" w:rsidR="003F3EDE" w:rsidRPr="004866BB" w:rsidRDefault="003F3EDE" w:rsidP="0025185C">
            <w:pPr>
              <w:rPr>
                <w:rFonts w:ascii="Arial" w:eastAsia="Times New Roman" w:hAnsi="Arial" w:cs="Arial"/>
                <w:spacing w:val="-1"/>
                <w:sz w:val="20"/>
                <w:szCs w:val="20"/>
                <w:rPrChange w:id="5669" w:author="Adelino Naquarta Sepalanga Domingos" w:date="2025-03-05T09:17:00Z" w16du:dateUtc="2025-03-05T08:17:00Z">
                  <w:rPr>
                    <w:rFonts w:ascii="Times New Roman" w:eastAsia="Times New Roman" w:hAnsi="Times New Roman"/>
                    <w:spacing w:val="-1"/>
                  </w:rPr>
                </w:rPrChange>
              </w:rPr>
            </w:pPr>
          </w:p>
          <w:p w14:paraId="70BB15D2" w14:textId="77777777" w:rsidR="003F3EDE" w:rsidRPr="004866BB" w:rsidRDefault="003F3EDE" w:rsidP="0025185C">
            <w:pPr>
              <w:rPr>
                <w:rFonts w:ascii="Arial" w:eastAsia="Times New Roman" w:hAnsi="Arial" w:cs="Arial"/>
                <w:spacing w:val="-1"/>
                <w:sz w:val="20"/>
                <w:szCs w:val="20"/>
                <w:rPrChange w:id="5670" w:author="Adelino Naquarta Sepalanga Domingos" w:date="2025-03-05T09:17:00Z" w16du:dateUtc="2025-03-05T08:17:00Z">
                  <w:rPr>
                    <w:rFonts w:ascii="Times New Roman" w:eastAsia="Times New Roman" w:hAnsi="Times New Roman"/>
                    <w:spacing w:val="-1"/>
                  </w:rPr>
                </w:rPrChange>
              </w:rPr>
            </w:pPr>
          </w:p>
          <w:p w14:paraId="54410C12" w14:textId="77777777" w:rsidR="003F3EDE" w:rsidRPr="004866BB" w:rsidRDefault="003F3EDE" w:rsidP="0025185C">
            <w:pPr>
              <w:rPr>
                <w:rFonts w:ascii="Arial" w:eastAsia="Times New Roman" w:hAnsi="Arial" w:cs="Arial"/>
                <w:spacing w:val="-1"/>
                <w:sz w:val="20"/>
                <w:szCs w:val="20"/>
                <w:rPrChange w:id="567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672" w:author="Adelino Naquarta Sepalanga Domingos" w:date="2025-03-05T09:17:00Z" w16du:dateUtc="2025-03-05T08:17:00Z">
                  <w:rPr>
                    <w:rFonts w:ascii="Times New Roman" w:eastAsia="Times New Roman" w:hAnsi="Times New Roman"/>
                    <w:spacing w:val="-1"/>
                  </w:rPr>
                </w:rPrChange>
              </w:rPr>
              <w:t>Referência (Reference)</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E78E3BB" w14:textId="77777777" w:rsidR="003F3EDE" w:rsidRPr="004866BB" w:rsidRDefault="003F3EDE" w:rsidP="0025185C">
            <w:pPr>
              <w:rPr>
                <w:rFonts w:ascii="Arial" w:eastAsia="Times New Roman" w:hAnsi="Arial" w:cs="Arial"/>
                <w:spacing w:val="-1"/>
                <w:sz w:val="20"/>
                <w:szCs w:val="20"/>
                <w:rPrChange w:id="567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674" w:author="Adelino Naquarta Sepalanga Domingos" w:date="2025-03-05T09:17:00Z" w16du:dateUtc="2025-03-05T08:17:00Z">
                  <w:rPr>
                    <w:rFonts w:ascii="Times New Roman" w:eastAsia="Times New Roman" w:hAnsi="Times New Roman"/>
                    <w:spacing w:val="-1"/>
                  </w:rPr>
                </w:rPrChange>
              </w:rPr>
              <w:t>Referência à factura, através de identificação única da mesma, nos sistemas em que exista. Deve ser utilizada a estrutura de numeração do campo de origem.</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EC56AED" w14:textId="77777777" w:rsidR="003F3EDE" w:rsidRPr="004866BB" w:rsidRDefault="003F3EDE" w:rsidP="0025185C">
            <w:pPr>
              <w:jc w:val="center"/>
              <w:rPr>
                <w:rFonts w:ascii="Arial" w:eastAsia="Times New Roman" w:hAnsi="Arial" w:cs="Arial"/>
                <w:spacing w:val="-1"/>
                <w:sz w:val="20"/>
                <w:szCs w:val="20"/>
                <w:rPrChange w:id="5675" w:author="Adelino Naquarta Sepalanga Domingos" w:date="2025-03-05T09:17:00Z" w16du:dateUtc="2025-03-05T08:17:00Z">
                  <w:rPr>
                    <w:rFonts w:ascii="Times New Roman" w:eastAsia="Times New Roman" w:hAnsi="Times New Roman"/>
                    <w:spacing w:val="-1"/>
                  </w:rPr>
                </w:rPrChange>
              </w:rPr>
            </w:pPr>
          </w:p>
          <w:p w14:paraId="56A3F8D0" w14:textId="77777777" w:rsidR="003F3EDE" w:rsidRPr="004866BB" w:rsidRDefault="003F3EDE" w:rsidP="0025185C">
            <w:pPr>
              <w:jc w:val="center"/>
              <w:rPr>
                <w:rFonts w:ascii="Arial" w:eastAsia="Times New Roman" w:hAnsi="Arial" w:cs="Arial"/>
                <w:spacing w:val="-1"/>
                <w:sz w:val="20"/>
                <w:szCs w:val="20"/>
                <w:rPrChange w:id="5676" w:author="Adelino Naquarta Sepalanga Domingos" w:date="2025-03-05T09:17:00Z" w16du:dateUtc="2025-03-05T08:17:00Z">
                  <w:rPr>
                    <w:rFonts w:ascii="Times New Roman" w:eastAsia="Times New Roman" w:hAnsi="Times New Roman"/>
                    <w:spacing w:val="-1"/>
                  </w:rPr>
                </w:rPrChange>
              </w:rPr>
            </w:pPr>
          </w:p>
          <w:p w14:paraId="6B8D20EC" w14:textId="77777777" w:rsidR="003F3EDE" w:rsidRPr="004866BB" w:rsidRDefault="003F3EDE" w:rsidP="0025185C">
            <w:pPr>
              <w:jc w:val="center"/>
              <w:rPr>
                <w:rFonts w:ascii="Arial" w:eastAsia="Times New Roman" w:hAnsi="Arial" w:cs="Arial"/>
                <w:spacing w:val="-1"/>
                <w:sz w:val="20"/>
                <w:szCs w:val="20"/>
                <w:rPrChange w:id="567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678" w:author="Adelino Naquarta Sepalanga Domingos" w:date="2025-03-05T09:17:00Z" w16du:dateUtc="2025-03-05T08:17:00Z">
                  <w:rPr>
                    <w:rFonts w:ascii="Times New Roman" w:eastAsia="Times New Roman" w:hAnsi="Times New Roman"/>
                    <w:spacing w:val="-1"/>
                  </w:rPr>
                </w:rPrChange>
              </w:rPr>
              <w:t>Texto 60</w:t>
            </w:r>
          </w:p>
        </w:tc>
      </w:tr>
      <w:bookmarkEnd w:id="5636"/>
      <w:tr w:rsidR="003F3EDE" w:rsidRPr="004866BB" w14:paraId="7B5D6225" w14:textId="77777777" w:rsidTr="0025185C">
        <w:trPr>
          <w:trHeight w:val="622"/>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81C1EAF" w14:textId="77777777" w:rsidR="003F3EDE" w:rsidRPr="004866BB" w:rsidRDefault="003F3EDE" w:rsidP="0025185C">
            <w:pPr>
              <w:jc w:val="center"/>
              <w:rPr>
                <w:rFonts w:ascii="Arial" w:eastAsia="Times New Roman" w:hAnsi="Arial" w:cs="Arial"/>
                <w:spacing w:val="-1"/>
                <w:sz w:val="20"/>
                <w:szCs w:val="20"/>
                <w:rPrChange w:id="5679"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680" w:author="Adelino Naquarta Sepalanga Domingos" w:date="2025-03-05T09:17:00Z" w16du:dateUtc="2025-03-05T08:17:00Z">
                  <w:rPr>
                    <w:rFonts w:ascii="Times New Roman" w:eastAsia="Times New Roman" w:hAnsi="Times New Roman"/>
                    <w:spacing w:val="-1"/>
                  </w:rPr>
                </w:rPrChange>
              </w:rPr>
              <w:t>4.1.4.19.10.2.</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9D1E003" w14:textId="77777777" w:rsidR="003F3EDE" w:rsidRPr="004866BB" w:rsidRDefault="003F3EDE" w:rsidP="0025185C">
            <w:pPr>
              <w:jc w:val="center"/>
              <w:rPr>
                <w:rFonts w:ascii="Arial" w:eastAsia="Times New Roman" w:hAnsi="Arial" w:cs="Arial"/>
                <w:spacing w:val="-1"/>
                <w:sz w:val="20"/>
                <w:szCs w:val="20"/>
                <w:rPrChange w:id="5681" w:author="Adelino Naquarta Sepalanga Domingos" w:date="2025-03-05T09:17:00Z" w16du:dateUtc="2025-03-05T08:17:00Z">
                  <w:rPr>
                    <w:rFonts w:ascii="Times New Roman" w:eastAsia="Times New Roman" w:hAnsi="Times New Roman"/>
                    <w:spacing w:val="-1"/>
                  </w:rPr>
                </w:rPrChange>
              </w:rPr>
            </w:pPr>
          </w:p>
        </w:tc>
        <w:tc>
          <w:tcPr>
            <w:tcW w:w="32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38BB505" w14:textId="77777777" w:rsidR="003F3EDE" w:rsidRPr="004866BB" w:rsidRDefault="003F3EDE" w:rsidP="0025185C">
            <w:pPr>
              <w:rPr>
                <w:rFonts w:ascii="Arial" w:eastAsia="Times New Roman" w:hAnsi="Arial" w:cs="Arial"/>
                <w:spacing w:val="-1"/>
                <w:sz w:val="20"/>
                <w:szCs w:val="20"/>
                <w:rPrChange w:id="5682"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683" w:author="Adelino Naquarta Sepalanga Domingos" w:date="2025-03-05T09:17:00Z" w16du:dateUtc="2025-03-05T08:17:00Z">
                  <w:rPr>
                    <w:rFonts w:ascii="Times New Roman" w:eastAsia="Times New Roman" w:hAnsi="Times New Roman"/>
                    <w:spacing w:val="-1"/>
                  </w:rPr>
                </w:rPrChange>
              </w:rPr>
              <w:t>Motivo (Reason)</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1AC6A2B" w14:textId="77777777" w:rsidR="003F3EDE" w:rsidRPr="004866BB" w:rsidRDefault="003F3EDE" w:rsidP="0025185C">
            <w:pPr>
              <w:rPr>
                <w:rFonts w:ascii="Arial" w:eastAsia="Times New Roman" w:hAnsi="Arial" w:cs="Arial"/>
                <w:spacing w:val="-1"/>
                <w:sz w:val="20"/>
                <w:szCs w:val="20"/>
                <w:rPrChange w:id="5684"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685" w:author="Adelino Naquarta Sepalanga Domingos" w:date="2025-03-05T09:17:00Z" w16du:dateUtc="2025-03-05T08:17:00Z">
                  <w:rPr>
                    <w:rFonts w:ascii="Times New Roman" w:eastAsia="Times New Roman" w:hAnsi="Times New Roman"/>
                    <w:spacing w:val="-1"/>
                  </w:rPr>
                </w:rPrChange>
              </w:rPr>
              <w:t>Deve ser preenchido com o motivo da emissão.</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E71B5EF" w14:textId="77777777" w:rsidR="003F3EDE" w:rsidRPr="004866BB" w:rsidRDefault="003F3EDE" w:rsidP="0025185C">
            <w:pPr>
              <w:jc w:val="center"/>
              <w:rPr>
                <w:rFonts w:ascii="Arial" w:eastAsia="Times New Roman" w:hAnsi="Arial" w:cs="Arial"/>
                <w:spacing w:val="-1"/>
                <w:sz w:val="20"/>
                <w:szCs w:val="20"/>
                <w:rPrChange w:id="5686"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687" w:author="Adelino Naquarta Sepalanga Domingos" w:date="2025-03-05T09:17:00Z" w16du:dateUtc="2025-03-05T08:17:00Z">
                  <w:rPr>
                    <w:rFonts w:ascii="Times New Roman" w:eastAsia="Times New Roman" w:hAnsi="Times New Roman"/>
                    <w:spacing w:val="-1"/>
                  </w:rPr>
                </w:rPrChange>
              </w:rPr>
              <w:t>Texto 50</w:t>
            </w:r>
          </w:p>
        </w:tc>
      </w:tr>
      <w:tr w:rsidR="003F3EDE" w:rsidRPr="004866BB" w14:paraId="5757433F" w14:textId="77777777" w:rsidTr="0025185C">
        <w:trPr>
          <w:trHeight w:val="670"/>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88B31DB" w14:textId="77777777" w:rsidR="003F3EDE" w:rsidRPr="004866BB" w:rsidRDefault="003F3EDE" w:rsidP="0025185C">
            <w:pPr>
              <w:jc w:val="center"/>
              <w:rPr>
                <w:rFonts w:ascii="Arial" w:eastAsia="Times New Roman" w:hAnsi="Arial" w:cs="Arial"/>
                <w:spacing w:val="-1"/>
                <w:sz w:val="20"/>
                <w:szCs w:val="20"/>
                <w:rPrChange w:id="5688"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689" w:author="Adelino Naquarta Sepalanga Domingos" w:date="2025-03-05T09:17:00Z" w16du:dateUtc="2025-03-05T08:17:00Z">
                  <w:rPr>
                    <w:rFonts w:ascii="Times New Roman" w:eastAsia="Times New Roman" w:hAnsi="Times New Roman"/>
                    <w:spacing w:val="-1"/>
                  </w:rPr>
                </w:rPrChange>
              </w:rPr>
              <w:t>4.1.4.19.11.</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F0487AF" w14:textId="77777777" w:rsidR="003F3EDE" w:rsidRPr="004866BB" w:rsidRDefault="003F3EDE" w:rsidP="0025185C">
            <w:pPr>
              <w:jc w:val="center"/>
              <w:rPr>
                <w:rFonts w:ascii="Arial" w:eastAsia="Times New Roman" w:hAnsi="Arial" w:cs="Arial"/>
                <w:spacing w:val="-1"/>
                <w:sz w:val="20"/>
                <w:szCs w:val="20"/>
                <w:rPrChange w:id="5690"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691"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BD61859" w14:textId="77777777" w:rsidR="003F3EDE" w:rsidRPr="004866BB" w:rsidRDefault="003F3EDE" w:rsidP="0025185C">
            <w:pPr>
              <w:rPr>
                <w:rFonts w:ascii="Arial" w:eastAsia="Times New Roman" w:hAnsi="Arial" w:cs="Arial"/>
                <w:spacing w:val="-1"/>
                <w:sz w:val="20"/>
                <w:szCs w:val="20"/>
                <w:rPrChange w:id="5692"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693" w:author="Adelino Naquarta Sepalanga Domingos" w:date="2025-03-05T09:17:00Z" w16du:dateUtc="2025-03-05T08:17:00Z">
                  <w:rPr>
                    <w:rFonts w:ascii="Times New Roman" w:eastAsia="Times New Roman" w:hAnsi="Times New Roman"/>
                    <w:spacing w:val="-1"/>
                  </w:rPr>
                </w:rPrChange>
              </w:rPr>
              <w:t>Descrição da linha (Description)</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F70C4A8" w14:textId="77777777" w:rsidR="003F3EDE" w:rsidRPr="004866BB" w:rsidRDefault="003F3EDE" w:rsidP="0025185C">
            <w:pPr>
              <w:rPr>
                <w:rFonts w:ascii="Arial" w:eastAsia="Times New Roman" w:hAnsi="Arial" w:cs="Arial"/>
                <w:spacing w:val="-1"/>
                <w:sz w:val="20"/>
                <w:szCs w:val="20"/>
                <w:rPrChange w:id="5694"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695" w:author="Adelino Naquarta Sepalanga Domingos" w:date="2025-03-05T09:17:00Z" w16du:dateUtc="2025-03-05T08:17:00Z">
                  <w:rPr>
                    <w:rFonts w:ascii="Times New Roman" w:eastAsia="Times New Roman" w:hAnsi="Times New Roman"/>
                    <w:spacing w:val="-1"/>
                  </w:rPr>
                </w:rPrChange>
              </w:rPr>
              <w:t>Descrição da linha do documento.</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4352EF6" w14:textId="77777777" w:rsidR="003F3EDE" w:rsidRPr="004866BB" w:rsidRDefault="003F3EDE" w:rsidP="0025185C">
            <w:pPr>
              <w:jc w:val="center"/>
              <w:rPr>
                <w:rFonts w:ascii="Arial" w:eastAsia="Times New Roman" w:hAnsi="Arial" w:cs="Arial"/>
                <w:spacing w:val="-1"/>
                <w:sz w:val="20"/>
                <w:szCs w:val="20"/>
                <w:rPrChange w:id="5696"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697" w:author="Adelino Naquarta Sepalanga Domingos" w:date="2025-03-05T09:17:00Z" w16du:dateUtc="2025-03-05T08:17:00Z">
                  <w:rPr>
                    <w:rFonts w:ascii="Times New Roman" w:eastAsia="Times New Roman" w:hAnsi="Times New Roman"/>
                    <w:spacing w:val="-1"/>
                  </w:rPr>
                </w:rPrChange>
              </w:rPr>
              <w:t>Texto 200</w:t>
            </w:r>
          </w:p>
        </w:tc>
      </w:tr>
      <w:tr w:rsidR="003F3EDE" w:rsidRPr="004866BB" w14:paraId="773C6BEC" w14:textId="77777777" w:rsidTr="0025185C">
        <w:trPr>
          <w:trHeight w:val="485"/>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9BBA459" w14:textId="77777777" w:rsidR="003F3EDE" w:rsidRPr="004866BB" w:rsidRDefault="003F3EDE" w:rsidP="0025185C">
            <w:pPr>
              <w:jc w:val="center"/>
              <w:rPr>
                <w:rFonts w:ascii="Arial" w:eastAsia="Times New Roman" w:hAnsi="Arial" w:cs="Arial"/>
                <w:spacing w:val="-1"/>
                <w:sz w:val="20"/>
                <w:szCs w:val="20"/>
                <w:rPrChange w:id="5698"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699" w:author="Adelino Naquarta Sepalanga Domingos" w:date="2025-03-05T09:17:00Z" w16du:dateUtc="2025-03-05T08:17:00Z">
                  <w:rPr>
                    <w:rFonts w:ascii="Times New Roman" w:eastAsia="Times New Roman" w:hAnsi="Times New Roman"/>
                    <w:spacing w:val="-1"/>
                  </w:rPr>
                </w:rPrChange>
              </w:rPr>
              <w:t>4.1.4.19.12.</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E9CC9B7" w14:textId="77777777" w:rsidR="003F3EDE" w:rsidRPr="004866BB" w:rsidRDefault="003F3EDE" w:rsidP="0025185C">
            <w:pPr>
              <w:jc w:val="center"/>
              <w:rPr>
                <w:rFonts w:ascii="Arial" w:eastAsia="Times New Roman" w:hAnsi="Arial" w:cs="Arial"/>
                <w:spacing w:val="-1"/>
                <w:sz w:val="20"/>
                <w:szCs w:val="20"/>
                <w:rPrChange w:id="5700" w:author="Adelino Naquarta Sepalanga Domingos" w:date="2025-03-05T09:17:00Z" w16du:dateUtc="2025-03-05T08:17:00Z">
                  <w:rPr>
                    <w:rFonts w:ascii="Times New Roman" w:eastAsia="Times New Roman" w:hAnsi="Times New Roman"/>
                    <w:spacing w:val="-1"/>
                  </w:rPr>
                </w:rPrChange>
              </w:rPr>
            </w:pPr>
          </w:p>
        </w:tc>
        <w:tc>
          <w:tcPr>
            <w:tcW w:w="32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FF35417" w14:textId="77777777" w:rsidR="003F3EDE" w:rsidRPr="004866BB" w:rsidRDefault="003F3EDE" w:rsidP="0025185C">
            <w:pPr>
              <w:rPr>
                <w:rFonts w:ascii="Arial" w:eastAsia="Times New Roman" w:hAnsi="Arial" w:cs="Arial"/>
                <w:spacing w:val="-1"/>
                <w:sz w:val="20"/>
                <w:szCs w:val="20"/>
                <w:rPrChange w:id="570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702" w:author="Adelino Naquarta Sepalanga Domingos" w:date="2025-03-05T09:17:00Z" w16du:dateUtc="2025-03-05T08:17:00Z">
                  <w:rPr>
                    <w:rFonts w:ascii="Times New Roman" w:eastAsia="Times New Roman" w:hAnsi="Times New Roman"/>
                    <w:spacing w:val="-1"/>
                  </w:rPr>
                </w:rPrChange>
              </w:rPr>
              <w:t>Número de série do produto (ProductSerialNumber)</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4EDAB54" w14:textId="77777777" w:rsidR="003F3EDE" w:rsidRPr="004866BB" w:rsidRDefault="003F3EDE" w:rsidP="0025185C">
            <w:pPr>
              <w:rPr>
                <w:rFonts w:ascii="Arial" w:eastAsia="Times New Roman" w:hAnsi="Arial" w:cs="Arial"/>
                <w:spacing w:val="-1"/>
                <w:sz w:val="20"/>
                <w:szCs w:val="20"/>
                <w:rPrChange w:id="5703" w:author="Adelino Naquarta Sepalanga Domingos" w:date="2025-03-05T09:17:00Z" w16du:dateUtc="2025-03-05T08:17: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CD29F77" w14:textId="77777777" w:rsidR="003F3EDE" w:rsidRPr="004866BB" w:rsidRDefault="003F3EDE" w:rsidP="0025185C">
            <w:pPr>
              <w:jc w:val="center"/>
              <w:rPr>
                <w:rFonts w:ascii="Arial" w:eastAsia="Times New Roman" w:hAnsi="Arial" w:cs="Arial"/>
                <w:spacing w:val="-1"/>
                <w:sz w:val="20"/>
                <w:szCs w:val="20"/>
                <w:rPrChange w:id="5704"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705" w:author="Adelino Naquarta Sepalanga Domingos" w:date="2025-03-05T09:17:00Z" w16du:dateUtc="2025-03-05T08:17:00Z">
                  <w:rPr>
                    <w:rFonts w:ascii="Times New Roman" w:eastAsia="Times New Roman" w:hAnsi="Times New Roman"/>
                    <w:spacing w:val="-1"/>
                  </w:rPr>
                </w:rPrChange>
              </w:rPr>
              <w:t>Não Aplicável</w:t>
            </w:r>
          </w:p>
        </w:tc>
      </w:tr>
      <w:tr w:rsidR="003F3EDE" w:rsidRPr="004866BB" w14:paraId="432D943A" w14:textId="77777777" w:rsidTr="0025185C">
        <w:trPr>
          <w:trHeight w:val="2145"/>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40538D0" w14:textId="77777777" w:rsidR="003F3EDE" w:rsidRPr="004866BB" w:rsidRDefault="003F3EDE" w:rsidP="0025185C">
            <w:pPr>
              <w:jc w:val="center"/>
              <w:rPr>
                <w:rFonts w:ascii="Arial" w:eastAsia="Times New Roman" w:hAnsi="Arial" w:cs="Arial"/>
                <w:spacing w:val="-1"/>
                <w:sz w:val="20"/>
                <w:szCs w:val="20"/>
                <w:rPrChange w:id="5706" w:author="Adelino Naquarta Sepalanga Domingos" w:date="2025-03-05T09:17:00Z" w16du:dateUtc="2025-03-05T08:17:00Z">
                  <w:rPr>
                    <w:rFonts w:ascii="Times New Roman" w:eastAsia="Times New Roman" w:hAnsi="Times New Roman"/>
                    <w:spacing w:val="-1"/>
                  </w:rPr>
                </w:rPrChange>
              </w:rPr>
            </w:pPr>
          </w:p>
          <w:p w14:paraId="37617BF9" w14:textId="77777777" w:rsidR="003F3EDE" w:rsidRPr="004866BB" w:rsidRDefault="003F3EDE" w:rsidP="0025185C">
            <w:pPr>
              <w:jc w:val="center"/>
              <w:rPr>
                <w:rFonts w:ascii="Arial" w:eastAsia="Times New Roman" w:hAnsi="Arial" w:cs="Arial"/>
                <w:spacing w:val="-1"/>
                <w:sz w:val="20"/>
                <w:szCs w:val="20"/>
                <w:rPrChange w:id="5707" w:author="Adelino Naquarta Sepalanga Domingos" w:date="2025-03-05T09:17:00Z" w16du:dateUtc="2025-03-05T08:17:00Z">
                  <w:rPr>
                    <w:rFonts w:ascii="Times New Roman" w:eastAsia="Times New Roman" w:hAnsi="Times New Roman"/>
                    <w:spacing w:val="-1"/>
                  </w:rPr>
                </w:rPrChange>
              </w:rPr>
            </w:pPr>
          </w:p>
          <w:p w14:paraId="31DDD553" w14:textId="77777777" w:rsidR="003F3EDE" w:rsidRPr="004866BB" w:rsidRDefault="003F3EDE" w:rsidP="0025185C">
            <w:pPr>
              <w:jc w:val="center"/>
              <w:rPr>
                <w:rFonts w:ascii="Arial" w:eastAsia="Times New Roman" w:hAnsi="Arial" w:cs="Arial"/>
                <w:spacing w:val="-1"/>
                <w:sz w:val="20"/>
                <w:szCs w:val="20"/>
                <w:rPrChange w:id="5708" w:author="Adelino Naquarta Sepalanga Domingos" w:date="2025-03-05T09:17:00Z" w16du:dateUtc="2025-03-05T08:17:00Z">
                  <w:rPr>
                    <w:rFonts w:ascii="Times New Roman" w:eastAsia="Times New Roman" w:hAnsi="Times New Roman"/>
                    <w:spacing w:val="-1"/>
                  </w:rPr>
                </w:rPrChange>
              </w:rPr>
            </w:pPr>
          </w:p>
          <w:p w14:paraId="264DB123" w14:textId="77777777" w:rsidR="003F3EDE" w:rsidRPr="004866BB" w:rsidRDefault="003F3EDE" w:rsidP="0025185C">
            <w:pPr>
              <w:jc w:val="center"/>
              <w:rPr>
                <w:rFonts w:ascii="Arial" w:eastAsia="Times New Roman" w:hAnsi="Arial" w:cs="Arial"/>
                <w:spacing w:val="-1"/>
                <w:sz w:val="20"/>
                <w:szCs w:val="20"/>
                <w:rPrChange w:id="5709"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710" w:author="Adelino Naquarta Sepalanga Domingos" w:date="2025-03-05T09:17:00Z" w16du:dateUtc="2025-03-05T08:17:00Z">
                  <w:rPr>
                    <w:rFonts w:ascii="Times New Roman" w:eastAsia="Times New Roman" w:hAnsi="Times New Roman"/>
                    <w:spacing w:val="-1"/>
                  </w:rPr>
                </w:rPrChange>
              </w:rPr>
              <w:t>4.1.4.19.12.1</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D915958" w14:textId="77777777" w:rsidR="003F3EDE" w:rsidRPr="004866BB" w:rsidRDefault="003F3EDE" w:rsidP="0025185C">
            <w:pPr>
              <w:jc w:val="center"/>
              <w:rPr>
                <w:rFonts w:ascii="Arial" w:eastAsia="Times New Roman" w:hAnsi="Arial" w:cs="Arial"/>
                <w:spacing w:val="-1"/>
                <w:sz w:val="20"/>
                <w:szCs w:val="20"/>
                <w:rPrChange w:id="5711" w:author="Adelino Naquarta Sepalanga Domingos" w:date="2025-03-05T09:17:00Z" w16du:dateUtc="2025-03-05T08:17:00Z">
                  <w:rPr>
                    <w:rFonts w:ascii="Times New Roman" w:eastAsia="Times New Roman" w:hAnsi="Times New Roman"/>
                    <w:spacing w:val="-1"/>
                  </w:rPr>
                </w:rPrChange>
              </w:rPr>
            </w:pPr>
          </w:p>
          <w:p w14:paraId="1C1D3F57" w14:textId="77777777" w:rsidR="003F3EDE" w:rsidRPr="004866BB" w:rsidRDefault="003F3EDE" w:rsidP="0025185C">
            <w:pPr>
              <w:jc w:val="center"/>
              <w:rPr>
                <w:rFonts w:ascii="Arial" w:eastAsia="Times New Roman" w:hAnsi="Arial" w:cs="Arial"/>
                <w:spacing w:val="-1"/>
                <w:sz w:val="20"/>
                <w:szCs w:val="20"/>
                <w:rPrChange w:id="5712" w:author="Adelino Naquarta Sepalanga Domingos" w:date="2025-03-05T09:17:00Z" w16du:dateUtc="2025-03-05T08:17:00Z">
                  <w:rPr>
                    <w:rFonts w:ascii="Times New Roman" w:eastAsia="Times New Roman" w:hAnsi="Times New Roman"/>
                    <w:spacing w:val="-1"/>
                  </w:rPr>
                </w:rPrChange>
              </w:rPr>
            </w:pPr>
          </w:p>
          <w:p w14:paraId="2913B331" w14:textId="77777777" w:rsidR="003F3EDE" w:rsidRPr="004866BB" w:rsidRDefault="003F3EDE" w:rsidP="0025185C">
            <w:pPr>
              <w:jc w:val="center"/>
              <w:rPr>
                <w:rFonts w:ascii="Arial" w:eastAsia="Times New Roman" w:hAnsi="Arial" w:cs="Arial"/>
                <w:spacing w:val="-1"/>
                <w:sz w:val="20"/>
                <w:szCs w:val="20"/>
                <w:rPrChange w:id="5713" w:author="Adelino Naquarta Sepalanga Domingos" w:date="2025-03-05T09:17:00Z" w16du:dateUtc="2025-03-05T08:17:00Z">
                  <w:rPr>
                    <w:rFonts w:ascii="Times New Roman" w:eastAsia="Times New Roman" w:hAnsi="Times New Roman"/>
                    <w:spacing w:val="-1"/>
                  </w:rPr>
                </w:rPrChange>
              </w:rPr>
            </w:pPr>
          </w:p>
          <w:p w14:paraId="73CE1652" w14:textId="77777777" w:rsidR="003F3EDE" w:rsidRPr="004866BB" w:rsidRDefault="003F3EDE" w:rsidP="0025185C">
            <w:pPr>
              <w:jc w:val="center"/>
              <w:rPr>
                <w:rFonts w:ascii="Arial" w:eastAsia="Times New Roman" w:hAnsi="Arial" w:cs="Arial"/>
                <w:spacing w:val="-1"/>
                <w:sz w:val="20"/>
                <w:szCs w:val="20"/>
                <w:rPrChange w:id="5714"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715"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43B387B" w14:textId="77777777" w:rsidR="003F3EDE" w:rsidRPr="004866BB" w:rsidRDefault="003F3EDE" w:rsidP="0025185C">
            <w:pPr>
              <w:rPr>
                <w:rFonts w:ascii="Arial" w:eastAsia="Times New Roman" w:hAnsi="Arial" w:cs="Arial"/>
                <w:spacing w:val="-1"/>
                <w:sz w:val="20"/>
                <w:szCs w:val="20"/>
                <w:rPrChange w:id="5716" w:author="Adelino Naquarta Sepalanga Domingos" w:date="2025-03-05T09:17:00Z" w16du:dateUtc="2025-03-05T08:17:00Z">
                  <w:rPr>
                    <w:rFonts w:ascii="Times New Roman" w:eastAsia="Times New Roman" w:hAnsi="Times New Roman"/>
                    <w:spacing w:val="-1"/>
                  </w:rPr>
                </w:rPrChange>
              </w:rPr>
            </w:pPr>
          </w:p>
          <w:p w14:paraId="2EF2A7B8" w14:textId="77777777" w:rsidR="003F3EDE" w:rsidRPr="004866BB" w:rsidRDefault="003F3EDE" w:rsidP="0025185C">
            <w:pPr>
              <w:rPr>
                <w:rFonts w:ascii="Arial" w:eastAsia="Times New Roman" w:hAnsi="Arial" w:cs="Arial"/>
                <w:spacing w:val="-1"/>
                <w:sz w:val="20"/>
                <w:szCs w:val="20"/>
                <w:rPrChange w:id="5717" w:author="Adelino Naquarta Sepalanga Domingos" w:date="2025-03-05T09:17:00Z" w16du:dateUtc="2025-03-05T08:17:00Z">
                  <w:rPr>
                    <w:rFonts w:ascii="Times New Roman" w:eastAsia="Times New Roman" w:hAnsi="Times New Roman"/>
                    <w:spacing w:val="-1"/>
                  </w:rPr>
                </w:rPrChange>
              </w:rPr>
            </w:pPr>
          </w:p>
          <w:p w14:paraId="2E18F9F0" w14:textId="77777777" w:rsidR="003F3EDE" w:rsidRPr="004866BB" w:rsidRDefault="003F3EDE" w:rsidP="0025185C">
            <w:pPr>
              <w:rPr>
                <w:rFonts w:ascii="Arial" w:eastAsia="Times New Roman" w:hAnsi="Arial" w:cs="Arial"/>
                <w:spacing w:val="-1"/>
                <w:sz w:val="20"/>
                <w:szCs w:val="20"/>
                <w:rPrChange w:id="5718" w:author="Adelino Naquarta Sepalanga Domingos" w:date="2025-03-05T09:17:00Z" w16du:dateUtc="2025-03-05T08:17:00Z">
                  <w:rPr>
                    <w:rFonts w:ascii="Times New Roman" w:eastAsia="Times New Roman" w:hAnsi="Times New Roman"/>
                    <w:spacing w:val="-1"/>
                  </w:rPr>
                </w:rPrChange>
              </w:rPr>
            </w:pPr>
          </w:p>
          <w:p w14:paraId="0F393997" w14:textId="77777777" w:rsidR="003F3EDE" w:rsidRPr="004866BB" w:rsidRDefault="003F3EDE" w:rsidP="0025185C">
            <w:pPr>
              <w:rPr>
                <w:rFonts w:ascii="Arial" w:eastAsia="Times New Roman" w:hAnsi="Arial" w:cs="Arial"/>
                <w:spacing w:val="-1"/>
                <w:sz w:val="20"/>
                <w:szCs w:val="20"/>
                <w:rPrChange w:id="5719"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720" w:author="Adelino Naquarta Sepalanga Domingos" w:date="2025-03-05T09:17:00Z" w16du:dateUtc="2025-03-05T08:17:00Z">
                  <w:rPr>
                    <w:rFonts w:ascii="Times New Roman" w:eastAsia="Times New Roman" w:hAnsi="Times New Roman"/>
                    <w:spacing w:val="-1"/>
                  </w:rPr>
                </w:rPrChange>
              </w:rPr>
              <w:t>Número de série (SerialNumber)</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16321AF" w14:textId="77777777" w:rsidR="003F3EDE" w:rsidRPr="004866BB" w:rsidRDefault="003F3EDE" w:rsidP="0025185C">
            <w:pPr>
              <w:rPr>
                <w:rFonts w:ascii="Arial" w:eastAsia="Times New Roman" w:hAnsi="Arial" w:cs="Arial"/>
                <w:spacing w:val="-1"/>
                <w:sz w:val="20"/>
                <w:szCs w:val="20"/>
                <w:rPrChange w:id="572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722" w:author="Adelino Naquarta Sepalanga Domingos" w:date="2025-03-05T09:17:00Z" w16du:dateUtc="2025-03-05T08:17:00Z">
                  <w:rPr>
                    <w:rFonts w:ascii="Times New Roman" w:eastAsia="Times New Roman" w:hAnsi="Times New Roman"/>
                    <w:spacing w:val="-1"/>
                  </w:rPr>
                </w:rPrChange>
              </w:rPr>
              <w:t>Deve incluir o número de série do produto que consta no documento. Ex.: VIN, IMEI, ISSN, ISAN.</w:t>
            </w:r>
          </w:p>
          <w:p w14:paraId="73100984" w14:textId="453F4857" w:rsidR="003F3EDE" w:rsidRPr="004866BB" w:rsidRDefault="003F3EDE" w:rsidP="0025185C">
            <w:pPr>
              <w:rPr>
                <w:rFonts w:ascii="Arial" w:eastAsia="Times New Roman" w:hAnsi="Arial" w:cs="Arial"/>
                <w:spacing w:val="-1"/>
                <w:sz w:val="20"/>
                <w:szCs w:val="20"/>
                <w:rPrChange w:id="572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724" w:author="Adelino Naquarta Sepalanga Domingos" w:date="2025-03-05T09:17:00Z" w16du:dateUtc="2025-03-05T08:17:00Z">
                  <w:rPr>
                    <w:rFonts w:ascii="Times New Roman" w:eastAsia="Times New Roman" w:hAnsi="Times New Roman"/>
                    <w:spacing w:val="-1"/>
                  </w:rPr>
                </w:rPrChange>
              </w:rPr>
              <w:t>Existindo a necessidade de efectuar mais do que uma referência, este campo pode</w:t>
            </w:r>
            <w:del w:id="5725" w:author="Adelino Naquarta Sepalanga Domingos" w:date="2025-03-05T09:35:00Z" w16du:dateUtc="2025-03-05T08:35:00Z">
              <w:r w:rsidRPr="004866BB" w:rsidDel="00B45277">
                <w:rPr>
                  <w:rFonts w:ascii="Arial" w:eastAsia="Times New Roman" w:hAnsi="Arial" w:cs="Arial"/>
                  <w:spacing w:val="-1"/>
                  <w:sz w:val="20"/>
                  <w:szCs w:val="20"/>
                  <w:rPrChange w:id="5726" w:author="Adelino Naquarta Sepalanga Domingos" w:date="2025-03-05T09:17:00Z" w16du:dateUtc="2025-03-05T08:17:00Z">
                    <w:rPr>
                      <w:rFonts w:ascii="Times New Roman" w:eastAsia="Times New Roman" w:hAnsi="Times New Roman"/>
                      <w:spacing w:val="-1"/>
                    </w:rPr>
                  </w:rPrChange>
                </w:rPr>
                <w:delText>rá</w:delText>
              </w:r>
            </w:del>
            <w:r w:rsidRPr="004866BB">
              <w:rPr>
                <w:rFonts w:ascii="Arial" w:eastAsia="Times New Roman" w:hAnsi="Arial" w:cs="Arial"/>
                <w:spacing w:val="-1"/>
                <w:sz w:val="20"/>
                <w:szCs w:val="20"/>
                <w:rPrChange w:id="5727" w:author="Adelino Naquarta Sepalanga Domingos" w:date="2025-03-05T09:17:00Z" w16du:dateUtc="2025-03-05T08:17:00Z">
                  <w:rPr>
                    <w:rFonts w:ascii="Times New Roman" w:eastAsia="Times New Roman" w:hAnsi="Times New Roman"/>
                    <w:spacing w:val="-1"/>
                  </w:rPr>
                </w:rPrChange>
              </w:rPr>
              <w:t xml:space="preserve"> ser gerado tantas vezes quantas as necessárias.</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94A1014" w14:textId="77777777" w:rsidR="003F3EDE" w:rsidRPr="004866BB" w:rsidRDefault="003F3EDE" w:rsidP="0025185C">
            <w:pPr>
              <w:jc w:val="center"/>
              <w:rPr>
                <w:rFonts w:ascii="Arial" w:eastAsia="Times New Roman" w:hAnsi="Arial" w:cs="Arial"/>
                <w:spacing w:val="-1"/>
                <w:sz w:val="20"/>
                <w:szCs w:val="20"/>
                <w:rPrChange w:id="5728" w:author="Adelino Naquarta Sepalanga Domingos" w:date="2025-03-05T09:17:00Z" w16du:dateUtc="2025-03-05T08:17:00Z">
                  <w:rPr>
                    <w:rFonts w:ascii="Times New Roman" w:eastAsia="Times New Roman" w:hAnsi="Times New Roman"/>
                    <w:spacing w:val="-1"/>
                  </w:rPr>
                </w:rPrChange>
              </w:rPr>
            </w:pPr>
          </w:p>
          <w:p w14:paraId="3957A44F" w14:textId="77777777" w:rsidR="003F3EDE" w:rsidRPr="004866BB" w:rsidRDefault="003F3EDE" w:rsidP="0025185C">
            <w:pPr>
              <w:jc w:val="center"/>
              <w:rPr>
                <w:rFonts w:ascii="Arial" w:eastAsia="Times New Roman" w:hAnsi="Arial" w:cs="Arial"/>
                <w:spacing w:val="-1"/>
                <w:sz w:val="20"/>
                <w:szCs w:val="20"/>
                <w:rPrChange w:id="5729" w:author="Adelino Naquarta Sepalanga Domingos" w:date="2025-03-05T09:17:00Z" w16du:dateUtc="2025-03-05T08:17:00Z">
                  <w:rPr>
                    <w:rFonts w:ascii="Times New Roman" w:eastAsia="Times New Roman" w:hAnsi="Times New Roman"/>
                    <w:spacing w:val="-1"/>
                  </w:rPr>
                </w:rPrChange>
              </w:rPr>
            </w:pPr>
          </w:p>
          <w:p w14:paraId="72474AC1" w14:textId="77777777" w:rsidR="003F3EDE" w:rsidRPr="004866BB" w:rsidRDefault="003F3EDE" w:rsidP="0025185C">
            <w:pPr>
              <w:jc w:val="center"/>
              <w:rPr>
                <w:rFonts w:ascii="Arial" w:eastAsia="Times New Roman" w:hAnsi="Arial" w:cs="Arial"/>
                <w:spacing w:val="-1"/>
                <w:sz w:val="20"/>
                <w:szCs w:val="20"/>
                <w:rPrChange w:id="5730" w:author="Adelino Naquarta Sepalanga Domingos" w:date="2025-03-05T09:17:00Z" w16du:dateUtc="2025-03-05T08:17:00Z">
                  <w:rPr>
                    <w:rFonts w:ascii="Times New Roman" w:eastAsia="Times New Roman" w:hAnsi="Times New Roman"/>
                    <w:spacing w:val="-1"/>
                  </w:rPr>
                </w:rPrChange>
              </w:rPr>
            </w:pPr>
          </w:p>
          <w:p w14:paraId="340BC912" w14:textId="77777777" w:rsidR="003F3EDE" w:rsidRPr="004866BB" w:rsidRDefault="003F3EDE" w:rsidP="0025185C">
            <w:pPr>
              <w:jc w:val="center"/>
              <w:rPr>
                <w:rFonts w:ascii="Arial" w:eastAsia="Times New Roman" w:hAnsi="Arial" w:cs="Arial"/>
                <w:spacing w:val="-1"/>
                <w:sz w:val="20"/>
                <w:szCs w:val="20"/>
                <w:rPrChange w:id="573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732" w:author="Adelino Naquarta Sepalanga Domingos" w:date="2025-03-05T09:17:00Z" w16du:dateUtc="2025-03-05T08:17:00Z">
                  <w:rPr>
                    <w:rFonts w:ascii="Times New Roman" w:eastAsia="Times New Roman" w:hAnsi="Times New Roman"/>
                    <w:spacing w:val="-1"/>
                  </w:rPr>
                </w:rPrChange>
              </w:rPr>
              <w:t>Texto 100</w:t>
            </w:r>
          </w:p>
        </w:tc>
      </w:tr>
      <w:tr w:rsidR="003F3EDE" w:rsidRPr="004866BB" w14:paraId="4E07C8EB" w14:textId="77777777" w:rsidTr="0025185C">
        <w:trPr>
          <w:trHeight w:val="1834"/>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69C42FF" w14:textId="77777777" w:rsidR="003F3EDE" w:rsidRPr="004866BB" w:rsidRDefault="003F3EDE" w:rsidP="0025185C">
            <w:pPr>
              <w:jc w:val="center"/>
              <w:rPr>
                <w:rFonts w:ascii="Arial" w:eastAsia="Times New Roman" w:hAnsi="Arial" w:cs="Arial"/>
                <w:spacing w:val="-1"/>
                <w:sz w:val="20"/>
                <w:szCs w:val="20"/>
                <w:rPrChange w:id="573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734" w:author="Adelino Naquarta Sepalanga Domingos" w:date="2025-03-05T09:17:00Z" w16du:dateUtc="2025-03-05T08:17:00Z">
                  <w:rPr>
                    <w:rFonts w:ascii="Times New Roman" w:eastAsia="Times New Roman" w:hAnsi="Times New Roman"/>
                    <w:spacing w:val="-1"/>
                  </w:rPr>
                </w:rPrChange>
              </w:rPr>
              <w:t>4.1.4.19.13.</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3C306E0" w14:textId="77777777" w:rsidR="003F3EDE" w:rsidRPr="004866BB" w:rsidRDefault="003F3EDE" w:rsidP="0025185C">
            <w:pPr>
              <w:jc w:val="center"/>
              <w:rPr>
                <w:rFonts w:ascii="Arial" w:eastAsia="Times New Roman" w:hAnsi="Arial" w:cs="Arial"/>
                <w:spacing w:val="-1"/>
                <w:sz w:val="20"/>
                <w:szCs w:val="20"/>
                <w:rPrChange w:id="573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736"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BEBC234" w14:textId="77777777" w:rsidR="003F3EDE" w:rsidRPr="004866BB" w:rsidRDefault="003F3EDE" w:rsidP="0025185C">
            <w:pPr>
              <w:rPr>
                <w:rFonts w:ascii="Arial" w:eastAsia="Times New Roman" w:hAnsi="Arial" w:cs="Arial"/>
                <w:spacing w:val="-1"/>
                <w:sz w:val="20"/>
                <w:szCs w:val="20"/>
                <w:rPrChange w:id="573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738" w:author="Adelino Naquarta Sepalanga Domingos" w:date="2025-03-05T09:17:00Z" w16du:dateUtc="2025-03-05T08:17:00Z">
                  <w:rPr>
                    <w:rFonts w:ascii="Times New Roman" w:eastAsia="Times New Roman" w:hAnsi="Times New Roman"/>
                    <w:spacing w:val="-1"/>
                  </w:rPr>
                </w:rPrChange>
              </w:rPr>
              <w:t>Valor a débito (DebitAmount)</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E85FE10" w14:textId="77777777" w:rsidR="003F3EDE" w:rsidRPr="004866BB" w:rsidRDefault="003F3EDE" w:rsidP="0025185C">
            <w:pPr>
              <w:rPr>
                <w:rFonts w:ascii="Arial" w:eastAsia="Times New Roman" w:hAnsi="Arial" w:cs="Arial"/>
                <w:spacing w:val="-1"/>
                <w:sz w:val="20"/>
                <w:szCs w:val="20"/>
                <w:rPrChange w:id="5739"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740" w:author="Adelino Naquarta Sepalanga Domingos" w:date="2025-03-05T09:17:00Z" w16du:dateUtc="2025-03-05T08:17:00Z">
                  <w:rPr>
                    <w:rFonts w:ascii="Times New Roman" w:eastAsia="Times New Roman" w:hAnsi="Times New Roman"/>
                    <w:spacing w:val="-1"/>
                  </w:rPr>
                </w:rPrChange>
              </w:rPr>
              <w:t>Valor da linha, sem imposto, dos documentos a lançar a débito na conta de vendas.</w:t>
            </w:r>
          </w:p>
          <w:p w14:paraId="357075FE" w14:textId="77777777" w:rsidR="003F3EDE" w:rsidRPr="004866BB" w:rsidRDefault="003F3EDE" w:rsidP="0025185C">
            <w:pPr>
              <w:rPr>
                <w:rFonts w:ascii="Arial" w:eastAsia="Times New Roman" w:hAnsi="Arial" w:cs="Arial"/>
                <w:spacing w:val="-1"/>
                <w:sz w:val="20"/>
                <w:szCs w:val="20"/>
                <w:rPrChange w:id="574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742" w:author="Adelino Naquarta Sepalanga Domingos" w:date="2025-03-05T09:17:00Z" w16du:dateUtc="2025-03-05T08:17:00Z">
                  <w:rPr>
                    <w:rFonts w:ascii="Times New Roman" w:eastAsia="Times New Roman" w:hAnsi="Times New Roman"/>
                    <w:spacing w:val="-1"/>
                  </w:rPr>
                </w:rPrChange>
              </w:rPr>
              <w:t>Este valor é deduzido dos descontos de linha e cabeçalho.</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66B645F" w14:textId="77777777" w:rsidR="003F3EDE" w:rsidRPr="004866BB" w:rsidRDefault="003F3EDE" w:rsidP="0025185C">
            <w:pPr>
              <w:jc w:val="center"/>
              <w:rPr>
                <w:rFonts w:ascii="Arial" w:eastAsia="Times New Roman" w:hAnsi="Arial" w:cs="Arial"/>
                <w:spacing w:val="-1"/>
                <w:sz w:val="20"/>
                <w:szCs w:val="20"/>
                <w:rPrChange w:id="5743" w:author="Adelino Naquarta Sepalanga Domingos" w:date="2025-03-05T09:17:00Z" w16du:dateUtc="2025-03-05T08:17:00Z">
                  <w:rPr>
                    <w:rFonts w:ascii="Times New Roman" w:eastAsia="Times New Roman" w:hAnsi="Times New Roman"/>
                    <w:spacing w:val="-1"/>
                  </w:rPr>
                </w:rPrChange>
              </w:rPr>
            </w:pPr>
          </w:p>
          <w:p w14:paraId="50F654D8" w14:textId="77777777" w:rsidR="003F3EDE" w:rsidRPr="004866BB" w:rsidRDefault="003F3EDE" w:rsidP="0025185C">
            <w:pPr>
              <w:jc w:val="center"/>
              <w:rPr>
                <w:rFonts w:ascii="Arial" w:eastAsia="Times New Roman" w:hAnsi="Arial" w:cs="Arial"/>
                <w:spacing w:val="-1"/>
                <w:sz w:val="20"/>
                <w:szCs w:val="20"/>
                <w:rPrChange w:id="5744" w:author="Adelino Naquarta Sepalanga Domingos" w:date="2025-03-05T09:17:00Z" w16du:dateUtc="2025-03-05T08:17:00Z">
                  <w:rPr>
                    <w:rFonts w:ascii="Times New Roman" w:eastAsia="Times New Roman" w:hAnsi="Times New Roman"/>
                    <w:spacing w:val="-1"/>
                  </w:rPr>
                </w:rPrChange>
              </w:rPr>
            </w:pPr>
          </w:p>
          <w:p w14:paraId="1521D57D" w14:textId="77777777" w:rsidR="003F3EDE" w:rsidRPr="004866BB" w:rsidRDefault="003F3EDE" w:rsidP="0025185C">
            <w:pPr>
              <w:jc w:val="center"/>
              <w:rPr>
                <w:rFonts w:ascii="Arial" w:eastAsia="Times New Roman" w:hAnsi="Arial" w:cs="Arial"/>
                <w:spacing w:val="-1"/>
                <w:sz w:val="20"/>
                <w:szCs w:val="20"/>
                <w:rPrChange w:id="574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746" w:author="Adelino Naquarta Sepalanga Domingos" w:date="2025-03-05T09:17:00Z" w16du:dateUtc="2025-03-05T08:17:00Z">
                  <w:rPr>
                    <w:rFonts w:ascii="Times New Roman" w:eastAsia="Times New Roman" w:hAnsi="Times New Roman"/>
                    <w:spacing w:val="-1"/>
                  </w:rPr>
                </w:rPrChange>
              </w:rPr>
              <w:t>Monetário</w:t>
            </w:r>
          </w:p>
        </w:tc>
      </w:tr>
      <w:tr w:rsidR="003F3EDE" w:rsidRPr="004866BB" w14:paraId="4885564D" w14:textId="77777777" w:rsidTr="0025185C">
        <w:trPr>
          <w:trHeight w:val="1656"/>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BB3B52B" w14:textId="77777777" w:rsidR="003F3EDE" w:rsidRPr="004866BB" w:rsidRDefault="003F3EDE" w:rsidP="0025185C">
            <w:pPr>
              <w:jc w:val="center"/>
              <w:rPr>
                <w:rFonts w:ascii="Arial" w:eastAsia="Times New Roman" w:hAnsi="Arial" w:cs="Arial"/>
                <w:spacing w:val="-1"/>
                <w:sz w:val="20"/>
                <w:szCs w:val="20"/>
                <w:rPrChange w:id="574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748" w:author="Adelino Naquarta Sepalanga Domingos" w:date="2025-03-05T09:17:00Z" w16du:dateUtc="2025-03-05T08:17:00Z">
                  <w:rPr>
                    <w:rFonts w:ascii="Times New Roman" w:eastAsia="Times New Roman" w:hAnsi="Times New Roman"/>
                    <w:spacing w:val="-1"/>
                  </w:rPr>
                </w:rPrChange>
              </w:rPr>
              <w:t>4.1.4.19.14.</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839E545" w14:textId="77777777" w:rsidR="003F3EDE" w:rsidRPr="004866BB" w:rsidRDefault="003F3EDE" w:rsidP="0025185C">
            <w:pPr>
              <w:jc w:val="center"/>
              <w:rPr>
                <w:rFonts w:ascii="Arial" w:eastAsia="Times New Roman" w:hAnsi="Arial" w:cs="Arial"/>
                <w:spacing w:val="-1"/>
                <w:sz w:val="20"/>
                <w:szCs w:val="20"/>
                <w:rPrChange w:id="5749"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750"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01D802D" w14:textId="77777777" w:rsidR="003F3EDE" w:rsidRPr="004866BB" w:rsidRDefault="003F3EDE" w:rsidP="0025185C">
            <w:pPr>
              <w:rPr>
                <w:rFonts w:ascii="Arial" w:eastAsia="Times New Roman" w:hAnsi="Arial" w:cs="Arial"/>
                <w:spacing w:val="-1"/>
                <w:sz w:val="20"/>
                <w:szCs w:val="20"/>
                <w:rPrChange w:id="575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752" w:author="Adelino Naquarta Sepalanga Domingos" w:date="2025-03-05T09:17:00Z" w16du:dateUtc="2025-03-05T08:17:00Z">
                  <w:rPr>
                    <w:rFonts w:ascii="Times New Roman" w:eastAsia="Times New Roman" w:hAnsi="Times New Roman"/>
                    <w:spacing w:val="-1"/>
                  </w:rPr>
                </w:rPrChange>
              </w:rPr>
              <w:t>Valor a crédito (CreditAmount)</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6CB1EB5" w14:textId="77777777" w:rsidR="003F3EDE" w:rsidRPr="004866BB" w:rsidRDefault="003F3EDE" w:rsidP="0025185C">
            <w:pPr>
              <w:rPr>
                <w:rFonts w:ascii="Arial" w:eastAsia="Times New Roman" w:hAnsi="Arial" w:cs="Arial"/>
                <w:spacing w:val="-1"/>
                <w:sz w:val="20"/>
                <w:szCs w:val="20"/>
                <w:rPrChange w:id="575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754" w:author="Adelino Naquarta Sepalanga Domingos" w:date="2025-03-05T09:17:00Z" w16du:dateUtc="2025-03-05T08:17:00Z">
                  <w:rPr>
                    <w:rFonts w:ascii="Times New Roman" w:eastAsia="Times New Roman" w:hAnsi="Times New Roman"/>
                    <w:spacing w:val="-1"/>
                  </w:rPr>
                </w:rPrChange>
              </w:rPr>
              <w:t>Valor da linha, sem imposto, dos documentos a lançar a crédito na conta de vendas.</w:t>
            </w:r>
          </w:p>
          <w:p w14:paraId="7965CFDB" w14:textId="77777777" w:rsidR="003F3EDE" w:rsidRPr="004866BB" w:rsidRDefault="003F3EDE" w:rsidP="0025185C">
            <w:pPr>
              <w:rPr>
                <w:rFonts w:ascii="Arial" w:eastAsia="Times New Roman" w:hAnsi="Arial" w:cs="Arial"/>
                <w:spacing w:val="-1"/>
                <w:sz w:val="20"/>
                <w:szCs w:val="20"/>
                <w:rPrChange w:id="575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756" w:author="Adelino Naquarta Sepalanga Domingos" w:date="2025-03-05T09:17:00Z" w16du:dateUtc="2025-03-05T08:17:00Z">
                  <w:rPr>
                    <w:rFonts w:ascii="Times New Roman" w:eastAsia="Times New Roman" w:hAnsi="Times New Roman"/>
                    <w:spacing w:val="-1"/>
                  </w:rPr>
                </w:rPrChange>
              </w:rPr>
              <w:t>Este valor é deduzido dos descontos de linha e cabeçalho.</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1E3F70C" w14:textId="77777777" w:rsidR="003F3EDE" w:rsidRPr="004866BB" w:rsidRDefault="003F3EDE" w:rsidP="0025185C">
            <w:pPr>
              <w:jc w:val="center"/>
              <w:rPr>
                <w:rFonts w:ascii="Arial" w:eastAsia="Times New Roman" w:hAnsi="Arial" w:cs="Arial"/>
                <w:spacing w:val="-1"/>
                <w:sz w:val="20"/>
                <w:szCs w:val="20"/>
                <w:rPrChange w:id="5757" w:author="Adelino Naquarta Sepalanga Domingos" w:date="2025-03-05T09:17:00Z" w16du:dateUtc="2025-03-05T08:17:00Z">
                  <w:rPr>
                    <w:rFonts w:ascii="Times New Roman" w:eastAsia="Times New Roman" w:hAnsi="Times New Roman"/>
                    <w:spacing w:val="-1"/>
                  </w:rPr>
                </w:rPrChange>
              </w:rPr>
            </w:pPr>
          </w:p>
          <w:p w14:paraId="3189762E" w14:textId="77777777" w:rsidR="003F3EDE" w:rsidRPr="004866BB" w:rsidRDefault="003F3EDE" w:rsidP="0025185C">
            <w:pPr>
              <w:jc w:val="center"/>
              <w:rPr>
                <w:rFonts w:ascii="Arial" w:eastAsia="Times New Roman" w:hAnsi="Arial" w:cs="Arial"/>
                <w:spacing w:val="-1"/>
                <w:sz w:val="20"/>
                <w:szCs w:val="20"/>
                <w:rPrChange w:id="5758" w:author="Adelino Naquarta Sepalanga Domingos" w:date="2025-03-05T09:17:00Z" w16du:dateUtc="2025-03-05T08:17:00Z">
                  <w:rPr>
                    <w:rFonts w:ascii="Times New Roman" w:eastAsia="Times New Roman" w:hAnsi="Times New Roman"/>
                    <w:spacing w:val="-1"/>
                  </w:rPr>
                </w:rPrChange>
              </w:rPr>
            </w:pPr>
          </w:p>
          <w:p w14:paraId="01878EFE" w14:textId="77777777" w:rsidR="003F3EDE" w:rsidRPr="004866BB" w:rsidRDefault="003F3EDE" w:rsidP="0025185C">
            <w:pPr>
              <w:jc w:val="center"/>
              <w:rPr>
                <w:rFonts w:ascii="Arial" w:eastAsia="Times New Roman" w:hAnsi="Arial" w:cs="Arial"/>
                <w:spacing w:val="-1"/>
                <w:sz w:val="20"/>
                <w:szCs w:val="20"/>
                <w:rPrChange w:id="5759"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760" w:author="Adelino Naquarta Sepalanga Domingos" w:date="2025-03-05T09:17:00Z" w16du:dateUtc="2025-03-05T08:17:00Z">
                  <w:rPr>
                    <w:rFonts w:ascii="Times New Roman" w:eastAsia="Times New Roman" w:hAnsi="Times New Roman"/>
                    <w:spacing w:val="-1"/>
                  </w:rPr>
                </w:rPrChange>
              </w:rPr>
              <w:t>Monetário</w:t>
            </w:r>
          </w:p>
        </w:tc>
      </w:tr>
      <w:tr w:rsidR="003F3EDE" w:rsidRPr="004866BB" w14:paraId="12EAFC5A" w14:textId="77777777" w:rsidTr="0025185C">
        <w:trPr>
          <w:trHeight w:val="511"/>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E4CB25F" w14:textId="77777777" w:rsidR="003F3EDE" w:rsidRPr="004866BB" w:rsidRDefault="003F3EDE" w:rsidP="0025185C">
            <w:pPr>
              <w:jc w:val="center"/>
              <w:rPr>
                <w:rFonts w:ascii="Arial" w:eastAsia="Times New Roman" w:hAnsi="Arial" w:cs="Arial"/>
                <w:spacing w:val="-1"/>
                <w:sz w:val="20"/>
                <w:szCs w:val="20"/>
                <w:rPrChange w:id="576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762" w:author="Adelino Naquarta Sepalanga Domingos" w:date="2025-03-05T09:17:00Z" w16du:dateUtc="2025-03-05T08:17:00Z">
                  <w:rPr>
                    <w:rFonts w:ascii="Times New Roman" w:eastAsia="Times New Roman" w:hAnsi="Times New Roman"/>
                    <w:spacing w:val="-1"/>
                  </w:rPr>
                </w:rPrChange>
              </w:rPr>
              <w:t>4.1.4.19.15.</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F63C91F" w14:textId="77777777" w:rsidR="003F3EDE" w:rsidRPr="004866BB" w:rsidRDefault="003F3EDE" w:rsidP="0025185C">
            <w:pPr>
              <w:jc w:val="center"/>
              <w:rPr>
                <w:rFonts w:ascii="Arial" w:eastAsia="Times New Roman" w:hAnsi="Arial" w:cs="Arial"/>
                <w:spacing w:val="-1"/>
                <w:sz w:val="20"/>
                <w:szCs w:val="20"/>
                <w:rPrChange w:id="576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764"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2275F3C" w14:textId="77777777" w:rsidR="003F3EDE" w:rsidRPr="004866BB" w:rsidRDefault="003F3EDE" w:rsidP="0025185C">
            <w:pPr>
              <w:rPr>
                <w:rFonts w:ascii="Arial" w:eastAsia="Times New Roman" w:hAnsi="Arial" w:cs="Arial"/>
                <w:spacing w:val="-1"/>
                <w:sz w:val="20"/>
                <w:szCs w:val="20"/>
                <w:rPrChange w:id="576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766" w:author="Adelino Naquarta Sepalanga Domingos" w:date="2025-03-05T09:17:00Z" w16du:dateUtc="2025-03-05T08:17:00Z">
                  <w:rPr>
                    <w:rFonts w:ascii="Times New Roman" w:eastAsia="Times New Roman" w:hAnsi="Times New Roman"/>
                    <w:spacing w:val="-1"/>
                  </w:rPr>
                </w:rPrChange>
              </w:rPr>
              <w:t>Taxa de imposto (Tax)</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B7D6ABF" w14:textId="77777777" w:rsidR="003F3EDE" w:rsidRPr="004866BB" w:rsidRDefault="003F3EDE" w:rsidP="0025185C">
            <w:pPr>
              <w:rPr>
                <w:rFonts w:ascii="Arial" w:eastAsia="Times New Roman" w:hAnsi="Arial" w:cs="Arial"/>
                <w:spacing w:val="-1"/>
                <w:sz w:val="20"/>
                <w:szCs w:val="20"/>
                <w:rPrChange w:id="5767" w:author="Adelino Naquarta Sepalanga Domingos" w:date="2025-03-05T09:17:00Z" w16du:dateUtc="2025-03-05T08:17: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574F515" w14:textId="77777777" w:rsidR="003F3EDE" w:rsidRPr="004866BB" w:rsidRDefault="003F3EDE" w:rsidP="0025185C">
            <w:pPr>
              <w:jc w:val="center"/>
              <w:rPr>
                <w:rFonts w:ascii="Arial" w:eastAsia="Times New Roman" w:hAnsi="Arial" w:cs="Arial"/>
                <w:spacing w:val="-1"/>
                <w:sz w:val="20"/>
                <w:szCs w:val="20"/>
                <w:rPrChange w:id="5768"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769" w:author="Adelino Naquarta Sepalanga Domingos" w:date="2025-03-05T09:17:00Z" w16du:dateUtc="2025-03-05T08:17:00Z">
                  <w:rPr>
                    <w:rFonts w:ascii="Times New Roman" w:eastAsia="Times New Roman" w:hAnsi="Times New Roman"/>
                    <w:spacing w:val="-1"/>
                  </w:rPr>
                </w:rPrChange>
              </w:rPr>
              <w:t>Não Aplicável</w:t>
            </w:r>
          </w:p>
        </w:tc>
      </w:tr>
      <w:tr w:rsidR="003F3EDE" w:rsidRPr="004866BB" w14:paraId="7D705EF9" w14:textId="77777777" w:rsidTr="0025185C">
        <w:trPr>
          <w:trHeight w:val="480"/>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BDFB461" w14:textId="77777777" w:rsidR="003F3EDE" w:rsidRPr="004866BB" w:rsidRDefault="003F3EDE" w:rsidP="0025185C">
            <w:pPr>
              <w:jc w:val="center"/>
              <w:rPr>
                <w:rFonts w:ascii="Arial" w:eastAsia="Times New Roman" w:hAnsi="Arial" w:cs="Arial"/>
                <w:spacing w:val="-1"/>
                <w:sz w:val="20"/>
                <w:szCs w:val="20"/>
                <w:rPrChange w:id="5770" w:author="Adelino Naquarta Sepalanga Domingos" w:date="2025-03-05T09:17:00Z" w16du:dateUtc="2025-03-05T08:17:00Z">
                  <w:rPr>
                    <w:rFonts w:ascii="Times New Roman" w:eastAsia="Times New Roman" w:hAnsi="Times New Roman"/>
                    <w:spacing w:val="-1"/>
                  </w:rPr>
                </w:rPrChange>
              </w:rPr>
            </w:pPr>
          </w:p>
          <w:p w14:paraId="3017C31B" w14:textId="77777777" w:rsidR="003F3EDE" w:rsidRPr="004866BB" w:rsidRDefault="003F3EDE" w:rsidP="0025185C">
            <w:pPr>
              <w:jc w:val="center"/>
              <w:rPr>
                <w:rFonts w:ascii="Arial" w:eastAsia="Times New Roman" w:hAnsi="Arial" w:cs="Arial"/>
                <w:spacing w:val="-1"/>
                <w:sz w:val="20"/>
                <w:szCs w:val="20"/>
                <w:rPrChange w:id="5771" w:author="Adelino Naquarta Sepalanga Domingos" w:date="2025-03-05T09:17:00Z" w16du:dateUtc="2025-03-05T08:17:00Z">
                  <w:rPr>
                    <w:rFonts w:ascii="Times New Roman" w:eastAsia="Times New Roman" w:hAnsi="Times New Roman"/>
                    <w:spacing w:val="-1"/>
                  </w:rPr>
                </w:rPrChange>
              </w:rPr>
            </w:pPr>
          </w:p>
          <w:p w14:paraId="1AA4C2CB" w14:textId="77777777" w:rsidR="003F3EDE" w:rsidRPr="004866BB" w:rsidRDefault="003F3EDE" w:rsidP="0025185C">
            <w:pPr>
              <w:jc w:val="center"/>
              <w:rPr>
                <w:rFonts w:ascii="Arial" w:eastAsia="Times New Roman" w:hAnsi="Arial" w:cs="Arial"/>
                <w:spacing w:val="-1"/>
                <w:sz w:val="20"/>
                <w:szCs w:val="20"/>
                <w:rPrChange w:id="5772" w:author="Adelino Naquarta Sepalanga Domingos" w:date="2025-03-05T09:17:00Z" w16du:dateUtc="2025-03-05T08:17:00Z">
                  <w:rPr>
                    <w:rFonts w:ascii="Times New Roman" w:eastAsia="Times New Roman" w:hAnsi="Times New Roman"/>
                    <w:spacing w:val="-1"/>
                  </w:rPr>
                </w:rPrChange>
              </w:rPr>
            </w:pPr>
          </w:p>
          <w:p w14:paraId="3DD1B35F" w14:textId="77777777" w:rsidR="003F3EDE" w:rsidRPr="004866BB" w:rsidRDefault="003F3EDE" w:rsidP="0025185C">
            <w:pPr>
              <w:jc w:val="center"/>
              <w:rPr>
                <w:rFonts w:ascii="Arial" w:eastAsia="Times New Roman" w:hAnsi="Arial" w:cs="Arial"/>
                <w:spacing w:val="-1"/>
                <w:sz w:val="20"/>
                <w:szCs w:val="20"/>
                <w:rPrChange w:id="577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774" w:author="Adelino Naquarta Sepalanga Domingos" w:date="2025-03-05T09:17:00Z" w16du:dateUtc="2025-03-05T08:17:00Z">
                  <w:rPr>
                    <w:rFonts w:ascii="Times New Roman" w:eastAsia="Times New Roman" w:hAnsi="Times New Roman"/>
                    <w:spacing w:val="-1"/>
                  </w:rPr>
                </w:rPrChange>
              </w:rPr>
              <w:t>4.1.4.19.15.1.</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0DB243F" w14:textId="77777777" w:rsidR="003F3EDE" w:rsidRPr="004866BB" w:rsidRDefault="003F3EDE" w:rsidP="0025185C">
            <w:pPr>
              <w:jc w:val="center"/>
              <w:rPr>
                <w:rFonts w:ascii="Arial" w:eastAsia="Times New Roman" w:hAnsi="Arial" w:cs="Arial"/>
                <w:spacing w:val="-1"/>
                <w:sz w:val="20"/>
                <w:szCs w:val="20"/>
                <w:rPrChange w:id="5775" w:author="Adelino Naquarta Sepalanga Domingos" w:date="2025-03-05T09:17:00Z" w16du:dateUtc="2025-03-05T08:17:00Z">
                  <w:rPr>
                    <w:rFonts w:ascii="Times New Roman" w:eastAsia="Times New Roman" w:hAnsi="Times New Roman"/>
                    <w:spacing w:val="-1"/>
                  </w:rPr>
                </w:rPrChange>
              </w:rPr>
            </w:pPr>
          </w:p>
          <w:p w14:paraId="620A4B78" w14:textId="77777777" w:rsidR="003F3EDE" w:rsidRPr="004866BB" w:rsidRDefault="003F3EDE" w:rsidP="0025185C">
            <w:pPr>
              <w:jc w:val="center"/>
              <w:rPr>
                <w:rFonts w:ascii="Arial" w:eastAsia="Times New Roman" w:hAnsi="Arial" w:cs="Arial"/>
                <w:spacing w:val="-1"/>
                <w:sz w:val="20"/>
                <w:szCs w:val="20"/>
                <w:rPrChange w:id="5776" w:author="Adelino Naquarta Sepalanga Domingos" w:date="2025-03-05T09:17:00Z" w16du:dateUtc="2025-03-05T08:17:00Z">
                  <w:rPr>
                    <w:rFonts w:ascii="Times New Roman" w:eastAsia="Times New Roman" w:hAnsi="Times New Roman"/>
                    <w:spacing w:val="-1"/>
                  </w:rPr>
                </w:rPrChange>
              </w:rPr>
            </w:pPr>
          </w:p>
          <w:p w14:paraId="3FFE187B" w14:textId="77777777" w:rsidR="003F3EDE" w:rsidRPr="004866BB" w:rsidRDefault="003F3EDE" w:rsidP="0025185C">
            <w:pPr>
              <w:jc w:val="center"/>
              <w:rPr>
                <w:rFonts w:ascii="Arial" w:eastAsia="Times New Roman" w:hAnsi="Arial" w:cs="Arial"/>
                <w:spacing w:val="-1"/>
                <w:sz w:val="20"/>
                <w:szCs w:val="20"/>
                <w:rPrChange w:id="5777" w:author="Adelino Naquarta Sepalanga Domingos" w:date="2025-03-05T09:17:00Z" w16du:dateUtc="2025-03-05T08:17:00Z">
                  <w:rPr>
                    <w:rFonts w:ascii="Times New Roman" w:eastAsia="Times New Roman" w:hAnsi="Times New Roman"/>
                    <w:spacing w:val="-1"/>
                  </w:rPr>
                </w:rPrChange>
              </w:rPr>
            </w:pPr>
          </w:p>
          <w:p w14:paraId="11FDF104" w14:textId="77777777" w:rsidR="003F3EDE" w:rsidRPr="004866BB" w:rsidRDefault="003F3EDE" w:rsidP="0025185C">
            <w:pPr>
              <w:jc w:val="center"/>
              <w:rPr>
                <w:rFonts w:ascii="Arial" w:eastAsia="Times New Roman" w:hAnsi="Arial" w:cs="Arial"/>
                <w:spacing w:val="-1"/>
                <w:sz w:val="20"/>
                <w:szCs w:val="20"/>
                <w:rPrChange w:id="5778"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779"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613E11F" w14:textId="77777777" w:rsidR="003F3EDE" w:rsidRPr="004866BB" w:rsidRDefault="003F3EDE" w:rsidP="0025185C">
            <w:pPr>
              <w:rPr>
                <w:rFonts w:ascii="Arial" w:eastAsia="Times New Roman" w:hAnsi="Arial" w:cs="Arial"/>
                <w:spacing w:val="-1"/>
                <w:sz w:val="20"/>
                <w:szCs w:val="20"/>
                <w:rPrChange w:id="5780" w:author="Adelino Naquarta Sepalanga Domingos" w:date="2025-03-05T09:17:00Z" w16du:dateUtc="2025-03-05T08:17:00Z">
                  <w:rPr>
                    <w:rFonts w:ascii="Times New Roman" w:eastAsia="Times New Roman" w:hAnsi="Times New Roman"/>
                    <w:spacing w:val="-1"/>
                  </w:rPr>
                </w:rPrChange>
              </w:rPr>
            </w:pPr>
          </w:p>
          <w:p w14:paraId="53B044B7" w14:textId="77777777" w:rsidR="003F3EDE" w:rsidRPr="004866BB" w:rsidRDefault="003F3EDE" w:rsidP="0025185C">
            <w:pPr>
              <w:rPr>
                <w:rFonts w:ascii="Arial" w:eastAsia="Times New Roman" w:hAnsi="Arial" w:cs="Arial"/>
                <w:spacing w:val="-1"/>
                <w:sz w:val="20"/>
                <w:szCs w:val="20"/>
                <w:rPrChange w:id="5781" w:author="Adelino Naquarta Sepalanga Domingos" w:date="2025-03-05T09:17:00Z" w16du:dateUtc="2025-03-05T08:17:00Z">
                  <w:rPr>
                    <w:rFonts w:ascii="Times New Roman" w:eastAsia="Times New Roman" w:hAnsi="Times New Roman"/>
                    <w:spacing w:val="-1"/>
                  </w:rPr>
                </w:rPrChange>
              </w:rPr>
            </w:pPr>
          </w:p>
          <w:p w14:paraId="2C49143F" w14:textId="77777777" w:rsidR="003F3EDE" w:rsidRPr="004866BB" w:rsidRDefault="003F3EDE" w:rsidP="0025185C">
            <w:pPr>
              <w:rPr>
                <w:rFonts w:ascii="Arial" w:eastAsia="Times New Roman" w:hAnsi="Arial" w:cs="Arial"/>
                <w:spacing w:val="-1"/>
                <w:sz w:val="20"/>
                <w:szCs w:val="20"/>
                <w:rPrChange w:id="5782" w:author="Adelino Naquarta Sepalanga Domingos" w:date="2025-03-05T09:17:00Z" w16du:dateUtc="2025-03-05T08:17:00Z">
                  <w:rPr>
                    <w:rFonts w:ascii="Times New Roman" w:eastAsia="Times New Roman" w:hAnsi="Times New Roman"/>
                    <w:spacing w:val="-1"/>
                  </w:rPr>
                </w:rPrChange>
              </w:rPr>
            </w:pPr>
          </w:p>
          <w:p w14:paraId="0A9A80B8" w14:textId="77777777" w:rsidR="003F3EDE" w:rsidRPr="004866BB" w:rsidRDefault="003F3EDE" w:rsidP="0025185C">
            <w:pPr>
              <w:rPr>
                <w:rFonts w:ascii="Arial" w:eastAsia="Times New Roman" w:hAnsi="Arial" w:cs="Arial"/>
                <w:spacing w:val="-1"/>
                <w:sz w:val="20"/>
                <w:szCs w:val="20"/>
                <w:rPrChange w:id="578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784" w:author="Adelino Naquarta Sepalanga Domingos" w:date="2025-03-05T09:17:00Z" w16du:dateUtc="2025-03-05T08:17:00Z">
                  <w:rPr>
                    <w:rFonts w:ascii="Times New Roman" w:eastAsia="Times New Roman" w:hAnsi="Times New Roman"/>
                    <w:spacing w:val="-1"/>
                  </w:rPr>
                </w:rPrChange>
              </w:rPr>
              <w:t>Código do tipo de imposto (TaxType)</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448BF6D" w14:textId="77777777" w:rsidR="003F3EDE" w:rsidRPr="004866BB" w:rsidRDefault="003F3EDE" w:rsidP="0025185C">
            <w:pPr>
              <w:rPr>
                <w:rFonts w:ascii="Arial" w:eastAsia="Times New Roman" w:hAnsi="Arial" w:cs="Arial"/>
                <w:spacing w:val="-1"/>
                <w:sz w:val="20"/>
                <w:szCs w:val="20"/>
                <w:rPrChange w:id="578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786" w:author="Adelino Naquarta Sepalanga Domingos" w:date="2025-03-05T09:17:00Z" w16du:dateUtc="2025-03-05T08:17:00Z">
                  <w:rPr>
                    <w:rFonts w:ascii="Times New Roman" w:eastAsia="Times New Roman" w:hAnsi="Times New Roman"/>
                    <w:spacing w:val="-1"/>
                  </w:rPr>
                </w:rPrChange>
              </w:rPr>
              <w:t>Neste campo deve ser indicado o tipo de imposto.</w:t>
            </w:r>
          </w:p>
          <w:p w14:paraId="55E4955C" w14:textId="77777777" w:rsidR="003F3EDE" w:rsidRPr="004866BB" w:rsidRDefault="003F3EDE" w:rsidP="0025185C">
            <w:pPr>
              <w:rPr>
                <w:rFonts w:ascii="Arial" w:eastAsia="Times New Roman" w:hAnsi="Arial" w:cs="Arial"/>
                <w:spacing w:val="-1"/>
                <w:sz w:val="20"/>
                <w:szCs w:val="20"/>
                <w:rPrChange w:id="578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788" w:author="Adelino Naquarta Sepalanga Domingos" w:date="2025-03-05T09:17:00Z" w16du:dateUtc="2025-03-05T08:17:00Z">
                  <w:rPr>
                    <w:rFonts w:ascii="Times New Roman" w:eastAsia="Times New Roman" w:hAnsi="Times New Roman"/>
                    <w:spacing w:val="-1"/>
                  </w:rPr>
                </w:rPrChange>
              </w:rPr>
              <w:t>Deve ser preenchido com:</w:t>
            </w:r>
          </w:p>
          <w:p w14:paraId="3D42BF51" w14:textId="0E8D9E2A" w:rsidR="003F3EDE" w:rsidRPr="004866BB" w:rsidRDefault="003F3EDE" w:rsidP="0025185C">
            <w:pPr>
              <w:spacing w:after="0"/>
              <w:rPr>
                <w:rFonts w:ascii="Arial" w:eastAsia="Times New Roman" w:hAnsi="Arial" w:cs="Arial"/>
                <w:spacing w:val="-1"/>
                <w:sz w:val="20"/>
                <w:szCs w:val="20"/>
                <w:rPrChange w:id="5789"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790" w:author="Adelino Naquarta Sepalanga Domingos" w:date="2025-03-05T09:17:00Z" w16du:dateUtc="2025-03-05T08:17:00Z">
                  <w:rPr>
                    <w:rFonts w:ascii="Times New Roman" w:eastAsia="Times New Roman" w:hAnsi="Times New Roman"/>
                    <w:spacing w:val="-1"/>
                  </w:rPr>
                </w:rPrChange>
              </w:rPr>
              <w:t>“IVA”</w:t>
            </w:r>
            <w:ins w:id="5791" w:author="Adelino Naquarta Sepalanga Domingos" w:date="2025-03-05T09:21:00Z" w16du:dateUtc="2025-03-05T08:21:00Z">
              <w:r w:rsidR="00FB0B06">
                <w:rPr>
                  <w:rFonts w:ascii="Arial" w:eastAsia="Times New Roman" w:hAnsi="Arial" w:cs="Arial"/>
                  <w:spacing w:val="-1"/>
                  <w:sz w:val="20"/>
                  <w:szCs w:val="20"/>
                </w:rPr>
                <w:t xml:space="preserve"> </w:t>
              </w:r>
            </w:ins>
            <w:r w:rsidRPr="004866BB">
              <w:rPr>
                <w:rFonts w:ascii="Arial" w:eastAsia="Times New Roman" w:hAnsi="Arial" w:cs="Arial"/>
                <w:spacing w:val="-1"/>
                <w:sz w:val="20"/>
                <w:szCs w:val="20"/>
                <w:rPrChange w:id="5792" w:author="Adelino Naquarta Sepalanga Domingos" w:date="2025-03-05T09:17:00Z" w16du:dateUtc="2025-03-05T08:17:00Z">
                  <w:rPr>
                    <w:rFonts w:ascii="Times New Roman" w:eastAsia="Times New Roman" w:hAnsi="Times New Roman"/>
                    <w:spacing w:val="-1"/>
                  </w:rPr>
                </w:rPrChange>
              </w:rPr>
              <w:t>–</w:t>
            </w:r>
            <w:r w:rsidRPr="004866BB">
              <w:rPr>
                <w:rFonts w:ascii="Arial" w:eastAsia="Times New Roman" w:hAnsi="Arial" w:cs="Arial"/>
                <w:spacing w:val="-1"/>
                <w:sz w:val="20"/>
                <w:szCs w:val="20"/>
                <w:rPrChange w:id="5793" w:author="Adelino Naquarta Sepalanga Domingos" w:date="2025-03-05T09:17:00Z" w16du:dateUtc="2025-03-05T08:17:00Z">
                  <w:rPr>
                    <w:rFonts w:ascii="Times New Roman" w:eastAsia="Times New Roman" w:hAnsi="Times New Roman"/>
                    <w:spacing w:val="-1"/>
                  </w:rPr>
                </w:rPrChange>
              </w:rPr>
              <w:tab/>
              <w:t>Imposto sobre o valor acrescentado;</w:t>
            </w:r>
          </w:p>
          <w:p w14:paraId="44B2588C" w14:textId="77777777" w:rsidR="003F3EDE" w:rsidRPr="004866BB" w:rsidRDefault="003F3EDE" w:rsidP="0025185C">
            <w:pPr>
              <w:spacing w:after="0"/>
              <w:rPr>
                <w:rFonts w:ascii="Arial" w:eastAsia="Times New Roman" w:hAnsi="Arial" w:cs="Arial"/>
                <w:spacing w:val="-1"/>
                <w:sz w:val="20"/>
                <w:szCs w:val="20"/>
                <w:rPrChange w:id="5794"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795" w:author="Adelino Naquarta Sepalanga Domingos" w:date="2025-03-05T09:17:00Z" w16du:dateUtc="2025-03-05T08:17:00Z">
                  <w:rPr>
                    <w:rFonts w:ascii="Times New Roman" w:eastAsia="Times New Roman" w:hAnsi="Times New Roman"/>
                    <w:spacing w:val="-1"/>
                  </w:rPr>
                </w:rPrChange>
              </w:rPr>
              <w:t>“IS” – Imposto de Selo.</w:t>
            </w:r>
          </w:p>
          <w:p w14:paraId="08FBCFB3" w14:textId="77777777" w:rsidR="003F3EDE" w:rsidRPr="004866BB" w:rsidRDefault="003F3EDE" w:rsidP="0025185C">
            <w:pPr>
              <w:spacing w:after="0"/>
              <w:rPr>
                <w:rFonts w:ascii="Arial" w:eastAsia="Times New Roman" w:hAnsi="Arial" w:cs="Arial"/>
                <w:spacing w:val="-1"/>
                <w:sz w:val="20"/>
                <w:szCs w:val="20"/>
                <w:rPrChange w:id="5796"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797" w:author="Adelino Naquarta Sepalanga Domingos" w:date="2025-03-05T09:17:00Z" w16du:dateUtc="2025-03-05T08:17:00Z">
                  <w:rPr>
                    <w:rFonts w:ascii="Times New Roman" w:eastAsia="Times New Roman" w:hAnsi="Times New Roman"/>
                    <w:spacing w:val="-1"/>
                  </w:rPr>
                </w:rPrChange>
              </w:rPr>
              <w:t>“NS” – Não sujeição a IVA ou IS.</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F5BBB87" w14:textId="77777777" w:rsidR="003F3EDE" w:rsidRPr="004866BB" w:rsidRDefault="003F3EDE" w:rsidP="0025185C">
            <w:pPr>
              <w:jc w:val="center"/>
              <w:rPr>
                <w:rFonts w:ascii="Arial" w:eastAsia="Times New Roman" w:hAnsi="Arial" w:cs="Arial"/>
                <w:spacing w:val="-1"/>
                <w:sz w:val="20"/>
                <w:szCs w:val="20"/>
                <w:rPrChange w:id="5798" w:author="Adelino Naquarta Sepalanga Domingos" w:date="2025-03-05T09:17:00Z" w16du:dateUtc="2025-03-05T08:17:00Z">
                  <w:rPr>
                    <w:rFonts w:ascii="Times New Roman" w:eastAsia="Times New Roman" w:hAnsi="Times New Roman"/>
                    <w:spacing w:val="-1"/>
                  </w:rPr>
                </w:rPrChange>
              </w:rPr>
            </w:pPr>
          </w:p>
          <w:p w14:paraId="3D35F80B" w14:textId="77777777" w:rsidR="003F3EDE" w:rsidRPr="004866BB" w:rsidRDefault="003F3EDE" w:rsidP="0025185C">
            <w:pPr>
              <w:jc w:val="center"/>
              <w:rPr>
                <w:rFonts w:ascii="Arial" w:eastAsia="Times New Roman" w:hAnsi="Arial" w:cs="Arial"/>
                <w:spacing w:val="-1"/>
                <w:sz w:val="20"/>
                <w:szCs w:val="20"/>
                <w:rPrChange w:id="5799" w:author="Adelino Naquarta Sepalanga Domingos" w:date="2025-03-05T09:17:00Z" w16du:dateUtc="2025-03-05T08:17:00Z">
                  <w:rPr>
                    <w:rFonts w:ascii="Times New Roman" w:eastAsia="Times New Roman" w:hAnsi="Times New Roman"/>
                    <w:spacing w:val="-1"/>
                  </w:rPr>
                </w:rPrChange>
              </w:rPr>
            </w:pPr>
          </w:p>
          <w:p w14:paraId="5A799B35" w14:textId="77777777" w:rsidR="003F3EDE" w:rsidRPr="004866BB" w:rsidRDefault="003F3EDE" w:rsidP="0025185C">
            <w:pPr>
              <w:jc w:val="center"/>
              <w:rPr>
                <w:rFonts w:ascii="Arial" w:eastAsia="Times New Roman" w:hAnsi="Arial" w:cs="Arial"/>
                <w:spacing w:val="-1"/>
                <w:sz w:val="20"/>
                <w:szCs w:val="20"/>
                <w:rPrChange w:id="5800" w:author="Adelino Naquarta Sepalanga Domingos" w:date="2025-03-05T09:17:00Z" w16du:dateUtc="2025-03-05T08:17:00Z">
                  <w:rPr>
                    <w:rFonts w:ascii="Times New Roman" w:eastAsia="Times New Roman" w:hAnsi="Times New Roman"/>
                    <w:spacing w:val="-1"/>
                  </w:rPr>
                </w:rPrChange>
              </w:rPr>
            </w:pPr>
          </w:p>
          <w:p w14:paraId="06441899" w14:textId="77777777" w:rsidR="003F3EDE" w:rsidRPr="004866BB" w:rsidRDefault="003F3EDE" w:rsidP="0025185C">
            <w:pPr>
              <w:jc w:val="center"/>
              <w:rPr>
                <w:rFonts w:ascii="Arial" w:eastAsia="Times New Roman" w:hAnsi="Arial" w:cs="Arial"/>
                <w:spacing w:val="-1"/>
                <w:sz w:val="20"/>
                <w:szCs w:val="20"/>
                <w:rPrChange w:id="580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802" w:author="Adelino Naquarta Sepalanga Domingos" w:date="2025-03-05T09:17:00Z" w16du:dateUtc="2025-03-05T08:17:00Z">
                  <w:rPr>
                    <w:rFonts w:ascii="Times New Roman" w:eastAsia="Times New Roman" w:hAnsi="Times New Roman"/>
                    <w:spacing w:val="-1"/>
                  </w:rPr>
                </w:rPrChange>
              </w:rPr>
              <w:t>Texto 3</w:t>
            </w:r>
          </w:p>
        </w:tc>
      </w:tr>
      <w:tr w:rsidR="003F3EDE" w:rsidRPr="004866BB" w14:paraId="7215E9DC" w14:textId="77777777" w:rsidTr="0025185C">
        <w:trPr>
          <w:trHeight w:val="764"/>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AF87BE7" w14:textId="77777777" w:rsidR="003F3EDE" w:rsidRPr="004866BB" w:rsidRDefault="003F3EDE" w:rsidP="0025185C">
            <w:pPr>
              <w:jc w:val="center"/>
              <w:rPr>
                <w:rFonts w:ascii="Arial" w:eastAsia="Times New Roman" w:hAnsi="Arial" w:cs="Arial"/>
                <w:spacing w:val="-1"/>
                <w:sz w:val="20"/>
                <w:szCs w:val="20"/>
                <w:rPrChange w:id="580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804" w:author="Adelino Naquarta Sepalanga Domingos" w:date="2025-03-05T09:17:00Z" w16du:dateUtc="2025-03-05T08:17:00Z">
                  <w:rPr>
                    <w:rFonts w:ascii="Times New Roman" w:eastAsia="Times New Roman" w:hAnsi="Times New Roman"/>
                    <w:spacing w:val="-1"/>
                  </w:rPr>
                </w:rPrChange>
              </w:rPr>
              <w:t>4.1.4.19.15.2.</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9B63A18" w14:textId="77777777" w:rsidR="003F3EDE" w:rsidRPr="004866BB" w:rsidRDefault="003F3EDE" w:rsidP="0025185C">
            <w:pPr>
              <w:jc w:val="center"/>
              <w:rPr>
                <w:rFonts w:ascii="Arial" w:eastAsia="Times New Roman" w:hAnsi="Arial" w:cs="Arial"/>
                <w:spacing w:val="-1"/>
                <w:sz w:val="20"/>
                <w:szCs w:val="20"/>
                <w:rPrChange w:id="580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806"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EDF50C9" w14:textId="77777777" w:rsidR="003F3EDE" w:rsidRPr="004866BB" w:rsidRDefault="003F3EDE" w:rsidP="0025185C">
            <w:pPr>
              <w:rPr>
                <w:rFonts w:ascii="Arial" w:eastAsia="Times New Roman" w:hAnsi="Arial" w:cs="Arial"/>
                <w:spacing w:val="-1"/>
                <w:sz w:val="20"/>
                <w:szCs w:val="20"/>
                <w:rPrChange w:id="580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808" w:author="Adelino Naquarta Sepalanga Domingos" w:date="2025-03-05T09:17:00Z" w16du:dateUtc="2025-03-05T08:17:00Z">
                  <w:rPr>
                    <w:rFonts w:ascii="Times New Roman" w:eastAsia="Times New Roman" w:hAnsi="Times New Roman"/>
                    <w:spacing w:val="-1"/>
                  </w:rPr>
                </w:rPrChange>
              </w:rPr>
              <w:t>País ou região do imposto (TaxCountryRegion)</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82AECFC" w14:textId="77777777" w:rsidR="003F3EDE" w:rsidRPr="004866BB" w:rsidRDefault="003F3EDE" w:rsidP="0025185C">
            <w:pPr>
              <w:widowControl w:val="0"/>
              <w:spacing w:after="0" w:line="240" w:lineRule="auto"/>
              <w:rPr>
                <w:rFonts w:ascii="Arial" w:eastAsia="Times New Roman" w:hAnsi="Arial" w:cs="Arial"/>
                <w:spacing w:val="-1"/>
                <w:sz w:val="20"/>
                <w:szCs w:val="20"/>
                <w:rPrChange w:id="5809"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810" w:author="Adelino Naquarta Sepalanga Domingos" w:date="2025-03-05T09:17:00Z" w16du:dateUtc="2025-03-05T08:17:00Z">
                  <w:rPr>
                    <w:rFonts w:ascii="Times New Roman" w:eastAsia="Times New Roman" w:hAnsi="Times New Roman"/>
                    <w:spacing w:val="-1"/>
                  </w:rPr>
                </w:rPrChange>
              </w:rPr>
              <w:t xml:space="preserve">Deve ser preenchido de acordo com a norma ISO 3166 - 1- alpha-2. </w:t>
            </w:r>
          </w:p>
          <w:p w14:paraId="31D261B4" w14:textId="77777777" w:rsidR="003F3EDE" w:rsidRPr="004866BB" w:rsidRDefault="003F3EDE" w:rsidP="0025185C">
            <w:pPr>
              <w:widowControl w:val="0"/>
              <w:spacing w:after="0" w:line="240" w:lineRule="auto"/>
              <w:rPr>
                <w:rFonts w:ascii="Arial" w:eastAsia="Times New Roman" w:hAnsi="Arial" w:cs="Arial"/>
                <w:spacing w:val="-1"/>
                <w:sz w:val="20"/>
                <w:szCs w:val="20"/>
                <w:rPrChange w:id="5811" w:author="Adelino Naquarta Sepalanga Domingos" w:date="2025-03-05T09:17:00Z" w16du:dateUtc="2025-03-05T08:17:00Z">
                  <w:rPr>
                    <w:rFonts w:ascii="Times New Roman" w:eastAsia="Times New Roman" w:hAnsi="Times New Roman"/>
                    <w:spacing w:val="-1"/>
                  </w:rPr>
                </w:rPrChange>
              </w:rPr>
            </w:pPr>
          </w:p>
          <w:p w14:paraId="6EFB0E47" w14:textId="77777777" w:rsidR="003F3EDE" w:rsidRPr="004866BB" w:rsidRDefault="003F3EDE" w:rsidP="0025185C">
            <w:pPr>
              <w:widowControl w:val="0"/>
              <w:spacing w:after="0" w:line="240" w:lineRule="auto"/>
              <w:rPr>
                <w:rFonts w:ascii="Arial" w:eastAsia="Times New Roman" w:hAnsi="Arial" w:cs="Arial"/>
                <w:spacing w:val="-1"/>
                <w:sz w:val="20"/>
                <w:szCs w:val="20"/>
                <w:rPrChange w:id="5812"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813" w:author="Adelino Naquarta Sepalanga Domingos" w:date="2025-03-05T09:17:00Z" w16du:dateUtc="2025-03-05T08:17:00Z">
                  <w:rPr>
                    <w:rFonts w:ascii="Times New Roman" w:eastAsia="Times New Roman" w:hAnsi="Times New Roman"/>
                    <w:spacing w:val="-1"/>
                  </w:rPr>
                </w:rPrChange>
              </w:rPr>
              <w:t xml:space="preserve">No caso da província de Cabinda deve ser preencher com: </w:t>
            </w:r>
          </w:p>
          <w:p w14:paraId="305FBC78" w14:textId="77777777" w:rsidR="003F3EDE" w:rsidRPr="004866BB" w:rsidRDefault="003F3EDE" w:rsidP="0025185C">
            <w:pPr>
              <w:widowControl w:val="0"/>
              <w:spacing w:after="0" w:line="240" w:lineRule="auto"/>
              <w:rPr>
                <w:rFonts w:ascii="Arial" w:eastAsia="Times New Roman" w:hAnsi="Arial" w:cs="Arial"/>
                <w:spacing w:val="-1"/>
                <w:sz w:val="20"/>
                <w:szCs w:val="20"/>
                <w:rPrChange w:id="5814" w:author="Adelino Naquarta Sepalanga Domingos" w:date="2025-03-05T09:17:00Z" w16du:dateUtc="2025-03-05T08:17:00Z">
                  <w:rPr>
                    <w:rFonts w:ascii="Times New Roman" w:eastAsia="Times New Roman" w:hAnsi="Times New Roman"/>
                    <w:spacing w:val="-1"/>
                  </w:rPr>
                </w:rPrChange>
              </w:rPr>
            </w:pPr>
          </w:p>
          <w:p w14:paraId="63CE190A" w14:textId="77777777" w:rsidR="003F3EDE" w:rsidRPr="004866BB" w:rsidRDefault="003F3EDE" w:rsidP="0025185C">
            <w:pPr>
              <w:rPr>
                <w:rFonts w:ascii="Arial" w:eastAsia="Times New Roman" w:hAnsi="Arial" w:cs="Arial"/>
                <w:spacing w:val="-1"/>
                <w:sz w:val="20"/>
                <w:szCs w:val="20"/>
                <w:rPrChange w:id="581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816" w:author="Adelino Naquarta Sepalanga Domingos" w:date="2025-03-05T09:17:00Z" w16du:dateUtc="2025-03-05T08:17:00Z">
                  <w:rPr>
                    <w:rFonts w:ascii="Times New Roman" w:eastAsia="Times New Roman" w:hAnsi="Times New Roman"/>
                    <w:spacing w:val="-1"/>
                  </w:rPr>
                </w:rPrChange>
              </w:rPr>
              <w:t>“AO-CAB” – Espaço Fiscal da Região de Cabinda</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4A37F7A" w14:textId="77777777" w:rsidR="003F3EDE" w:rsidRPr="004866BB" w:rsidRDefault="003F3EDE" w:rsidP="0025185C">
            <w:pPr>
              <w:jc w:val="center"/>
              <w:rPr>
                <w:rFonts w:ascii="Arial" w:eastAsia="Times New Roman" w:hAnsi="Arial" w:cs="Arial"/>
                <w:spacing w:val="-1"/>
                <w:sz w:val="20"/>
                <w:szCs w:val="20"/>
                <w:rPrChange w:id="5817" w:author="Adelino Naquarta Sepalanga Domingos" w:date="2025-03-05T09:17:00Z" w16du:dateUtc="2025-03-05T08:17:00Z">
                  <w:rPr>
                    <w:rFonts w:ascii="Times New Roman" w:eastAsia="Times New Roman" w:hAnsi="Times New Roman"/>
                    <w:spacing w:val="-1"/>
                  </w:rPr>
                </w:rPrChange>
              </w:rPr>
            </w:pPr>
          </w:p>
          <w:p w14:paraId="3F5E6C46" w14:textId="77777777" w:rsidR="003F3EDE" w:rsidRPr="004866BB" w:rsidRDefault="003F3EDE" w:rsidP="0025185C">
            <w:pPr>
              <w:jc w:val="center"/>
              <w:rPr>
                <w:rFonts w:ascii="Arial" w:eastAsia="Times New Roman" w:hAnsi="Arial" w:cs="Arial"/>
                <w:spacing w:val="-1"/>
                <w:sz w:val="20"/>
                <w:szCs w:val="20"/>
                <w:rPrChange w:id="5818" w:author="Adelino Naquarta Sepalanga Domingos" w:date="2025-03-05T09:17:00Z" w16du:dateUtc="2025-03-05T08:17:00Z">
                  <w:rPr>
                    <w:rFonts w:ascii="Times New Roman" w:eastAsia="Times New Roman" w:hAnsi="Times New Roman"/>
                    <w:spacing w:val="-1"/>
                  </w:rPr>
                </w:rPrChange>
              </w:rPr>
            </w:pPr>
          </w:p>
          <w:p w14:paraId="246C8423" w14:textId="77777777" w:rsidR="003F3EDE" w:rsidRPr="004866BB" w:rsidRDefault="003F3EDE" w:rsidP="0025185C">
            <w:pPr>
              <w:jc w:val="center"/>
              <w:rPr>
                <w:rFonts w:ascii="Arial" w:eastAsia="Times New Roman" w:hAnsi="Arial" w:cs="Arial"/>
                <w:spacing w:val="-1"/>
                <w:sz w:val="20"/>
                <w:szCs w:val="20"/>
                <w:rPrChange w:id="5819"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820" w:author="Adelino Naquarta Sepalanga Domingos" w:date="2025-03-05T09:17:00Z" w16du:dateUtc="2025-03-05T08:17:00Z">
                  <w:rPr>
                    <w:rFonts w:ascii="Times New Roman" w:eastAsia="Times New Roman" w:hAnsi="Times New Roman"/>
                    <w:spacing w:val="-1"/>
                  </w:rPr>
                </w:rPrChange>
              </w:rPr>
              <w:t>Texto 6</w:t>
            </w:r>
          </w:p>
        </w:tc>
      </w:tr>
      <w:tr w:rsidR="003F3EDE" w:rsidRPr="004866BB" w14:paraId="15926B86" w14:textId="77777777" w:rsidTr="0025185C">
        <w:trPr>
          <w:trHeight w:val="900"/>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DB99123" w14:textId="77777777" w:rsidR="003F3EDE" w:rsidRPr="004866BB" w:rsidRDefault="003F3EDE" w:rsidP="0025185C">
            <w:pPr>
              <w:jc w:val="center"/>
              <w:rPr>
                <w:rFonts w:ascii="Arial" w:eastAsia="Times New Roman" w:hAnsi="Arial" w:cs="Arial"/>
                <w:spacing w:val="-1"/>
                <w:sz w:val="20"/>
                <w:szCs w:val="20"/>
                <w:rPrChange w:id="5821" w:author="Adelino Naquarta Sepalanga Domingos" w:date="2025-03-05T09:17:00Z" w16du:dateUtc="2025-03-05T08:17:00Z">
                  <w:rPr>
                    <w:rFonts w:ascii="Times New Roman" w:eastAsia="Times New Roman" w:hAnsi="Times New Roman"/>
                    <w:spacing w:val="-1"/>
                  </w:rPr>
                </w:rPrChange>
              </w:rPr>
            </w:pPr>
          </w:p>
          <w:p w14:paraId="6301BB10" w14:textId="77777777" w:rsidR="003F3EDE" w:rsidRPr="004866BB" w:rsidRDefault="003F3EDE" w:rsidP="0025185C">
            <w:pPr>
              <w:jc w:val="center"/>
              <w:rPr>
                <w:rFonts w:ascii="Arial" w:eastAsia="Times New Roman" w:hAnsi="Arial" w:cs="Arial"/>
                <w:spacing w:val="-1"/>
                <w:sz w:val="20"/>
                <w:szCs w:val="20"/>
                <w:rPrChange w:id="5822" w:author="Adelino Naquarta Sepalanga Domingos" w:date="2025-03-05T09:17:00Z" w16du:dateUtc="2025-03-05T08:17:00Z">
                  <w:rPr>
                    <w:rFonts w:ascii="Times New Roman" w:eastAsia="Times New Roman" w:hAnsi="Times New Roman"/>
                    <w:spacing w:val="-1"/>
                  </w:rPr>
                </w:rPrChange>
              </w:rPr>
            </w:pPr>
          </w:p>
          <w:p w14:paraId="54723C5D" w14:textId="77777777" w:rsidR="003F3EDE" w:rsidRPr="004866BB" w:rsidRDefault="003F3EDE" w:rsidP="0025185C">
            <w:pPr>
              <w:jc w:val="center"/>
              <w:rPr>
                <w:rFonts w:ascii="Arial" w:eastAsia="Times New Roman" w:hAnsi="Arial" w:cs="Arial"/>
                <w:spacing w:val="-1"/>
                <w:sz w:val="20"/>
                <w:szCs w:val="20"/>
                <w:rPrChange w:id="5823" w:author="Adelino Naquarta Sepalanga Domingos" w:date="2025-03-05T09:17:00Z" w16du:dateUtc="2025-03-05T08:17:00Z">
                  <w:rPr>
                    <w:rFonts w:ascii="Times New Roman" w:eastAsia="Times New Roman" w:hAnsi="Times New Roman"/>
                    <w:spacing w:val="-1"/>
                  </w:rPr>
                </w:rPrChange>
              </w:rPr>
            </w:pPr>
          </w:p>
          <w:p w14:paraId="3D8296AC" w14:textId="77777777" w:rsidR="003F3EDE" w:rsidRPr="004866BB" w:rsidRDefault="003F3EDE" w:rsidP="0025185C">
            <w:pPr>
              <w:jc w:val="center"/>
              <w:rPr>
                <w:rFonts w:ascii="Arial" w:eastAsia="Times New Roman" w:hAnsi="Arial" w:cs="Arial"/>
                <w:spacing w:val="-1"/>
                <w:sz w:val="20"/>
                <w:szCs w:val="20"/>
                <w:rPrChange w:id="5824" w:author="Adelino Naquarta Sepalanga Domingos" w:date="2025-03-05T09:17:00Z" w16du:dateUtc="2025-03-05T08:17:00Z">
                  <w:rPr>
                    <w:rFonts w:ascii="Times New Roman" w:eastAsia="Times New Roman" w:hAnsi="Times New Roman"/>
                    <w:spacing w:val="-1"/>
                  </w:rPr>
                </w:rPrChange>
              </w:rPr>
            </w:pPr>
          </w:p>
          <w:p w14:paraId="55DB2AFC" w14:textId="77777777" w:rsidR="003F3EDE" w:rsidRPr="004866BB" w:rsidRDefault="003F3EDE" w:rsidP="0025185C">
            <w:pPr>
              <w:jc w:val="center"/>
              <w:rPr>
                <w:rFonts w:ascii="Arial" w:eastAsia="Times New Roman" w:hAnsi="Arial" w:cs="Arial"/>
                <w:spacing w:val="-1"/>
                <w:sz w:val="20"/>
                <w:szCs w:val="20"/>
                <w:rPrChange w:id="582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826" w:author="Adelino Naquarta Sepalanga Domingos" w:date="2025-03-05T09:17:00Z" w16du:dateUtc="2025-03-05T08:17:00Z">
                  <w:rPr>
                    <w:rFonts w:ascii="Times New Roman" w:eastAsia="Times New Roman" w:hAnsi="Times New Roman"/>
                    <w:spacing w:val="-1"/>
                  </w:rPr>
                </w:rPrChange>
              </w:rPr>
              <w:t>4.1.4.19.15.3.</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40CF1F8" w14:textId="77777777" w:rsidR="003F3EDE" w:rsidRPr="004866BB" w:rsidRDefault="003F3EDE" w:rsidP="0025185C">
            <w:pPr>
              <w:jc w:val="center"/>
              <w:rPr>
                <w:rFonts w:ascii="Arial" w:eastAsia="Times New Roman" w:hAnsi="Arial" w:cs="Arial"/>
                <w:spacing w:val="-1"/>
                <w:sz w:val="20"/>
                <w:szCs w:val="20"/>
                <w:rPrChange w:id="5827" w:author="Adelino Naquarta Sepalanga Domingos" w:date="2025-03-05T09:17:00Z" w16du:dateUtc="2025-03-05T08:17:00Z">
                  <w:rPr>
                    <w:rFonts w:ascii="Times New Roman" w:eastAsia="Times New Roman" w:hAnsi="Times New Roman"/>
                    <w:spacing w:val="-1"/>
                  </w:rPr>
                </w:rPrChange>
              </w:rPr>
            </w:pPr>
          </w:p>
          <w:p w14:paraId="0FAB8A91" w14:textId="77777777" w:rsidR="003F3EDE" w:rsidRPr="004866BB" w:rsidRDefault="003F3EDE" w:rsidP="0025185C">
            <w:pPr>
              <w:jc w:val="center"/>
              <w:rPr>
                <w:rFonts w:ascii="Arial" w:eastAsia="Times New Roman" w:hAnsi="Arial" w:cs="Arial"/>
                <w:spacing w:val="-1"/>
                <w:sz w:val="20"/>
                <w:szCs w:val="20"/>
                <w:rPrChange w:id="5828" w:author="Adelino Naquarta Sepalanga Domingos" w:date="2025-03-05T09:17:00Z" w16du:dateUtc="2025-03-05T08:17:00Z">
                  <w:rPr>
                    <w:rFonts w:ascii="Times New Roman" w:eastAsia="Times New Roman" w:hAnsi="Times New Roman"/>
                    <w:spacing w:val="-1"/>
                  </w:rPr>
                </w:rPrChange>
              </w:rPr>
            </w:pPr>
          </w:p>
          <w:p w14:paraId="42EF9D7D" w14:textId="77777777" w:rsidR="003F3EDE" w:rsidRPr="004866BB" w:rsidRDefault="003F3EDE" w:rsidP="0025185C">
            <w:pPr>
              <w:jc w:val="center"/>
              <w:rPr>
                <w:rFonts w:ascii="Arial" w:eastAsia="Times New Roman" w:hAnsi="Arial" w:cs="Arial"/>
                <w:spacing w:val="-1"/>
                <w:sz w:val="20"/>
                <w:szCs w:val="20"/>
                <w:rPrChange w:id="5829" w:author="Adelino Naquarta Sepalanga Domingos" w:date="2025-03-05T09:17:00Z" w16du:dateUtc="2025-03-05T08:17:00Z">
                  <w:rPr>
                    <w:rFonts w:ascii="Times New Roman" w:eastAsia="Times New Roman" w:hAnsi="Times New Roman"/>
                    <w:spacing w:val="-1"/>
                  </w:rPr>
                </w:rPrChange>
              </w:rPr>
            </w:pPr>
          </w:p>
          <w:p w14:paraId="7D79A2D1" w14:textId="77777777" w:rsidR="003F3EDE" w:rsidRPr="004866BB" w:rsidRDefault="003F3EDE" w:rsidP="0025185C">
            <w:pPr>
              <w:jc w:val="center"/>
              <w:rPr>
                <w:rFonts w:ascii="Arial" w:eastAsia="Times New Roman" w:hAnsi="Arial" w:cs="Arial"/>
                <w:spacing w:val="-1"/>
                <w:sz w:val="20"/>
                <w:szCs w:val="20"/>
                <w:rPrChange w:id="5830" w:author="Adelino Naquarta Sepalanga Domingos" w:date="2025-03-05T09:17:00Z" w16du:dateUtc="2025-03-05T08:17:00Z">
                  <w:rPr>
                    <w:rFonts w:ascii="Times New Roman" w:eastAsia="Times New Roman" w:hAnsi="Times New Roman"/>
                    <w:spacing w:val="-1"/>
                  </w:rPr>
                </w:rPrChange>
              </w:rPr>
            </w:pPr>
          </w:p>
          <w:p w14:paraId="3E682709" w14:textId="77777777" w:rsidR="003F3EDE" w:rsidRPr="004866BB" w:rsidRDefault="003F3EDE" w:rsidP="0025185C">
            <w:pPr>
              <w:jc w:val="center"/>
              <w:rPr>
                <w:rFonts w:ascii="Arial" w:eastAsia="Times New Roman" w:hAnsi="Arial" w:cs="Arial"/>
                <w:spacing w:val="-1"/>
                <w:sz w:val="20"/>
                <w:szCs w:val="20"/>
                <w:rPrChange w:id="583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832"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CAE4888" w14:textId="77777777" w:rsidR="003F3EDE" w:rsidRPr="004866BB" w:rsidRDefault="003F3EDE" w:rsidP="0025185C">
            <w:pPr>
              <w:rPr>
                <w:rFonts w:ascii="Arial" w:eastAsia="Times New Roman" w:hAnsi="Arial" w:cs="Arial"/>
                <w:spacing w:val="-1"/>
                <w:sz w:val="20"/>
                <w:szCs w:val="20"/>
                <w:rPrChange w:id="5833" w:author="Adelino Naquarta Sepalanga Domingos" w:date="2025-03-05T09:17:00Z" w16du:dateUtc="2025-03-05T08:17:00Z">
                  <w:rPr>
                    <w:rFonts w:ascii="Times New Roman" w:eastAsia="Times New Roman" w:hAnsi="Times New Roman"/>
                    <w:spacing w:val="-1"/>
                  </w:rPr>
                </w:rPrChange>
              </w:rPr>
            </w:pPr>
          </w:p>
          <w:p w14:paraId="05214F18" w14:textId="77777777" w:rsidR="003F3EDE" w:rsidRPr="004866BB" w:rsidRDefault="003F3EDE" w:rsidP="0025185C">
            <w:pPr>
              <w:rPr>
                <w:rFonts w:ascii="Arial" w:eastAsia="Times New Roman" w:hAnsi="Arial" w:cs="Arial"/>
                <w:spacing w:val="-1"/>
                <w:sz w:val="20"/>
                <w:szCs w:val="20"/>
                <w:rPrChange w:id="5834" w:author="Adelino Naquarta Sepalanga Domingos" w:date="2025-03-05T09:17:00Z" w16du:dateUtc="2025-03-05T08:17:00Z">
                  <w:rPr>
                    <w:rFonts w:ascii="Times New Roman" w:eastAsia="Times New Roman" w:hAnsi="Times New Roman"/>
                    <w:spacing w:val="-1"/>
                  </w:rPr>
                </w:rPrChange>
              </w:rPr>
            </w:pPr>
          </w:p>
          <w:p w14:paraId="69E3FC58" w14:textId="77777777" w:rsidR="003F3EDE" w:rsidRPr="004866BB" w:rsidRDefault="003F3EDE" w:rsidP="0025185C">
            <w:pPr>
              <w:rPr>
                <w:rFonts w:ascii="Arial" w:eastAsia="Times New Roman" w:hAnsi="Arial" w:cs="Arial"/>
                <w:spacing w:val="-1"/>
                <w:sz w:val="20"/>
                <w:szCs w:val="20"/>
                <w:rPrChange w:id="5835" w:author="Adelino Naquarta Sepalanga Domingos" w:date="2025-03-05T09:17:00Z" w16du:dateUtc="2025-03-05T08:17:00Z">
                  <w:rPr>
                    <w:rFonts w:ascii="Times New Roman" w:eastAsia="Times New Roman" w:hAnsi="Times New Roman"/>
                    <w:spacing w:val="-1"/>
                  </w:rPr>
                </w:rPrChange>
              </w:rPr>
            </w:pPr>
          </w:p>
          <w:p w14:paraId="6A54B7BF" w14:textId="77777777" w:rsidR="003F3EDE" w:rsidRPr="004866BB" w:rsidRDefault="003F3EDE" w:rsidP="0025185C">
            <w:pPr>
              <w:rPr>
                <w:rFonts w:ascii="Arial" w:eastAsia="Times New Roman" w:hAnsi="Arial" w:cs="Arial"/>
                <w:spacing w:val="-1"/>
                <w:sz w:val="20"/>
                <w:szCs w:val="20"/>
                <w:rPrChange w:id="5836" w:author="Adelino Naquarta Sepalanga Domingos" w:date="2025-03-05T09:17:00Z" w16du:dateUtc="2025-03-05T08:17:00Z">
                  <w:rPr>
                    <w:rFonts w:ascii="Times New Roman" w:eastAsia="Times New Roman" w:hAnsi="Times New Roman"/>
                    <w:spacing w:val="-1"/>
                  </w:rPr>
                </w:rPrChange>
              </w:rPr>
            </w:pPr>
          </w:p>
          <w:p w14:paraId="4F1A1D49" w14:textId="77777777" w:rsidR="003F3EDE" w:rsidRPr="004866BB" w:rsidRDefault="003F3EDE" w:rsidP="0025185C">
            <w:pPr>
              <w:rPr>
                <w:rFonts w:ascii="Arial" w:eastAsia="Times New Roman" w:hAnsi="Arial" w:cs="Arial"/>
                <w:spacing w:val="-1"/>
                <w:sz w:val="20"/>
                <w:szCs w:val="20"/>
                <w:rPrChange w:id="583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838" w:author="Adelino Naquarta Sepalanga Domingos" w:date="2025-03-05T09:17:00Z" w16du:dateUtc="2025-03-05T08:17:00Z">
                  <w:rPr>
                    <w:rFonts w:ascii="Times New Roman" w:eastAsia="Times New Roman" w:hAnsi="Times New Roman"/>
                    <w:spacing w:val="-1"/>
                  </w:rPr>
                </w:rPrChange>
              </w:rPr>
              <w:t>Código da taxa (TaxCode)</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7E25FDF" w14:textId="77777777" w:rsidR="003F3EDE" w:rsidRPr="004866BB" w:rsidRDefault="003F3EDE" w:rsidP="0025185C">
            <w:pPr>
              <w:rPr>
                <w:rFonts w:ascii="Arial" w:eastAsia="Times New Roman" w:hAnsi="Arial" w:cs="Arial"/>
                <w:spacing w:val="-1"/>
                <w:sz w:val="20"/>
                <w:szCs w:val="20"/>
                <w:rPrChange w:id="5839"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840" w:author="Adelino Naquarta Sepalanga Domingos" w:date="2025-03-05T09:17:00Z" w16du:dateUtc="2025-03-05T08:17:00Z">
                  <w:rPr>
                    <w:rFonts w:ascii="Times New Roman" w:eastAsia="Times New Roman" w:hAnsi="Times New Roman"/>
                    <w:spacing w:val="-1"/>
                  </w:rPr>
                </w:rPrChange>
              </w:rPr>
              <w:t>Código da taxa na tabela de impostos.</w:t>
            </w:r>
          </w:p>
          <w:p w14:paraId="0284CC80" w14:textId="77777777" w:rsidR="003F3EDE" w:rsidRPr="004866BB" w:rsidRDefault="003F3EDE" w:rsidP="0025185C">
            <w:pPr>
              <w:rPr>
                <w:rFonts w:ascii="Arial" w:eastAsia="Times New Roman" w:hAnsi="Arial" w:cs="Arial"/>
                <w:spacing w:val="-1"/>
                <w:sz w:val="20"/>
                <w:szCs w:val="20"/>
                <w:rPrChange w:id="584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842" w:author="Adelino Naquarta Sepalanga Domingos" w:date="2025-03-05T09:17:00Z" w16du:dateUtc="2025-03-05T08:17:00Z">
                  <w:rPr>
                    <w:rFonts w:ascii="Times New Roman" w:eastAsia="Times New Roman" w:hAnsi="Times New Roman"/>
                    <w:spacing w:val="-1"/>
                  </w:rPr>
                </w:rPrChange>
              </w:rPr>
              <w:t>No caso do campo 4.1.4.19.15.1. - Código do tipo de imposto (TaxType)</w:t>
            </w:r>
          </w:p>
          <w:p w14:paraId="3BA5FFD9" w14:textId="77777777" w:rsidR="003F3EDE" w:rsidRPr="004866BB" w:rsidRDefault="003F3EDE" w:rsidP="0025185C">
            <w:pPr>
              <w:spacing w:after="0"/>
              <w:rPr>
                <w:rFonts w:ascii="Arial" w:eastAsia="Times New Roman" w:hAnsi="Arial" w:cs="Arial"/>
                <w:spacing w:val="-1"/>
                <w:sz w:val="20"/>
                <w:szCs w:val="20"/>
                <w:rPrChange w:id="584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844" w:author="Adelino Naquarta Sepalanga Domingos" w:date="2025-03-05T09:17:00Z" w16du:dateUtc="2025-03-05T08:17:00Z">
                  <w:rPr>
                    <w:rFonts w:ascii="Times New Roman" w:eastAsia="Times New Roman" w:hAnsi="Times New Roman"/>
                    <w:spacing w:val="-1"/>
                  </w:rPr>
                </w:rPrChange>
              </w:rPr>
              <w:t>= IVA, deve ser preenchido com:</w:t>
            </w:r>
          </w:p>
          <w:p w14:paraId="6A550E42" w14:textId="77777777" w:rsidR="003F3EDE" w:rsidRPr="004866BB" w:rsidRDefault="003F3EDE" w:rsidP="0025185C">
            <w:pPr>
              <w:spacing w:after="0"/>
              <w:rPr>
                <w:rFonts w:ascii="Arial" w:eastAsia="Times New Roman" w:hAnsi="Arial" w:cs="Arial"/>
                <w:spacing w:val="-1"/>
                <w:sz w:val="20"/>
                <w:szCs w:val="20"/>
                <w:rPrChange w:id="584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846" w:author="Adelino Naquarta Sepalanga Domingos" w:date="2025-03-05T09:17:00Z" w16du:dateUtc="2025-03-05T08:17:00Z">
                  <w:rPr>
                    <w:rFonts w:ascii="Times New Roman" w:eastAsia="Times New Roman" w:hAnsi="Times New Roman"/>
                    <w:spacing w:val="-1"/>
                  </w:rPr>
                </w:rPrChange>
              </w:rPr>
              <w:t xml:space="preserve">“NOR” – Taxa normal; </w:t>
            </w:r>
          </w:p>
          <w:p w14:paraId="5C10F66E" w14:textId="77777777" w:rsidR="003F3EDE" w:rsidRPr="004866BB" w:rsidRDefault="003F3EDE" w:rsidP="0025185C">
            <w:pPr>
              <w:spacing w:after="0"/>
              <w:rPr>
                <w:rFonts w:ascii="Arial" w:eastAsia="Times New Roman" w:hAnsi="Arial" w:cs="Arial"/>
                <w:spacing w:val="-1"/>
                <w:sz w:val="20"/>
                <w:szCs w:val="20"/>
                <w:rPrChange w:id="584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848" w:author="Adelino Naquarta Sepalanga Domingos" w:date="2025-03-05T09:17:00Z" w16du:dateUtc="2025-03-05T08:17:00Z">
                  <w:rPr>
                    <w:rFonts w:ascii="Times New Roman" w:eastAsia="Times New Roman" w:hAnsi="Times New Roman"/>
                    <w:spacing w:val="-1"/>
                  </w:rPr>
                </w:rPrChange>
              </w:rPr>
              <w:t>“ISE” – Isenta;</w:t>
            </w:r>
          </w:p>
          <w:p w14:paraId="11CACEDA" w14:textId="77777777" w:rsidR="003F3EDE" w:rsidRPr="004866BB" w:rsidRDefault="003F3EDE" w:rsidP="0025185C">
            <w:pPr>
              <w:spacing w:after="0"/>
              <w:rPr>
                <w:rFonts w:ascii="Arial" w:eastAsia="Times New Roman" w:hAnsi="Arial" w:cs="Arial"/>
                <w:spacing w:val="-1"/>
                <w:sz w:val="20"/>
                <w:szCs w:val="20"/>
                <w:rPrChange w:id="5849"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850" w:author="Adelino Naquarta Sepalanga Domingos" w:date="2025-03-05T09:17:00Z" w16du:dateUtc="2025-03-05T08:17:00Z">
                  <w:rPr>
                    <w:rFonts w:ascii="Times New Roman" w:eastAsia="Times New Roman" w:hAnsi="Times New Roman"/>
                    <w:spacing w:val="-1"/>
                  </w:rPr>
                </w:rPrChange>
              </w:rPr>
              <w:t>“RED” – Taxa reduzida;</w:t>
            </w:r>
          </w:p>
          <w:p w14:paraId="2C6E4276" w14:textId="77777777" w:rsidR="003F3EDE" w:rsidRPr="004866BB" w:rsidRDefault="003F3EDE" w:rsidP="0025185C">
            <w:pPr>
              <w:spacing w:after="0"/>
              <w:rPr>
                <w:rFonts w:ascii="Arial" w:eastAsia="Times New Roman" w:hAnsi="Arial" w:cs="Arial"/>
                <w:spacing w:val="-1"/>
                <w:sz w:val="20"/>
                <w:szCs w:val="20"/>
                <w:rPrChange w:id="585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852" w:author="Adelino Naquarta Sepalanga Domingos" w:date="2025-03-05T09:17:00Z" w16du:dateUtc="2025-03-05T08:17:00Z">
                  <w:rPr>
                    <w:rFonts w:ascii="Times New Roman" w:eastAsia="Times New Roman" w:hAnsi="Times New Roman"/>
                    <w:spacing w:val="-1"/>
                  </w:rPr>
                </w:rPrChange>
              </w:rPr>
              <w:t>“INT” – Taxa intermédia;</w:t>
            </w:r>
          </w:p>
          <w:p w14:paraId="1CF8645D" w14:textId="77777777" w:rsidR="003F3EDE" w:rsidRPr="004866BB" w:rsidRDefault="003F3EDE" w:rsidP="0025185C">
            <w:pPr>
              <w:spacing w:after="0"/>
              <w:rPr>
                <w:rFonts w:ascii="Arial" w:eastAsia="Times New Roman" w:hAnsi="Arial" w:cs="Arial"/>
                <w:spacing w:val="-1"/>
                <w:sz w:val="20"/>
                <w:szCs w:val="20"/>
                <w:rPrChange w:id="585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854" w:author="Adelino Naquarta Sepalanga Domingos" w:date="2025-03-05T09:17:00Z" w16du:dateUtc="2025-03-05T08:17:00Z">
                  <w:rPr>
                    <w:rFonts w:ascii="Times New Roman" w:eastAsia="Times New Roman" w:hAnsi="Times New Roman"/>
                    <w:spacing w:val="-1"/>
                  </w:rPr>
                </w:rPrChange>
              </w:rPr>
              <w:t>“OUT” – Outros, aplicável para os regimes especiais de IVA.</w:t>
            </w:r>
          </w:p>
          <w:p w14:paraId="002EFFCF" w14:textId="77777777" w:rsidR="003F3EDE" w:rsidRPr="004866BB" w:rsidRDefault="003F3EDE" w:rsidP="0025185C">
            <w:pPr>
              <w:spacing w:after="0"/>
              <w:rPr>
                <w:rFonts w:ascii="Arial" w:eastAsia="Times New Roman" w:hAnsi="Arial" w:cs="Arial"/>
                <w:spacing w:val="-1"/>
                <w:sz w:val="20"/>
                <w:szCs w:val="20"/>
                <w:rPrChange w:id="585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856" w:author="Adelino Naquarta Sepalanga Domingos" w:date="2025-03-05T09:17:00Z" w16du:dateUtc="2025-03-05T08:17:00Z">
                  <w:rPr>
                    <w:rFonts w:ascii="Times New Roman" w:eastAsia="Times New Roman" w:hAnsi="Times New Roman"/>
                    <w:spacing w:val="-1"/>
                  </w:rPr>
                </w:rPrChange>
              </w:rPr>
              <w:t>No caso do campo 4.1.4.19.15.1 - Código do tipo de imposto (TaxType)</w:t>
            </w:r>
          </w:p>
          <w:p w14:paraId="26184845" w14:textId="77777777" w:rsidR="003F3EDE" w:rsidRPr="004866BB" w:rsidRDefault="003F3EDE" w:rsidP="0025185C">
            <w:pPr>
              <w:spacing w:after="0"/>
              <w:rPr>
                <w:rFonts w:ascii="Arial" w:eastAsia="Times New Roman" w:hAnsi="Arial" w:cs="Arial"/>
                <w:spacing w:val="-1"/>
                <w:sz w:val="20"/>
                <w:szCs w:val="20"/>
                <w:rPrChange w:id="585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858" w:author="Adelino Naquarta Sepalanga Domingos" w:date="2025-03-05T09:17:00Z" w16du:dateUtc="2025-03-05T08:17:00Z">
                  <w:rPr>
                    <w:rFonts w:ascii="Times New Roman" w:eastAsia="Times New Roman" w:hAnsi="Times New Roman"/>
                    <w:spacing w:val="-1"/>
                  </w:rPr>
                </w:rPrChange>
              </w:rPr>
              <w:t>= IS, deve ser preenchido com:</w:t>
            </w:r>
          </w:p>
          <w:p w14:paraId="0C994F05" w14:textId="77777777" w:rsidR="003F3EDE" w:rsidRPr="004866BB" w:rsidRDefault="003F3EDE" w:rsidP="0025185C">
            <w:pPr>
              <w:spacing w:after="0"/>
              <w:rPr>
                <w:rFonts w:ascii="Arial" w:eastAsia="Times New Roman" w:hAnsi="Arial" w:cs="Arial"/>
                <w:spacing w:val="-1"/>
                <w:sz w:val="20"/>
                <w:szCs w:val="20"/>
                <w:rPrChange w:id="5859"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860" w:author="Adelino Naquarta Sepalanga Domingos" w:date="2025-03-05T09:17:00Z" w16du:dateUtc="2025-03-05T08:17:00Z">
                  <w:rPr>
                    <w:rFonts w:ascii="Times New Roman" w:eastAsia="Times New Roman" w:hAnsi="Times New Roman"/>
                    <w:spacing w:val="-1"/>
                  </w:rPr>
                </w:rPrChange>
              </w:rPr>
              <w:t>O código da verba respectiva;</w:t>
            </w:r>
          </w:p>
          <w:p w14:paraId="70792D68" w14:textId="77777777" w:rsidR="003F3EDE" w:rsidRPr="004866BB" w:rsidRDefault="003F3EDE" w:rsidP="0025185C">
            <w:pPr>
              <w:spacing w:after="0"/>
              <w:rPr>
                <w:rFonts w:ascii="Arial" w:eastAsia="Times New Roman" w:hAnsi="Arial" w:cs="Arial"/>
                <w:spacing w:val="-1"/>
                <w:sz w:val="20"/>
                <w:szCs w:val="20"/>
                <w:rPrChange w:id="586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862" w:author="Adelino Naquarta Sepalanga Domingos" w:date="2025-03-05T09:17:00Z" w16du:dateUtc="2025-03-05T08:17:00Z">
                  <w:rPr>
                    <w:rFonts w:ascii="Times New Roman" w:eastAsia="Times New Roman" w:hAnsi="Times New Roman"/>
                    <w:spacing w:val="-1"/>
                  </w:rPr>
                </w:rPrChange>
              </w:rPr>
              <w:t>“ISE” – Isenta.</w:t>
            </w:r>
          </w:p>
          <w:p w14:paraId="73CFF0A1" w14:textId="77777777" w:rsidR="003F3EDE" w:rsidRPr="004866BB" w:rsidRDefault="003F3EDE" w:rsidP="0025185C">
            <w:pPr>
              <w:spacing w:after="0"/>
              <w:rPr>
                <w:rFonts w:ascii="Arial" w:eastAsia="Times New Roman" w:hAnsi="Arial" w:cs="Arial"/>
                <w:spacing w:val="-1"/>
                <w:sz w:val="20"/>
                <w:szCs w:val="20"/>
                <w:rPrChange w:id="586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864" w:author="Adelino Naquarta Sepalanga Domingos" w:date="2025-03-05T09:17:00Z" w16du:dateUtc="2025-03-05T08:17:00Z">
                  <w:rPr>
                    <w:rFonts w:ascii="Times New Roman" w:eastAsia="Times New Roman" w:hAnsi="Times New Roman"/>
                    <w:spacing w:val="-1"/>
                  </w:rPr>
                </w:rPrChange>
              </w:rPr>
              <w:t>No caso de não sujeição deve ser preenchido com “NS”.</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B4F4874" w14:textId="77777777" w:rsidR="003F3EDE" w:rsidRPr="004866BB" w:rsidRDefault="003F3EDE" w:rsidP="0025185C">
            <w:pPr>
              <w:jc w:val="center"/>
              <w:rPr>
                <w:rFonts w:ascii="Arial" w:eastAsia="Times New Roman" w:hAnsi="Arial" w:cs="Arial"/>
                <w:spacing w:val="-1"/>
                <w:sz w:val="20"/>
                <w:szCs w:val="20"/>
                <w:rPrChange w:id="5865" w:author="Adelino Naquarta Sepalanga Domingos" w:date="2025-03-05T09:17:00Z" w16du:dateUtc="2025-03-05T08:17:00Z">
                  <w:rPr>
                    <w:rFonts w:ascii="Times New Roman" w:eastAsia="Times New Roman" w:hAnsi="Times New Roman"/>
                    <w:spacing w:val="-1"/>
                  </w:rPr>
                </w:rPrChange>
              </w:rPr>
            </w:pPr>
          </w:p>
          <w:p w14:paraId="7B9B3645" w14:textId="77777777" w:rsidR="003F3EDE" w:rsidRPr="004866BB" w:rsidRDefault="003F3EDE" w:rsidP="0025185C">
            <w:pPr>
              <w:jc w:val="center"/>
              <w:rPr>
                <w:rFonts w:ascii="Arial" w:eastAsia="Times New Roman" w:hAnsi="Arial" w:cs="Arial"/>
                <w:spacing w:val="-1"/>
                <w:sz w:val="20"/>
                <w:szCs w:val="20"/>
                <w:rPrChange w:id="5866" w:author="Adelino Naquarta Sepalanga Domingos" w:date="2025-03-05T09:17:00Z" w16du:dateUtc="2025-03-05T08:17:00Z">
                  <w:rPr>
                    <w:rFonts w:ascii="Times New Roman" w:eastAsia="Times New Roman" w:hAnsi="Times New Roman"/>
                    <w:spacing w:val="-1"/>
                  </w:rPr>
                </w:rPrChange>
              </w:rPr>
            </w:pPr>
          </w:p>
          <w:p w14:paraId="0C7DF4BF" w14:textId="77777777" w:rsidR="003F3EDE" w:rsidRPr="004866BB" w:rsidRDefault="003F3EDE" w:rsidP="0025185C">
            <w:pPr>
              <w:jc w:val="center"/>
              <w:rPr>
                <w:rFonts w:ascii="Arial" w:eastAsia="Times New Roman" w:hAnsi="Arial" w:cs="Arial"/>
                <w:spacing w:val="-1"/>
                <w:sz w:val="20"/>
                <w:szCs w:val="20"/>
                <w:rPrChange w:id="5867" w:author="Adelino Naquarta Sepalanga Domingos" w:date="2025-03-05T09:17:00Z" w16du:dateUtc="2025-03-05T08:17:00Z">
                  <w:rPr>
                    <w:rFonts w:ascii="Times New Roman" w:eastAsia="Times New Roman" w:hAnsi="Times New Roman"/>
                    <w:spacing w:val="-1"/>
                  </w:rPr>
                </w:rPrChange>
              </w:rPr>
            </w:pPr>
          </w:p>
          <w:p w14:paraId="57230AA4" w14:textId="77777777" w:rsidR="003F3EDE" w:rsidRPr="004866BB" w:rsidRDefault="003F3EDE" w:rsidP="0025185C">
            <w:pPr>
              <w:jc w:val="center"/>
              <w:rPr>
                <w:rFonts w:ascii="Arial" w:eastAsia="Times New Roman" w:hAnsi="Arial" w:cs="Arial"/>
                <w:spacing w:val="-1"/>
                <w:sz w:val="20"/>
                <w:szCs w:val="20"/>
                <w:rPrChange w:id="5868" w:author="Adelino Naquarta Sepalanga Domingos" w:date="2025-03-05T09:17:00Z" w16du:dateUtc="2025-03-05T08:17:00Z">
                  <w:rPr>
                    <w:rFonts w:ascii="Times New Roman" w:eastAsia="Times New Roman" w:hAnsi="Times New Roman"/>
                    <w:spacing w:val="-1"/>
                  </w:rPr>
                </w:rPrChange>
              </w:rPr>
            </w:pPr>
          </w:p>
          <w:p w14:paraId="765C2BD0" w14:textId="77777777" w:rsidR="003F3EDE" w:rsidRPr="004866BB" w:rsidRDefault="003F3EDE" w:rsidP="0025185C">
            <w:pPr>
              <w:jc w:val="center"/>
              <w:rPr>
                <w:rFonts w:ascii="Arial" w:eastAsia="Times New Roman" w:hAnsi="Arial" w:cs="Arial"/>
                <w:spacing w:val="-1"/>
                <w:sz w:val="20"/>
                <w:szCs w:val="20"/>
                <w:rPrChange w:id="5869" w:author="Adelino Naquarta Sepalanga Domingos" w:date="2025-03-05T09:17:00Z" w16du:dateUtc="2025-03-05T08:17:00Z">
                  <w:rPr>
                    <w:rFonts w:ascii="Times New Roman" w:eastAsia="Times New Roman" w:hAnsi="Times New Roman"/>
                    <w:spacing w:val="-1"/>
                  </w:rPr>
                </w:rPrChange>
              </w:rPr>
            </w:pPr>
          </w:p>
          <w:p w14:paraId="4909BC87" w14:textId="77777777" w:rsidR="003F3EDE" w:rsidRPr="004866BB" w:rsidRDefault="003F3EDE" w:rsidP="0025185C">
            <w:pPr>
              <w:jc w:val="center"/>
              <w:rPr>
                <w:rFonts w:ascii="Arial" w:eastAsia="Times New Roman" w:hAnsi="Arial" w:cs="Arial"/>
                <w:spacing w:val="-1"/>
                <w:sz w:val="20"/>
                <w:szCs w:val="20"/>
                <w:rPrChange w:id="5870"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871" w:author="Adelino Naquarta Sepalanga Domingos" w:date="2025-03-05T09:17:00Z" w16du:dateUtc="2025-03-05T08:17:00Z">
                  <w:rPr>
                    <w:rFonts w:ascii="Times New Roman" w:eastAsia="Times New Roman" w:hAnsi="Times New Roman"/>
                    <w:spacing w:val="-1"/>
                  </w:rPr>
                </w:rPrChange>
              </w:rPr>
              <w:t>Texto 10</w:t>
            </w:r>
          </w:p>
        </w:tc>
      </w:tr>
      <w:tr w:rsidR="003F3EDE" w:rsidRPr="004866BB" w14:paraId="730969CF" w14:textId="77777777" w:rsidTr="0025185C">
        <w:trPr>
          <w:trHeight w:val="2168"/>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D33BD69" w14:textId="77777777" w:rsidR="003F3EDE" w:rsidRPr="004866BB" w:rsidRDefault="003F3EDE" w:rsidP="0025185C">
            <w:pPr>
              <w:jc w:val="center"/>
              <w:rPr>
                <w:rFonts w:ascii="Arial" w:eastAsia="Times New Roman" w:hAnsi="Arial" w:cs="Arial"/>
                <w:spacing w:val="-1"/>
                <w:sz w:val="20"/>
                <w:szCs w:val="20"/>
                <w:rPrChange w:id="5872" w:author="Adelino Naquarta Sepalanga Domingos" w:date="2025-03-05T09:17:00Z" w16du:dateUtc="2025-03-05T08:17:00Z">
                  <w:rPr>
                    <w:rFonts w:ascii="Times New Roman" w:eastAsia="Times New Roman" w:hAnsi="Times New Roman"/>
                    <w:spacing w:val="-1"/>
                  </w:rPr>
                </w:rPrChange>
              </w:rPr>
            </w:pPr>
          </w:p>
          <w:p w14:paraId="34F634CB" w14:textId="77777777" w:rsidR="003F3EDE" w:rsidRPr="004866BB" w:rsidRDefault="003F3EDE" w:rsidP="0025185C">
            <w:pPr>
              <w:jc w:val="center"/>
              <w:rPr>
                <w:rFonts w:ascii="Arial" w:eastAsia="Times New Roman" w:hAnsi="Arial" w:cs="Arial"/>
                <w:spacing w:val="-1"/>
                <w:sz w:val="20"/>
                <w:szCs w:val="20"/>
                <w:rPrChange w:id="5873" w:author="Adelino Naquarta Sepalanga Domingos" w:date="2025-03-05T09:17:00Z" w16du:dateUtc="2025-03-05T08:17:00Z">
                  <w:rPr>
                    <w:rFonts w:ascii="Times New Roman" w:eastAsia="Times New Roman" w:hAnsi="Times New Roman"/>
                    <w:spacing w:val="-1"/>
                  </w:rPr>
                </w:rPrChange>
              </w:rPr>
            </w:pPr>
          </w:p>
          <w:p w14:paraId="64542CCE" w14:textId="77777777" w:rsidR="003F3EDE" w:rsidRPr="004866BB" w:rsidRDefault="003F3EDE" w:rsidP="0025185C">
            <w:pPr>
              <w:jc w:val="center"/>
              <w:rPr>
                <w:rFonts w:ascii="Arial" w:eastAsia="Times New Roman" w:hAnsi="Arial" w:cs="Arial"/>
                <w:spacing w:val="-1"/>
                <w:sz w:val="20"/>
                <w:szCs w:val="20"/>
                <w:rPrChange w:id="5874" w:author="Adelino Naquarta Sepalanga Domingos" w:date="2025-03-05T09:17:00Z" w16du:dateUtc="2025-03-05T08:17:00Z">
                  <w:rPr>
                    <w:rFonts w:ascii="Times New Roman" w:eastAsia="Times New Roman" w:hAnsi="Times New Roman"/>
                    <w:spacing w:val="-1"/>
                  </w:rPr>
                </w:rPrChange>
              </w:rPr>
            </w:pPr>
          </w:p>
          <w:p w14:paraId="0C47CB9B" w14:textId="77777777" w:rsidR="003F3EDE" w:rsidRPr="004866BB" w:rsidRDefault="003F3EDE" w:rsidP="0025185C">
            <w:pPr>
              <w:jc w:val="center"/>
              <w:rPr>
                <w:rFonts w:ascii="Arial" w:eastAsia="Times New Roman" w:hAnsi="Arial" w:cs="Arial"/>
                <w:spacing w:val="-1"/>
                <w:sz w:val="20"/>
                <w:szCs w:val="20"/>
                <w:rPrChange w:id="587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876" w:author="Adelino Naquarta Sepalanga Domingos" w:date="2025-03-05T09:17:00Z" w16du:dateUtc="2025-03-05T08:17:00Z">
                  <w:rPr>
                    <w:rFonts w:ascii="Times New Roman" w:eastAsia="Times New Roman" w:hAnsi="Times New Roman"/>
                    <w:spacing w:val="-1"/>
                  </w:rPr>
                </w:rPrChange>
              </w:rPr>
              <w:t>4.1.4.19.15.4.</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95ABAF2" w14:textId="77777777" w:rsidR="003F3EDE" w:rsidRPr="004866BB" w:rsidRDefault="003F3EDE" w:rsidP="0025185C">
            <w:pPr>
              <w:jc w:val="center"/>
              <w:rPr>
                <w:rFonts w:ascii="Arial" w:eastAsia="Times New Roman" w:hAnsi="Arial" w:cs="Arial"/>
                <w:spacing w:val="-1"/>
                <w:sz w:val="20"/>
                <w:szCs w:val="20"/>
                <w:rPrChange w:id="5877" w:author="Adelino Naquarta Sepalanga Domingos" w:date="2025-03-05T09:17:00Z" w16du:dateUtc="2025-03-05T08:17:00Z">
                  <w:rPr>
                    <w:rFonts w:ascii="Times New Roman" w:eastAsia="Times New Roman" w:hAnsi="Times New Roman"/>
                    <w:spacing w:val="-1"/>
                  </w:rPr>
                </w:rPrChange>
              </w:rPr>
            </w:pPr>
          </w:p>
          <w:p w14:paraId="68C2B43F" w14:textId="77777777" w:rsidR="003F3EDE" w:rsidRPr="004866BB" w:rsidRDefault="003F3EDE" w:rsidP="0025185C">
            <w:pPr>
              <w:jc w:val="center"/>
              <w:rPr>
                <w:rFonts w:ascii="Arial" w:eastAsia="Times New Roman" w:hAnsi="Arial" w:cs="Arial"/>
                <w:spacing w:val="-1"/>
                <w:sz w:val="20"/>
                <w:szCs w:val="20"/>
                <w:rPrChange w:id="5878" w:author="Adelino Naquarta Sepalanga Domingos" w:date="2025-03-05T09:17:00Z" w16du:dateUtc="2025-03-05T08:17:00Z">
                  <w:rPr>
                    <w:rFonts w:ascii="Times New Roman" w:eastAsia="Times New Roman" w:hAnsi="Times New Roman"/>
                    <w:spacing w:val="-1"/>
                  </w:rPr>
                </w:rPrChange>
              </w:rPr>
            </w:pPr>
          </w:p>
          <w:p w14:paraId="1089C907" w14:textId="77777777" w:rsidR="003F3EDE" w:rsidRPr="004866BB" w:rsidRDefault="003F3EDE" w:rsidP="0025185C">
            <w:pPr>
              <w:jc w:val="center"/>
              <w:rPr>
                <w:rFonts w:ascii="Arial" w:eastAsia="Times New Roman" w:hAnsi="Arial" w:cs="Arial"/>
                <w:spacing w:val="-1"/>
                <w:sz w:val="20"/>
                <w:szCs w:val="20"/>
                <w:rPrChange w:id="5879" w:author="Adelino Naquarta Sepalanga Domingos" w:date="2025-03-05T09:17:00Z" w16du:dateUtc="2025-03-05T08:17:00Z">
                  <w:rPr>
                    <w:rFonts w:ascii="Times New Roman" w:eastAsia="Times New Roman" w:hAnsi="Times New Roman"/>
                    <w:spacing w:val="-1"/>
                  </w:rPr>
                </w:rPrChange>
              </w:rPr>
            </w:pPr>
          </w:p>
          <w:p w14:paraId="10F1D9DA" w14:textId="77777777" w:rsidR="003F3EDE" w:rsidRPr="004866BB" w:rsidRDefault="003F3EDE" w:rsidP="0025185C">
            <w:pPr>
              <w:jc w:val="center"/>
              <w:rPr>
                <w:rFonts w:ascii="Arial" w:eastAsia="Times New Roman" w:hAnsi="Arial" w:cs="Arial"/>
                <w:spacing w:val="-1"/>
                <w:sz w:val="20"/>
                <w:szCs w:val="20"/>
                <w:rPrChange w:id="5880"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881"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93F3E8A" w14:textId="77777777" w:rsidR="003F3EDE" w:rsidRPr="004866BB" w:rsidRDefault="003F3EDE" w:rsidP="0025185C">
            <w:pPr>
              <w:rPr>
                <w:rFonts w:ascii="Arial" w:eastAsia="Times New Roman" w:hAnsi="Arial" w:cs="Arial"/>
                <w:spacing w:val="-1"/>
                <w:sz w:val="20"/>
                <w:szCs w:val="20"/>
                <w:rPrChange w:id="5882" w:author="Adelino Naquarta Sepalanga Domingos" w:date="2025-03-05T09:17:00Z" w16du:dateUtc="2025-03-05T08:17:00Z">
                  <w:rPr>
                    <w:rFonts w:ascii="Times New Roman" w:eastAsia="Times New Roman" w:hAnsi="Times New Roman"/>
                    <w:spacing w:val="-1"/>
                  </w:rPr>
                </w:rPrChange>
              </w:rPr>
            </w:pPr>
          </w:p>
          <w:p w14:paraId="7A4EEC67" w14:textId="77777777" w:rsidR="003F3EDE" w:rsidRPr="004866BB" w:rsidRDefault="003F3EDE" w:rsidP="0025185C">
            <w:pPr>
              <w:rPr>
                <w:rFonts w:ascii="Arial" w:eastAsia="Times New Roman" w:hAnsi="Arial" w:cs="Arial"/>
                <w:spacing w:val="-1"/>
                <w:sz w:val="20"/>
                <w:szCs w:val="20"/>
                <w:rPrChange w:id="5883" w:author="Adelino Naquarta Sepalanga Domingos" w:date="2025-03-05T09:17:00Z" w16du:dateUtc="2025-03-05T08:17:00Z">
                  <w:rPr>
                    <w:rFonts w:ascii="Times New Roman" w:eastAsia="Times New Roman" w:hAnsi="Times New Roman"/>
                    <w:spacing w:val="-1"/>
                  </w:rPr>
                </w:rPrChange>
              </w:rPr>
            </w:pPr>
          </w:p>
          <w:p w14:paraId="40D01511" w14:textId="77777777" w:rsidR="003F3EDE" w:rsidRPr="004866BB" w:rsidRDefault="003F3EDE" w:rsidP="0025185C">
            <w:pPr>
              <w:rPr>
                <w:rFonts w:ascii="Arial" w:eastAsia="Times New Roman" w:hAnsi="Arial" w:cs="Arial"/>
                <w:spacing w:val="-1"/>
                <w:sz w:val="20"/>
                <w:szCs w:val="20"/>
                <w:rPrChange w:id="5884" w:author="Adelino Naquarta Sepalanga Domingos" w:date="2025-03-05T09:17:00Z" w16du:dateUtc="2025-03-05T08:17:00Z">
                  <w:rPr>
                    <w:rFonts w:ascii="Times New Roman" w:eastAsia="Times New Roman" w:hAnsi="Times New Roman"/>
                    <w:spacing w:val="-1"/>
                  </w:rPr>
                </w:rPrChange>
              </w:rPr>
            </w:pPr>
          </w:p>
          <w:p w14:paraId="09C50B84" w14:textId="77777777" w:rsidR="003F3EDE" w:rsidRPr="004866BB" w:rsidRDefault="003F3EDE" w:rsidP="0025185C">
            <w:pPr>
              <w:rPr>
                <w:rFonts w:ascii="Arial" w:eastAsia="Times New Roman" w:hAnsi="Arial" w:cs="Arial"/>
                <w:spacing w:val="-1"/>
                <w:sz w:val="20"/>
                <w:szCs w:val="20"/>
                <w:rPrChange w:id="588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886" w:author="Adelino Naquarta Sepalanga Domingos" w:date="2025-03-05T09:17:00Z" w16du:dateUtc="2025-03-05T08:17:00Z">
                  <w:rPr>
                    <w:rFonts w:ascii="Times New Roman" w:eastAsia="Times New Roman" w:hAnsi="Times New Roman"/>
                    <w:spacing w:val="-1"/>
                  </w:rPr>
                </w:rPrChange>
              </w:rPr>
              <w:t>Percentagem da taxa de imposto (TaxPercentage)</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7576E5D" w14:textId="77777777" w:rsidR="003F3EDE" w:rsidRPr="004866BB" w:rsidRDefault="003F3EDE" w:rsidP="0025185C">
            <w:pPr>
              <w:rPr>
                <w:rFonts w:ascii="Arial" w:eastAsia="Times New Roman" w:hAnsi="Arial" w:cs="Arial"/>
                <w:spacing w:val="-1"/>
                <w:sz w:val="20"/>
                <w:szCs w:val="20"/>
                <w:rPrChange w:id="588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888" w:author="Adelino Naquarta Sepalanga Domingos" w:date="2025-03-05T09:17:00Z" w16du:dateUtc="2025-03-05T08:17:00Z">
                  <w:rPr>
                    <w:rFonts w:ascii="Times New Roman" w:eastAsia="Times New Roman" w:hAnsi="Times New Roman"/>
                    <w:spacing w:val="-1"/>
                  </w:rPr>
                </w:rPrChange>
              </w:rPr>
              <w:t>O preenchimento é obrigatório, no caso de se tratar de uma percentagem de imposto.</w:t>
            </w:r>
          </w:p>
          <w:p w14:paraId="2031D475" w14:textId="77777777" w:rsidR="003F3EDE" w:rsidRPr="004866BB" w:rsidRDefault="003F3EDE" w:rsidP="0025185C">
            <w:pPr>
              <w:rPr>
                <w:rFonts w:ascii="Arial" w:eastAsia="Times New Roman" w:hAnsi="Arial" w:cs="Arial"/>
                <w:spacing w:val="-1"/>
                <w:sz w:val="20"/>
                <w:szCs w:val="20"/>
                <w:rPrChange w:id="5889"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890" w:author="Adelino Naquarta Sepalanga Domingos" w:date="2025-03-05T09:17:00Z" w16du:dateUtc="2025-03-05T08:17:00Z">
                  <w:rPr>
                    <w:rFonts w:ascii="Times New Roman" w:eastAsia="Times New Roman" w:hAnsi="Times New Roman"/>
                    <w:spacing w:val="-1"/>
                  </w:rPr>
                </w:rPrChange>
              </w:rPr>
              <w:t>A percentagem da taxa é correspondente ao imposto aplicável ao campo 4.1.4.19.13. -Valor a débito (DebitAmount) ou ao campo 4.1.4.19.14. - Valor a crédito (CreditAmount).</w:t>
            </w:r>
          </w:p>
          <w:p w14:paraId="32B04AD8" w14:textId="77777777" w:rsidR="003F3EDE" w:rsidRPr="004866BB" w:rsidRDefault="003F3EDE" w:rsidP="0025185C">
            <w:pPr>
              <w:rPr>
                <w:rFonts w:ascii="Arial" w:eastAsia="Times New Roman" w:hAnsi="Arial" w:cs="Arial"/>
                <w:spacing w:val="-1"/>
                <w:sz w:val="20"/>
                <w:szCs w:val="20"/>
                <w:rPrChange w:id="589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892" w:author="Adelino Naquarta Sepalanga Domingos" w:date="2025-03-05T09:17:00Z" w16du:dateUtc="2025-03-05T08:17:00Z">
                  <w:rPr>
                    <w:rFonts w:ascii="Times New Roman" w:eastAsia="Times New Roman" w:hAnsi="Times New Roman"/>
                    <w:spacing w:val="-1"/>
                  </w:rPr>
                </w:rPrChange>
              </w:rPr>
              <w:t>No caso de isenção ou não sujeição a imposto, utilizar este campo com o valor “0” (zero).</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0341F1B" w14:textId="77777777" w:rsidR="003F3EDE" w:rsidRPr="004866BB" w:rsidRDefault="003F3EDE" w:rsidP="0025185C">
            <w:pPr>
              <w:jc w:val="center"/>
              <w:rPr>
                <w:rFonts w:ascii="Arial" w:eastAsia="Times New Roman" w:hAnsi="Arial" w:cs="Arial"/>
                <w:spacing w:val="-1"/>
                <w:sz w:val="20"/>
                <w:szCs w:val="20"/>
                <w:rPrChange w:id="5893" w:author="Adelino Naquarta Sepalanga Domingos" w:date="2025-03-05T09:17:00Z" w16du:dateUtc="2025-03-05T08:17:00Z">
                  <w:rPr>
                    <w:rFonts w:ascii="Times New Roman" w:eastAsia="Times New Roman" w:hAnsi="Times New Roman"/>
                    <w:spacing w:val="-1"/>
                  </w:rPr>
                </w:rPrChange>
              </w:rPr>
            </w:pPr>
          </w:p>
          <w:p w14:paraId="5A9A1218" w14:textId="77777777" w:rsidR="003F3EDE" w:rsidRPr="004866BB" w:rsidRDefault="003F3EDE" w:rsidP="0025185C">
            <w:pPr>
              <w:jc w:val="center"/>
              <w:rPr>
                <w:rFonts w:ascii="Arial" w:eastAsia="Times New Roman" w:hAnsi="Arial" w:cs="Arial"/>
                <w:spacing w:val="-1"/>
                <w:sz w:val="20"/>
                <w:szCs w:val="20"/>
                <w:rPrChange w:id="5894" w:author="Adelino Naquarta Sepalanga Domingos" w:date="2025-03-05T09:17:00Z" w16du:dateUtc="2025-03-05T08:17:00Z">
                  <w:rPr>
                    <w:rFonts w:ascii="Times New Roman" w:eastAsia="Times New Roman" w:hAnsi="Times New Roman"/>
                    <w:spacing w:val="-1"/>
                  </w:rPr>
                </w:rPrChange>
              </w:rPr>
            </w:pPr>
          </w:p>
          <w:p w14:paraId="63B500E7" w14:textId="77777777" w:rsidR="003F3EDE" w:rsidRPr="004866BB" w:rsidRDefault="003F3EDE" w:rsidP="0025185C">
            <w:pPr>
              <w:jc w:val="center"/>
              <w:rPr>
                <w:rFonts w:ascii="Arial" w:eastAsia="Times New Roman" w:hAnsi="Arial" w:cs="Arial"/>
                <w:spacing w:val="-1"/>
                <w:sz w:val="20"/>
                <w:szCs w:val="20"/>
                <w:rPrChange w:id="5895" w:author="Adelino Naquarta Sepalanga Domingos" w:date="2025-03-05T09:17:00Z" w16du:dateUtc="2025-03-05T08:17:00Z">
                  <w:rPr>
                    <w:rFonts w:ascii="Times New Roman" w:eastAsia="Times New Roman" w:hAnsi="Times New Roman"/>
                    <w:spacing w:val="-1"/>
                  </w:rPr>
                </w:rPrChange>
              </w:rPr>
            </w:pPr>
          </w:p>
          <w:p w14:paraId="31F0841F" w14:textId="77777777" w:rsidR="003F3EDE" w:rsidRPr="004866BB" w:rsidRDefault="003F3EDE" w:rsidP="0025185C">
            <w:pPr>
              <w:jc w:val="center"/>
              <w:rPr>
                <w:rFonts w:ascii="Arial" w:eastAsia="Times New Roman" w:hAnsi="Arial" w:cs="Arial"/>
                <w:spacing w:val="-1"/>
                <w:sz w:val="20"/>
                <w:szCs w:val="20"/>
                <w:rPrChange w:id="5896"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897" w:author="Adelino Naquarta Sepalanga Domingos" w:date="2025-03-05T09:17:00Z" w16du:dateUtc="2025-03-05T08:17:00Z">
                  <w:rPr>
                    <w:rFonts w:ascii="Times New Roman" w:eastAsia="Times New Roman" w:hAnsi="Times New Roman"/>
                    <w:spacing w:val="-1"/>
                  </w:rPr>
                </w:rPrChange>
              </w:rPr>
              <w:t>Decimal</w:t>
            </w:r>
          </w:p>
        </w:tc>
      </w:tr>
      <w:tr w:rsidR="003F3EDE" w:rsidRPr="004866BB" w14:paraId="67BFB9DF" w14:textId="77777777" w:rsidTr="0025185C">
        <w:trPr>
          <w:trHeight w:val="20"/>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B2D0E27" w14:textId="77777777" w:rsidR="003F3EDE" w:rsidRPr="004866BB" w:rsidRDefault="003F3EDE" w:rsidP="0025185C">
            <w:pPr>
              <w:jc w:val="center"/>
              <w:rPr>
                <w:rFonts w:ascii="Arial" w:eastAsia="Times New Roman" w:hAnsi="Arial" w:cs="Arial"/>
                <w:spacing w:val="-1"/>
                <w:sz w:val="20"/>
                <w:szCs w:val="20"/>
                <w:rPrChange w:id="5898"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899" w:author="Adelino Naquarta Sepalanga Domingos" w:date="2025-03-05T09:17:00Z" w16du:dateUtc="2025-03-05T08:17:00Z">
                  <w:rPr>
                    <w:rFonts w:ascii="Times New Roman" w:eastAsia="Times New Roman" w:hAnsi="Times New Roman"/>
                    <w:spacing w:val="-1"/>
                  </w:rPr>
                </w:rPrChange>
              </w:rPr>
              <w:t>4.1.4.19.15.5.</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A84D400" w14:textId="77777777" w:rsidR="003F3EDE" w:rsidRPr="004866BB" w:rsidRDefault="003F3EDE" w:rsidP="0025185C">
            <w:pPr>
              <w:jc w:val="center"/>
              <w:rPr>
                <w:rFonts w:ascii="Arial" w:eastAsia="Times New Roman" w:hAnsi="Arial" w:cs="Arial"/>
                <w:spacing w:val="-1"/>
                <w:sz w:val="20"/>
                <w:szCs w:val="20"/>
                <w:rPrChange w:id="5900"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901"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4C5B1B4" w14:textId="77777777" w:rsidR="003F3EDE" w:rsidRPr="004866BB" w:rsidRDefault="003F3EDE" w:rsidP="0025185C">
            <w:pPr>
              <w:rPr>
                <w:rFonts w:ascii="Arial" w:eastAsia="Times New Roman" w:hAnsi="Arial" w:cs="Arial"/>
                <w:spacing w:val="-1"/>
                <w:sz w:val="20"/>
                <w:szCs w:val="20"/>
                <w:rPrChange w:id="5902"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903" w:author="Adelino Naquarta Sepalanga Domingos" w:date="2025-03-05T09:17:00Z" w16du:dateUtc="2025-03-05T08:17:00Z">
                  <w:rPr>
                    <w:rFonts w:ascii="Times New Roman" w:eastAsia="Times New Roman" w:hAnsi="Times New Roman"/>
                    <w:spacing w:val="-1"/>
                  </w:rPr>
                </w:rPrChange>
              </w:rPr>
              <w:t xml:space="preserve">Montante do imposto </w:t>
            </w:r>
          </w:p>
          <w:p w14:paraId="5F3F3EF3" w14:textId="77777777" w:rsidR="003F3EDE" w:rsidRPr="004866BB" w:rsidRDefault="003F3EDE" w:rsidP="0025185C">
            <w:pPr>
              <w:rPr>
                <w:rFonts w:ascii="Arial" w:eastAsia="Times New Roman" w:hAnsi="Arial" w:cs="Arial"/>
                <w:spacing w:val="-1"/>
                <w:sz w:val="20"/>
                <w:szCs w:val="20"/>
                <w:rPrChange w:id="5904"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905" w:author="Adelino Naquarta Sepalanga Domingos" w:date="2025-03-05T09:17:00Z" w16du:dateUtc="2025-03-05T08:17:00Z">
                  <w:rPr>
                    <w:rFonts w:ascii="Times New Roman" w:eastAsia="Times New Roman" w:hAnsi="Times New Roman"/>
                    <w:spacing w:val="-1"/>
                  </w:rPr>
                </w:rPrChange>
              </w:rPr>
              <w:t>(TaxAmount)</w:t>
            </w:r>
          </w:p>
          <w:p w14:paraId="185ED429" w14:textId="77777777" w:rsidR="003F3EDE" w:rsidRPr="004866BB" w:rsidRDefault="003F3EDE" w:rsidP="0025185C">
            <w:pPr>
              <w:rPr>
                <w:rFonts w:ascii="Arial" w:eastAsia="Times New Roman" w:hAnsi="Arial" w:cs="Arial"/>
                <w:spacing w:val="-1"/>
                <w:sz w:val="20"/>
                <w:szCs w:val="20"/>
                <w:rPrChange w:id="5906" w:author="Adelino Naquarta Sepalanga Domingos" w:date="2025-03-05T09:17:00Z" w16du:dateUtc="2025-03-05T08:17:00Z">
                  <w:rPr>
                    <w:rFonts w:ascii="Times New Roman" w:eastAsia="Times New Roman" w:hAnsi="Times New Roman"/>
                    <w:spacing w:val="-1"/>
                  </w:rPr>
                </w:rPrChange>
              </w:rPr>
            </w:pPr>
          </w:p>
          <w:p w14:paraId="08FDE13F" w14:textId="77777777" w:rsidR="003F3EDE" w:rsidRPr="004866BB" w:rsidRDefault="003F3EDE" w:rsidP="0025185C">
            <w:pPr>
              <w:rPr>
                <w:rFonts w:ascii="Arial" w:eastAsia="Times New Roman" w:hAnsi="Arial" w:cs="Arial"/>
                <w:spacing w:val="-1"/>
                <w:sz w:val="20"/>
                <w:szCs w:val="20"/>
                <w:rPrChange w:id="5907" w:author="Adelino Naquarta Sepalanga Domingos" w:date="2025-03-05T09:17:00Z" w16du:dateUtc="2025-03-05T08:17:00Z">
                  <w:rPr>
                    <w:rFonts w:ascii="Times New Roman" w:eastAsia="Times New Roman" w:hAnsi="Times New Roman"/>
                    <w:spacing w:val="-1"/>
                  </w:rPr>
                </w:rPrChange>
              </w:rPr>
            </w:pP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EB6D1C8" w14:textId="77777777" w:rsidR="003F3EDE" w:rsidRPr="004866BB" w:rsidRDefault="003F3EDE" w:rsidP="0025185C">
            <w:pPr>
              <w:rPr>
                <w:rFonts w:ascii="Arial" w:eastAsia="Times New Roman" w:hAnsi="Arial" w:cs="Arial"/>
                <w:spacing w:val="-1"/>
                <w:sz w:val="20"/>
                <w:szCs w:val="20"/>
                <w:rPrChange w:id="5908"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909" w:author="Adelino Naquarta Sepalanga Domingos" w:date="2025-03-05T09:17:00Z" w16du:dateUtc="2025-03-05T08:17:00Z">
                  <w:rPr>
                    <w:rFonts w:ascii="Times New Roman" w:eastAsia="Times New Roman" w:hAnsi="Times New Roman"/>
                    <w:spacing w:val="-1"/>
                  </w:rPr>
                </w:rPrChange>
              </w:rPr>
              <w:t>O preenchimento é obrigatório, no caso de se tratar de uma verba fixa unitária de imposto de selo. Este valor, multiplicado pela quantidade (Quantity) concorre para o valor de imposto a pagar (TaxPayable).</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69A995C" w14:textId="77777777" w:rsidR="003F3EDE" w:rsidRPr="004866BB" w:rsidRDefault="003F3EDE" w:rsidP="0025185C">
            <w:pPr>
              <w:jc w:val="center"/>
              <w:rPr>
                <w:rFonts w:ascii="Arial" w:eastAsia="Times New Roman" w:hAnsi="Arial" w:cs="Arial"/>
                <w:spacing w:val="-1"/>
                <w:sz w:val="20"/>
                <w:szCs w:val="20"/>
                <w:rPrChange w:id="5910" w:author="Adelino Naquarta Sepalanga Domingos" w:date="2025-03-05T09:17:00Z" w16du:dateUtc="2025-03-05T08:17:00Z">
                  <w:rPr>
                    <w:rFonts w:ascii="Times New Roman" w:eastAsia="Times New Roman" w:hAnsi="Times New Roman"/>
                    <w:spacing w:val="-1"/>
                  </w:rPr>
                </w:rPrChange>
              </w:rPr>
            </w:pPr>
          </w:p>
          <w:p w14:paraId="43FA1EA3" w14:textId="77777777" w:rsidR="003F3EDE" w:rsidRPr="004866BB" w:rsidRDefault="003F3EDE" w:rsidP="0025185C">
            <w:pPr>
              <w:jc w:val="center"/>
              <w:rPr>
                <w:rFonts w:ascii="Arial" w:eastAsia="Times New Roman" w:hAnsi="Arial" w:cs="Arial"/>
                <w:spacing w:val="-1"/>
                <w:sz w:val="20"/>
                <w:szCs w:val="20"/>
                <w:rPrChange w:id="5911" w:author="Adelino Naquarta Sepalanga Domingos" w:date="2025-03-05T09:17:00Z" w16du:dateUtc="2025-03-05T08:17:00Z">
                  <w:rPr>
                    <w:rFonts w:ascii="Times New Roman" w:eastAsia="Times New Roman" w:hAnsi="Times New Roman"/>
                    <w:spacing w:val="-1"/>
                  </w:rPr>
                </w:rPrChange>
              </w:rPr>
            </w:pPr>
          </w:p>
          <w:p w14:paraId="6D76203D" w14:textId="77777777" w:rsidR="003F3EDE" w:rsidRPr="004866BB" w:rsidRDefault="003F3EDE" w:rsidP="0025185C">
            <w:pPr>
              <w:jc w:val="center"/>
              <w:rPr>
                <w:rFonts w:ascii="Arial" w:eastAsia="Times New Roman" w:hAnsi="Arial" w:cs="Arial"/>
                <w:spacing w:val="-1"/>
                <w:sz w:val="20"/>
                <w:szCs w:val="20"/>
                <w:rPrChange w:id="5912"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913" w:author="Adelino Naquarta Sepalanga Domingos" w:date="2025-03-05T09:17:00Z" w16du:dateUtc="2025-03-05T08:17:00Z">
                  <w:rPr>
                    <w:rFonts w:ascii="Times New Roman" w:eastAsia="Times New Roman" w:hAnsi="Times New Roman"/>
                    <w:spacing w:val="-1"/>
                  </w:rPr>
                </w:rPrChange>
              </w:rPr>
              <w:t>Monetário</w:t>
            </w:r>
          </w:p>
        </w:tc>
      </w:tr>
      <w:tr w:rsidR="003F3EDE" w:rsidRPr="004866BB" w14:paraId="3AD6CC42" w14:textId="77777777" w:rsidTr="0025185C">
        <w:trPr>
          <w:trHeight w:val="2168"/>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14A87A3" w14:textId="77777777" w:rsidR="003F3EDE" w:rsidRPr="004866BB" w:rsidRDefault="003F3EDE" w:rsidP="0025185C">
            <w:pPr>
              <w:jc w:val="center"/>
              <w:rPr>
                <w:rFonts w:ascii="Arial" w:eastAsia="Times New Roman" w:hAnsi="Arial" w:cs="Arial"/>
                <w:spacing w:val="-1"/>
                <w:sz w:val="20"/>
                <w:szCs w:val="20"/>
                <w:rPrChange w:id="5914" w:author="Adelino Naquarta Sepalanga Domingos" w:date="2025-03-05T09:17:00Z" w16du:dateUtc="2025-03-05T08:17:00Z">
                  <w:rPr>
                    <w:rFonts w:ascii="Times New Roman" w:eastAsia="Times New Roman" w:hAnsi="Times New Roman"/>
                    <w:spacing w:val="-1"/>
                  </w:rPr>
                </w:rPrChange>
              </w:rPr>
            </w:pPr>
          </w:p>
          <w:p w14:paraId="63425A12" w14:textId="77777777" w:rsidR="003F3EDE" w:rsidRPr="004866BB" w:rsidRDefault="003F3EDE" w:rsidP="0025185C">
            <w:pPr>
              <w:jc w:val="center"/>
              <w:rPr>
                <w:rFonts w:ascii="Arial" w:eastAsia="Times New Roman" w:hAnsi="Arial" w:cs="Arial"/>
                <w:spacing w:val="-1"/>
                <w:sz w:val="20"/>
                <w:szCs w:val="20"/>
                <w:rPrChange w:id="5915" w:author="Adelino Naquarta Sepalanga Domingos" w:date="2025-03-05T09:17:00Z" w16du:dateUtc="2025-03-05T08:17:00Z">
                  <w:rPr>
                    <w:rFonts w:ascii="Times New Roman" w:eastAsia="Times New Roman" w:hAnsi="Times New Roman"/>
                    <w:spacing w:val="-1"/>
                  </w:rPr>
                </w:rPrChange>
              </w:rPr>
            </w:pPr>
          </w:p>
          <w:p w14:paraId="038646ED" w14:textId="77777777" w:rsidR="003F3EDE" w:rsidRPr="004866BB" w:rsidRDefault="003F3EDE" w:rsidP="0025185C">
            <w:pPr>
              <w:jc w:val="center"/>
              <w:rPr>
                <w:rFonts w:ascii="Arial" w:eastAsia="Times New Roman" w:hAnsi="Arial" w:cs="Arial"/>
                <w:spacing w:val="-1"/>
                <w:sz w:val="20"/>
                <w:szCs w:val="20"/>
                <w:rPrChange w:id="5916" w:author="Adelino Naquarta Sepalanga Domingos" w:date="2025-03-05T09:17:00Z" w16du:dateUtc="2025-03-05T08:17:00Z">
                  <w:rPr>
                    <w:rFonts w:ascii="Times New Roman" w:eastAsia="Times New Roman" w:hAnsi="Times New Roman"/>
                    <w:spacing w:val="-1"/>
                  </w:rPr>
                </w:rPrChange>
              </w:rPr>
            </w:pPr>
          </w:p>
          <w:p w14:paraId="515B922B" w14:textId="77777777" w:rsidR="003F3EDE" w:rsidRPr="004866BB" w:rsidRDefault="003F3EDE" w:rsidP="0025185C">
            <w:pPr>
              <w:jc w:val="center"/>
              <w:rPr>
                <w:rFonts w:ascii="Arial" w:eastAsia="Times New Roman" w:hAnsi="Arial" w:cs="Arial"/>
                <w:spacing w:val="-1"/>
                <w:sz w:val="20"/>
                <w:szCs w:val="20"/>
                <w:rPrChange w:id="591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918" w:author="Adelino Naquarta Sepalanga Domingos" w:date="2025-03-05T09:17:00Z" w16du:dateUtc="2025-03-05T08:17:00Z">
                  <w:rPr>
                    <w:rFonts w:ascii="Times New Roman" w:eastAsia="Times New Roman" w:hAnsi="Times New Roman"/>
                    <w:spacing w:val="-1"/>
                  </w:rPr>
                </w:rPrChange>
              </w:rPr>
              <w:t>4.1.4.19.16.</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1034B92" w14:textId="77777777" w:rsidR="003F3EDE" w:rsidRPr="004866BB" w:rsidRDefault="003F3EDE" w:rsidP="0025185C">
            <w:pPr>
              <w:jc w:val="center"/>
              <w:rPr>
                <w:rFonts w:ascii="Arial" w:eastAsia="Times New Roman" w:hAnsi="Arial" w:cs="Arial"/>
                <w:spacing w:val="-1"/>
                <w:sz w:val="20"/>
                <w:szCs w:val="20"/>
                <w:rPrChange w:id="5919" w:author="Adelino Naquarta Sepalanga Domingos" w:date="2025-03-05T09:17:00Z" w16du:dateUtc="2025-03-05T08:17:00Z">
                  <w:rPr>
                    <w:rFonts w:ascii="Times New Roman" w:eastAsia="Times New Roman" w:hAnsi="Times New Roman"/>
                    <w:spacing w:val="-1"/>
                  </w:rPr>
                </w:rPrChange>
              </w:rPr>
            </w:pPr>
          </w:p>
          <w:p w14:paraId="3676F29C" w14:textId="77777777" w:rsidR="003F3EDE" w:rsidRPr="004866BB" w:rsidRDefault="003F3EDE" w:rsidP="0025185C">
            <w:pPr>
              <w:jc w:val="center"/>
              <w:rPr>
                <w:rFonts w:ascii="Arial" w:eastAsia="Times New Roman" w:hAnsi="Arial" w:cs="Arial"/>
                <w:spacing w:val="-1"/>
                <w:sz w:val="20"/>
                <w:szCs w:val="20"/>
                <w:rPrChange w:id="5920" w:author="Adelino Naquarta Sepalanga Domingos" w:date="2025-03-05T09:17:00Z" w16du:dateUtc="2025-03-05T08:17:00Z">
                  <w:rPr>
                    <w:rFonts w:ascii="Times New Roman" w:eastAsia="Times New Roman" w:hAnsi="Times New Roman"/>
                    <w:spacing w:val="-1"/>
                  </w:rPr>
                </w:rPrChange>
              </w:rPr>
            </w:pPr>
          </w:p>
          <w:p w14:paraId="0C462AF5" w14:textId="77777777" w:rsidR="003F3EDE" w:rsidRPr="004866BB" w:rsidRDefault="003F3EDE" w:rsidP="0025185C">
            <w:pPr>
              <w:jc w:val="center"/>
              <w:rPr>
                <w:rFonts w:ascii="Arial" w:eastAsia="Times New Roman" w:hAnsi="Arial" w:cs="Arial"/>
                <w:spacing w:val="-1"/>
                <w:sz w:val="20"/>
                <w:szCs w:val="20"/>
                <w:rPrChange w:id="5921" w:author="Adelino Naquarta Sepalanga Domingos" w:date="2025-03-05T09:17:00Z" w16du:dateUtc="2025-03-05T08:17:00Z">
                  <w:rPr>
                    <w:rFonts w:ascii="Times New Roman" w:eastAsia="Times New Roman" w:hAnsi="Times New Roman"/>
                    <w:spacing w:val="-1"/>
                  </w:rPr>
                </w:rPrChange>
              </w:rPr>
            </w:pPr>
          </w:p>
          <w:p w14:paraId="7AEABC23" w14:textId="77777777" w:rsidR="003F3EDE" w:rsidRPr="004866BB" w:rsidRDefault="003F3EDE" w:rsidP="0025185C">
            <w:pPr>
              <w:jc w:val="center"/>
              <w:rPr>
                <w:rFonts w:ascii="Arial" w:eastAsia="Times New Roman" w:hAnsi="Arial" w:cs="Arial"/>
                <w:spacing w:val="-1"/>
                <w:sz w:val="20"/>
                <w:szCs w:val="20"/>
                <w:rPrChange w:id="5922"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923"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A408154" w14:textId="77777777" w:rsidR="003F3EDE" w:rsidRPr="004866BB" w:rsidRDefault="003F3EDE" w:rsidP="0025185C">
            <w:pPr>
              <w:rPr>
                <w:rFonts w:ascii="Arial" w:eastAsia="Times New Roman" w:hAnsi="Arial" w:cs="Arial"/>
                <w:spacing w:val="-1"/>
                <w:sz w:val="20"/>
                <w:szCs w:val="20"/>
                <w:rPrChange w:id="5924" w:author="Adelino Naquarta Sepalanga Domingos" w:date="2025-03-05T09:17:00Z" w16du:dateUtc="2025-03-05T08:17:00Z">
                  <w:rPr>
                    <w:rFonts w:ascii="Times New Roman" w:eastAsia="Times New Roman" w:hAnsi="Times New Roman"/>
                    <w:spacing w:val="-1"/>
                  </w:rPr>
                </w:rPrChange>
              </w:rPr>
            </w:pPr>
          </w:p>
          <w:p w14:paraId="37AE3BAC" w14:textId="77777777" w:rsidR="003F3EDE" w:rsidRPr="004866BB" w:rsidRDefault="003F3EDE" w:rsidP="0025185C">
            <w:pPr>
              <w:rPr>
                <w:rFonts w:ascii="Arial" w:eastAsia="Times New Roman" w:hAnsi="Arial" w:cs="Arial"/>
                <w:spacing w:val="-1"/>
                <w:sz w:val="20"/>
                <w:szCs w:val="20"/>
                <w:rPrChange w:id="5925" w:author="Adelino Naquarta Sepalanga Domingos" w:date="2025-03-05T09:17:00Z" w16du:dateUtc="2025-03-05T08:17:00Z">
                  <w:rPr>
                    <w:rFonts w:ascii="Times New Roman" w:eastAsia="Times New Roman" w:hAnsi="Times New Roman"/>
                    <w:spacing w:val="-1"/>
                  </w:rPr>
                </w:rPrChange>
              </w:rPr>
            </w:pPr>
          </w:p>
          <w:p w14:paraId="32340C41" w14:textId="77777777" w:rsidR="003F3EDE" w:rsidRPr="004866BB" w:rsidRDefault="003F3EDE" w:rsidP="0025185C">
            <w:pPr>
              <w:rPr>
                <w:rFonts w:ascii="Arial" w:eastAsia="Times New Roman" w:hAnsi="Arial" w:cs="Arial"/>
                <w:spacing w:val="-1"/>
                <w:sz w:val="20"/>
                <w:szCs w:val="20"/>
                <w:rPrChange w:id="5926" w:author="Adelino Naquarta Sepalanga Domingos" w:date="2025-03-05T09:17:00Z" w16du:dateUtc="2025-03-05T08:17:00Z">
                  <w:rPr>
                    <w:rFonts w:ascii="Times New Roman" w:eastAsia="Times New Roman" w:hAnsi="Times New Roman"/>
                    <w:spacing w:val="-1"/>
                  </w:rPr>
                </w:rPrChange>
              </w:rPr>
            </w:pPr>
          </w:p>
          <w:p w14:paraId="11C6DA21" w14:textId="77777777" w:rsidR="003F3EDE" w:rsidRPr="004866BB" w:rsidRDefault="003F3EDE" w:rsidP="0025185C">
            <w:pPr>
              <w:rPr>
                <w:rFonts w:ascii="Arial" w:eastAsia="Times New Roman" w:hAnsi="Arial" w:cs="Arial"/>
                <w:spacing w:val="-1"/>
                <w:sz w:val="20"/>
                <w:szCs w:val="20"/>
                <w:rPrChange w:id="592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928" w:author="Adelino Naquarta Sepalanga Domingos" w:date="2025-03-05T09:17:00Z" w16du:dateUtc="2025-03-05T08:17:00Z">
                  <w:rPr>
                    <w:rFonts w:ascii="Times New Roman" w:eastAsia="Times New Roman" w:hAnsi="Times New Roman"/>
                    <w:spacing w:val="-1"/>
                  </w:rPr>
                </w:rPrChange>
              </w:rPr>
              <w:t>Motivo da isenção de imposto (TaxExemptionReason)</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4AAE687" w14:textId="77777777" w:rsidR="003F3EDE" w:rsidRPr="004866BB" w:rsidRDefault="003F3EDE" w:rsidP="0025185C">
            <w:pPr>
              <w:rPr>
                <w:rFonts w:ascii="Arial" w:eastAsia="Times New Roman" w:hAnsi="Arial" w:cs="Arial"/>
                <w:spacing w:val="-1"/>
                <w:sz w:val="20"/>
                <w:szCs w:val="20"/>
                <w:rPrChange w:id="5929"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930" w:author="Adelino Naquarta Sepalanga Domingos" w:date="2025-03-05T09:17:00Z" w16du:dateUtc="2025-03-05T08:17:00Z">
                  <w:rPr>
                    <w:rFonts w:ascii="Times New Roman" w:eastAsia="Times New Roman" w:hAnsi="Times New Roman"/>
                    <w:spacing w:val="-1"/>
                  </w:rPr>
                </w:rPrChange>
              </w:rPr>
              <w:t>O preenchimento é obrigatório, quando os campos 4.1.4.19.15.4 - Percentagem da taxa de imposto (TaxPercentage) ou 4.1.4.19.15.5 - Montante do imposto (TaxAmount) são iguais a zero.</w:t>
            </w:r>
          </w:p>
          <w:p w14:paraId="7B5A87E8" w14:textId="77777777" w:rsidR="003F3EDE" w:rsidRPr="004866BB" w:rsidRDefault="003F3EDE" w:rsidP="0025185C">
            <w:pPr>
              <w:rPr>
                <w:rFonts w:ascii="Arial" w:eastAsia="Times New Roman" w:hAnsi="Arial" w:cs="Arial"/>
                <w:spacing w:val="-1"/>
                <w:sz w:val="20"/>
                <w:szCs w:val="20"/>
                <w:rPrChange w:id="593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932" w:author="Adelino Naquarta Sepalanga Domingos" w:date="2025-03-05T09:17:00Z" w16du:dateUtc="2025-03-05T08:17:00Z">
                  <w:rPr>
                    <w:rFonts w:ascii="Times New Roman" w:eastAsia="Times New Roman" w:hAnsi="Times New Roman"/>
                    <w:spacing w:val="-1"/>
                  </w:rPr>
                </w:rPrChange>
              </w:rPr>
              <w:t>Deve ser referido o preceito legal aplicável.</w:t>
            </w:r>
          </w:p>
          <w:p w14:paraId="5B1CB854" w14:textId="77777777" w:rsidR="003F3EDE" w:rsidRPr="004866BB" w:rsidRDefault="003F3EDE" w:rsidP="0025185C">
            <w:pPr>
              <w:rPr>
                <w:rFonts w:ascii="Arial" w:eastAsia="Times New Roman" w:hAnsi="Arial" w:cs="Arial"/>
                <w:spacing w:val="-1"/>
                <w:sz w:val="20"/>
                <w:szCs w:val="20"/>
                <w:rPrChange w:id="593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934" w:author="Adelino Naquarta Sepalanga Domingos" w:date="2025-03-05T09:17:00Z" w16du:dateUtc="2025-03-05T08:17:00Z">
                  <w:rPr>
                    <w:rFonts w:ascii="Times New Roman" w:eastAsia="Times New Roman" w:hAnsi="Times New Roman"/>
                    <w:spacing w:val="-1"/>
                  </w:rPr>
                </w:rPrChange>
              </w:rPr>
              <w:t xml:space="preserve">Este campo deve ser igualmente preenchido nos casos de não sujeição aos impostos referidos na tabela 2.5. </w:t>
            </w:r>
          </w:p>
          <w:p w14:paraId="77D861D4" w14:textId="77777777" w:rsidR="003F3EDE" w:rsidRPr="004866BB" w:rsidRDefault="003F3EDE" w:rsidP="0025185C">
            <w:pPr>
              <w:rPr>
                <w:rFonts w:ascii="Arial" w:eastAsia="Times New Roman" w:hAnsi="Arial" w:cs="Arial"/>
                <w:spacing w:val="-1"/>
                <w:sz w:val="20"/>
                <w:szCs w:val="20"/>
                <w:rPrChange w:id="593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936" w:author="Adelino Naquarta Sepalanga Domingos" w:date="2025-03-05T09:17:00Z" w16du:dateUtc="2025-03-05T08:17:00Z">
                  <w:rPr>
                    <w:rFonts w:ascii="Times New Roman" w:eastAsia="Times New Roman" w:hAnsi="Times New Roman"/>
                    <w:spacing w:val="-1"/>
                  </w:rPr>
                </w:rPrChange>
              </w:rPr>
              <w:t>– Tabela de impostos (TaxTable).</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32DF0C3" w14:textId="77777777" w:rsidR="003F3EDE" w:rsidRPr="004866BB" w:rsidRDefault="003F3EDE" w:rsidP="0025185C">
            <w:pPr>
              <w:jc w:val="center"/>
              <w:rPr>
                <w:rFonts w:ascii="Arial" w:eastAsia="Times New Roman" w:hAnsi="Arial" w:cs="Arial"/>
                <w:spacing w:val="-1"/>
                <w:sz w:val="20"/>
                <w:szCs w:val="20"/>
                <w:rPrChange w:id="5937" w:author="Adelino Naquarta Sepalanga Domingos" w:date="2025-03-05T09:17:00Z" w16du:dateUtc="2025-03-05T08:17:00Z">
                  <w:rPr>
                    <w:rFonts w:ascii="Times New Roman" w:eastAsia="Times New Roman" w:hAnsi="Times New Roman"/>
                    <w:spacing w:val="-1"/>
                  </w:rPr>
                </w:rPrChange>
              </w:rPr>
            </w:pPr>
          </w:p>
          <w:p w14:paraId="547A2E4C" w14:textId="77777777" w:rsidR="003F3EDE" w:rsidRPr="004866BB" w:rsidRDefault="003F3EDE" w:rsidP="0025185C">
            <w:pPr>
              <w:jc w:val="center"/>
              <w:rPr>
                <w:rFonts w:ascii="Arial" w:eastAsia="Times New Roman" w:hAnsi="Arial" w:cs="Arial"/>
                <w:spacing w:val="-1"/>
                <w:sz w:val="20"/>
                <w:szCs w:val="20"/>
                <w:rPrChange w:id="5938" w:author="Adelino Naquarta Sepalanga Domingos" w:date="2025-03-05T09:17:00Z" w16du:dateUtc="2025-03-05T08:17:00Z">
                  <w:rPr>
                    <w:rFonts w:ascii="Times New Roman" w:eastAsia="Times New Roman" w:hAnsi="Times New Roman"/>
                    <w:spacing w:val="-1"/>
                  </w:rPr>
                </w:rPrChange>
              </w:rPr>
            </w:pPr>
          </w:p>
          <w:p w14:paraId="6E4F020F" w14:textId="77777777" w:rsidR="003F3EDE" w:rsidRPr="004866BB" w:rsidRDefault="003F3EDE" w:rsidP="0025185C">
            <w:pPr>
              <w:jc w:val="center"/>
              <w:rPr>
                <w:rFonts w:ascii="Arial" w:eastAsia="Times New Roman" w:hAnsi="Arial" w:cs="Arial"/>
                <w:spacing w:val="-1"/>
                <w:sz w:val="20"/>
                <w:szCs w:val="20"/>
                <w:rPrChange w:id="5939" w:author="Adelino Naquarta Sepalanga Domingos" w:date="2025-03-05T09:17:00Z" w16du:dateUtc="2025-03-05T08:17:00Z">
                  <w:rPr>
                    <w:rFonts w:ascii="Times New Roman" w:eastAsia="Times New Roman" w:hAnsi="Times New Roman"/>
                    <w:spacing w:val="-1"/>
                  </w:rPr>
                </w:rPrChange>
              </w:rPr>
            </w:pPr>
          </w:p>
          <w:p w14:paraId="680EDB3B" w14:textId="77777777" w:rsidR="003F3EDE" w:rsidRPr="004866BB" w:rsidRDefault="003F3EDE" w:rsidP="0025185C">
            <w:pPr>
              <w:jc w:val="center"/>
              <w:rPr>
                <w:rFonts w:ascii="Arial" w:eastAsia="Times New Roman" w:hAnsi="Arial" w:cs="Arial"/>
                <w:spacing w:val="-1"/>
                <w:sz w:val="20"/>
                <w:szCs w:val="20"/>
                <w:rPrChange w:id="5940" w:author="Adelino Naquarta Sepalanga Domingos" w:date="2025-03-05T09:17:00Z" w16du:dateUtc="2025-03-05T08:17:00Z">
                  <w:rPr>
                    <w:rFonts w:ascii="Times New Roman" w:eastAsia="Times New Roman" w:hAnsi="Times New Roman"/>
                    <w:spacing w:val="-1"/>
                  </w:rPr>
                </w:rPrChange>
              </w:rPr>
            </w:pPr>
          </w:p>
          <w:p w14:paraId="1CFD41EC" w14:textId="77777777" w:rsidR="003F3EDE" w:rsidRPr="004866BB" w:rsidRDefault="003F3EDE" w:rsidP="0025185C">
            <w:pPr>
              <w:jc w:val="center"/>
              <w:rPr>
                <w:rFonts w:ascii="Arial" w:eastAsia="Times New Roman" w:hAnsi="Arial" w:cs="Arial"/>
                <w:spacing w:val="-1"/>
                <w:sz w:val="20"/>
                <w:szCs w:val="20"/>
                <w:rPrChange w:id="594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942" w:author="Adelino Naquarta Sepalanga Domingos" w:date="2025-03-05T09:17:00Z" w16du:dateUtc="2025-03-05T08:17:00Z">
                  <w:rPr>
                    <w:rFonts w:ascii="Times New Roman" w:eastAsia="Times New Roman" w:hAnsi="Times New Roman"/>
                    <w:spacing w:val="-1"/>
                  </w:rPr>
                </w:rPrChange>
              </w:rPr>
              <w:t>Texto 60</w:t>
            </w:r>
          </w:p>
        </w:tc>
      </w:tr>
      <w:tr w:rsidR="003F3EDE" w:rsidRPr="004866BB" w14:paraId="23CE62BA" w14:textId="77777777" w:rsidTr="0025185C">
        <w:trPr>
          <w:trHeight w:val="2168"/>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D66CB6E" w14:textId="77777777" w:rsidR="003F3EDE" w:rsidRPr="004866BB" w:rsidRDefault="003F3EDE" w:rsidP="0025185C">
            <w:pPr>
              <w:jc w:val="center"/>
              <w:rPr>
                <w:rFonts w:ascii="Arial" w:eastAsia="Times New Roman" w:hAnsi="Arial" w:cs="Arial"/>
                <w:spacing w:val="-1"/>
                <w:sz w:val="20"/>
                <w:szCs w:val="20"/>
                <w:rPrChange w:id="5943" w:author="Adelino Naquarta Sepalanga Domingos" w:date="2025-03-05T09:17:00Z" w16du:dateUtc="2025-03-05T08:17:00Z">
                  <w:rPr>
                    <w:rFonts w:ascii="Times New Roman" w:eastAsia="Times New Roman" w:hAnsi="Times New Roman"/>
                    <w:spacing w:val="-1"/>
                  </w:rPr>
                </w:rPrChange>
              </w:rPr>
            </w:pPr>
          </w:p>
          <w:p w14:paraId="4B97116E" w14:textId="77777777" w:rsidR="003F3EDE" w:rsidRPr="004866BB" w:rsidRDefault="003F3EDE" w:rsidP="0025185C">
            <w:pPr>
              <w:jc w:val="center"/>
              <w:rPr>
                <w:rFonts w:ascii="Arial" w:eastAsia="Times New Roman" w:hAnsi="Arial" w:cs="Arial"/>
                <w:spacing w:val="-1"/>
                <w:sz w:val="20"/>
                <w:szCs w:val="20"/>
                <w:rPrChange w:id="5944" w:author="Adelino Naquarta Sepalanga Domingos" w:date="2025-03-05T09:17:00Z" w16du:dateUtc="2025-03-05T08:17:00Z">
                  <w:rPr>
                    <w:rFonts w:ascii="Times New Roman" w:eastAsia="Times New Roman" w:hAnsi="Times New Roman"/>
                    <w:spacing w:val="-1"/>
                  </w:rPr>
                </w:rPrChange>
              </w:rPr>
            </w:pPr>
          </w:p>
          <w:p w14:paraId="7D8473F6" w14:textId="77777777" w:rsidR="003F3EDE" w:rsidRPr="004866BB" w:rsidRDefault="003F3EDE" w:rsidP="0025185C">
            <w:pPr>
              <w:jc w:val="center"/>
              <w:rPr>
                <w:rFonts w:ascii="Arial" w:eastAsia="Times New Roman" w:hAnsi="Arial" w:cs="Arial"/>
                <w:spacing w:val="-1"/>
                <w:sz w:val="20"/>
                <w:szCs w:val="20"/>
                <w:rPrChange w:id="5945" w:author="Adelino Naquarta Sepalanga Domingos" w:date="2025-03-05T09:17:00Z" w16du:dateUtc="2025-03-05T08:17:00Z">
                  <w:rPr>
                    <w:rFonts w:ascii="Times New Roman" w:eastAsia="Times New Roman" w:hAnsi="Times New Roman"/>
                    <w:spacing w:val="-1"/>
                  </w:rPr>
                </w:rPrChange>
              </w:rPr>
            </w:pPr>
          </w:p>
          <w:p w14:paraId="5D619DC0" w14:textId="77777777" w:rsidR="003F3EDE" w:rsidRPr="004866BB" w:rsidRDefault="003F3EDE" w:rsidP="0025185C">
            <w:pPr>
              <w:jc w:val="center"/>
              <w:rPr>
                <w:rFonts w:ascii="Arial" w:eastAsia="Times New Roman" w:hAnsi="Arial" w:cs="Arial"/>
                <w:spacing w:val="-1"/>
                <w:sz w:val="20"/>
                <w:szCs w:val="20"/>
                <w:rPrChange w:id="5946"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947" w:author="Adelino Naquarta Sepalanga Domingos" w:date="2025-03-05T09:17:00Z" w16du:dateUtc="2025-03-05T08:17:00Z">
                  <w:rPr>
                    <w:rFonts w:ascii="Times New Roman" w:eastAsia="Times New Roman" w:hAnsi="Times New Roman"/>
                    <w:spacing w:val="-1"/>
                  </w:rPr>
                </w:rPrChange>
              </w:rPr>
              <w:t>4.1.4.19.17.</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4EDB27C" w14:textId="77777777" w:rsidR="003F3EDE" w:rsidRPr="004866BB" w:rsidRDefault="003F3EDE" w:rsidP="0025185C">
            <w:pPr>
              <w:jc w:val="center"/>
              <w:rPr>
                <w:rFonts w:ascii="Arial" w:eastAsia="Times New Roman" w:hAnsi="Arial" w:cs="Arial"/>
                <w:spacing w:val="-1"/>
                <w:sz w:val="20"/>
                <w:szCs w:val="20"/>
                <w:rPrChange w:id="5948" w:author="Adelino Naquarta Sepalanga Domingos" w:date="2025-03-05T09:17:00Z" w16du:dateUtc="2025-03-05T08:17:00Z">
                  <w:rPr>
                    <w:rFonts w:ascii="Times New Roman" w:eastAsia="Times New Roman" w:hAnsi="Times New Roman"/>
                    <w:spacing w:val="-1"/>
                  </w:rPr>
                </w:rPrChange>
              </w:rPr>
            </w:pPr>
          </w:p>
          <w:p w14:paraId="2DE4E975" w14:textId="77777777" w:rsidR="003F3EDE" w:rsidRPr="004866BB" w:rsidRDefault="003F3EDE" w:rsidP="0025185C">
            <w:pPr>
              <w:jc w:val="center"/>
              <w:rPr>
                <w:rFonts w:ascii="Arial" w:eastAsia="Times New Roman" w:hAnsi="Arial" w:cs="Arial"/>
                <w:spacing w:val="-1"/>
                <w:sz w:val="20"/>
                <w:szCs w:val="20"/>
                <w:rPrChange w:id="5949" w:author="Adelino Naquarta Sepalanga Domingos" w:date="2025-03-05T09:17:00Z" w16du:dateUtc="2025-03-05T08:17:00Z">
                  <w:rPr>
                    <w:rFonts w:ascii="Times New Roman" w:eastAsia="Times New Roman" w:hAnsi="Times New Roman"/>
                    <w:spacing w:val="-1"/>
                  </w:rPr>
                </w:rPrChange>
              </w:rPr>
            </w:pPr>
          </w:p>
          <w:p w14:paraId="41DD0000" w14:textId="77777777" w:rsidR="003F3EDE" w:rsidRPr="004866BB" w:rsidRDefault="003F3EDE" w:rsidP="0025185C">
            <w:pPr>
              <w:jc w:val="center"/>
              <w:rPr>
                <w:rFonts w:ascii="Arial" w:eastAsia="Times New Roman" w:hAnsi="Arial" w:cs="Arial"/>
                <w:spacing w:val="-1"/>
                <w:sz w:val="20"/>
                <w:szCs w:val="20"/>
                <w:rPrChange w:id="5950" w:author="Adelino Naquarta Sepalanga Domingos" w:date="2025-03-05T09:17:00Z" w16du:dateUtc="2025-03-05T08:17:00Z">
                  <w:rPr>
                    <w:rFonts w:ascii="Times New Roman" w:eastAsia="Times New Roman" w:hAnsi="Times New Roman"/>
                    <w:spacing w:val="-1"/>
                  </w:rPr>
                </w:rPrChange>
              </w:rPr>
            </w:pPr>
          </w:p>
          <w:p w14:paraId="5655D950" w14:textId="77777777" w:rsidR="003F3EDE" w:rsidRPr="004866BB" w:rsidRDefault="003F3EDE" w:rsidP="0025185C">
            <w:pPr>
              <w:jc w:val="center"/>
              <w:rPr>
                <w:rFonts w:ascii="Arial" w:eastAsia="Times New Roman" w:hAnsi="Arial" w:cs="Arial"/>
                <w:spacing w:val="-1"/>
                <w:sz w:val="20"/>
                <w:szCs w:val="20"/>
                <w:rPrChange w:id="595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952"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67EBFAF" w14:textId="77777777" w:rsidR="003F3EDE" w:rsidRPr="004866BB" w:rsidRDefault="003F3EDE" w:rsidP="0025185C">
            <w:pPr>
              <w:rPr>
                <w:rFonts w:ascii="Arial" w:eastAsia="Times New Roman" w:hAnsi="Arial" w:cs="Arial"/>
                <w:spacing w:val="-1"/>
                <w:sz w:val="20"/>
                <w:szCs w:val="20"/>
                <w:rPrChange w:id="5953" w:author="Adelino Naquarta Sepalanga Domingos" w:date="2025-03-05T09:17:00Z" w16du:dateUtc="2025-03-05T08:17:00Z">
                  <w:rPr>
                    <w:rFonts w:ascii="Times New Roman" w:eastAsia="Times New Roman" w:hAnsi="Times New Roman"/>
                    <w:spacing w:val="-1"/>
                  </w:rPr>
                </w:rPrChange>
              </w:rPr>
            </w:pPr>
          </w:p>
          <w:p w14:paraId="378C6C73" w14:textId="77777777" w:rsidR="003F3EDE" w:rsidRPr="004866BB" w:rsidRDefault="003F3EDE" w:rsidP="0025185C">
            <w:pPr>
              <w:rPr>
                <w:rFonts w:ascii="Arial" w:eastAsia="Times New Roman" w:hAnsi="Arial" w:cs="Arial"/>
                <w:spacing w:val="-1"/>
                <w:sz w:val="20"/>
                <w:szCs w:val="20"/>
                <w:rPrChange w:id="5954" w:author="Adelino Naquarta Sepalanga Domingos" w:date="2025-03-05T09:17:00Z" w16du:dateUtc="2025-03-05T08:17:00Z">
                  <w:rPr>
                    <w:rFonts w:ascii="Times New Roman" w:eastAsia="Times New Roman" w:hAnsi="Times New Roman"/>
                    <w:spacing w:val="-1"/>
                  </w:rPr>
                </w:rPrChange>
              </w:rPr>
            </w:pPr>
          </w:p>
          <w:p w14:paraId="21294362" w14:textId="77777777" w:rsidR="003F3EDE" w:rsidRPr="004866BB" w:rsidRDefault="003F3EDE" w:rsidP="0025185C">
            <w:pPr>
              <w:rPr>
                <w:rFonts w:ascii="Arial" w:eastAsia="Times New Roman" w:hAnsi="Arial" w:cs="Arial"/>
                <w:spacing w:val="-1"/>
                <w:sz w:val="20"/>
                <w:szCs w:val="20"/>
                <w:rPrChange w:id="5955" w:author="Adelino Naquarta Sepalanga Domingos" w:date="2025-03-05T09:17:00Z" w16du:dateUtc="2025-03-05T08:17:00Z">
                  <w:rPr>
                    <w:rFonts w:ascii="Times New Roman" w:eastAsia="Times New Roman" w:hAnsi="Times New Roman"/>
                    <w:spacing w:val="-1"/>
                  </w:rPr>
                </w:rPrChange>
              </w:rPr>
            </w:pPr>
          </w:p>
          <w:p w14:paraId="470AC4A4" w14:textId="77777777" w:rsidR="003F3EDE" w:rsidRPr="004866BB" w:rsidRDefault="003F3EDE" w:rsidP="0025185C">
            <w:pPr>
              <w:rPr>
                <w:rFonts w:ascii="Arial" w:eastAsia="Times New Roman" w:hAnsi="Arial" w:cs="Arial"/>
                <w:spacing w:val="-1"/>
                <w:sz w:val="20"/>
                <w:szCs w:val="20"/>
                <w:rPrChange w:id="5956"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957" w:author="Adelino Naquarta Sepalanga Domingos" w:date="2025-03-05T09:17:00Z" w16du:dateUtc="2025-03-05T08:17:00Z">
                  <w:rPr>
                    <w:rFonts w:ascii="Times New Roman" w:eastAsia="Times New Roman" w:hAnsi="Times New Roman"/>
                    <w:spacing w:val="-1"/>
                  </w:rPr>
                </w:rPrChange>
              </w:rPr>
              <w:t>Código do motivo de isenção de imposto (TaxExemptionCode)</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326B0B5" w14:textId="77777777" w:rsidR="003F3EDE" w:rsidRPr="004866BB" w:rsidRDefault="003F3EDE" w:rsidP="0025185C">
            <w:pPr>
              <w:rPr>
                <w:rFonts w:ascii="Arial" w:eastAsia="Times New Roman" w:hAnsi="Arial" w:cs="Arial"/>
                <w:spacing w:val="-1"/>
                <w:sz w:val="20"/>
                <w:szCs w:val="20"/>
                <w:rPrChange w:id="5958"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959" w:author="Adelino Naquarta Sepalanga Domingos" w:date="2025-03-05T09:17:00Z" w16du:dateUtc="2025-03-05T08:17:00Z">
                  <w:rPr>
                    <w:rFonts w:ascii="Times New Roman" w:eastAsia="Times New Roman" w:hAnsi="Times New Roman"/>
                    <w:spacing w:val="-1"/>
                  </w:rPr>
                </w:rPrChange>
              </w:rPr>
              <w:t>O preenchimento é obrigatório, quando os campos 4.1.4.19.15.4 - Percentagem da taxa de imposto (TaxPercentage) ou 4.1.4.19.15.5 - Montante do imposto (TaxAmount) são iguais a zero.</w:t>
            </w:r>
          </w:p>
          <w:p w14:paraId="7E55BD28" w14:textId="77777777" w:rsidR="003F3EDE" w:rsidRPr="004866BB" w:rsidRDefault="003F3EDE" w:rsidP="0025185C">
            <w:pPr>
              <w:rPr>
                <w:rFonts w:ascii="Arial" w:eastAsia="Times New Roman" w:hAnsi="Arial" w:cs="Arial"/>
                <w:spacing w:val="-1"/>
                <w:sz w:val="20"/>
                <w:szCs w:val="20"/>
                <w:rPrChange w:id="5960"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961" w:author="Adelino Naquarta Sepalanga Domingos" w:date="2025-03-05T09:17:00Z" w16du:dateUtc="2025-03-05T08:17:00Z">
                  <w:rPr>
                    <w:rFonts w:ascii="Times New Roman" w:eastAsia="Times New Roman" w:hAnsi="Times New Roman"/>
                    <w:spacing w:val="-1"/>
                  </w:rPr>
                </w:rPrChange>
              </w:rPr>
              <w:t>Este campo deve ser igualmente preenchido nos casos de não sujeição aos impostos referidos na tabela 2.5. – Tabela de impostos (TaxTable).</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A46AA95" w14:textId="77777777" w:rsidR="003F3EDE" w:rsidRPr="004866BB" w:rsidRDefault="003F3EDE" w:rsidP="0025185C">
            <w:pPr>
              <w:jc w:val="center"/>
              <w:rPr>
                <w:rFonts w:ascii="Arial" w:eastAsia="Times New Roman" w:hAnsi="Arial" w:cs="Arial"/>
                <w:spacing w:val="-1"/>
                <w:sz w:val="20"/>
                <w:szCs w:val="20"/>
                <w:rPrChange w:id="5962" w:author="Adelino Naquarta Sepalanga Domingos" w:date="2025-03-05T09:17:00Z" w16du:dateUtc="2025-03-05T08:17:00Z">
                  <w:rPr>
                    <w:rFonts w:ascii="Times New Roman" w:eastAsia="Times New Roman" w:hAnsi="Times New Roman"/>
                    <w:spacing w:val="-1"/>
                  </w:rPr>
                </w:rPrChange>
              </w:rPr>
            </w:pPr>
          </w:p>
          <w:p w14:paraId="440AFB0F" w14:textId="77777777" w:rsidR="003F3EDE" w:rsidRPr="004866BB" w:rsidRDefault="003F3EDE" w:rsidP="0025185C">
            <w:pPr>
              <w:jc w:val="center"/>
              <w:rPr>
                <w:rFonts w:ascii="Arial" w:eastAsia="Times New Roman" w:hAnsi="Arial" w:cs="Arial"/>
                <w:spacing w:val="-1"/>
                <w:sz w:val="20"/>
                <w:szCs w:val="20"/>
                <w:rPrChange w:id="5963" w:author="Adelino Naquarta Sepalanga Domingos" w:date="2025-03-05T09:17:00Z" w16du:dateUtc="2025-03-05T08:17:00Z">
                  <w:rPr>
                    <w:rFonts w:ascii="Times New Roman" w:eastAsia="Times New Roman" w:hAnsi="Times New Roman"/>
                    <w:spacing w:val="-1"/>
                  </w:rPr>
                </w:rPrChange>
              </w:rPr>
            </w:pPr>
          </w:p>
          <w:p w14:paraId="744E3B9F" w14:textId="77777777" w:rsidR="003F3EDE" w:rsidRPr="004866BB" w:rsidRDefault="003F3EDE" w:rsidP="0025185C">
            <w:pPr>
              <w:jc w:val="center"/>
              <w:rPr>
                <w:rFonts w:ascii="Arial" w:eastAsia="Times New Roman" w:hAnsi="Arial" w:cs="Arial"/>
                <w:spacing w:val="-1"/>
                <w:sz w:val="20"/>
                <w:szCs w:val="20"/>
                <w:rPrChange w:id="5964" w:author="Adelino Naquarta Sepalanga Domingos" w:date="2025-03-05T09:17:00Z" w16du:dateUtc="2025-03-05T08:17:00Z">
                  <w:rPr>
                    <w:rFonts w:ascii="Times New Roman" w:eastAsia="Times New Roman" w:hAnsi="Times New Roman"/>
                    <w:spacing w:val="-1"/>
                  </w:rPr>
                </w:rPrChange>
              </w:rPr>
            </w:pPr>
          </w:p>
          <w:p w14:paraId="78524668" w14:textId="77777777" w:rsidR="003F3EDE" w:rsidRPr="004866BB" w:rsidRDefault="003F3EDE" w:rsidP="0025185C">
            <w:pPr>
              <w:jc w:val="center"/>
              <w:rPr>
                <w:rFonts w:ascii="Arial" w:eastAsia="Times New Roman" w:hAnsi="Arial" w:cs="Arial"/>
                <w:spacing w:val="-1"/>
                <w:sz w:val="20"/>
                <w:szCs w:val="20"/>
                <w:rPrChange w:id="5965" w:author="Adelino Naquarta Sepalanga Domingos" w:date="2025-03-05T09:17:00Z" w16du:dateUtc="2025-03-05T08:17:00Z">
                  <w:rPr>
                    <w:rFonts w:ascii="Times New Roman" w:eastAsia="Times New Roman" w:hAnsi="Times New Roman"/>
                    <w:spacing w:val="-1"/>
                  </w:rPr>
                </w:rPrChange>
              </w:rPr>
            </w:pPr>
          </w:p>
          <w:p w14:paraId="07640988" w14:textId="77777777" w:rsidR="003F3EDE" w:rsidRPr="004866BB" w:rsidRDefault="003F3EDE" w:rsidP="0025185C">
            <w:pPr>
              <w:jc w:val="center"/>
              <w:rPr>
                <w:rFonts w:ascii="Arial" w:eastAsia="Times New Roman" w:hAnsi="Arial" w:cs="Arial"/>
                <w:spacing w:val="-1"/>
                <w:sz w:val="20"/>
                <w:szCs w:val="20"/>
                <w:rPrChange w:id="5966"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967" w:author="Adelino Naquarta Sepalanga Domingos" w:date="2025-03-05T09:17:00Z" w16du:dateUtc="2025-03-05T08:17:00Z">
                  <w:rPr>
                    <w:rFonts w:ascii="Times New Roman" w:eastAsia="Times New Roman" w:hAnsi="Times New Roman"/>
                    <w:spacing w:val="-1"/>
                  </w:rPr>
                </w:rPrChange>
              </w:rPr>
              <w:t>Texto 3</w:t>
            </w:r>
          </w:p>
        </w:tc>
      </w:tr>
      <w:tr w:rsidR="003F3EDE" w:rsidRPr="004866BB" w14:paraId="796211F5" w14:textId="77777777" w:rsidTr="0025185C">
        <w:trPr>
          <w:trHeight w:val="2168"/>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FAE3583" w14:textId="77777777" w:rsidR="003F3EDE" w:rsidRPr="004866BB" w:rsidRDefault="003F3EDE" w:rsidP="0025185C">
            <w:pPr>
              <w:jc w:val="center"/>
              <w:rPr>
                <w:rFonts w:ascii="Arial" w:eastAsia="Times New Roman" w:hAnsi="Arial" w:cs="Arial"/>
                <w:spacing w:val="-1"/>
                <w:sz w:val="20"/>
                <w:szCs w:val="20"/>
                <w:rPrChange w:id="5968" w:author="Adelino Naquarta Sepalanga Domingos" w:date="2025-03-05T09:17:00Z" w16du:dateUtc="2025-03-05T08:17:00Z">
                  <w:rPr>
                    <w:rFonts w:ascii="Times New Roman" w:eastAsia="Times New Roman" w:hAnsi="Times New Roman"/>
                    <w:spacing w:val="-1"/>
                  </w:rPr>
                </w:rPrChange>
              </w:rPr>
            </w:pPr>
          </w:p>
          <w:p w14:paraId="1947C86C" w14:textId="77777777" w:rsidR="003F3EDE" w:rsidRPr="004866BB" w:rsidRDefault="003F3EDE" w:rsidP="0025185C">
            <w:pPr>
              <w:jc w:val="center"/>
              <w:rPr>
                <w:rFonts w:ascii="Arial" w:eastAsia="Times New Roman" w:hAnsi="Arial" w:cs="Arial"/>
                <w:spacing w:val="-1"/>
                <w:sz w:val="20"/>
                <w:szCs w:val="20"/>
                <w:rPrChange w:id="5969" w:author="Adelino Naquarta Sepalanga Domingos" w:date="2025-03-05T09:17:00Z" w16du:dateUtc="2025-03-05T08:17:00Z">
                  <w:rPr>
                    <w:rFonts w:ascii="Times New Roman" w:eastAsia="Times New Roman" w:hAnsi="Times New Roman"/>
                    <w:spacing w:val="-1"/>
                  </w:rPr>
                </w:rPrChange>
              </w:rPr>
            </w:pPr>
          </w:p>
          <w:p w14:paraId="71E084F0" w14:textId="77777777" w:rsidR="003F3EDE" w:rsidRPr="004866BB" w:rsidRDefault="003F3EDE" w:rsidP="0025185C">
            <w:pPr>
              <w:jc w:val="center"/>
              <w:rPr>
                <w:rFonts w:ascii="Arial" w:eastAsia="Times New Roman" w:hAnsi="Arial" w:cs="Arial"/>
                <w:spacing w:val="-1"/>
                <w:sz w:val="20"/>
                <w:szCs w:val="20"/>
                <w:rPrChange w:id="5970"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971" w:author="Adelino Naquarta Sepalanga Domingos" w:date="2025-03-05T09:17:00Z" w16du:dateUtc="2025-03-05T08:17:00Z">
                  <w:rPr>
                    <w:rFonts w:ascii="Times New Roman" w:eastAsia="Times New Roman" w:hAnsi="Times New Roman"/>
                    <w:spacing w:val="-1"/>
                  </w:rPr>
                </w:rPrChange>
              </w:rPr>
              <w:t>4.1.4.19.18.</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D58E3BF" w14:textId="77777777" w:rsidR="003F3EDE" w:rsidRPr="004866BB" w:rsidRDefault="003F3EDE" w:rsidP="0025185C">
            <w:pPr>
              <w:jc w:val="center"/>
              <w:rPr>
                <w:rFonts w:ascii="Arial" w:eastAsia="Times New Roman" w:hAnsi="Arial" w:cs="Arial"/>
                <w:spacing w:val="-1"/>
                <w:sz w:val="20"/>
                <w:szCs w:val="20"/>
                <w:rPrChange w:id="5972" w:author="Adelino Naquarta Sepalanga Domingos" w:date="2025-03-05T09:17:00Z" w16du:dateUtc="2025-03-05T08:17:00Z">
                  <w:rPr>
                    <w:rFonts w:ascii="Times New Roman" w:eastAsia="Times New Roman" w:hAnsi="Times New Roman"/>
                    <w:spacing w:val="-1"/>
                  </w:rPr>
                </w:rPrChange>
              </w:rPr>
            </w:pPr>
          </w:p>
        </w:tc>
        <w:tc>
          <w:tcPr>
            <w:tcW w:w="32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625FA44" w14:textId="77777777" w:rsidR="003F3EDE" w:rsidRPr="004866BB" w:rsidRDefault="003F3EDE" w:rsidP="0025185C">
            <w:pPr>
              <w:rPr>
                <w:rFonts w:ascii="Arial" w:eastAsia="Times New Roman" w:hAnsi="Arial" w:cs="Arial"/>
                <w:spacing w:val="-1"/>
                <w:sz w:val="20"/>
                <w:szCs w:val="20"/>
                <w:rPrChange w:id="5973" w:author="Adelino Naquarta Sepalanga Domingos" w:date="2025-03-05T09:17:00Z" w16du:dateUtc="2025-03-05T08:17:00Z">
                  <w:rPr>
                    <w:rFonts w:ascii="Times New Roman" w:eastAsia="Times New Roman" w:hAnsi="Times New Roman"/>
                    <w:spacing w:val="-1"/>
                  </w:rPr>
                </w:rPrChange>
              </w:rPr>
            </w:pPr>
          </w:p>
          <w:p w14:paraId="59FEE169" w14:textId="77777777" w:rsidR="003F3EDE" w:rsidRPr="004866BB" w:rsidRDefault="003F3EDE" w:rsidP="0025185C">
            <w:pPr>
              <w:rPr>
                <w:rFonts w:ascii="Arial" w:eastAsia="Times New Roman" w:hAnsi="Arial" w:cs="Arial"/>
                <w:spacing w:val="-1"/>
                <w:sz w:val="20"/>
                <w:szCs w:val="20"/>
                <w:rPrChange w:id="5974" w:author="Adelino Naquarta Sepalanga Domingos" w:date="2025-03-05T09:17:00Z" w16du:dateUtc="2025-03-05T08:17:00Z">
                  <w:rPr>
                    <w:rFonts w:ascii="Times New Roman" w:eastAsia="Times New Roman" w:hAnsi="Times New Roman"/>
                    <w:spacing w:val="-1"/>
                  </w:rPr>
                </w:rPrChange>
              </w:rPr>
            </w:pPr>
          </w:p>
          <w:p w14:paraId="221A69C4" w14:textId="77777777" w:rsidR="003F3EDE" w:rsidRPr="004866BB" w:rsidRDefault="003F3EDE" w:rsidP="0025185C">
            <w:pPr>
              <w:rPr>
                <w:rFonts w:ascii="Arial" w:eastAsia="Times New Roman" w:hAnsi="Arial" w:cs="Arial"/>
                <w:spacing w:val="-1"/>
                <w:sz w:val="20"/>
                <w:szCs w:val="20"/>
                <w:rPrChange w:id="597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976" w:author="Adelino Naquarta Sepalanga Domingos" w:date="2025-03-05T09:17:00Z" w16du:dateUtc="2025-03-05T08:17:00Z">
                  <w:rPr>
                    <w:rFonts w:ascii="Times New Roman" w:eastAsia="Times New Roman" w:hAnsi="Times New Roman"/>
                    <w:spacing w:val="-1"/>
                  </w:rPr>
                </w:rPrChange>
              </w:rPr>
              <w:t>Montante do desconto da linha (SettlementAmount)</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A5837E7" w14:textId="77777777" w:rsidR="003F3EDE" w:rsidRPr="004866BB" w:rsidRDefault="003F3EDE" w:rsidP="0025185C">
            <w:pPr>
              <w:rPr>
                <w:rFonts w:ascii="Arial" w:eastAsia="Times New Roman" w:hAnsi="Arial" w:cs="Arial"/>
                <w:spacing w:val="-1"/>
                <w:sz w:val="20"/>
                <w:szCs w:val="20"/>
                <w:rPrChange w:id="597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978" w:author="Adelino Naquarta Sepalanga Domingos" w:date="2025-03-05T09:17:00Z" w16du:dateUtc="2025-03-05T08:17:00Z">
                  <w:rPr>
                    <w:rFonts w:ascii="Times New Roman" w:eastAsia="Times New Roman" w:hAnsi="Times New Roman"/>
                    <w:spacing w:val="-1"/>
                  </w:rPr>
                </w:rPrChange>
              </w:rPr>
              <w:t>Deve reflectir todos os descontos concedidos (a proporção dos descontos globais para esta linha e os específicos da mesma linha) que afectam o valor do campo 4.1.4.20.3. – Total do documento com impostos (GrossTotal).</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5657F7E" w14:textId="77777777" w:rsidR="003F3EDE" w:rsidRPr="004866BB" w:rsidRDefault="003F3EDE" w:rsidP="0025185C">
            <w:pPr>
              <w:jc w:val="center"/>
              <w:rPr>
                <w:rFonts w:ascii="Arial" w:eastAsia="Times New Roman" w:hAnsi="Arial" w:cs="Arial"/>
                <w:spacing w:val="-1"/>
                <w:sz w:val="20"/>
                <w:szCs w:val="20"/>
                <w:rPrChange w:id="5979" w:author="Adelino Naquarta Sepalanga Domingos" w:date="2025-03-05T09:17:00Z" w16du:dateUtc="2025-03-05T08:17:00Z">
                  <w:rPr>
                    <w:rFonts w:ascii="Times New Roman" w:eastAsia="Times New Roman" w:hAnsi="Times New Roman"/>
                    <w:spacing w:val="-1"/>
                  </w:rPr>
                </w:rPrChange>
              </w:rPr>
            </w:pPr>
          </w:p>
          <w:p w14:paraId="31D8F82A" w14:textId="77777777" w:rsidR="003F3EDE" w:rsidRPr="004866BB" w:rsidRDefault="003F3EDE" w:rsidP="0025185C">
            <w:pPr>
              <w:jc w:val="center"/>
              <w:rPr>
                <w:rFonts w:ascii="Arial" w:eastAsia="Times New Roman" w:hAnsi="Arial" w:cs="Arial"/>
                <w:spacing w:val="-1"/>
                <w:sz w:val="20"/>
                <w:szCs w:val="20"/>
                <w:rPrChange w:id="5980" w:author="Adelino Naquarta Sepalanga Domingos" w:date="2025-03-05T09:17:00Z" w16du:dateUtc="2025-03-05T08:17:00Z">
                  <w:rPr>
                    <w:rFonts w:ascii="Times New Roman" w:eastAsia="Times New Roman" w:hAnsi="Times New Roman"/>
                    <w:spacing w:val="-1"/>
                  </w:rPr>
                </w:rPrChange>
              </w:rPr>
            </w:pPr>
          </w:p>
          <w:p w14:paraId="6BB5329B" w14:textId="77777777" w:rsidR="003F3EDE" w:rsidRPr="004866BB" w:rsidRDefault="003F3EDE" w:rsidP="0025185C">
            <w:pPr>
              <w:jc w:val="center"/>
              <w:rPr>
                <w:rFonts w:ascii="Arial" w:eastAsia="Times New Roman" w:hAnsi="Arial" w:cs="Arial"/>
                <w:spacing w:val="-1"/>
                <w:sz w:val="20"/>
                <w:szCs w:val="20"/>
                <w:rPrChange w:id="5981" w:author="Adelino Naquarta Sepalanga Domingos" w:date="2025-03-05T09:17:00Z" w16du:dateUtc="2025-03-05T08:17:00Z">
                  <w:rPr>
                    <w:rFonts w:ascii="Times New Roman" w:eastAsia="Times New Roman" w:hAnsi="Times New Roman"/>
                    <w:spacing w:val="-1"/>
                  </w:rPr>
                </w:rPrChange>
              </w:rPr>
            </w:pPr>
          </w:p>
          <w:p w14:paraId="21634BDD" w14:textId="77777777" w:rsidR="003F3EDE" w:rsidRPr="004866BB" w:rsidRDefault="003F3EDE" w:rsidP="0025185C">
            <w:pPr>
              <w:jc w:val="center"/>
              <w:rPr>
                <w:rFonts w:ascii="Arial" w:eastAsia="Times New Roman" w:hAnsi="Arial" w:cs="Arial"/>
                <w:spacing w:val="-1"/>
                <w:sz w:val="20"/>
                <w:szCs w:val="20"/>
                <w:rPrChange w:id="5982"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983" w:author="Adelino Naquarta Sepalanga Domingos" w:date="2025-03-05T09:17:00Z" w16du:dateUtc="2025-03-05T08:17:00Z">
                  <w:rPr>
                    <w:rFonts w:ascii="Times New Roman" w:eastAsia="Times New Roman" w:hAnsi="Times New Roman"/>
                    <w:spacing w:val="-1"/>
                  </w:rPr>
                </w:rPrChange>
              </w:rPr>
              <w:t>Monetário</w:t>
            </w:r>
          </w:p>
        </w:tc>
      </w:tr>
      <w:tr w:rsidR="003F3EDE" w:rsidRPr="004866BB" w14:paraId="0BE4AC5F" w14:textId="77777777" w:rsidTr="0025185C">
        <w:trPr>
          <w:trHeight w:val="674"/>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257D871" w14:textId="77777777" w:rsidR="003F3EDE" w:rsidRPr="004866BB" w:rsidRDefault="003F3EDE" w:rsidP="0025185C">
            <w:pPr>
              <w:jc w:val="center"/>
              <w:rPr>
                <w:rFonts w:ascii="Arial" w:eastAsia="Times New Roman" w:hAnsi="Arial" w:cs="Arial"/>
                <w:spacing w:val="-1"/>
                <w:sz w:val="20"/>
                <w:szCs w:val="20"/>
                <w:rPrChange w:id="5984"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985" w:author="Adelino Naquarta Sepalanga Domingos" w:date="2025-03-05T09:17:00Z" w16du:dateUtc="2025-03-05T08:17:00Z">
                  <w:rPr>
                    <w:rFonts w:ascii="Times New Roman" w:eastAsia="Times New Roman" w:hAnsi="Times New Roman"/>
                    <w:spacing w:val="-1"/>
                  </w:rPr>
                </w:rPrChange>
              </w:rPr>
              <w:t>4.1.4.19.19.</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F174B61" w14:textId="77777777" w:rsidR="003F3EDE" w:rsidRPr="004866BB" w:rsidRDefault="003F3EDE" w:rsidP="0025185C">
            <w:pPr>
              <w:jc w:val="center"/>
              <w:rPr>
                <w:rFonts w:ascii="Arial" w:eastAsia="Times New Roman" w:hAnsi="Arial" w:cs="Arial"/>
                <w:spacing w:val="-1"/>
                <w:sz w:val="20"/>
                <w:szCs w:val="20"/>
                <w:rPrChange w:id="5986" w:author="Adelino Naquarta Sepalanga Domingos" w:date="2025-03-05T09:17:00Z" w16du:dateUtc="2025-03-05T08:17:00Z">
                  <w:rPr>
                    <w:rFonts w:ascii="Times New Roman" w:eastAsia="Times New Roman" w:hAnsi="Times New Roman"/>
                    <w:spacing w:val="-1"/>
                  </w:rPr>
                </w:rPrChange>
              </w:rPr>
            </w:pPr>
          </w:p>
        </w:tc>
        <w:tc>
          <w:tcPr>
            <w:tcW w:w="32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BB3AA64" w14:textId="77777777" w:rsidR="003F3EDE" w:rsidRPr="004866BB" w:rsidRDefault="003F3EDE" w:rsidP="0025185C">
            <w:pPr>
              <w:rPr>
                <w:rFonts w:ascii="Arial" w:eastAsia="Times New Roman" w:hAnsi="Arial" w:cs="Arial"/>
                <w:spacing w:val="-1"/>
                <w:sz w:val="20"/>
                <w:szCs w:val="20"/>
                <w:rPrChange w:id="598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988" w:author="Adelino Naquarta Sepalanga Domingos" w:date="2025-03-05T09:17:00Z" w16du:dateUtc="2025-03-05T08:17:00Z">
                  <w:rPr>
                    <w:rFonts w:ascii="Times New Roman" w:eastAsia="Times New Roman" w:hAnsi="Times New Roman"/>
                    <w:spacing w:val="-1"/>
                  </w:rPr>
                </w:rPrChange>
              </w:rPr>
              <w:t>Informação aduaneira (CustomsInformation)</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69CBC95" w14:textId="77777777" w:rsidR="003F3EDE" w:rsidRPr="004866BB" w:rsidRDefault="003F3EDE" w:rsidP="0025185C">
            <w:pPr>
              <w:rPr>
                <w:rFonts w:ascii="Arial" w:eastAsia="Times New Roman" w:hAnsi="Arial" w:cs="Arial"/>
                <w:spacing w:val="-1"/>
                <w:sz w:val="20"/>
                <w:szCs w:val="20"/>
                <w:rPrChange w:id="5989" w:author="Adelino Naquarta Sepalanga Domingos" w:date="2025-03-05T09:17:00Z" w16du:dateUtc="2025-03-05T08:17: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5FB7C84" w14:textId="77777777" w:rsidR="003F3EDE" w:rsidRPr="004866BB" w:rsidRDefault="003F3EDE" w:rsidP="0025185C">
            <w:pPr>
              <w:jc w:val="center"/>
              <w:rPr>
                <w:rFonts w:ascii="Arial" w:eastAsia="Times New Roman" w:hAnsi="Arial" w:cs="Arial"/>
                <w:spacing w:val="-1"/>
                <w:sz w:val="20"/>
                <w:szCs w:val="20"/>
                <w:rPrChange w:id="5990"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991" w:author="Adelino Naquarta Sepalanga Domingos" w:date="2025-03-05T09:17:00Z" w16du:dateUtc="2025-03-05T08:17:00Z">
                  <w:rPr>
                    <w:rFonts w:ascii="Times New Roman" w:eastAsia="Times New Roman" w:hAnsi="Times New Roman"/>
                    <w:spacing w:val="-1"/>
                  </w:rPr>
                </w:rPrChange>
              </w:rPr>
              <w:t>Não Aplicável</w:t>
            </w:r>
          </w:p>
        </w:tc>
      </w:tr>
      <w:tr w:rsidR="003F3EDE" w:rsidRPr="004866BB" w14:paraId="3EF69A39" w14:textId="77777777" w:rsidTr="0025185C">
        <w:trPr>
          <w:trHeight w:val="1653"/>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EB578E0" w14:textId="77777777" w:rsidR="003F3EDE" w:rsidRPr="004866BB" w:rsidRDefault="003F3EDE" w:rsidP="0025185C">
            <w:pPr>
              <w:jc w:val="center"/>
              <w:rPr>
                <w:rFonts w:ascii="Arial" w:eastAsia="Times New Roman" w:hAnsi="Arial" w:cs="Arial"/>
                <w:spacing w:val="-1"/>
                <w:sz w:val="20"/>
                <w:szCs w:val="20"/>
                <w:rPrChange w:id="5992"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993" w:author="Adelino Naquarta Sepalanga Domingos" w:date="2025-03-05T09:17:00Z" w16du:dateUtc="2025-03-05T08:17:00Z">
                  <w:rPr>
                    <w:rFonts w:ascii="Times New Roman" w:eastAsia="Times New Roman" w:hAnsi="Times New Roman"/>
                    <w:spacing w:val="-1"/>
                  </w:rPr>
                </w:rPrChange>
              </w:rPr>
              <w:t>4.1.4.19.19.1.</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2EB0456" w14:textId="77777777" w:rsidR="003F3EDE" w:rsidRPr="004866BB" w:rsidRDefault="003F3EDE" w:rsidP="0025185C">
            <w:pPr>
              <w:jc w:val="center"/>
              <w:rPr>
                <w:rFonts w:ascii="Arial" w:eastAsia="Times New Roman" w:hAnsi="Arial" w:cs="Arial"/>
                <w:spacing w:val="-1"/>
                <w:sz w:val="20"/>
                <w:szCs w:val="20"/>
                <w:rPrChange w:id="5994" w:author="Adelino Naquarta Sepalanga Domingos" w:date="2025-03-05T09:17:00Z" w16du:dateUtc="2025-03-05T08:17:00Z">
                  <w:rPr>
                    <w:rFonts w:ascii="Times New Roman" w:eastAsia="Times New Roman" w:hAnsi="Times New Roman"/>
                    <w:spacing w:val="-1"/>
                  </w:rPr>
                </w:rPrChange>
              </w:rPr>
            </w:pPr>
          </w:p>
        </w:tc>
        <w:tc>
          <w:tcPr>
            <w:tcW w:w="32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D1244B7" w14:textId="77777777" w:rsidR="003F3EDE" w:rsidRPr="004866BB" w:rsidRDefault="003F3EDE" w:rsidP="0025185C">
            <w:pPr>
              <w:rPr>
                <w:rFonts w:ascii="Arial" w:eastAsia="Times New Roman" w:hAnsi="Arial" w:cs="Arial"/>
                <w:spacing w:val="-1"/>
                <w:sz w:val="20"/>
                <w:szCs w:val="20"/>
                <w:rPrChange w:id="599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996" w:author="Adelino Naquarta Sepalanga Domingos" w:date="2025-03-05T09:17:00Z" w16du:dateUtc="2025-03-05T08:17:00Z">
                  <w:rPr>
                    <w:rFonts w:ascii="Times New Roman" w:eastAsia="Times New Roman" w:hAnsi="Times New Roman"/>
                    <w:spacing w:val="-1"/>
                  </w:rPr>
                </w:rPrChange>
              </w:rPr>
              <w:t>Código de referência administrativo ou DU (ARCNo)</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0E2E27F" w14:textId="7E35CDA6" w:rsidR="003F3EDE" w:rsidRPr="004866BB" w:rsidRDefault="003F3EDE" w:rsidP="0025185C">
            <w:pPr>
              <w:rPr>
                <w:rFonts w:ascii="Arial" w:eastAsia="Times New Roman" w:hAnsi="Arial" w:cs="Arial"/>
                <w:spacing w:val="-1"/>
                <w:sz w:val="20"/>
                <w:szCs w:val="20"/>
                <w:rPrChange w:id="599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5998" w:author="Adelino Naquarta Sepalanga Domingos" w:date="2025-03-05T09:17:00Z" w16du:dateUtc="2025-03-05T08:17:00Z">
                  <w:rPr>
                    <w:rFonts w:ascii="Times New Roman" w:eastAsia="Times New Roman" w:hAnsi="Times New Roman"/>
                    <w:spacing w:val="-1"/>
                  </w:rPr>
                </w:rPrChange>
              </w:rPr>
              <w:t xml:space="preserve"> Existindo a necessidade de efectuar mais do que uma referência, este campo pode</w:t>
            </w:r>
            <w:del w:id="5999" w:author="Adelino Naquarta Sepalanga Domingos" w:date="2025-03-05T09:35:00Z" w16du:dateUtc="2025-03-05T08:35:00Z">
              <w:r w:rsidRPr="004866BB" w:rsidDel="00B45277">
                <w:rPr>
                  <w:rFonts w:ascii="Arial" w:eastAsia="Times New Roman" w:hAnsi="Arial" w:cs="Arial"/>
                  <w:spacing w:val="-1"/>
                  <w:sz w:val="20"/>
                  <w:szCs w:val="20"/>
                  <w:rPrChange w:id="6000" w:author="Adelino Naquarta Sepalanga Domingos" w:date="2025-03-05T09:17:00Z" w16du:dateUtc="2025-03-05T08:17:00Z">
                    <w:rPr>
                      <w:rFonts w:ascii="Times New Roman" w:eastAsia="Times New Roman" w:hAnsi="Times New Roman"/>
                      <w:spacing w:val="-1"/>
                    </w:rPr>
                  </w:rPrChange>
                </w:rPr>
                <w:delText>rá</w:delText>
              </w:r>
            </w:del>
            <w:r w:rsidRPr="004866BB">
              <w:rPr>
                <w:rFonts w:ascii="Arial" w:eastAsia="Times New Roman" w:hAnsi="Arial" w:cs="Arial"/>
                <w:spacing w:val="-1"/>
                <w:sz w:val="20"/>
                <w:szCs w:val="20"/>
                <w:rPrChange w:id="6001" w:author="Adelino Naquarta Sepalanga Domingos" w:date="2025-03-05T09:17:00Z" w16du:dateUtc="2025-03-05T08:17:00Z">
                  <w:rPr>
                    <w:rFonts w:ascii="Times New Roman" w:eastAsia="Times New Roman" w:hAnsi="Times New Roman"/>
                    <w:spacing w:val="-1"/>
                  </w:rPr>
                </w:rPrChange>
              </w:rPr>
              <w:t xml:space="preserve"> ser gerado tantas vezes quantas as necessárias.</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B17D697" w14:textId="77777777" w:rsidR="003F3EDE" w:rsidRPr="004866BB" w:rsidRDefault="003F3EDE" w:rsidP="0025185C">
            <w:pPr>
              <w:jc w:val="center"/>
              <w:rPr>
                <w:rFonts w:ascii="Arial" w:eastAsia="Times New Roman" w:hAnsi="Arial" w:cs="Arial"/>
                <w:spacing w:val="-1"/>
                <w:sz w:val="20"/>
                <w:szCs w:val="20"/>
                <w:rPrChange w:id="6002" w:author="Adelino Naquarta Sepalanga Domingos" w:date="2025-03-05T09:17:00Z" w16du:dateUtc="2025-03-05T08:17:00Z">
                  <w:rPr>
                    <w:rFonts w:ascii="Times New Roman" w:eastAsia="Times New Roman" w:hAnsi="Times New Roman"/>
                    <w:spacing w:val="-1"/>
                  </w:rPr>
                </w:rPrChange>
              </w:rPr>
            </w:pPr>
          </w:p>
          <w:p w14:paraId="7C901806" w14:textId="77777777" w:rsidR="003F3EDE" w:rsidRPr="004866BB" w:rsidRDefault="003F3EDE" w:rsidP="0025185C">
            <w:pPr>
              <w:jc w:val="center"/>
              <w:rPr>
                <w:rFonts w:ascii="Arial" w:eastAsia="Times New Roman" w:hAnsi="Arial" w:cs="Arial"/>
                <w:spacing w:val="-1"/>
                <w:sz w:val="20"/>
                <w:szCs w:val="20"/>
                <w:rPrChange w:id="600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004" w:author="Adelino Naquarta Sepalanga Domingos" w:date="2025-03-05T09:17:00Z" w16du:dateUtc="2025-03-05T08:17:00Z">
                  <w:rPr>
                    <w:rFonts w:ascii="Times New Roman" w:eastAsia="Times New Roman" w:hAnsi="Times New Roman"/>
                    <w:spacing w:val="-1"/>
                  </w:rPr>
                </w:rPrChange>
              </w:rPr>
              <w:t>Texto 21</w:t>
            </w:r>
          </w:p>
        </w:tc>
      </w:tr>
      <w:tr w:rsidR="003F3EDE" w:rsidRPr="004866BB" w14:paraId="1B242538" w14:textId="77777777" w:rsidTr="0025185C">
        <w:trPr>
          <w:trHeight w:val="2168"/>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5875E7E" w14:textId="77777777" w:rsidR="003F3EDE" w:rsidRPr="004866BB" w:rsidRDefault="003F3EDE" w:rsidP="0025185C">
            <w:pPr>
              <w:jc w:val="center"/>
              <w:rPr>
                <w:rFonts w:ascii="Arial" w:eastAsia="Times New Roman" w:hAnsi="Arial" w:cs="Arial"/>
                <w:spacing w:val="-1"/>
                <w:sz w:val="20"/>
                <w:szCs w:val="20"/>
                <w:rPrChange w:id="6005" w:author="Adelino Naquarta Sepalanga Domingos" w:date="2025-03-05T09:17:00Z" w16du:dateUtc="2025-03-05T08:17:00Z">
                  <w:rPr>
                    <w:rFonts w:ascii="Times New Roman" w:eastAsia="Times New Roman" w:hAnsi="Times New Roman"/>
                    <w:spacing w:val="-1"/>
                  </w:rPr>
                </w:rPrChange>
              </w:rPr>
            </w:pPr>
          </w:p>
          <w:p w14:paraId="0540BCD4" w14:textId="77777777" w:rsidR="003F3EDE" w:rsidRPr="004866BB" w:rsidRDefault="003F3EDE" w:rsidP="0025185C">
            <w:pPr>
              <w:jc w:val="center"/>
              <w:rPr>
                <w:rFonts w:ascii="Arial" w:eastAsia="Times New Roman" w:hAnsi="Arial" w:cs="Arial"/>
                <w:spacing w:val="-1"/>
                <w:sz w:val="20"/>
                <w:szCs w:val="20"/>
                <w:rPrChange w:id="6006" w:author="Adelino Naquarta Sepalanga Domingos" w:date="2025-03-05T09:17:00Z" w16du:dateUtc="2025-03-05T08:17:00Z">
                  <w:rPr>
                    <w:rFonts w:ascii="Times New Roman" w:eastAsia="Times New Roman" w:hAnsi="Times New Roman"/>
                    <w:spacing w:val="-1"/>
                  </w:rPr>
                </w:rPrChange>
              </w:rPr>
            </w:pPr>
          </w:p>
          <w:p w14:paraId="1F98B535" w14:textId="77777777" w:rsidR="003F3EDE" w:rsidRPr="004866BB" w:rsidRDefault="003F3EDE" w:rsidP="0025185C">
            <w:pPr>
              <w:jc w:val="center"/>
              <w:rPr>
                <w:rFonts w:ascii="Arial" w:eastAsia="Times New Roman" w:hAnsi="Arial" w:cs="Arial"/>
                <w:spacing w:val="-1"/>
                <w:sz w:val="20"/>
                <w:szCs w:val="20"/>
                <w:rPrChange w:id="600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008" w:author="Adelino Naquarta Sepalanga Domingos" w:date="2025-03-05T09:17:00Z" w16du:dateUtc="2025-03-05T08:17:00Z">
                  <w:rPr>
                    <w:rFonts w:ascii="Times New Roman" w:eastAsia="Times New Roman" w:hAnsi="Times New Roman"/>
                    <w:spacing w:val="-1"/>
                  </w:rPr>
                </w:rPrChange>
              </w:rPr>
              <w:t>4.1.4.19.19.2.</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06C81D4" w14:textId="77777777" w:rsidR="003F3EDE" w:rsidRPr="004866BB" w:rsidRDefault="003F3EDE" w:rsidP="0025185C">
            <w:pPr>
              <w:jc w:val="center"/>
              <w:rPr>
                <w:rFonts w:ascii="Arial" w:eastAsia="Times New Roman" w:hAnsi="Arial" w:cs="Arial"/>
                <w:spacing w:val="-1"/>
                <w:sz w:val="20"/>
                <w:szCs w:val="20"/>
                <w:rPrChange w:id="6009" w:author="Adelino Naquarta Sepalanga Domingos" w:date="2025-03-05T09:17:00Z" w16du:dateUtc="2025-03-05T08:17:00Z">
                  <w:rPr>
                    <w:rFonts w:ascii="Times New Roman" w:eastAsia="Times New Roman" w:hAnsi="Times New Roman"/>
                    <w:spacing w:val="-1"/>
                  </w:rPr>
                </w:rPrChange>
              </w:rPr>
            </w:pPr>
          </w:p>
        </w:tc>
        <w:tc>
          <w:tcPr>
            <w:tcW w:w="32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DBD781C" w14:textId="77777777" w:rsidR="003F3EDE" w:rsidRPr="004866BB" w:rsidRDefault="003F3EDE" w:rsidP="0025185C">
            <w:pPr>
              <w:rPr>
                <w:rFonts w:ascii="Arial" w:eastAsia="Times New Roman" w:hAnsi="Arial" w:cs="Arial"/>
                <w:spacing w:val="-1"/>
                <w:sz w:val="20"/>
                <w:szCs w:val="20"/>
                <w:rPrChange w:id="6010" w:author="Adelino Naquarta Sepalanga Domingos" w:date="2025-03-05T09:17:00Z" w16du:dateUtc="2025-03-05T08:17:00Z">
                  <w:rPr>
                    <w:rFonts w:ascii="Times New Roman" w:eastAsia="Times New Roman" w:hAnsi="Times New Roman"/>
                    <w:spacing w:val="-1"/>
                  </w:rPr>
                </w:rPrChange>
              </w:rPr>
            </w:pPr>
          </w:p>
          <w:p w14:paraId="08B598B3" w14:textId="77777777" w:rsidR="003F3EDE" w:rsidRPr="004866BB" w:rsidRDefault="003F3EDE" w:rsidP="0025185C">
            <w:pPr>
              <w:rPr>
                <w:rFonts w:ascii="Arial" w:eastAsia="Times New Roman" w:hAnsi="Arial" w:cs="Arial"/>
                <w:spacing w:val="-1"/>
                <w:sz w:val="20"/>
                <w:szCs w:val="20"/>
                <w:rPrChange w:id="6011" w:author="Adelino Naquarta Sepalanga Domingos" w:date="2025-03-05T09:17:00Z" w16du:dateUtc="2025-03-05T08:17:00Z">
                  <w:rPr>
                    <w:rFonts w:ascii="Times New Roman" w:eastAsia="Times New Roman" w:hAnsi="Times New Roman"/>
                    <w:spacing w:val="-1"/>
                  </w:rPr>
                </w:rPrChange>
              </w:rPr>
            </w:pPr>
          </w:p>
          <w:p w14:paraId="39AFCC4A" w14:textId="77777777" w:rsidR="003F3EDE" w:rsidRPr="004866BB" w:rsidRDefault="003F3EDE" w:rsidP="0025185C">
            <w:pPr>
              <w:rPr>
                <w:rFonts w:ascii="Arial" w:eastAsia="Times New Roman" w:hAnsi="Arial" w:cs="Arial"/>
                <w:spacing w:val="-1"/>
                <w:sz w:val="20"/>
                <w:szCs w:val="20"/>
                <w:rPrChange w:id="6012"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013" w:author="Adelino Naquarta Sepalanga Domingos" w:date="2025-03-05T09:17:00Z" w16du:dateUtc="2025-03-05T08:17:00Z">
                  <w:rPr>
                    <w:rFonts w:ascii="Times New Roman" w:eastAsia="Times New Roman" w:hAnsi="Times New Roman"/>
                    <w:spacing w:val="-1"/>
                  </w:rPr>
                </w:rPrChange>
              </w:rPr>
              <w:t>Montante do imposto especial de consumo da linha (IECAmount)</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83D14BE" w14:textId="77777777" w:rsidR="003F3EDE" w:rsidRPr="004866BB" w:rsidRDefault="003F3EDE" w:rsidP="0025185C">
            <w:pPr>
              <w:rPr>
                <w:rFonts w:ascii="Arial" w:eastAsia="Times New Roman" w:hAnsi="Arial" w:cs="Arial"/>
                <w:spacing w:val="-1"/>
                <w:sz w:val="20"/>
                <w:szCs w:val="20"/>
                <w:rPrChange w:id="6014"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015" w:author="Adelino Naquarta Sepalanga Domingos" w:date="2025-03-05T09:17:00Z" w16du:dateUtc="2025-03-05T08:17:00Z">
                  <w:rPr>
                    <w:rFonts w:ascii="Times New Roman" w:eastAsia="Times New Roman" w:hAnsi="Times New Roman"/>
                    <w:spacing w:val="-1"/>
                  </w:rPr>
                </w:rPrChange>
              </w:rPr>
              <w:t>Montante do imposto especial de consumo contido na base tributável da linha do documento caso este não esteja discriminado em linha independente no documento, com o “Indicador de produto ou serviço (ProductType)” = E.</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A51790A" w14:textId="77777777" w:rsidR="003F3EDE" w:rsidRPr="004866BB" w:rsidRDefault="003F3EDE" w:rsidP="0025185C">
            <w:pPr>
              <w:jc w:val="center"/>
              <w:rPr>
                <w:rFonts w:ascii="Arial" w:eastAsia="Times New Roman" w:hAnsi="Arial" w:cs="Arial"/>
                <w:spacing w:val="-1"/>
                <w:sz w:val="20"/>
                <w:szCs w:val="20"/>
                <w:rPrChange w:id="6016" w:author="Adelino Naquarta Sepalanga Domingos" w:date="2025-03-05T09:17:00Z" w16du:dateUtc="2025-03-05T08:17:00Z">
                  <w:rPr>
                    <w:rFonts w:ascii="Times New Roman" w:eastAsia="Times New Roman" w:hAnsi="Times New Roman"/>
                    <w:spacing w:val="-1"/>
                  </w:rPr>
                </w:rPrChange>
              </w:rPr>
            </w:pPr>
          </w:p>
          <w:p w14:paraId="329D616E" w14:textId="77777777" w:rsidR="003F3EDE" w:rsidRPr="004866BB" w:rsidRDefault="003F3EDE" w:rsidP="0025185C">
            <w:pPr>
              <w:jc w:val="center"/>
              <w:rPr>
                <w:rFonts w:ascii="Arial" w:eastAsia="Times New Roman" w:hAnsi="Arial" w:cs="Arial"/>
                <w:spacing w:val="-1"/>
                <w:sz w:val="20"/>
                <w:szCs w:val="20"/>
                <w:rPrChange w:id="6017" w:author="Adelino Naquarta Sepalanga Domingos" w:date="2025-03-05T09:17:00Z" w16du:dateUtc="2025-03-05T08:17:00Z">
                  <w:rPr>
                    <w:rFonts w:ascii="Times New Roman" w:eastAsia="Times New Roman" w:hAnsi="Times New Roman"/>
                    <w:spacing w:val="-1"/>
                  </w:rPr>
                </w:rPrChange>
              </w:rPr>
            </w:pPr>
          </w:p>
          <w:p w14:paraId="5AAF88E8" w14:textId="77777777" w:rsidR="003F3EDE" w:rsidRPr="004866BB" w:rsidRDefault="003F3EDE" w:rsidP="0025185C">
            <w:pPr>
              <w:jc w:val="center"/>
              <w:rPr>
                <w:rFonts w:ascii="Arial" w:eastAsia="Times New Roman" w:hAnsi="Arial" w:cs="Arial"/>
                <w:spacing w:val="-1"/>
                <w:sz w:val="20"/>
                <w:szCs w:val="20"/>
                <w:rPrChange w:id="6018"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019" w:author="Adelino Naquarta Sepalanga Domingos" w:date="2025-03-05T09:17:00Z" w16du:dateUtc="2025-03-05T08:17:00Z">
                  <w:rPr>
                    <w:rFonts w:ascii="Times New Roman" w:eastAsia="Times New Roman" w:hAnsi="Times New Roman"/>
                    <w:spacing w:val="-1"/>
                  </w:rPr>
                </w:rPrChange>
              </w:rPr>
              <w:t>Monetário</w:t>
            </w:r>
          </w:p>
        </w:tc>
      </w:tr>
      <w:tr w:rsidR="003F3EDE" w:rsidRPr="004866BB" w14:paraId="000F5160" w14:textId="77777777" w:rsidTr="0025185C">
        <w:trPr>
          <w:trHeight w:val="676"/>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4B48F43" w14:textId="77777777" w:rsidR="003F3EDE" w:rsidRPr="004866BB" w:rsidRDefault="003F3EDE" w:rsidP="0025185C">
            <w:pPr>
              <w:jc w:val="center"/>
              <w:rPr>
                <w:rFonts w:ascii="Arial" w:eastAsia="Times New Roman" w:hAnsi="Arial" w:cs="Arial"/>
                <w:spacing w:val="-1"/>
                <w:sz w:val="20"/>
                <w:szCs w:val="20"/>
                <w:rPrChange w:id="6020"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021" w:author="Adelino Naquarta Sepalanga Domingos" w:date="2025-03-05T09:17:00Z" w16du:dateUtc="2025-03-05T08:17:00Z">
                  <w:rPr>
                    <w:rFonts w:ascii="Times New Roman" w:eastAsia="Times New Roman" w:hAnsi="Times New Roman"/>
                    <w:spacing w:val="-1"/>
                  </w:rPr>
                </w:rPrChange>
              </w:rPr>
              <w:t>4.1.4.20.</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DE8E6D7" w14:textId="77777777" w:rsidR="003F3EDE" w:rsidRPr="004866BB" w:rsidRDefault="003F3EDE" w:rsidP="0025185C">
            <w:pPr>
              <w:jc w:val="center"/>
              <w:rPr>
                <w:rFonts w:ascii="Arial" w:eastAsia="Times New Roman" w:hAnsi="Arial" w:cs="Arial"/>
                <w:spacing w:val="-1"/>
                <w:sz w:val="20"/>
                <w:szCs w:val="20"/>
                <w:rPrChange w:id="6022"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023"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AEC965A" w14:textId="77777777" w:rsidR="003F3EDE" w:rsidRPr="004866BB" w:rsidRDefault="003F3EDE" w:rsidP="0025185C">
            <w:pPr>
              <w:rPr>
                <w:rFonts w:ascii="Arial" w:eastAsia="Times New Roman" w:hAnsi="Arial" w:cs="Arial"/>
                <w:spacing w:val="-1"/>
                <w:sz w:val="20"/>
                <w:szCs w:val="20"/>
                <w:rPrChange w:id="6024"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025" w:author="Adelino Naquarta Sepalanga Domingos" w:date="2025-03-05T09:17:00Z" w16du:dateUtc="2025-03-05T08:17:00Z">
                  <w:rPr>
                    <w:rFonts w:ascii="Times New Roman" w:eastAsia="Times New Roman" w:hAnsi="Times New Roman"/>
                    <w:spacing w:val="-1"/>
                  </w:rPr>
                </w:rPrChange>
              </w:rPr>
              <w:t>Totais do documento (DocumentTotals)</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150E924" w14:textId="77777777" w:rsidR="003F3EDE" w:rsidRPr="004866BB" w:rsidRDefault="003F3EDE" w:rsidP="0025185C">
            <w:pPr>
              <w:rPr>
                <w:rFonts w:ascii="Arial" w:eastAsia="Times New Roman" w:hAnsi="Arial" w:cs="Arial"/>
                <w:spacing w:val="-1"/>
                <w:sz w:val="20"/>
                <w:szCs w:val="20"/>
                <w:rPrChange w:id="6026" w:author="Adelino Naquarta Sepalanga Domingos" w:date="2025-03-05T09:17:00Z" w16du:dateUtc="2025-03-05T08:17: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80CD9E0" w14:textId="77777777" w:rsidR="003F3EDE" w:rsidRPr="004866BB" w:rsidRDefault="003F3EDE" w:rsidP="0025185C">
            <w:pPr>
              <w:jc w:val="center"/>
              <w:rPr>
                <w:rFonts w:ascii="Arial" w:eastAsia="Times New Roman" w:hAnsi="Arial" w:cs="Arial"/>
                <w:spacing w:val="-1"/>
                <w:sz w:val="20"/>
                <w:szCs w:val="20"/>
                <w:rPrChange w:id="602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028" w:author="Adelino Naquarta Sepalanga Domingos" w:date="2025-03-05T09:17:00Z" w16du:dateUtc="2025-03-05T08:17:00Z">
                  <w:rPr>
                    <w:rFonts w:ascii="Times New Roman" w:eastAsia="Times New Roman" w:hAnsi="Times New Roman"/>
                    <w:spacing w:val="-1"/>
                  </w:rPr>
                </w:rPrChange>
              </w:rPr>
              <w:t>Não Aplicável</w:t>
            </w:r>
          </w:p>
        </w:tc>
      </w:tr>
      <w:tr w:rsidR="003F3EDE" w:rsidRPr="004866BB" w14:paraId="33E0E5E4" w14:textId="77777777" w:rsidTr="0025185C">
        <w:trPr>
          <w:trHeight w:val="647"/>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6B19209" w14:textId="77777777" w:rsidR="003F3EDE" w:rsidRPr="004866BB" w:rsidRDefault="003F3EDE" w:rsidP="0025185C">
            <w:pPr>
              <w:jc w:val="center"/>
              <w:rPr>
                <w:rFonts w:ascii="Arial" w:eastAsia="Times New Roman" w:hAnsi="Arial" w:cs="Arial"/>
                <w:spacing w:val="-1"/>
                <w:sz w:val="20"/>
                <w:szCs w:val="20"/>
                <w:rPrChange w:id="6029"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030" w:author="Adelino Naquarta Sepalanga Domingos" w:date="2025-03-05T09:17:00Z" w16du:dateUtc="2025-03-05T08:17:00Z">
                  <w:rPr>
                    <w:rFonts w:ascii="Times New Roman" w:eastAsia="Times New Roman" w:hAnsi="Times New Roman"/>
                    <w:spacing w:val="-1"/>
                  </w:rPr>
                </w:rPrChange>
              </w:rPr>
              <w:t>4.1.4.20.1.</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53C4C05" w14:textId="77777777" w:rsidR="003F3EDE" w:rsidRPr="004866BB" w:rsidRDefault="003F3EDE" w:rsidP="0025185C">
            <w:pPr>
              <w:jc w:val="center"/>
              <w:rPr>
                <w:rFonts w:ascii="Arial" w:eastAsia="Times New Roman" w:hAnsi="Arial" w:cs="Arial"/>
                <w:spacing w:val="-1"/>
                <w:sz w:val="20"/>
                <w:szCs w:val="20"/>
                <w:rPrChange w:id="603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032"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53D40BF" w14:textId="77777777" w:rsidR="003F3EDE" w:rsidRPr="004866BB" w:rsidRDefault="003F3EDE" w:rsidP="0025185C">
            <w:pPr>
              <w:rPr>
                <w:rFonts w:ascii="Arial" w:eastAsia="Times New Roman" w:hAnsi="Arial" w:cs="Arial"/>
                <w:spacing w:val="-1"/>
                <w:sz w:val="20"/>
                <w:szCs w:val="20"/>
                <w:rPrChange w:id="603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034" w:author="Adelino Naquarta Sepalanga Domingos" w:date="2025-03-05T09:17:00Z" w16du:dateUtc="2025-03-05T08:17:00Z">
                  <w:rPr>
                    <w:rFonts w:ascii="Times New Roman" w:eastAsia="Times New Roman" w:hAnsi="Times New Roman"/>
                    <w:spacing w:val="-1"/>
                  </w:rPr>
                </w:rPrChange>
              </w:rPr>
              <w:t>Valor do imposto a pagar (TaxPayable)</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9E9AC91" w14:textId="77777777" w:rsidR="003F3EDE" w:rsidRPr="004866BB" w:rsidRDefault="003F3EDE" w:rsidP="0025185C">
            <w:pPr>
              <w:rPr>
                <w:rFonts w:ascii="Arial" w:eastAsia="Times New Roman" w:hAnsi="Arial" w:cs="Arial"/>
                <w:spacing w:val="-1"/>
                <w:sz w:val="20"/>
                <w:szCs w:val="20"/>
                <w:rPrChange w:id="6035" w:author="Adelino Naquarta Sepalanga Domingos" w:date="2025-03-05T09:17:00Z" w16du:dateUtc="2025-03-05T08:17: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48DED99" w14:textId="77777777" w:rsidR="003F3EDE" w:rsidRPr="004866BB" w:rsidRDefault="003F3EDE" w:rsidP="0025185C">
            <w:pPr>
              <w:jc w:val="center"/>
              <w:rPr>
                <w:rFonts w:ascii="Arial" w:eastAsia="Times New Roman" w:hAnsi="Arial" w:cs="Arial"/>
                <w:spacing w:val="-1"/>
                <w:sz w:val="20"/>
                <w:szCs w:val="20"/>
                <w:rPrChange w:id="6036"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037" w:author="Adelino Naquarta Sepalanga Domingos" w:date="2025-03-05T09:17:00Z" w16du:dateUtc="2025-03-05T08:17:00Z">
                  <w:rPr>
                    <w:rFonts w:ascii="Times New Roman" w:eastAsia="Times New Roman" w:hAnsi="Times New Roman"/>
                    <w:spacing w:val="-1"/>
                  </w:rPr>
                </w:rPrChange>
              </w:rPr>
              <w:t>Monetário</w:t>
            </w:r>
          </w:p>
        </w:tc>
      </w:tr>
      <w:tr w:rsidR="003F3EDE" w:rsidRPr="004866BB" w14:paraId="6D8EB1F2" w14:textId="77777777" w:rsidTr="0025185C">
        <w:trPr>
          <w:trHeight w:val="1318"/>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5E03777" w14:textId="77777777" w:rsidR="003F3EDE" w:rsidRPr="004866BB" w:rsidRDefault="003F3EDE" w:rsidP="0025185C">
            <w:pPr>
              <w:jc w:val="center"/>
              <w:rPr>
                <w:rFonts w:ascii="Arial" w:eastAsia="Times New Roman" w:hAnsi="Arial" w:cs="Arial"/>
                <w:spacing w:val="-1"/>
                <w:sz w:val="20"/>
                <w:szCs w:val="20"/>
                <w:rPrChange w:id="6038"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039" w:author="Adelino Naquarta Sepalanga Domingos" w:date="2025-03-05T09:17:00Z" w16du:dateUtc="2025-03-05T08:17:00Z">
                  <w:rPr>
                    <w:rFonts w:ascii="Times New Roman" w:eastAsia="Times New Roman" w:hAnsi="Times New Roman"/>
                    <w:spacing w:val="-1"/>
                  </w:rPr>
                </w:rPrChange>
              </w:rPr>
              <w:t>4.1.4.20.2.</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5BCAFB1" w14:textId="77777777" w:rsidR="003F3EDE" w:rsidRPr="004866BB" w:rsidRDefault="003F3EDE" w:rsidP="0025185C">
            <w:pPr>
              <w:jc w:val="center"/>
              <w:rPr>
                <w:rFonts w:ascii="Arial" w:eastAsia="Times New Roman" w:hAnsi="Arial" w:cs="Arial"/>
                <w:spacing w:val="-1"/>
                <w:sz w:val="20"/>
                <w:szCs w:val="20"/>
                <w:rPrChange w:id="6040"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041"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2ACDC84" w14:textId="77777777" w:rsidR="003F3EDE" w:rsidRPr="004866BB" w:rsidRDefault="003F3EDE" w:rsidP="0025185C">
            <w:pPr>
              <w:rPr>
                <w:rFonts w:ascii="Arial" w:eastAsia="Times New Roman" w:hAnsi="Arial" w:cs="Arial"/>
                <w:spacing w:val="-1"/>
                <w:sz w:val="20"/>
                <w:szCs w:val="20"/>
                <w:rPrChange w:id="6042"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043" w:author="Adelino Naquarta Sepalanga Domingos" w:date="2025-03-05T09:17:00Z" w16du:dateUtc="2025-03-05T08:17:00Z">
                  <w:rPr>
                    <w:rFonts w:ascii="Times New Roman" w:eastAsia="Times New Roman" w:hAnsi="Times New Roman"/>
                    <w:spacing w:val="-1"/>
                  </w:rPr>
                </w:rPrChange>
              </w:rPr>
              <w:t>Total do documento sem impostos (NetTotal)</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C9464CF" w14:textId="77777777" w:rsidR="003F3EDE" w:rsidRPr="004866BB" w:rsidRDefault="003F3EDE" w:rsidP="0025185C">
            <w:pPr>
              <w:rPr>
                <w:rFonts w:ascii="Arial" w:eastAsia="Times New Roman" w:hAnsi="Arial" w:cs="Arial"/>
                <w:spacing w:val="-1"/>
                <w:sz w:val="20"/>
                <w:szCs w:val="20"/>
                <w:rPrChange w:id="6044"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045" w:author="Adelino Naquarta Sepalanga Domingos" w:date="2025-03-05T09:17:00Z" w16du:dateUtc="2025-03-05T08:17:00Z">
                  <w:rPr>
                    <w:rFonts w:ascii="Times New Roman" w:eastAsia="Times New Roman" w:hAnsi="Times New Roman"/>
                    <w:spacing w:val="-1"/>
                  </w:rPr>
                </w:rPrChange>
              </w:rPr>
              <w:t>Este campo não deve incluir as parcelas referentes aos impostos constantes da tabela 2.5.– Tabela de impostos (TaxTable).</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3EC1D2A" w14:textId="77777777" w:rsidR="003F3EDE" w:rsidRPr="004866BB" w:rsidRDefault="003F3EDE" w:rsidP="0025185C">
            <w:pPr>
              <w:jc w:val="center"/>
              <w:rPr>
                <w:rFonts w:ascii="Arial" w:eastAsia="Times New Roman" w:hAnsi="Arial" w:cs="Arial"/>
                <w:spacing w:val="-1"/>
                <w:sz w:val="20"/>
                <w:szCs w:val="20"/>
                <w:rPrChange w:id="6046" w:author="Adelino Naquarta Sepalanga Domingos" w:date="2025-03-05T09:17:00Z" w16du:dateUtc="2025-03-05T08:17:00Z">
                  <w:rPr>
                    <w:rFonts w:ascii="Times New Roman" w:eastAsia="Times New Roman" w:hAnsi="Times New Roman"/>
                    <w:spacing w:val="-1"/>
                  </w:rPr>
                </w:rPrChange>
              </w:rPr>
            </w:pPr>
          </w:p>
          <w:p w14:paraId="34279512" w14:textId="77777777" w:rsidR="003F3EDE" w:rsidRPr="004866BB" w:rsidRDefault="003F3EDE" w:rsidP="0025185C">
            <w:pPr>
              <w:jc w:val="center"/>
              <w:rPr>
                <w:rFonts w:ascii="Arial" w:eastAsia="Times New Roman" w:hAnsi="Arial" w:cs="Arial"/>
                <w:spacing w:val="-1"/>
                <w:sz w:val="20"/>
                <w:szCs w:val="20"/>
                <w:rPrChange w:id="604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048" w:author="Adelino Naquarta Sepalanga Domingos" w:date="2025-03-05T09:17:00Z" w16du:dateUtc="2025-03-05T08:17:00Z">
                  <w:rPr>
                    <w:rFonts w:ascii="Times New Roman" w:eastAsia="Times New Roman" w:hAnsi="Times New Roman"/>
                    <w:spacing w:val="-1"/>
                  </w:rPr>
                </w:rPrChange>
              </w:rPr>
              <w:t>Monetário</w:t>
            </w:r>
          </w:p>
        </w:tc>
      </w:tr>
      <w:tr w:rsidR="003F3EDE" w:rsidRPr="004866BB" w14:paraId="42C7CC94" w14:textId="77777777" w:rsidTr="0025185C">
        <w:trPr>
          <w:trHeight w:val="1365"/>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64D8C06" w14:textId="77777777" w:rsidR="003F3EDE" w:rsidRPr="004866BB" w:rsidRDefault="003F3EDE" w:rsidP="0025185C">
            <w:pPr>
              <w:jc w:val="center"/>
              <w:rPr>
                <w:rFonts w:ascii="Arial" w:eastAsia="Times New Roman" w:hAnsi="Arial" w:cs="Arial"/>
                <w:spacing w:val="-1"/>
                <w:sz w:val="20"/>
                <w:szCs w:val="20"/>
                <w:rPrChange w:id="6049"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050" w:author="Adelino Naquarta Sepalanga Domingos" w:date="2025-03-05T09:17:00Z" w16du:dateUtc="2025-03-05T08:17:00Z">
                  <w:rPr>
                    <w:rFonts w:ascii="Times New Roman" w:eastAsia="Times New Roman" w:hAnsi="Times New Roman"/>
                    <w:spacing w:val="-1"/>
                  </w:rPr>
                </w:rPrChange>
              </w:rPr>
              <w:t>4.1.4.20.3.</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8018671" w14:textId="77777777" w:rsidR="003F3EDE" w:rsidRPr="004866BB" w:rsidRDefault="003F3EDE" w:rsidP="0025185C">
            <w:pPr>
              <w:jc w:val="center"/>
              <w:rPr>
                <w:rFonts w:ascii="Arial" w:eastAsia="Times New Roman" w:hAnsi="Arial" w:cs="Arial"/>
                <w:spacing w:val="-1"/>
                <w:sz w:val="20"/>
                <w:szCs w:val="20"/>
                <w:rPrChange w:id="605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052"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D8F62BC" w14:textId="77777777" w:rsidR="003F3EDE" w:rsidRPr="004866BB" w:rsidRDefault="003F3EDE" w:rsidP="0025185C">
            <w:pPr>
              <w:rPr>
                <w:rFonts w:ascii="Arial" w:eastAsia="Times New Roman" w:hAnsi="Arial" w:cs="Arial"/>
                <w:spacing w:val="-1"/>
                <w:sz w:val="20"/>
                <w:szCs w:val="20"/>
                <w:rPrChange w:id="605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054" w:author="Adelino Naquarta Sepalanga Domingos" w:date="2025-03-05T09:17:00Z" w16du:dateUtc="2025-03-05T08:17:00Z">
                  <w:rPr>
                    <w:rFonts w:ascii="Times New Roman" w:eastAsia="Times New Roman" w:hAnsi="Times New Roman"/>
                    <w:spacing w:val="-1"/>
                  </w:rPr>
                </w:rPrChange>
              </w:rPr>
              <w:t>Total do documento com impostos (GrossTotal)</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0CB9D49" w14:textId="77777777" w:rsidR="003F3EDE" w:rsidRPr="004866BB" w:rsidRDefault="003F3EDE" w:rsidP="0025185C">
            <w:pPr>
              <w:rPr>
                <w:rFonts w:ascii="Arial" w:eastAsia="Times New Roman" w:hAnsi="Arial" w:cs="Arial"/>
                <w:spacing w:val="-1"/>
                <w:sz w:val="20"/>
                <w:szCs w:val="20"/>
                <w:rPrChange w:id="605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056" w:author="Adelino Naquarta Sepalanga Domingos" w:date="2025-03-05T09:17:00Z" w16du:dateUtc="2025-03-05T08:17:00Z">
                  <w:rPr>
                    <w:rFonts w:ascii="Times New Roman" w:eastAsia="Times New Roman" w:hAnsi="Times New Roman"/>
                    <w:spacing w:val="-1"/>
                  </w:rPr>
                </w:rPrChange>
              </w:rPr>
              <w:t>Este campo não deve reflectir eventuais retenções na fonte constantes na estrutura 4.1.4.21.– Retenção na fonte (WithholdingTax)</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E5DF54D" w14:textId="77777777" w:rsidR="003F3EDE" w:rsidRPr="004866BB" w:rsidRDefault="003F3EDE" w:rsidP="0025185C">
            <w:pPr>
              <w:jc w:val="center"/>
              <w:rPr>
                <w:rFonts w:ascii="Arial" w:eastAsia="Times New Roman" w:hAnsi="Arial" w:cs="Arial"/>
                <w:spacing w:val="-1"/>
                <w:sz w:val="20"/>
                <w:szCs w:val="20"/>
                <w:rPrChange w:id="6057" w:author="Adelino Naquarta Sepalanga Domingos" w:date="2025-03-05T09:17:00Z" w16du:dateUtc="2025-03-05T08:17:00Z">
                  <w:rPr>
                    <w:rFonts w:ascii="Times New Roman" w:eastAsia="Times New Roman" w:hAnsi="Times New Roman"/>
                    <w:spacing w:val="-1"/>
                  </w:rPr>
                </w:rPrChange>
              </w:rPr>
            </w:pPr>
          </w:p>
          <w:p w14:paraId="05986783" w14:textId="77777777" w:rsidR="003F3EDE" w:rsidRPr="004866BB" w:rsidRDefault="003F3EDE" w:rsidP="0025185C">
            <w:pPr>
              <w:jc w:val="center"/>
              <w:rPr>
                <w:rFonts w:ascii="Arial" w:eastAsia="Times New Roman" w:hAnsi="Arial" w:cs="Arial"/>
                <w:spacing w:val="-1"/>
                <w:sz w:val="20"/>
                <w:szCs w:val="20"/>
                <w:rPrChange w:id="6058"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059" w:author="Adelino Naquarta Sepalanga Domingos" w:date="2025-03-05T09:17:00Z" w16du:dateUtc="2025-03-05T08:17:00Z">
                  <w:rPr>
                    <w:rFonts w:ascii="Times New Roman" w:eastAsia="Times New Roman" w:hAnsi="Times New Roman"/>
                    <w:spacing w:val="-1"/>
                  </w:rPr>
                </w:rPrChange>
              </w:rPr>
              <w:t>Monetário</w:t>
            </w:r>
          </w:p>
        </w:tc>
      </w:tr>
      <w:tr w:rsidR="003F3EDE" w:rsidRPr="004866BB" w14:paraId="1CC6B385" w14:textId="77777777" w:rsidTr="0025185C">
        <w:trPr>
          <w:trHeight w:val="511"/>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6002841" w14:textId="77777777" w:rsidR="003F3EDE" w:rsidRPr="004866BB" w:rsidRDefault="003F3EDE" w:rsidP="0025185C">
            <w:pPr>
              <w:jc w:val="center"/>
              <w:rPr>
                <w:rFonts w:ascii="Arial" w:eastAsia="Times New Roman" w:hAnsi="Arial" w:cs="Arial"/>
                <w:spacing w:val="-1"/>
                <w:sz w:val="20"/>
                <w:szCs w:val="20"/>
                <w:rPrChange w:id="6060"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061" w:author="Adelino Naquarta Sepalanga Domingos" w:date="2025-03-05T09:17:00Z" w16du:dateUtc="2025-03-05T08:17:00Z">
                  <w:rPr>
                    <w:rFonts w:ascii="Times New Roman" w:eastAsia="Times New Roman" w:hAnsi="Times New Roman"/>
                    <w:spacing w:val="-1"/>
                  </w:rPr>
                </w:rPrChange>
              </w:rPr>
              <w:t>4.1.4.20.4.</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F14FAF6" w14:textId="77777777" w:rsidR="003F3EDE" w:rsidRPr="004866BB" w:rsidRDefault="003F3EDE" w:rsidP="0025185C">
            <w:pPr>
              <w:jc w:val="center"/>
              <w:rPr>
                <w:rFonts w:ascii="Arial" w:eastAsia="Times New Roman" w:hAnsi="Arial" w:cs="Arial"/>
                <w:spacing w:val="-1"/>
                <w:sz w:val="20"/>
                <w:szCs w:val="20"/>
                <w:rPrChange w:id="6062" w:author="Adelino Naquarta Sepalanga Domingos" w:date="2025-03-05T09:17:00Z" w16du:dateUtc="2025-03-05T08:17:00Z">
                  <w:rPr>
                    <w:rFonts w:ascii="Times New Roman" w:eastAsia="Times New Roman" w:hAnsi="Times New Roman"/>
                    <w:spacing w:val="-1"/>
                  </w:rPr>
                </w:rPrChange>
              </w:rPr>
            </w:pPr>
          </w:p>
        </w:tc>
        <w:tc>
          <w:tcPr>
            <w:tcW w:w="32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2EC95CB" w14:textId="77777777" w:rsidR="003F3EDE" w:rsidRPr="004866BB" w:rsidRDefault="003F3EDE" w:rsidP="0025185C">
            <w:pPr>
              <w:rPr>
                <w:rFonts w:ascii="Arial" w:eastAsia="Times New Roman" w:hAnsi="Arial" w:cs="Arial"/>
                <w:spacing w:val="-1"/>
                <w:sz w:val="20"/>
                <w:szCs w:val="20"/>
                <w:rPrChange w:id="606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064" w:author="Adelino Naquarta Sepalanga Domingos" w:date="2025-03-05T09:17:00Z" w16du:dateUtc="2025-03-05T08:17:00Z">
                  <w:rPr>
                    <w:rFonts w:ascii="Times New Roman" w:eastAsia="Times New Roman" w:hAnsi="Times New Roman"/>
                    <w:spacing w:val="-1"/>
                  </w:rPr>
                </w:rPrChange>
              </w:rPr>
              <w:t>Moeda (Currency)</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93B7232" w14:textId="77777777" w:rsidR="003F3EDE" w:rsidRPr="004866BB" w:rsidRDefault="003F3EDE" w:rsidP="0025185C">
            <w:pPr>
              <w:rPr>
                <w:rFonts w:ascii="Arial" w:eastAsia="Times New Roman" w:hAnsi="Arial" w:cs="Arial"/>
                <w:spacing w:val="-1"/>
                <w:sz w:val="20"/>
                <w:szCs w:val="20"/>
                <w:rPrChange w:id="606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066" w:author="Adelino Naquarta Sepalanga Domingos" w:date="2025-03-05T09:17:00Z" w16du:dateUtc="2025-03-05T08:17:00Z">
                  <w:rPr>
                    <w:rFonts w:ascii="Times New Roman" w:eastAsia="Times New Roman" w:hAnsi="Times New Roman"/>
                    <w:spacing w:val="-1"/>
                  </w:rPr>
                </w:rPrChange>
              </w:rPr>
              <w:t>Não deve ser gerada no caso da emissão do documento ser em AOA.</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898E644" w14:textId="77777777" w:rsidR="003F3EDE" w:rsidRPr="004866BB" w:rsidRDefault="003F3EDE" w:rsidP="0025185C">
            <w:pPr>
              <w:jc w:val="center"/>
              <w:rPr>
                <w:rFonts w:ascii="Arial" w:eastAsia="Times New Roman" w:hAnsi="Arial" w:cs="Arial"/>
                <w:spacing w:val="-1"/>
                <w:sz w:val="20"/>
                <w:szCs w:val="20"/>
                <w:rPrChange w:id="606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068" w:author="Adelino Naquarta Sepalanga Domingos" w:date="2025-03-05T09:17:00Z" w16du:dateUtc="2025-03-05T08:17:00Z">
                  <w:rPr>
                    <w:rFonts w:ascii="Times New Roman" w:eastAsia="Times New Roman" w:hAnsi="Times New Roman"/>
                    <w:spacing w:val="-1"/>
                  </w:rPr>
                </w:rPrChange>
              </w:rPr>
              <w:t>Não Aplicável</w:t>
            </w:r>
          </w:p>
        </w:tc>
      </w:tr>
      <w:tr w:rsidR="003F3EDE" w:rsidRPr="004866BB" w14:paraId="10ED8248" w14:textId="77777777" w:rsidTr="0025185C">
        <w:trPr>
          <w:trHeight w:val="891"/>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DE1AFB0" w14:textId="77777777" w:rsidR="003F3EDE" w:rsidRPr="004866BB" w:rsidRDefault="003F3EDE" w:rsidP="0025185C">
            <w:pPr>
              <w:jc w:val="center"/>
              <w:rPr>
                <w:rFonts w:ascii="Arial" w:eastAsia="Times New Roman" w:hAnsi="Arial" w:cs="Arial"/>
                <w:spacing w:val="-1"/>
                <w:sz w:val="20"/>
                <w:szCs w:val="20"/>
                <w:rPrChange w:id="6069"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070" w:author="Adelino Naquarta Sepalanga Domingos" w:date="2025-03-05T09:17:00Z" w16du:dateUtc="2025-03-05T08:17:00Z">
                  <w:rPr>
                    <w:rFonts w:ascii="Times New Roman" w:eastAsia="Times New Roman" w:hAnsi="Times New Roman"/>
                    <w:spacing w:val="-1"/>
                  </w:rPr>
                </w:rPrChange>
              </w:rPr>
              <w:t>4.1.4.20.4.1.</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61DB986" w14:textId="77777777" w:rsidR="003F3EDE" w:rsidRPr="004866BB" w:rsidRDefault="003F3EDE" w:rsidP="0025185C">
            <w:pPr>
              <w:jc w:val="center"/>
              <w:rPr>
                <w:rFonts w:ascii="Arial" w:eastAsia="Times New Roman" w:hAnsi="Arial" w:cs="Arial"/>
                <w:spacing w:val="-1"/>
                <w:sz w:val="20"/>
                <w:szCs w:val="20"/>
                <w:rPrChange w:id="607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072"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D630133" w14:textId="77777777" w:rsidR="003F3EDE" w:rsidRPr="004866BB" w:rsidRDefault="003F3EDE" w:rsidP="0025185C">
            <w:pPr>
              <w:rPr>
                <w:rFonts w:ascii="Arial" w:eastAsia="Times New Roman" w:hAnsi="Arial" w:cs="Arial"/>
                <w:spacing w:val="-1"/>
                <w:sz w:val="20"/>
                <w:szCs w:val="20"/>
                <w:rPrChange w:id="607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074" w:author="Adelino Naquarta Sepalanga Domingos" w:date="2025-03-05T09:17:00Z" w16du:dateUtc="2025-03-05T08:17:00Z">
                  <w:rPr>
                    <w:rFonts w:ascii="Times New Roman" w:eastAsia="Times New Roman" w:hAnsi="Times New Roman"/>
                    <w:spacing w:val="-1"/>
                  </w:rPr>
                </w:rPrChange>
              </w:rPr>
              <w:t>Código de moeda (CurrencyCode)</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A31F238" w14:textId="77777777" w:rsidR="003F3EDE" w:rsidRPr="004866BB" w:rsidRDefault="003F3EDE" w:rsidP="0025185C">
            <w:pPr>
              <w:rPr>
                <w:rFonts w:ascii="Arial" w:eastAsia="Times New Roman" w:hAnsi="Arial" w:cs="Arial"/>
                <w:spacing w:val="-1"/>
                <w:sz w:val="20"/>
                <w:szCs w:val="20"/>
                <w:rPrChange w:id="607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076" w:author="Adelino Naquarta Sepalanga Domingos" w:date="2025-03-05T09:17:00Z" w16du:dateUtc="2025-03-05T08:17:00Z">
                  <w:rPr>
                    <w:rFonts w:ascii="Times New Roman" w:eastAsia="Times New Roman" w:hAnsi="Times New Roman"/>
                    <w:spacing w:val="-1"/>
                  </w:rPr>
                </w:rPrChange>
              </w:rPr>
              <w:t>No caso de moeda estrangeira deve ser preenchido de acordo com a norma ISO 4217.</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9262F61" w14:textId="77777777" w:rsidR="003F3EDE" w:rsidRPr="004866BB" w:rsidRDefault="003F3EDE" w:rsidP="0025185C">
            <w:pPr>
              <w:jc w:val="center"/>
              <w:rPr>
                <w:rFonts w:ascii="Arial" w:eastAsia="Times New Roman" w:hAnsi="Arial" w:cs="Arial"/>
                <w:spacing w:val="-1"/>
                <w:sz w:val="20"/>
                <w:szCs w:val="20"/>
                <w:rPrChange w:id="6077" w:author="Adelino Naquarta Sepalanga Domingos" w:date="2025-03-05T09:17:00Z" w16du:dateUtc="2025-03-05T08:17:00Z">
                  <w:rPr>
                    <w:rFonts w:ascii="Times New Roman" w:eastAsia="Times New Roman" w:hAnsi="Times New Roman"/>
                    <w:spacing w:val="-1"/>
                  </w:rPr>
                </w:rPrChange>
              </w:rPr>
            </w:pPr>
          </w:p>
          <w:p w14:paraId="38F45855" w14:textId="77777777" w:rsidR="003F3EDE" w:rsidRPr="004866BB" w:rsidRDefault="003F3EDE" w:rsidP="0025185C">
            <w:pPr>
              <w:jc w:val="center"/>
              <w:rPr>
                <w:rFonts w:ascii="Arial" w:eastAsia="Times New Roman" w:hAnsi="Arial" w:cs="Arial"/>
                <w:spacing w:val="-1"/>
                <w:sz w:val="20"/>
                <w:szCs w:val="20"/>
                <w:rPrChange w:id="6078"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079" w:author="Adelino Naquarta Sepalanga Domingos" w:date="2025-03-05T09:17:00Z" w16du:dateUtc="2025-03-05T08:17:00Z">
                  <w:rPr>
                    <w:rFonts w:ascii="Times New Roman" w:eastAsia="Times New Roman" w:hAnsi="Times New Roman"/>
                    <w:spacing w:val="-1"/>
                  </w:rPr>
                </w:rPrChange>
              </w:rPr>
              <w:t>Texto 3</w:t>
            </w:r>
          </w:p>
        </w:tc>
      </w:tr>
      <w:tr w:rsidR="003F3EDE" w:rsidRPr="004866BB" w14:paraId="28D1B784" w14:textId="77777777" w:rsidTr="0025185C">
        <w:trPr>
          <w:trHeight w:val="993"/>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2ABCFFD" w14:textId="77777777" w:rsidR="003F3EDE" w:rsidRPr="004866BB" w:rsidRDefault="003F3EDE" w:rsidP="0025185C">
            <w:pPr>
              <w:jc w:val="center"/>
              <w:rPr>
                <w:rFonts w:ascii="Arial" w:eastAsia="Times New Roman" w:hAnsi="Arial" w:cs="Arial"/>
                <w:spacing w:val="-1"/>
                <w:sz w:val="20"/>
                <w:szCs w:val="20"/>
                <w:rPrChange w:id="6080"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081" w:author="Adelino Naquarta Sepalanga Domingos" w:date="2025-03-05T09:17:00Z" w16du:dateUtc="2025-03-05T08:17:00Z">
                  <w:rPr>
                    <w:rFonts w:ascii="Times New Roman" w:eastAsia="Times New Roman" w:hAnsi="Times New Roman"/>
                    <w:spacing w:val="-1"/>
                  </w:rPr>
                </w:rPrChange>
              </w:rPr>
              <w:t>4.1.4.20.4.2.</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456C97F" w14:textId="77777777" w:rsidR="003F3EDE" w:rsidRPr="004866BB" w:rsidRDefault="003F3EDE" w:rsidP="0025185C">
            <w:pPr>
              <w:jc w:val="center"/>
              <w:rPr>
                <w:rFonts w:ascii="Arial" w:eastAsia="Times New Roman" w:hAnsi="Arial" w:cs="Arial"/>
                <w:spacing w:val="-1"/>
                <w:sz w:val="20"/>
                <w:szCs w:val="20"/>
                <w:rPrChange w:id="6082"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083"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07CC389" w14:textId="77777777" w:rsidR="003F3EDE" w:rsidRPr="004866BB" w:rsidRDefault="003F3EDE" w:rsidP="0025185C">
            <w:pPr>
              <w:rPr>
                <w:rFonts w:ascii="Arial" w:eastAsia="Times New Roman" w:hAnsi="Arial" w:cs="Arial"/>
                <w:spacing w:val="-1"/>
                <w:sz w:val="20"/>
                <w:szCs w:val="20"/>
                <w:rPrChange w:id="6084"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085" w:author="Adelino Naquarta Sepalanga Domingos" w:date="2025-03-05T09:17:00Z" w16du:dateUtc="2025-03-05T08:17:00Z">
                  <w:rPr>
                    <w:rFonts w:ascii="Times New Roman" w:eastAsia="Times New Roman" w:hAnsi="Times New Roman"/>
                    <w:spacing w:val="-1"/>
                  </w:rPr>
                </w:rPrChange>
              </w:rPr>
              <w:t>Valor total em moeda estrangeira (CurrencyAmount)</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D664AAB" w14:textId="77777777" w:rsidR="003F3EDE" w:rsidRPr="004866BB" w:rsidRDefault="003F3EDE" w:rsidP="0025185C">
            <w:pPr>
              <w:rPr>
                <w:rFonts w:ascii="Arial" w:eastAsia="Times New Roman" w:hAnsi="Arial" w:cs="Arial"/>
                <w:spacing w:val="-1"/>
                <w:sz w:val="20"/>
                <w:szCs w:val="20"/>
                <w:rPrChange w:id="6086"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087" w:author="Adelino Naquarta Sepalanga Domingos" w:date="2025-03-05T09:17:00Z" w16du:dateUtc="2025-03-05T08:17:00Z">
                  <w:rPr>
                    <w:rFonts w:ascii="Times New Roman" w:eastAsia="Times New Roman" w:hAnsi="Times New Roman"/>
                    <w:spacing w:val="-1"/>
                  </w:rPr>
                </w:rPrChange>
              </w:rPr>
              <w:t>Valor do campo 4.1.4.20. 3. – Total do documento com impostos (GrossTotal) na moeda original do documento.</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84B4B2D" w14:textId="77777777" w:rsidR="003F3EDE" w:rsidRPr="004866BB" w:rsidRDefault="003F3EDE" w:rsidP="0025185C">
            <w:pPr>
              <w:jc w:val="center"/>
              <w:rPr>
                <w:rFonts w:ascii="Arial" w:eastAsia="Times New Roman" w:hAnsi="Arial" w:cs="Arial"/>
                <w:spacing w:val="-1"/>
                <w:sz w:val="20"/>
                <w:szCs w:val="20"/>
                <w:rPrChange w:id="6088" w:author="Adelino Naquarta Sepalanga Domingos" w:date="2025-03-05T09:17:00Z" w16du:dateUtc="2025-03-05T08:17:00Z">
                  <w:rPr>
                    <w:rFonts w:ascii="Times New Roman" w:eastAsia="Times New Roman" w:hAnsi="Times New Roman"/>
                    <w:spacing w:val="-1"/>
                  </w:rPr>
                </w:rPrChange>
              </w:rPr>
            </w:pPr>
          </w:p>
          <w:p w14:paraId="0B8FDB03" w14:textId="77777777" w:rsidR="003F3EDE" w:rsidRPr="004866BB" w:rsidRDefault="003F3EDE" w:rsidP="0025185C">
            <w:pPr>
              <w:jc w:val="center"/>
              <w:rPr>
                <w:rFonts w:ascii="Arial" w:eastAsia="Times New Roman" w:hAnsi="Arial" w:cs="Arial"/>
                <w:spacing w:val="-1"/>
                <w:sz w:val="20"/>
                <w:szCs w:val="20"/>
                <w:rPrChange w:id="6089"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090" w:author="Adelino Naquarta Sepalanga Domingos" w:date="2025-03-05T09:17:00Z" w16du:dateUtc="2025-03-05T08:17:00Z">
                  <w:rPr>
                    <w:rFonts w:ascii="Times New Roman" w:eastAsia="Times New Roman" w:hAnsi="Times New Roman"/>
                    <w:spacing w:val="-1"/>
                  </w:rPr>
                </w:rPrChange>
              </w:rPr>
              <w:t>Monetário</w:t>
            </w:r>
          </w:p>
        </w:tc>
      </w:tr>
      <w:tr w:rsidR="003F3EDE" w:rsidRPr="004866BB" w14:paraId="6C44176B" w14:textId="77777777" w:rsidTr="0025185C">
        <w:trPr>
          <w:trHeight w:val="688"/>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07A09FD" w14:textId="77777777" w:rsidR="003F3EDE" w:rsidRPr="004866BB" w:rsidRDefault="003F3EDE" w:rsidP="0025185C">
            <w:pPr>
              <w:jc w:val="center"/>
              <w:rPr>
                <w:rFonts w:ascii="Arial" w:eastAsia="Times New Roman" w:hAnsi="Arial" w:cs="Arial"/>
                <w:spacing w:val="-1"/>
                <w:sz w:val="20"/>
                <w:szCs w:val="20"/>
                <w:rPrChange w:id="609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092" w:author="Adelino Naquarta Sepalanga Domingos" w:date="2025-03-05T09:17:00Z" w16du:dateUtc="2025-03-05T08:17:00Z">
                  <w:rPr>
                    <w:rFonts w:ascii="Times New Roman" w:eastAsia="Times New Roman" w:hAnsi="Times New Roman"/>
                    <w:spacing w:val="-1"/>
                  </w:rPr>
                </w:rPrChange>
              </w:rPr>
              <w:t>4.1.4.20.4.3.</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4DDE9E1" w14:textId="77777777" w:rsidR="003F3EDE" w:rsidRPr="004866BB" w:rsidRDefault="003F3EDE" w:rsidP="0025185C">
            <w:pPr>
              <w:jc w:val="center"/>
              <w:rPr>
                <w:rFonts w:ascii="Arial" w:eastAsia="Times New Roman" w:hAnsi="Arial" w:cs="Arial"/>
                <w:spacing w:val="-1"/>
                <w:sz w:val="20"/>
                <w:szCs w:val="20"/>
                <w:rPrChange w:id="609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094"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06234B4" w14:textId="77777777" w:rsidR="003F3EDE" w:rsidRPr="004866BB" w:rsidRDefault="003F3EDE" w:rsidP="0025185C">
            <w:pPr>
              <w:rPr>
                <w:rFonts w:ascii="Arial" w:eastAsia="Times New Roman" w:hAnsi="Arial" w:cs="Arial"/>
                <w:spacing w:val="-1"/>
                <w:sz w:val="20"/>
                <w:szCs w:val="20"/>
                <w:rPrChange w:id="609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096" w:author="Adelino Naquarta Sepalanga Domingos" w:date="2025-03-05T09:17:00Z" w16du:dateUtc="2025-03-05T08:17:00Z">
                  <w:rPr>
                    <w:rFonts w:ascii="Times New Roman" w:eastAsia="Times New Roman" w:hAnsi="Times New Roman"/>
                    <w:spacing w:val="-1"/>
                  </w:rPr>
                </w:rPrChange>
              </w:rPr>
              <w:t>Taxa de câmbio (ExchangeRate)</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28CC0AC" w14:textId="77777777" w:rsidR="003F3EDE" w:rsidRPr="004866BB" w:rsidRDefault="003F3EDE" w:rsidP="0025185C">
            <w:pPr>
              <w:rPr>
                <w:rFonts w:ascii="Arial" w:eastAsia="Times New Roman" w:hAnsi="Arial" w:cs="Arial"/>
                <w:spacing w:val="-1"/>
                <w:sz w:val="20"/>
                <w:szCs w:val="20"/>
                <w:rPrChange w:id="609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098" w:author="Adelino Naquarta Sepalanga Domingos" w:date="2025-03-05T09:17:00Z" w16du:dateUtc="2025-03-05T08:17:00Z">
                  <w:rPr>
                    <w:rFonts w:ascii="Times New Roman" w:eastAsia="Times New Roman" w:hAnsi="Times New Roman"/>
                    <w:spacing w:val="-1"/>
                  </w:rPr>
                </w:rPrChange>
              </w:rPr>
              <w:t>Deve ser indicada a taxa de câmbio utilizada na conversão para AOA.</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CC853D0" w14:textId="77777777" w:rsidR="003F3EDE" w:rsidRPr="004866BB" w:rsidRDefault="003F3EDE" w:rsidP="0025185C">
            <w:pPr>
              <w:jc w:val="center"/>
              <w:rPr>
                <w:rFonts w:ascii="Arial" w:eastAsia="Times New Roman" w:hAnsi="Arial" w:cs="Arial"/>
                <w:spacing w:val="-1"/>
                <w:sz w:val="20"/>
                <w:szCs w:val="20"/>
                <w:rPrChange w:id="6099"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100" w:author="Adelino Naquarta Sepalanga Domingos" w:date="2025-03-05T09:17:00Z" w16du:dateUtc="2025-03-05T08:17:00Z">
                  <w:rPr>
                    <w:rFonts w:ascii="Times New Roman" w:eastAsia="Times New Roman" w:hAnsi="Times New Roman"/>
                    <w:spacing w:val="-1"/>
                  </w:rPr>
                </w:rPrChange>
              </w:rPr>
              <w:t>Decimal</w:t>
            </w:r>
          </w:p>
        </w:tc>
      </w:tr>
      <w:tr w:rsidR="003F3EDE" w:rsidRPr="004866BB" w14:paraId="77478492" w14:textId="77777777" w:rsidTr="0025185C">
        <w:trPr>
          <w:trHeight w:val="1480"/>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B43614E" w14:textId="77777777" w:rsidR="003F3EDE" w:rsidRPr="004866BB" w:rsidRDefault="003F3EDE" w:rsidP="0025185C">
            <w:pPr>
              <w:jc w:val="center"/>
              <w:rPr>
                <w:rFonts w:ascii="Arial" w:eastAsia="Times New Roman" w:hAnsi="Arial" w:cs="Arial"/>
                <w:spacing w:val="-1"/>
                <w:sz w:val="20"/>
                <w:szCs w:val="20"/>
                <w:rPrChange w:id="6101" w:author="Adelino Naquarta Sepalanga Domingos" w:date="2025-03-05T09:17:00Z" w16du:dateUtc="2025-03-05T08:17:00Z">
                  <w:rPr>
                    <w:rFonts w:ascii="Times New Roman" w:eastAsia="Times New Roman" w:hAnsi="Times New Roman"/>
                    <w:spacing w:val="-1"/>
                  </w:rPr>
                </w:rPrChange>
              </w:rPr>
            </w:pPr>
          </w:p>
          <w:p w14:paraId="32F8A383" w14:textId="77777777" w:rsidR="003F3EDE" w:rsidRPr="004866BB" w:rsidRDefault="003F3EDE" w:rsidP="0025185C">
            <w:pPr>
              <w:jc w:val="center"/>
              <w:rPr>
                <w:rFonts w:ascii="Arial" w:eastAsia="Times New Roman" w:hAnsi="Arial" w:cs="Arial"/>
                <w:spacing w:val="-1"/>
                <w:sz w:val="20"/>
                <w:szCs w:val="20"/>
                <w:rPrChange w:id="6102" w:author="Adelino Naquarta Sepalanga Domingos" w:date="2025-03-05T09:17:00Z" w16du:dateUtc="2025-03-05T08:17:00Z">
                  <w:rPr>
                    <w:rFonts w:ascii="Times New Roman" w:eastAsia="Times New Roman" w:hAnsi="Times New Roman"/>
                    <w:spacing w:val="-1"/>
                  </w:rPr>
                </w:rPrChange>
              </w:rPr>
            </w:pPr>
          </w:p>
          <w:p w14:paraId="07A59895" w14:textId="77777777" w:rsidR="003F3EDE" w:rsidRPr="004866BB" w:rsidRDefault="003F3EDE" w:rsidP="0025185C">
            <w:pPr>
              <w:jc w:val="center"/>
              <w:rPr>
                <w:rFonts w:ascii="Arial" w:eastAsia="Times New Roman" w:hAnsi="Arial" w:cs="Arial"/>
                <w:spacing w:val="-1"/>
                <w:sz w:val="20"/>
                <w:szCs w:val="20"/>
                <w:rPrChange w:id="610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104" w:author="Adelino Naquarta Sepalanga Domingos" w:date="2025-03-05T09:17:00Z" w16du:dateUtc="2025-03-05T08:17:00Z">
                  <w:rPr>
                    <w:rFonts w:ascii="Times New Roman" w:eastAsia="Times New Roman" w:hAnsi="Times New Roman"/>
                    <w:spacing w:val="-1"/>
                  </w:rPr>
                </w:rPrChange>
              </w:rPr>
              <w:t>4.1.4.20.5.</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6DB443F" w14:textId="77777777" w:rsidR="003F3EDE" w:rsidRPr="004866BB" w:rsidRDefault="003F3EDE" w:rsidP="0025185C">
            <w:pPr>
              <w:jc w:val="center"/>
              <w:rPr>
                <w:rFonts w:ascii="Arial" w:eastAsia="Times New Roman" w:hAnsi="Arial" w:cs="Arial"/>
                <w:spacing w:val="-1"/>
                <w:sz w:val="20"/>
                <w:szCs w:val="20"/>
                <w:rPrChange w:id="6105" w:author="Adelino Naquarta Sepalanga Domingos" w:date="2025-03-05T09:17:00Z" w16du:dateUtc="2025-03-05T08:17:00Z">
                  <w:rPr>
                    <w:rFonts w:ascii="Times New Roman" w:eastAsia="Times New Roman" w:hAnsi="Times New Roman"/>
                    <w:spacing w:val="-1"/>
                  </w:rPr>
                </w:rPrChange>
              </w:rPr>
            </w:pPr>
          </w:p>
        </w:tc>
        <w:tc>
          <w:tcPr>
            <w:tcW w:w="32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4D626F6" w14:textId="77777777" w:rsidR="003F3EDE" w:rsidRPr="004866BB" w:rsidRDefault="003F3EDE" w:rsidP="0025185C">
            <w:pPr>
              <w:rPr>
                <w:rFonts w:ascii="Arial" w:eastAsia="Times New Roman" w:hAnsi="Arial" w:cs="Arial"/>
                <w:spacing w:val="-1"/>
                <w:sz w:val="20"/>
                <w:szCs w:val="20"/>
                <w:rPrChange w:id="6106" w:author="Adelino Naquarta Sepalanga Domingos" w:date="2025-03-05T09:17:00Z" w16du:dateUtc="2025-03-05T08:17:00Z">
                  <w:rPr>
                    <w:rFonts w:ascii="Times New Roman" w:eastAsia="Times New Roman" w:hAnsi="Times New Roman"/>
                    <w:spacing w:val="-1"/>
                  </w:rPr>
                </w:rPrChange>
              </w:rPr>
            </w:pPr>
          </w:p>
          <w:p w14:paraId="36A191CC" w14:textId="77777777" w:rsidR="003F3EDE" w:rsidRPr="004866BB" w:rsidRDefault="003F3EDE" w:rsidP="0025185C">
            <w:pPr>
              <w:rPr>
                <w:rFonts w:ascii="Arial" w:eastAsia="Times New Roman" w:hAnsi="Arial" w:cs="Arial"/>
                <w:spacing w:val="-1"/>
                <w:sz w:val="20"/>
                <w:szCs w:val="20"/>
                <w:rPrChange w:id="6107" w:author="Adelino Naquarta Sepalanga Domingos" w:date="2025-03-05T09:17:00Z" w16du:dateUtc="2025-03-05T08:17:00Z">
                  <w:rPr>
                    <w:rFonts w:ascii="Times New Roman" w:eastAsia="Times New Roman" w:hAnsi="Times New Roman"/>
                    <w:spacing w:val="-1"/>
                  </w:rPr>
                </w:rPrChange>
              </w:rPr>
            </w:pPr>
          </w:p>
          <w:p w14:paraId="6F62FE32" w14:textId="77777777" w:rsidR="003F3EDE" w:rsidRPr="004866BB" w:rsidRDefault="003F3EDE" w:rsidP="0025185C">
            <w:pPr>
              <w:rPr>
                <w:rFonts w:ascii="Arial" w:eastAsia="Times New Roman" w:hAnsi="Arial" w:cs="Arial"/>
                <w:spacing w:val="-1"/>
                <w:sz w:val="20"/>
                <w:szCs w:val="20"/>
                <w:rPrChange w:id="6108"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109" w:author="Adelino Naquarta Sepalanga Domingos" w:date="2025-03-05T09:17:00Z" w16du:dateUtc="2025-03-05T08:17:00Z">
                  <w:rPr>
                    <w:rFonts w:ascii="Times New Roman" w:eastAsia="Times New Roman" w:hAnsi="Times New Roman"/>
                    <w:spacing w:val="-1"/>
                  </w:rPr>
                </w:rPrChange>
              </w:rPr>
              <w:t>Acordos (Settlement)</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3BEC21E" w14:textId="77777777" w:rsidR="003F3EDE" w:rsidRPr="004866BB" w:rsidRDefault="003F3EDE" w:rsidP="0025185C">
            <w:pPr>
              <w:rPr>
                <w:rFonts w:ascii="Arial" w:eastAsia="Times New Roman" w:hAnsi="Arial" w:cs="Arial"/>
                <w:spacing w:val="-1"/>
                <w:sz w:val="20"/>
                <w:szCs w:val="20"/>
                <w:rPrChange w:id="6110"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111" w:author="Adelino Naquarta Sepalanga Domingos" w:date="2025-03-05T09:17:00Z" w16du:dateUtc="2025-03-05T08:17:00Z">
                  <w:rPr>
                    <w:rFonts w:ascii="Times New Roman" w:eastAsia="Times New Roman" w:hAnsi="Times New Roman"/>
                    <w:spacing w:val="-1"/>
                  </w:rPr>
                </w:rPrChange>
              </w:rPr>
              <w:t>Acordos ou formas de pagamento. Existindo a necessidade de efectuar</w:t>
            </w:r>
          </w:p>
          <w:p w14:paraId="0829DFC7" w14:textId="2D0797F9" w:rsidR="003F3EDE" w:rsidRPr="004866BB" w:rsidRDefault="003F3EDE" w:rsidP="0025185C">
            <w:pPr>
              <w:rPr>
                <w:rFonts w:ascii="Arial" w:eastAsia="Times New Roman" w:hAnsi="Arial" w:cs="Arial"/>
                <w:spacing w:val="-1"/>
                <w:sz w:val="20"/>
                <w:szCs w:val="20"/>
                <w:rPrChange w:id="6112"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113" w:author="Adelino Naquarta Sepalanga Domingos" w:date="2025-03-05T09:17:00Z" w16du:dateUtc="2025-03-05T08:17:00Z">
                  <w:rPr>
                    <w:rFonts w:ascii="Times New Roman" w:eastAsia="Times New Roman" w:hAnsi="Times New Roman"/>
                    <w:spacing w:val="-1"/>
                  </w:rPr>
                </w:rPrChange>
              </w:rPr>
              <w:t>mais do que uma referência, esta estrutura pode</w:t>
            </w:r>
            <w:del w:id="6114" w:author="Adelino Naquarta Sepalanga Domingos" w:date="2025-03-05T09:35:00Z" w16du:dateUtc="2025-03-05T08:35:00Z">
              <w:r w:rsidRPr="004866BB" w:rsidDel="00B45277">
                <w:rPr>
                  <w:rFonts w:ascii="Arial" w:eastAsia="Times New Roman" w:hAnsi="Arial" w:cs="Arial"/>
                  <w:spacing w:val="-1"/>
                  <w:sz w:val="20"/>
                  <w:szCs w:val="20"/>
                  <w:rPrChange w:id="6115" w:author="Adelino Naquarta Sepalanga Domingos" w:date="2025-03-05T09:17:00Z" w16du:dateUtc="2025-03-05T08:17:00Z">
                    <w:rPr>
                      <w:rFonts w:ascii="Times New Roman" w:eastAsia="Times New Roman" w:hAnsi="Times New Roman"/>
                      <w:spacing w:val="-1"/>
                    </w:rPr>
                  </w:rPrChange>
                </w:rPr>
                <w:delText>rá</w:delText>
              </w:r>
            </w:del>
            <w:r w:rsidRPr="004866BB">
              <w:rPr>
                <w:rFonts w:ascii="Arial" w:eastAsia="Times New Roman" w:hAnsi="Arial" w:cs="Arial"/>
                <w:spacing w:val="-1"/>
                <w:sz w:val="20"/>
                <w:szCs w:val="20"/>
                <w:rPrChange w:id="6116" w:author="Adelino Naquarta Sepalanga Domingos" w:date="2025-03-05T09:17:00Z" w16du:dateUtc="2025-03-05T08:17:00Z">
                  <w:rPr>
                    <w:rFonts w:ascii="Times New Roman" w:eastAsia="Times New Roman" w:hAnsi="Times New Roman"/>
                    <w:spacing w:val="-1"/>
                  </w:rPr>
                </w:rPrChange>
              </w:rPr>
              <w:t xml:space="preserve"> ser gerada tantas vezes quantas as necessárias.</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97A97D4" w14:textId="77777777" w:rsidR="003F3EDE" w:rsidRPr="004866BB" w:rsidRDefault="003F3EDE" w:rsidP="0025185C">
            <w:pPr>
              <w:jc w:val="center"/>
              <w:rPr>
                <w:rFonts w:ascii="Arial" w:eastAsia="Times New Roman" w:hAnsi="Arial" w:cs="Arial"/>
                <w:spacing w:val="-1"/>
                <w:sz w:val="20"/>
                <w:szCs w:val="20"/>
                <w:rPrChange w:id="6117" w:author="Adelino Naquarta Sepalanga Domingos" w:date="2025-03-05T09:17:00Z" w16du:dateUtc="2025-03-05T08:17:00Z">
                  <w:rPr>
                    <w:rFonts w:ascii="Times New Roman" w:eastAsia="Times New Roman" w:hAnsi="Times New Roman"/>
                    <w:spacing w:val="-1"/>
                  </w:rPr>
                </w:rPrChange>
              </w:rPr>
            </w:pPr>
          </w:p>
          <w:p w14:paraId="7F1F853D" w14:textId="77777777" w:rsidR="003F3EDE" w:rsidRPr="004866BB" w:rsidRDefault="003F3EDE" w:rsidP="0025185C">
            <w:pPr>
              <w:jc w:val="center"/>
              <w:rPr>
                <w:rFonts w:ascii="Arial" w:eastAsia="Times New Roman" w:hAnsi="Arial" w:cs="Arial"/>
                <w:spacing w:val="-1"/>
                <w:sz w:val="20"/>
                <w:szCs w:val="20"/>
                <w:rPrChange w:id="6118"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119" w:author="Adelino Naquarta Sepalanga Domingos" w:date="2025-03-05T09:17:00Z" w16du:dateUtc="2025-03-05T08:17:00Z">
                  <w:rPr>
                    <w:rFonts w:ascii="Times New Roman" w:eastAsia="Times New Roman" w:hAnsi="Times New Roman"/>
                    <w:spacing w:val="-1"/>
                  </w:rPr>
                </w:rPrChange>
              </w:rPr>
              <w:t>Não Aplicável</w:t>
            </w:r>
          </w:p>
        </w:tc>
      </w:tr>
      <w:tr w:rsidR="003F3EDE" w:rsidRPr="004866BB" w14:paraId="078263A5" w14:textId="77777777" w:rsidTr="0025185C">
        <w:trPr>
          <w:trHeight w:val="996"/>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DB5C85B" w14:textId="77777777" w:rsidR="003F3EDE" w:rsidRPr="004866BB" w:rsidRDefault="003F3EDE" w:rsidP="0025185C">
            <w:pPr>
              <w:jc w:val="center"/>
              <w:rPr>
                <w:rFonts w:ascii="Arial" w:eastAsia="Times New Roman" w:hAnsi="Arial" w:cs="Arial"/>
                <w:spacing w:val="-1"/>
                <w:sz w:val="20"/>
                <w:szCs w:val="20"/>
                <w:rPrChange w:id="6120"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121" w:author="Adelino Naquarta Sepalanga Domingos" w:date="2025-03-05T09:17:00Z" w16du:dateUtc="2025-03-05T08:17:00Z">
                  <w:rPr>
                    <w:rFonts w:ascii="Times New Roman" w:eastAsia="Times New Roman" w:hAnsi="Times New Roman"/>
                    <w:spacing w:val="-1"/>
                  </w:rPr>
                </w:rPrChange>
              </w:rPr>
              <w:t>4.1.4.20.5.1.</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1D41384" w14:textId="77777777" w:rsidR="003F3EDE" w:rsidRPr="004866BB" w:rsidRDefault="003F3EDE" w:rsidP="0025185C">
            <w:pPr>
              <w:jc w:val="center"/>
              <w:rPr>
                <w:rFonts w:ascii="Arial" w:eastAsia="Times New Roman" w:hAnsi="Arial" w:cs="Arial"/>
                <w:spacing w:val="-1"/>
                <w:sz w:val="20"/>
                <w:szCs w:val="20"/>
                <w:rPrChange w:id="6122" w:author="Adelino Naquarta Sepalanga Domingos" w:date="2025-03-05T09:17:00Z" w16du:dateUtc="2025-03-05T08:17:00Z">
                  <w:rPr>
                    <w:rFonts w:ascii="Times New Roman" w:eastAsia="Times New Roman" w:hAnsi="Times New Roman"/>
                    <w:spacing w:val="-1"/>
                  </w:rPr>
                </w:rPrChange>
              </w:rPr>
            </w:pPr>
          </w:p>
        </w:tc>
        <w:tc>
          <w:tcPr>
            <w:tcW w:w="32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FFD7B3C" w14:textId="77777777" w:rsidR="003F3EDE" w:rsidRPr="004866BB" w:rsidRDefault="003F3EDE" w:rsidP="0025185C">
            <w:pPr>
              <w:rPr>
                <w:rFonts w:ascii="Arial" w:eastAsia="Times New Roman" w:hAnsi="Arial" w:cs="Arial"/>
                <w:spacing w:val="-1"/>
                <w:sz w:val="20"/>
                <w:szCs w:val="20"/>
                <w:rPrChange w:id="612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124" w:author="Adelino Naquarta Sepalanga Domingos" w:date="2025-03-05T09:17:00Z" w16du:dateUtc="2025-03-05T08:17:00Z">
                  <w:rPr>
                    <w:rFonts w:ascii="Times New Roman" w:eastAsia="Times New Roman" w:hAnsi="Times New Roman"/>
                    <w:spacing w:val="-1"/>
                  </w:rPr>
                </w:rPrChange>
              </w:rPr>
              <w:t>Acordos de descontos futuros (SettlementDiscount)</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A6D5CD4" w14:textId="77777777" w:rsidR="003F3EDE" w:rsidRPr="004866BB" w:rsidRDefault="003F3EDE" w:rsidP="0025185C">
            <w:pPr>
              <w:rPr>
                <w:rFonts w:ascii="Arial" w:eastAsia="Times New Roman" w:hAnsi="Arial" w:cs="Arial"/>
                <w:spacing w:val="-1"/>
                <w:sz w:val="20"/>
                <w:szCs w:val="20"/>
                <w:rPrChange w:id="612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126" w:author="Adelino Naquarta Sepalanga Domingos" w:date="2025-03-05T09:17:00Z" w16du:dateUtc="2025-03-05T08:17:00Z">
                  <w:rPr>
                    <w:rFonts w:ascii="Times New Roman" w:eastAsia="Times New Roman" w:hAnsi="Times New Roman"/>
                    <w:spacing w:val="-1"/>
                  </w:rPr>
                </w:rPrChange>
              </w:rPr>
              <w:t>Deve ser preenchido com os acordos de descontos a aplicar no futuro sobre o valor presente.</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08EF50E" w14:textId="77777777" w:rsidR="003F3EDE" w:rsidRPr="004866BB" w:rsidRDefault="003F3EDE" w:rsidP="0025185C">
            <w:pPr>
              <w:jc w:val="center"/>
              <w:rPr>
                <w:rFonts w:ascii="Arial" w:eastAsia="Times New Roman" w:hAnsi="Arial" w:cs="Arial"/>
                <w:spacing w:val="-1"/>
                <w:sz w:val="20"/>
                <w:szCs w:val="20"/>
                <w:rPrChange w:id="6127" w:author="Adelino Naquarta Sepalanga Domingos" w:date="2025-03-05T09:17:00Z" w16du:dateUtc="2025-03-05T08:17:00Z">
                  <w:rPr>
                    <w:rFonts w:ascii="Times New Roman" w:eastAsia="Times New Roman" w:hAnsi="Times New Roman"/>
                    <w:spacing w:val="-1"/>
                  </w:rPr>
                </w:rPrChange>
              </w:rPr>
            </w:pPr>
          </w:p>
          <w:p w14:paraId="275BCADE" w14:textId="77777777" w:rsidR="003F3EDE" w:rsidRPr="004866BB" w:rsidRDefault="003F3EDE" w:rsidP="0025185C">
            <w:pPr>
              <w:jc w:val="center"/>
              <w:rPr>
                <w:rFonts w:ascii="Arial" w:eastAsia="Times New Roman" w:hAnsi="Arial" w:cs="Arial"/>
                <w:spacing w:val="-1"/>
                <w:sz w:val="20"/>
                <w:szCs w:val="20"/>
                <w:rPrChange w:id="6128"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129" w:author="Adelino Naquarta Sepalanga Domingos" w:date="2025-03-05T09:17:00Z" w16du:dateUtc="2025-03-05T08:17:00Z">
                  <w:rPr>
                    <w:rFonts w:ascii="Times New Roman" w:eastAsia="Times New Roman" w:hAnsi="Times New Roman"/>
                    <w:spacing w:val="-1"/>
                  </w:rPr>
                </w:rPrChange>
              </w:rPr>
              <w:t>Texto 30</w:t>
            </w:r>
          </w:p>
        </w:tc>
      </w:tr>
      <w:tr w:rsidR="003F3EDE" w:rsidRPr="004866BB" w14:paraId="021FC9D2" w14:textId="77777777" w:rsidTr="0025185C">
        <w:trPr>
          <w:trHeight w:val="1942"/>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0355EE0" w14:textId="77777777" w:rsidR="003F3EDE" w:rsidRPr="004866BB" w:rsidRDefault="003F3EDE" w:rsidP="0025185C">
            <w:pPr>
              <w:jc w:val="center"/>
              <w:rPr>
                <w:rFonts w:ascii="Arial" w:eastAsia="Times New Roman" w:hAnsi="Arial" w:cs="Arial"/>
                <w:spacing w:val="-1"/>
                <w:sz w:val="20"/>
                <w:szCs w:val="20"/>
                <w:rPrChange w:id="6130" w:author="Adelino Naquarta Sepalanga Domingos" w:date="2025-03-05T09:17:00Z" w16du:dateUtc="2025-03-05T08:17:00Z">
                  <w:rPr>
                    <w:rFonts w:ascii="Times New Roman" w:eastAsia="Times New Roman" w:hAnsi="Times New Roman"/>
                    <w:spacing w:val="-1"/>
                  </w:rPr>
                </w:rPrChange>
              </w:rPr>
            </w:pPr>
          </w:p>
          <w:p w14:paraId="0A85781E" w14:textId="77777777" w:rsidR="003F3EDE" w:rsidRPr="004866BB" w:rsidRDefault="003F3EDE" w:rsidP="0025185C">
            <w:pPr>
              <w:jc w:val="center"/>
              <w:rPr>
                <w:rFonts w:ascii="Arial" w:eastAsia="Times New Roman" w:hAnsi="Arial" w:cs="Arial"/>
                <w:spacing w:val="-1"/>
                <w:sz w:val="20"/>
                <w:szCs w:val="20"/>
                <w:rPrChange w:id="613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132" w:author="Adelino Naquarta Sepalanga Domingos" w:date="2025-03-05T09:17:00Z" w16du:dateUtc="2025-03-05T08:17:00Z">
                  <w:rPr>
                    <w:rFonts w:ascii="Times New Roman" w:eastAsia="Times New Roman" w:hAnsi="Times New Roman"/>
                    <w:spacing w:val="-1"/>
                  </w:rPr>
                </w:rPrChange>
              </w:rPr>
              <w:t>4.1.4.20.5.2.</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D5DC7FA" w14:textId="77777777" w:rsidR="003F3EDE" w:rsidRPr="004866BB" w:rsidRDefault="003F3EDE" w:rsidP="0025185C">
            <w:pPr>
              <w:jc w:val="center"/>
              <w:rPr>
                <w:rFonts w:ascii="Arial" w:eastAsia="Times New Roman" w:hAnsi="Arial" w:cs="Arial"/>
                <w:spacing w:val="-1"/>
                <w:sz w:val="20"/>
                <w:szCs w:val="20"/>
                <w:rPrChange w:id="6133" w:author="Adelino Naquarta Sepalanga Domingos" w:date="2025-03-05T09:17:00Z" w16du:dateUtc="2025-03-05T08:17:00Z">
                  <w:rPr>
                    <w:rFonts w:ascii="Times New Roman" w:eastAsia="Times New Roman" w:hAnsi="Times New Roman"/>
                    <w:spacing w:val="-1"/>
                  </w:rPr>
                </w:rPrChange>
              </w:rPr>
            </w:pPr>
          </w:p>
        </w:tc>
        <w:tc>
          <w:tcPr>
            <w:tcW w:w="32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1CD9AAF" w14:textId="77777777" w:rsidR="003F3EDE" w:rsidRPr="004866BB" w:rsidRDefault="003F3EDE" w:rsidP="0025185C">
            <w:pPr>
              <w:rPr>
                <w:rFonts w:ascii="Arial" w:eastAsia="Times New Roman" w:hAnsi="Arial" w:cs="Arial"/>
                <w:spacing w:val="-1"/>
                <w:sz w:val="20"/>
                <w:szCs w:val="20"/>
                <w:rPrChange w:id="6134" w:author="Adelino Naquarta Sepalanga Domingos" w:date="2025-03-05T09:17:00Z" w16du:dateUtc="2025-03-05T08:17:00Z">
                  <w:rPr>
                    <w:rFonts w:ascii="Times New Roman" w:eastAsia="Times New Roman" w:hAnsi="Times New Roman"/>
                    <w:spacing w:val="-1"/>
                  </w:rPr>
                </w:rPrChange>
              </w:rPr>
            </w:pPr>
          </w:p>
          <w:p w14:paraId="57B415BF" w14:textId="77777777" w:rsidR="003F3EDE" w:rsidRPr="004866BB" w:rsidRDefault="003F3EDE" w:rsidP="0025185C">
            <w:pPr>
              <w:rPr>
                <w:rFonts w:ascii="Arial" w:eastAsia="Times New Roman" w:hAnsi="Arial" w:cs="Arial"/>
                <w:spacing w:val="-1"/>
                <w:sz w:val="20"/>
                <w:szCs w:val="20"/>
                <w:rPrChange w:id="613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136" w:author="Adelino Naquarta Sepalanga Domingos" w:date="2025-03-05T09:17:00Z" w16du:dateUtc="2025-03-05T08:17:00Z">
                  <w:rPr>
                    <w:rFonts w:ascii="Times New Roman" w:eastAsia="Times New Roman" w:hAnsi="Times New Roman"/>
                    <w:spacing w:val="-1"/>
                  </w:rPr>
                </w:rPrChange>
              </w:rPr>
              <w:t>Montante do desconto (SettlementAmount)</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2B328FD" w14:textId="77777777" w:rsidR="003F3EDE" w:rsidRPr="004866BB" w:rsidRDefault="003F3EDE" w:rsidP="0025185C">
            <w:pPr>
              <w:rPr>
                <w:rFonts w:ascii="Arial" w:eastAsia="Times New Roman" w:hAnsi="Arial" w:cs="Arial"/>
                <w:spacing w:val="-1"/>
                <w:sz w:val="20"/>
                <w:szCs w:val="20"/>
                <w:rPrChange w:id="613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138" w:author="Adelino Naquarta Sepalanga Domingos" w:date="2025-03-05T09:17:00Z" w16du:dateUtc="2025-03-05T08:17:00Z">
                  <w:rPr>
                    <w:rFonts w:ascii="Times New Roman" w:eastAsia="Times New Roman" w:hAnsi="Times New Roman"/>
                    <w:spacing w:val="-1"/>
                  </w:rPr>
                </w:rPrChange>
              </w:rPr>
              <w:t>Representa o valor acordado para desconto futuro sem afectar o valor presente do documento indicado no campo 4.1.4.20.3. — Total do documento com impostos (GrossTotal).</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E383B44" w14:textId="77777777" w:rsidR="003F3EDE" w:rsidRPr="004866BB" w:rsidRDefault="003F3EDE" w:rsidP="0025185C">
            <w:pPr>
              <w:jc w:val="center"/>
              <w:rPr>
                <w:rFonts w:ascii="Arial" w:eastAsia="Times New Roman" w:hAnsi="Arial" w:cs="Arial"/>
                <w:spacing w:val="-1"/>
                <w:sz w:val="20"/>
                <w:szCs w:val="20"/>
                <w:rPrChange w:id="6139" w:author="Adelino Naquarta Sepalanga Domingos" w:date="2025-03-05T09:17:00Z" w16du:dateUtc="2025-03-05T08:17:00Z">
                  <w:rPr>
                    <w:rFonts w:ascii="Times New Roman" w:eastAsia="Times New Roman" w:hAnsi="Times New Roman"/>
                    <w:spacing w:val="-1"/>
                  </w:rPr>
                </w:rPrChange>
              </w:rPr>
            </w:pPr>
          </w:p>
          <w:p w14:paraId="6E4672DF" w14:textId="77777777" w:rsidR="003F3EDE" w:rsidRPr="004866BB" w:rsidRDefault="003F3EDE" w:rsidP="0025185C">
            <w:pPr>
              <w:jc w:val="center"/>
              <w:rPr>
                <w:rFonts w:ascii="Arial" w:eastAsia="Times New Roman" w:hAnsi="Arial" w:cs="Arial"/>
                <w:spacing w:val="-1"/>
                <w:sz w:val="20"/>
                <w:szCs w:val="20"/>
                <w:rPrChange w:id="6140" w:author="Adelino Naquarta Sepalanga Domingos" w:date="2025-03-05T09:17:00Z" w16du:dateUtc="2025-03-05T08:17:00Z">
                  <w:rPr>
                    <w:rFonts w:ascii="Times New Roman" w:eastAsia="Times New Roman" w:hAnsi="Times New Roman"/>
                    <w:spacing w:val="-1"/>
                  </w:rPr>
                </w:rPrChange>
              </w:rPr>
            </w:pPr>
          </w:p>
          <w:p w14:paraId="1FB1C6AE" w14:textId="77777777" w:rsidR="003F3EDE" w:rsidRPr="004866BB" w:rsidRDefault="003F3EDE" w:rsidP="0025185C">
            <w:pPr>
              <w:jc w:val="center"/>
              <w:rPr>
                <w:rFonts w:ascii="Arial" w:eastAsia="Times New Roman" w:hAnsi="Arial" w:cs="Arial"/>
                <w:spacing w:val="-1"/>
                <w:sz w:val="20"/>
                <w:szCs w:val="20"/>
                <w:rPrChange w:id="614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142" w:author="Adelino Naquarta Sepalanga Domingos" w:date="2025-03-05T09:17:00Z" w16du:dateUtc="2025-03-05T08:17:00Z">
                  <w:rPr>
                    <w:rFonts w:ascii="Times New Roman" w:eastAsia="Times New Roman" w:hAnsi="Times New Roman"/>
                    <w:spacing w:val="-1"/>
                  </w:rPr>
                </w:rPrChange>
              </w:rPr>
              <w:t>Monetário</w:t>
            </w:r>
          </w:p>
        </w:tc>
      </w:tr>
      <w:tr w:rsidR="003F3EDE" w:rsidRPr="004866BB" w14:paraId="79731270" w14:textId="77777777" w:rsidTr="0025185C">
        <w:trPr>
          <w:trHeight w:val="892"/>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88E3124" w14:textId="77777777" w:rsidR="003F3EDE" w:rsidRPr="004866BB" w:rsidRDefault="003F3EDE" w:rsidP="0025185C">
            <w:pPr>
              <w:jc w:val="center"/>
              <w:rPr>
                <w:rFonts w:ascii="Arial" w:eastAsia="Times New Roman" w:hAnsi="Arial" w:cs="Arial"/>
                <w:spacing w:val="-1"/>
                <w:sz w:val="20"/>
                <w:szCs w:val="20"/>
                <w:rPrChange w:id="614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144" w:author="Adelino Naquarta Sepalanga Domingos" w:date="2025-03-05T09:17:00Z" w16du:dateUtc="2025-03-05T08:17:00Z">
                  <w:rPr>
                    <w:rFonts w:ascii="Times New Roman" w:eastAsia="Times New Roman" w:hAnsi="Times New Roman"/>
                    <w:spacing w:val="-1"/>
                  </w:rPr>
                </w:rPrChange>
              </w:rPr>
              <w:t>4.1.4.20.5.3.</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200003C" w14:textId="77777777" w:rsidR="003F3EDE" w:rsidRPr="004866BB" w:rsidRDefault="003F3EDE" w:rsidP="0025185C">
            <w:pPr>
              <w:jc w:val="center"/>
              <w:rPr>
                <w:rFonts w:ascii="Arial" w:eastAsia="Times New Roman" w:hAnsi="Arial" w:cs="Arial"/>
                <w:spacing w:val="-1"/>
                <w:sz w:val="20"/>
                <w:szCs w:val="20"/>
                <w:rPrChange w:id="6145" w:author="Adelino Naquarta Sepalanga Domingos" w:date="2025-03-05T09:17:00Z" w16du:dateUtc="2025-03-05T08:17:00Z">
                  <w:rPr>
                    <w:rFonts w:ascii="Times New Roman" w:eastAsia="Times New Roman" w:hAnsi="Times New Roman"/>
                    <w:spacing w:val="-1"/>
                  </w:rPr>
                </w:rPrChange>
              </w:rPr>
            </w:pPr>
          </w:p>
        </w:tc>
        <w:tc>
          <w:tcPr>
            <w:tcW w:w="32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515B338" w14:textId="77777777" w:rsidR="003F3EDE" w:rsidRPr="004866BB" w:rsidRDefault="003F3EDE" w:rsidP="0025185C">
            <w:pPr>
              <w:rPr>
                <w:rFonts w:ascii="Arial" w:eastAsia="Times New Roman" w:hAnsi="Arial" w:cs="Arial"/>
                <w:spacing w:val="-1"/>
                <w:sz w:val="20"/>
                <w:szCs w:val="20"/>
                <w:rPrChange w:id="6146"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147" w:author="Adelino Naquarta Sepalanga Domingos" w:date="2025-03-05T09:17:00Z" w16du:dateUtc="2025-03-05T08:17:00Z">
                  <w:rPr>
                    <w:rFonts w:ascii="Times New Roman" w:eastAsia="Times New Roman" w:hAnsi="Times New Roman"/>
                    <w:spacing w:val="-1"/>
                  </w:rPr>
                </w:rPrChange>
              </w:rPr>
              <w:t>Data acordada para o desconto (SettlementDate)</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C8958BD" w14:textId="77777777" w:rsidR="003F3EDE" w:rsidRPr="004866BB" w:rsidRDefault="003F3EDE" w:rsidP="0025185C">
            <w:pPr>
              <w:rPr>
                <w:rFonts w:ascii="Arial" w:eastAsia="Times New Roman" w:hAnsi="Arial" w:cs="Arial"/>
                <w:spacing w:val="-1"/>
                <w:sz w:val="20"/>
                <w:szCs w:val="20"/>
                <w:rPrChange w:id="6148"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149" w:author="Adelino Naquarta Sepalanga Domingos" w:date="2025-03-05T09:17:00Z" w16du:dateUtc="2025-03-05T08:17:00Z">
                  <w:rPr>
                    <w:rFonts w:ascii="Times New Roman" w:eastAsia="Times New Roman" w:hAnsi="Times New Roman"/>
                    <w:spacing w:val="-1"/>
                  </w:rPr>
                </w:rPrChange>
              </w:rPr>
              <w:t>A informação a constar é a data acordada para o pagamento com desconto.</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C1E2BFF" w14:textId="77777777" w:rsidR="003F3EDE" w:rsidRPr="004866BB" w:rsidRDefault="003F3EDE" w:rsidP="0025185C">
            <w:pPr>
              <w:jc w:val="center"/>
              <w:rPr>
                <w:rFonts w:ascii="Arial" w:eastAsia="Times New Roman" w:hAnsi="Arial" w:cs="Arial"/>
                <w:spacing w:val="-1"/>
                <w:sz w:val="20"/>
                <w:szCs w:val="20"/>
                <w:rPrChange w:id="6150" w:author="Adelino Naquarta Sepalanga Domingos" w:date="2025-03-05T09:17:00Z" w16du:dateUtc="2025-03-05T08:17:00Z">
                  <w:rPr>
                    <w:rFonts w:ascii="Times New Roman" w:eastAsia="Times New Roman" w:hAnsi="Times New Roman"/>
                    <w:spacing w:val="-1"/>
                  </w:rPr>
                </w:rPrChange>
              </w:rPr>
            </w:pPr>
          </w:p>
          <w:p w14:paraId="4C8A873D" w14:textId="77777777" w:rsidR="003F3EDE" w:rsidRPr="004866BB" w:rsidRDefault="003F3EDE" w:rsidP="0025185C">
            <w:pPr>
              <w:jc w:val="center"/>
              <w:rPr>
                <w:rFonts w:ascii="Arial" w:eastAsia="Times New Roman" w:hAnsi="Arial" w:cs="Arial"/>
                <w:spacing w:val="-1"/>
                <w:sz w:val="20"/>
                <w:szCs w:val="20"/>
                <w:rPrChange w:id="615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152" w:author="Adelino Naquarta Sepalanga Domingos" w:date="2025-03-05T09:17:00Z" w16du:dateUtc="2025-03-05T08:17:00Z">
                  <w:rPr>
                    <w:rFonts w:ascii="Times New Roman" w:eastAsia="Times New Roman" w:hAnsi="Times New Roman"/>
                    <w:spacing w:val="-1"/>
                  </w:rPr>
                </w:rPrChange>
              </w:rPr>
              <w:t>Data</w:t>
            </w:r>
          </w:p>
        </w:tc>
      </w:tr>
      <w:tr w:rsidR="003F3EDE" w:rsidRPr="004866BB" w14:paraId="41DE06B8" w14:textId="77777777" w:rsidTr="0025185C">
        <w:trPr>
          <w:trHeight w:val="851"/>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E974660" w14:textId="77777777" w:rsidR="003F3EDE" w:rsidRPr="004866BB" w:rsidRDefault="003F3EDE" w:rsidP="0025185C">
            <w:pPr>
              <w:jc w:val="center"/>
              <w:rPr>
                <w:rFonts w:ascii="Arial" w:eastAsia="Times New Roman" w:hAnsi="Arial" w:cs="Arial"/>
                <w:spacing w:val="-1"/>
                <w:sz w:val="20"/>
                <w:szCs w:val="20"/>
                <w:rPrChange w:id="615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154" w:author="Adelino Naquarta Sepalanga Domingos" w:date="2025-03-05T09:17:00Z" w16du:dateUtc="2025-03-05T08:17:00Z">
                  <w:rPr>
                    <w:rFonts w:ascii="Times New Roman" w:eastAsia="Times New Roman" w:hAnsi="Times New Roman"/>
                    <w:spacing w:val="-1"/>
                  </w:rPr>
                </w:rPrChange>
              </w:rPr>
              <w:t>4.1.4.20.5.4.</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C73BC1A" w14:textId="77777777" w:rsidR="003F3EDE" w:rsidRPr="004866BB" w:rsidRDefault="003F3EDE" w:rsidP="0025185C">
            <w:pPr>
              <w:jc w:val="center"/>
              <w:rPr>
                <w:rFonts w:ascii="Arial" w:eastAsia="Times New Roman" w:hAnsi="Arial" w:cs="Arial"/>
                <w:spacing w:val="-1"/>
                <w:sz w:val="20"/>
                <w:szCs w:val="20"/>
                <w:rPrChange w:id="6155" w:author="Adelino Naquarta Sepalanga Domingos" w:date="2025-03-05T09:17:00Z" w16du:dateUtc="2025-03-05T08:17:00Z">
                  <w:rPr>
                    <w:rFonts w:ascii="Times New Roman" w:eastAsia="Times New Roman" w:hAnsi="Times New Roman"/>
                    <w:spacing w:val="-1"/>
                  </w:rPr>
                </w:rPrChange>
              </w:rPr>
            </w:pPr>
          </w:p>
        </w:tc>
        <w:tc>
          <w:tcPr>
            <w:tcW w:w="32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F03E227" w14:textId="77777777" w:rsidR="003F3EDE" w:rsidRPr="004866BB" w:rsidRDefault="003F3EDE" w:rsidP="0025185C">
            <w:pPr>
              <w:rPr>
                <w:rFonts w:ascii="Arial" w:eastAsia="Times New Roman" w:hAnsi="Arial" w:cs="Arial"/>
                <w:spacing w:val="-1"/>
                <w:sz w:val="20"/>
                <w:szCs w:val="20"/>
                <w:rPrChange w:id="6156"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157" w:author="Adelino Naquarta Sepalanga Domingos" w:date="2025-03-05T09:17:00Z" w16du:dateUtc="2025-03-05T08:17:00Z">
                  <w:rPr>
                    <w:rFonts w:ascii="Times New Roman" w:eastAsia="Times New Roman" w:hAnsi="Times New Roman"/>
                    <w:spacing w:val="-1"/>
                  </w:rPr>
                </w:rPrChange>
              </w:rPr>
              <w:t>Acordos de pagamento (PaymentTerms)</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307A830" w14:textId="77777777" w:rsidR="003F3EDE" w:rsidRPr="004866BB" w:rsidRDefault="003F3EDE" w:rsidP="0025185C">
            <w:pPr>
              <w:rPr>
                <w:rFonts w:ascii="Arial" w:eastAsia="Times New Roman" w:hAnsi="Arial" w:cs="Arial"/>
                <w:spacing w:val="-1"/>
                <w:sz w:val="20"/>
                <w:szCs w:val="20"/>
                <w:rPrChange w:id="6158"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159" w:author="Adelino Naquarta Sepalanga Domingos" w:date="2025-03-05T09:17:00Z" w16du:dateUtc="2025-03-05T08:17:00Z">
                  <w:rPr>
                    <w:rFonts w:ascii="Times New Roman" w:eastAsia="Times New Roman" w:hAnsi="Times New Roman"/>
                    <w:spacing w:val="-1"/>
                  </w:rPr>
                </w:rPrChange>
              </w:rPr>
              <w:t>A informação a constar são os acordos estabelecidos ou a data limite de pagamento.</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7CC3838" w14:textId="77777777" w:rsidR="003F3EDE" w:rsidRPr="004866BB" w:rsidRDefault="003F3EDE" w:rsidP="0025185C">
            <w:pPr>
              <w:jc w:val="center"/>
              <w:rPr>
                <w:rFonts w:ascii="Arial" w:eastAsia="Times New Roman" w:hAnsi="Arial" w:cs="Arial"/>
                <w:spacing w:val="-1"/>
                <w:sz w:val="20"/>
                <w:szCs w:val="20"/>
                <w:rPrChange w:id="6160" w:author="Adelino Naquarta Sepalanga Domingos" w:date="2025-03-05T09:17:00Z" w16du:dateUtc="2025-03-05T08:17:00Z">
                  <w:rPr>
                    <w:rFonts w:ascii="Times New Roman" w:eastAsia="Times New Roman" w:hAnsi="Times New Roman"/>
                    <w:spacing w:val="-1"/>
                  </w:rPr>
                </w:rPrChange>
              </w:rPr>
            </w:pPr>
          </w:p>
          <w:p w14:paraId="40957CB5" w14:textId="77777777" w:rsidR="003F3EDE" w:rsidRPr="004866BB" w:rsidRDefault="003F3EDE" w:rsidP="0025185C">
            <w:pPr>
              <w:jc w:val="center"/>
              <w:rPr>
                <w:rFonts w:ascii="Arial" w:eastAsia="Times New Roman" w:hAnsi="Arial" w:cs="Arial"/>
                <w:spacing w:val="-1"/>
                <w:sz w:val="20"/>
                <w:szCs w:val="20"/>
                <w:rPrChange w:id="616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162" w:author="Adelino Naquarta Sepalanga Domingos" w:date="2025-03-05T09:17:00Z" w16du:dateUtc="2025-03-05T08:17:00Z">
                  <w:rPr>
                    <w:rFonts w:ascii="Times New Roman" w:eastAsia="Times New Roman" w:hAnsi="Times New Roman"/>
                    <w:spacing w:val="-1"/>
                  </w:rPr>
                </w:rPrChange>
              </w:rPr>
              <w:t>Texto 100</w:t>
            </w:r>
          </w:p>
        </w:tc>
      </w:tr>
      <w:tr w:rsidR="003F3EDE" w:rsidRPr="004866BB" w14:paraId="59C88427" w14:textId="77777777" w:rsidTr="0025185C">
        <w:trPr>
          <w:trHeight w:val="2168"/>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DB487F2" w14:textId="77777777" w:rsidR="003F3EDE" w:rsidRPr="004866BB" w:rsidRDefault="003F3EDE" w:rsidP="0025185C">
            <w:pPr>
              <w:jc w:val="center"/>
              <w:rPr>
                <w:rFonts w:ascii="Arial" w:eastAsia="Times New Roman" w:hAnsi="Arial" w:cs="Arial"/>
                <w:spacing w:val="-1"/>
                <w:sz w:val="20"/>
                <w:szCs w:val="20"/>
                <w:rPrChange w:id="6163" w:author="Adelino Naquarta Sepalanga Domingos" w:date="2025-03-05T09:17:00Z" w16du:dateUtc="2025-03-05T08:17:00Z">
                  <w:rPr>
                    <w:rFonts w:ascii="Times New Roman" w:eastAsia="Times New Roman" w:hAnsi="Times New Roman"/>
                    <w:spacing w:val="-1"/>
                  </w:rPr>
                </w:rPrChange>
              </w:rPr>
            </w:pPr>
          </w:p>
          <w:p w14:paraId="11D05D95" w14:textId="77777777" w:rsidR="003F3EDE" w:rsidRPr="004866BB" w:rsidRDefault="003F3EDE" w:rsidP="0025185C">
            <w:pPr>
              <w:jc w:val="center"/>
              <w:rPr>
                <w:rFonts w:ascii="Arial" w:eastAsia="Times New Roman" w:hAnsi="Arial" w:cs="Arial"/>
                <w:spacing w:val="-1"/>
                <w:sz w:val="20"/>
                <w:szCs w:val="20"/>
                <w:rPrChange w:id="6164" w:author="Adelino Naquarta Sepalanga Domingos" w:date="2025-03-05T09:17:00Z" w16du:dateUtc="2025-03-05T08:17:00Z">
                  <w:rPr>
                    <w:rFonts w:ascii="Times New Roman" w:eastAsia="Times New Roman" w:hAnsi="Times New Roman"/>
                    <w:spacing w:val="-1"/>
                  </w:rPr>
                </w:rPrChange>
              </w:rPr>
            </w:pPr>
          </w:p>
          <w:p w14:paraId="01A2CA9D" w14:textId="77777777" w:rsidR="003F3EDE" w:rsidRPr="004866BB" w:rsidRDefault="003F3EDE" w:rsidP="0025185C">
            <w:pPr>
              <w:jc w:val="center"/>
              <w:rPr>
                <w:rFonts w:ascii="Arial" w:eastAsia="Times New Roman" w:hAnsi="Arial" w:cs="Arial"/>
                <w:spacing w:val="-1"/>
                <w:sz w:val="20"/>
                <w:szCs w:val="20"/>
                <w:rPrChange w:id="616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166" w:author="Adelino Naquarta Sepalanga Domingos" w:date="2025-03-05T09:17:00Z" w16du:dateUtc="2025-03-05T08:17:00Z">
                  <w:rPr>
                    <w:rFonts w:ascii="Times New Roman" w:eastAsia="Times New Roman" w:hAnsi="Times New Roman"/>
                    <w:spacing w:val="-1"/>
                  </w:rPr>
                </w:rPrChange>
              </w:rPr>
              <w:t>4.1.4.20.6.</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D43A653" w14:textId="77777777" w:rsidR="003F3EDE" w:rsidRPr="004866BB" w:rsidRDefault="003F3EDE" w:rsidP="0025185C">
            <w:pPr>
              <w:jc w:val="center"/>
              <w:rPr>
                <w:rFonts w:ascii="Arial" w:eastAsia="Times New Roman" w:hAnsi="Arial" w:cs="Arial"/>
                <w:spacing w:val="-1"/>
                <w:sz w:val="20"/>
                <w:szCs w:val="20"/>
                <w:rPrChange w:id="6167" w:author="Adelino Naquarta Sepalanga Domingos" w:date="2025-03-05T09:17:00Z" w16du:dateUtc="2025-03-05T08:17:00Z">
                  <w:rPr>
                    <w:rFonts w:ascii="Times New Roman" w:eastAsia="Times New Roman" w:hAnsi="Times New Roman"/>
                    <w:spacing w:val="-1"/>
                  </w:rPr>
                </w:rPrChange>
              </w:rPr>
            </w:pPr>
          </w:p>
        </w:tc>
        <w:tc>
          <w:tcPr>
            <w:tcW w:w="32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750AE53" w14:textId="77777777" w:rsidR="003F3EDE" w:rsidRPr="004866BB" w:rsidRDefault="003F3EDE" w:rsidP="0025185C">
            <w:pPr>
              <w:rPr>
                <w:rFonts w:ascii="Arial" w:eastAsia="Times New Roman" w:hAnsi="Arial" w:cs="Arial"/>
                <w:spacing w:val="-1"/>
                <w:sz w:val="20"/>
                <w:szCs w:val="20"/>
                <w:rPrChange w:id="6168" w:author="Adelino Naquarta Sepalanga Domingos" w:date="2025-03-05T09:17:00Z" w16du:dateUtc="2025-03-05T08:17:00Z">
                  <w:rPr>
                    <w:rFonts w:ascii="Times New Roman" w:eastAsia="Times New Roman" w:hAnsi="Times New Roman"/>
                    <w:spacing w:val="-1"/>
                  </w:rPr>
                </w:rPrChange>
              </w:rPr>
            </w:pPr>
          </w:p>
          <w:p w14:paraId="3D3C61DF" w14:textId="77777777" w:rsidR="003F3EDE" w:rsidRPr="004866BB" w:rsidRDefault="003F3EDE" w:rsidP="0025185C">
            <w:pPr>
              <w:rPr>
                <w:rFonts w:ascii="Arial" w:eastAsia="Times New Roman" w:hAnsi="Arial" w:cs="Arial"/>
                <w:spacing w:val="-1"/>
                <w:sz w:val="20"/>
                <w:szCs w:val="20"/>
                <w:rPrChange w:id="6169" w:author="Adelino Naquarta Sepalanga Domingos" w:date="2025-03-05T09:17:00Z" w16du:dateUtc="2025-03-05T08:17:00Z">
                  <w:rPr>
                    <w:rFonts w:ascii="Times New Roman" w:eastAsia="Times New Roman" w:hAnsi="Times New Roman"/>
                    <w:spacing w:val="-1"/>
                  </w:rPr>
                </w:rPrChange>
              </w:rPr>
            </w:pPr>
          </w:p>
          <w:p w14:paraId="508378EF" w14:textId="77777777" w:rsidR="003F3EDE" w:rsidRPr="004866BB" w:rsidRDefault="003F3EDE" w:rsidP="0025185C">
            <w:pPr>
              <w:rPr>
                <w:rFonts w:ascii="Arial" w:eastAsia="Times New Roman" w:hAnsi="Arial" w:cs="Arial"/>
                <w:spacing w:val="-1"/>
                <w:sz w:val="20"/>
                <w:szCs w:val="20"/>
                <w:rPrChange w:id="6170"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171" w:author="Adelino Naquarta Sepalanga Domingos" w:date="2025-03-05T09:17:00Z" w16du:dateUtc="2025-03-05T08:17:00Z">
                  <w:rPr>
                    <w:rFonts w:ascii="Times New Roman" w:eastAsia="Times New Roman" w:hAnsi="Times New Roman"/>
                    <w:spacing w:val="-1"/>
                  </w:rPr>
                </w:rPrChange>
              </w:rPr>
              <w:t>Pagamentos (Payment)</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EC34941" w14:textId="77777777" w:rsidR="003F3EDE" w:rsidRPr="004866BB" w:rsidRDefault="003F3EDE" w:rsidP="0025185C">
            <w:pPr>
              <w:rPr>
                <w:rFonts w:ascii="Arial" w:eastAsia="Times New Roman" w:hAnsi="Arial" w:cs="Arial"/>
                <w:spacing w:val="-1"/>
                <w:sz w:val="20"/>
                <w:szCs w:val="20"/>
                <w:rPrChange w:id="6172"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173" w:author="Adelino Naquarta Sepalanga Domingos" w:date="2025-03-05T09:17:00Z" w16du:dateUtc="2025-03-05T08:17:00Z">
                  <w:rPr>
                    <w:rFonts w:ascii="Times New Roman" w:eastAsia="Times New Roman" w:hAnsi="Times New Roman"/>
                    <w:spacing w:val="-1"/>
                  </w:rPr>
                </w:rPrChange>
              </w:rPr>
              <w:t>No caso de pagamentos mistos devem ser indicados os montantes por tipo de meio e data de pagamento.</w:t>
            </w:r>
          </w:p>
          <w:p w14:paraId="04DE3A0E" w14:textId="12F00556" w:rsidR="003F3EDE" w:rsidRPr="004866BB" w:rsidRDefault="003F3EDE" w:rsidP="0025185C">
            <w:pPr>
              <w:rPr>
                <w:rFonts w:ascii="Arial" w:eastAsia="Times New Roman" w:hAnsi="Arial" w:cs="Arial"/>
                <w:spacing w:val="-1"/>
                <w:sz w:val="20"/>
                <w:szCs w:val="20"/>
                <w:rPrChange w:id="6174"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175" w:author="Adelino Naquarta Sepalanga Domingos" w:date="2025-03-05T09:17:00Z" w16du:dateUtc="2025-03-05T08:17:00Z">
                  <w:rPr>
                    <w:rFonts w:ascii="Times New Roman" w:eastAsia="Times New Roman" w:hAnsi="Times New Roman"/>
                    <w:spacing w:val="-1"/>
                  </w:rPr>
                </w:rPrChange>
              </w:rPr>
              <w:t>Existindo a necessidade de efectuar mais do que uma referência, esta estrutura pode</w:t>
            </w:r>
            <w:del w:id="6176" w:author="Adelino Naquarta Sepalanga Domingos" w:date="2025-03-05T09:22:00Z" w16du:dateUtc="2025-03-05T08:22:00Z">
              <w:r w:rsidRPr="004866BB" w:rsidDel="00FB0B06">
                <w:rPr>
                  <w:rFonts w:ascii="Arial" w:eastAsia="Times New Roman" w:hAnsi="Arial" w:cs="Arial"/>
                  <w:spacing w:val="-1"/>
                  <w:sz w:val="20"/>
                  <w:szCs w:val="20"/>
                  <w:rPrChange w:id="6177" w:author="Adelino Naquarta Sepalanga Domingos" w:date="2025-03-05T09:17:00Z" w16du:dateUtc="2025-03-05T08:17:00Z">
                    <w:rPr>
                      <w:rFonts w:ascii="Times New Roman" w:eastAsia="Times New Roman" w:hAnsi="Times New Roman"/>
                      <w:spacing w:val="-1"/>
                    </w:rPr>
                  </w:rPrChange>
                </w:rPr>
                <w:delText>rá</w:delText>
              </w:r>
            </w:del>
            <w:r w:rsidRPr="004866BB">
              <w:rPr>
                <w:rFonts w:ascii="Arial" w:eastAsia="Times New Roman" w:hAnsi="Arial" w:cs="Arial"/>
                <w:spacing w:val="-1"/>
                <w:sz w:val="20"/>
                <w:szCs w:val="20"/>
                <w:rPrChange w:id="6178" w:author="Adelino Naquarta Sepalanga Domingos" w:date="2025-03-05T09:17:00Z" w16du:dateUtc="2025-03-05T08:17:00Z">
                  <w:rPr>
                    <w:rFonts w:ascii="Times New Roman" w:eastAsia="Times New Roman" w:hAnsi="Times New Roman"/>
                    <w:spacing w:val="-1"/>
                  </w:rPr>
                </w:rPrChange>
              </w:rPr>
              <w:t xml:space="preserve"> ser gerada tantas vezes quantas as necessárias.</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C65CCBA" w14:textId="77777777" w:rsidR="003F3EDE" w:rsidRPr="004866BB" w:rsidRDefault="003F3EDE" w:rsidP="0025185C">
            <w:pPr>
              <w:jc w:val="center"/>
              <w:rPr>
                <w:rFonts w:ascii="Arial" w:eastAsia="Times New Roman" w:hAnsi="Arial" w:cs="Arial"/>
                <w:spacing w:val="-1"/>
                <w:sz w:val="20"/>
                <w:szCs w:val="20"/>
                <w:rPrChange w:id="6179" w:author="Adelino Naquarta Sepalanga Domingos" w:date="2025-03-05T09:17:00Z" w16du:dateUtc="2025-03-05T08:17:00Z">
                  <w:rPr>
                    <w:rFonts w:ascii="Times New Roman" w:eastAsia="Times New Roman" w:hAnsi="Times New Roman"/>
                    <w:spacing w:val="-1"/>
                  </w:rPr>
                </w:rPrChange>
              </w:rPr>
            </w:pPr>
          </w:p>
          <w:p w14:paraId="486BEAC4" w14:textId="77777777" w:rsidR="003F3EDE" w:rsidRPr="004866BB" w:rsidRDefault="003F3EDE" w:rsidP="0025185C">
            <w:pPr>
              <w:jc w:val="center"/>
              <w:rPr>
                <w:rFonts w:ascii="Arial" w:eastAsia="Times New Roman" w:hAnsi="Arial" w:cs="Arial"/>
                <w:spacing w:val="-1"/>
                <w:sz w:val="20"/>
                <w:szCs w:val="20"/>
                <w:rPrChange w:id="6180" w:author="Adelino Naquarta Sepalanga Domingos" w:date="2025-03-05T09:17:00Z" w16du:dateUtc="2025-03-05T08:17:00Z">
                  <w:rPr>
                    <w:rFonts w:ascii="Times New Roman" w:eastAsia="Times New Roman" w:hAnsi="Times New Roman"/>
                    <w:spacing w:val="-1"/>
                  </w:rPr>
                </w:rPrChange>
              </w:rPr>
            </w:pPr>
          </w:p>
          <w:p w14:paraId="6F1A29F5" w14:textId="77777777" w:rsidR="003F3EDE" w:rsidRPr="004866BB" w:rsidRDefault="003F3EDE" w:rsidP="0025185C">
            <w:pPr>
              <w:jc w:val="center"/>
              <w:rPr>
                <w:rFonts w:ascii="Arial" w:eastAsia="Times New Roman" w:hAnsi="Arial" w:cs="Arial"/>
                <w:spacing w:val="-1"/>
                <w:sz w:val="20"/>
                <w:szCs w:val="20"/>
                <w:rPrChange w:id="618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182" w:author="Adelino Naquarta Sepalanga Domingos" w:date="2025-03-05T09:17:00Z" w16du:dateUtc="2025-03-05T08:17:00Z">
                  <w:rPr>
                    <w:rFonts w:ascii="Times New Roman" w:eastAsia="Times New Roman" w:hAnsi="Times New Roman"/>
                    <w:spacing w:val="-1"/>
                  </w:rPr>
                </w:rPrChange>
              </w:rPr>
              <w:t>Não Aplicável</w:t>
            </w:r>
          </w:p>
        </w:tc>
      </w:tr>
      <w:tr w:rsidR="003F3EDE" w:rsidRPr="004866BB" w14:paraId="3AC8FEBA" w14:textId="77777777" w:rsidTr="0025185C">
        <w:trPr>
          <w:trHeight w:val="1614"/>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C82B896" w14:textId="77777777" w:rsidR="003F3EDE" w:rsidRPr="004866BB" w:rsidRDefault="003F3EDE" w:rsidP="0025185C">
            <w:pPr>
              <w:jc w:val="center"/>
              <w:rPr>
                <w:rFonts w:ascii="Arial" w:eastAsia="Times New Roman" w:hAnsi="Arial" w:cs="Arial"/>
                <w:spacing w:val="-1"/>
                <w:sz w:val="20"/>
                <w:szCs w:val="20"/>
                <w:rPrChange w:id="6183" w:author="Adelino Naquarta Sepalanga Domingos" w:date="2025-03-05T09:17:00Z" w16du:dateUtc="2025-03-05T08:17:00Z">
                  <w:rPr>
                    <w:rFonts w:ascii="Times New Roman" w:eastAsia="Times New Roman" w:hAnsi="Times New Roman"/>
                    <w:spacing w:val="-1"/>
                  </w:rPr>
                </w:rPrChange>
              </w:rPr>
            </w:pPr>
          </w:p>
          <w:p w14:paraId="3DF04C53" w14:textId="77777777" w:rsidR="003F3EDE" w:rsidRPr="004866BB" w:rsidRDefault="003F3EDE" w:rsidP="0025185C">
            <w:pPr>
              <w:jc w:val="center"/>
              <w:rPr>
                <w:rFonts w:ascii="Arial" w:eastAsia="Times New Roman" w:hAnsi="Arial" w:cs="Arial"/>
                <w:spacing w:val="-1"/>
                <w:sz w:val="20"/>
                <w:szCs w:val="20"/>
                <w:rPrChange w:id="6184" w:author="Adelino Naquarta Sepalanga Domingos" w:date="2025-03-05T09:17:00Z" w16du:dateUtc="2025-03-05T08:17:00Z">
                  <w:rPr>
                    <w:rFonts w:ascii="Times New Roman" w:eastAsia="Times New Roman" w:hAnsi="Times New Roman"/>
                    <w:spacing w:val="-1"/>
                  </w:rPr>
                </w:rPrChange>
              </w:rPr>
            </w:pPr>
          </w:p>
          <w:p w14:paraId="46ACF37A" w14:textId="77777777" w:rsidR="003F3EDE" w:rsidRPr="004866BB" w:rsidRDefault="003F3EDE" w:rsidP="0025185C">
            <w:pPr>
              <w:jc w:val="center"/>
              <w:rPr>
                <w:rFonts w:ascii="Arial" w:eastAsia="Times New Roman" w:hAnsi="Arial" w:cs="Arial"/>
                <w:spacing w:val="-1"/>
                <w:sz w:val="20"/>
                <w:szCs w:val="20"/>
                <w:rPrChange w:id="6185" w:author="Adelino Naquarta Sepalanga Domingos" w:date="2025-03-05T09:17:00Z" w16du:dateUtc="2025-03-05T08:17:00Z">
                  <w:rPr>
                    <w:rFonts w:ascii="Times New Roman" w:eastAsia="Times New Roman" w:hAnsi="Times New Roman"/>
                    <w:spacing w:val="-1"/>
                  </w:rPr>
                </w:rPrChange>
              </w:rPr>
            </w:pPr>
          </w:p>
          <w:p w14:paraId="74057BAA" w14:textId="77777777" w:rsidR="003F3EDE" w:rsidRPr="004866BB" w:rsidRDefault="003F3EDE" w:rsidP="0025185C">
            <w:pPr>
              <w:jc w:val="center"/>
              <w:rPr>
                <w:rFonts w:ascii="Arial" w:eastAsia="Times New Roman" w:hAnsi="Arial" w:cs="Arial"/>
                <w:spacing w:val="-1"/>
                <w:sz w:val="20"/>
                <w:szCs w:val="20"/>
                <w:rPrChange w:id="6186" w:author="Adelino Naquarta Sepalanga Domingos" w:date="2025-03-05T09:17:00Z" w16du:dateUtc="2025-03-05T08:17:00Z">
                  <w:rPr>
                    <w:rFonts w:ascii="Times New Roman" w:eastAsia="Times New Roman" w:hAnsi="Times New Roman"/>
                    <w:spacing w:val="-1"/>
                  </w:rPr>
                </w:rPrChange>
              </w:rPr>
            </w:pPr>
          </w:p>
          <w:p w14:paraId="11661BA0" w14:textId="77777777" w:rsidR="003F3EDE" w:rsidRPr="004866BB" w:rsidRDefault="003F3EDE" w:rsidP="0025185C">
            <w:pPr>
              <w:jc w:val="center"/>
              <w:rPr>
                <w:rFonts w:ascii="Arial" w:eastAsia="Times New Roman" w:hAnsi="Arial" w:cs="Arial"/>
                <w:spacing w:val="-1"/>
                <w:sz w:val="20"/>
                <w:szCs w:val="20"/>
                <w:rPrChange w:id="6187" w:author="Adelino Naquarta Sepalanga Domingos" w:date="2025-03-05T09:17:00Z" w16du:dateUtc="2025-03-05T08:17:00Z">
                  <w:rPr>
                    <w:rFonts w:ascii="Times New Roman" w:eastAsia="Times New Roman" w:hAnsi="Times New Roman"/>
                    <w:spacing w:val="-1"/>
                  </w:rPr>
                </w:rPrChange>
              </w:rPr>
            </w:pPr>
          </w:p>
          <w:p w14:paraId="153E8E23" w14:textId="77777777" w:rsidR="003F3EDE" w:rsidRPr="004866BB" w:rsidRDefault="003F3EDE" w:rsidP="0025185C">
            <w:pPr>
              <w:jc w:val="center"/>
              <w:rPr>
                <w:rFonts w:ascii="Arial" w:eastAsia="Times New Roman" w:hAnsi="Arial" w:cs="Arial"/>
                <w:spacing w:val="-1"/>
                <w:sz w:val="20"/>
                <w:szCs w:val="20"/>
                <w:rPrChange w:id="6188" w:author="Adelino Naquarta Sepalanga Domingos" w:date="2025-03-05T09:17:00Z" w16du:dateUtc="2025-03-05T08:17:00Z">
                  <w:rPr>
                    <w:rFonts w:ascii="Times New Roman" w:eastAsia="Times New Roman" w:hAnsi="Times New Roman"/>
                    <w:spacing w:val="-1"/>
                  </w:rPr>
                </w:rPrChange>
              </w:rPr>
            </w:pPr>
          </w:p>
          <w:p w14:paraId="1BDF935C" w14:textId="77777777" w:rsidR="003F3EDE" w:rsidRPr="004866BB" w:rsidRDefault="003F3EDE" w:rsidP="0025185C">
            <w:pPr>
              <w:jc w:val="center"/>
              <w:rPr>
                <w:rFonts w:ascii="Arial" w:eastAsia="Times New Roman" w:hAnsi="Arial" w:cs="Arial"/>
                <w:spacing w:val="-1"/>
                <w:sz w:val="20"/>
                <w:szCs w:val="20"/>
                <w:rPrChange w:id="6189" w:author="Adelino Naquarta Sepalanga Domingos" w:date="2025-03-05T09:17:00Z" w16du:dateUtc="2025-03-05T08:17:00Z">
                  <w:rPr>
                    <w:rFonts w:ascii="Times New Roman" w:eastAsia="Times New Roman" w:hAnsi="Times New Roman"/>
                    <w:spacing w:val="-1"/>
                  </w:rPr>
                </w:rPrChange>
              </w:rPr>
            </w:pPr>
          </w:p>
          <w:p w14:paraId="6B24DE33" w14:textId="77777777" w:rsidR="003F3EDE" w:rsidRPr="004866BB" w:rsidRDefault="003F3EDE" w:rsidP="0025185C">
            <w:pPr>
              <w:jc w:val="center"/>
              <w:rPr>
                <w:rFonts w:ascii="Arial" w:eastAsia="Times New Roman" w:hAnsi="Arial" w:cs="Arial"/>
                <w:spacing w:val="-1"/>
                <w:sz w:val="20"/>
                <w:szCs w:val="20"/>
                <w:rPrChange w:id="6190" w:author="Adelino Naquarta Sepalanga Domingos" w:date="2025-03-05T09:17:00Z" w16du:dateUtc="2025-03-05T08:17:00Z">
                  <w:rPr>
                    <w:rFonts w:ascii="Times New Roman" w:eastAsia="Times New Roman" w:hAnsi="Times New Roman"/>
                    <w:spacing w:val="-1"/>
                  </w:rPr>
                </w:rPrChange>
              </w:rPr>
            </w:pPr>
          </w:p>
          <w:p w14:paraId="006D4A0F" w14:textId="77777777" w:rsidR="003F3EDE" w:rsidRPr="004866BB" w:rsidRDefault="003F3EDE" w:rsidP="0025185C">
            <w:pPr>
              <w:jc w:val="center"/>
              <w:rPr>
                <w:rFonts w:ascii="Arial" w:eastAsia="Times New Roman" w:hAnsi="Arial" w:cs="Arial"/>
                <w:spacing w:val="-1"/>
                <w:sz w:val="20"/>
                <w:szCs w:val="20"/>
                <w:rPrChange w:id="619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192" w:author="Adelino Naquarta Sepalanga Domingos" w:date="2025-03-05T09:17:00Z" w16du:dateUtc="2025-03-05T08:17:00Z">
                  <w:rPr>
                    <w:rFonts w:ascii="Times New Roman" w:eastAsia="Times New Roman" w:hAnsi="Times New Roman"/>
                    <w:spacing w:val="-1"/>
                  </w:rPr>
                </w:rPrChange>
              </w:rPr>
              <w:t>4.1.4.20.6.1.</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BBEDAEA" w14:textId="77777777" w:rsidR="003F3EDE" w:rsidRPr="004866BB" w:rsidRDefault="003F3EDE" w:rsidP="0025185C">
            <w:pPr>
              <w:jc w:val="center"/>
              <w:rPr>
                <w:rFonts w:ascii="Arial" w:eastAsia="Times New Roman" w:hAnsi="Arial" w:cs="Arial"/>
                <w:spacing w:val="-1"/>
                <w:sz w:val="20"/>
                <w:szCs w:val="20"/>
                <w:rPrChange w:id="6193" w:author="Adelino Naquarta Sepalanga Domingos" w:date="2025-03-05T09:17:00Z" w16du:dateUtc="2025-03-05T08:17:00Z">
                  <w:rPr>
                    <w:rFonts w:ascii="Times New Roman" w:eastAsia="Times New Roman" w:hAnsi="Times New Roman"/>
                    <w:spacing w:val="-1"/>
                  </w:rPr>
                </w:rPrChange>
              </w:rPr>
            </w:pPr>
          </w:p>
        </w:tc>
        <w:tc>
          <w:tcPr>
            <w:tcW w:w="32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3E14F6C" w14:textId="77777777" w:rsidR="003F3EDE" w:rsidRPr="004866BB" w:rsidRDefault="003F3EDE" w:rsidP="0025185C">
            <w:pPr>
              <w:rPr>
                <w:rFonts w:ascii="Arial" w:eastAsia="Times New Roman" w:hAnsi="Arial" w:cs="Arial"/>
                <w:spacing w:val="-1"/>
                <w:sz w:val="20"/>
                <w:szCs w:val="20"/>
                <w:rPrChange w:id="6194" w:author="Adelino Naquarta Sepalanga Domingos" w:date="2025-03-05T09:17:00Z" w16du:dateUtc="2025-03-05T08:17:00Z">
                  <w:rPr>
                    <w:rFonts w:ascii="Times New Roman" w:eastAsia="Times New Roman" w:hAnsi="Times New Roman"/>
                    <w:spacing w:val="-1"/>
                  </w:rPr>
                </w:rPrChange>
              </w:rPr>
            </w:pPr>
          </w:p>
          <w:p w14:paraId="55B0D6BF" w14:textId="77777777" w:rsidR="003F3EDE" w:rsidRPr="004866BB" w:rsidRDefault="003F3EDE" w:rsidP="0025185C">
            <w:pPr>
              <w:rPr>
                <w:rFonts w:ascii="Arial" w:eastAsia="Times New Roman" w:hAnsi="Arial" w:cs="Arial"/>
                <w:spacing w:val="-1"/>
                <w:sz w:val="20"/>
                <w:szCs w:val="20"/>
                <w:rPrChange w:id="6195" w:author="Adelino Naquarta Sepalanga Domingos" w:date="2025-03-05T09:17:00Z" w16du:dateUtc="2025-03-05T08:17:00Z">
                  <w:rPr>
                    <w:rFonts w:ascii="Times New Roman" w:eastAsia="Times New Roman" w:hAnsi="Times New Roman"/>
                    <w:spacing w:val="-1"/>
                  </w:rPr>
                </w:rPrChange>
              </w:rPr>
            </w:pPr>
          </w:p>
          <w:p w14:paraId="7C2B4888" w14:textId="77777777" w:rsidR="003F3EDE" w:rsidRPr="004866BB" w:rsidRDefault="003F3EDE" w:rsidP="0025185C">
            <w:pPr>
              <w:rPr>
                <w:rFonts w:ascii="Arial" w:eastAsia="Times New Roman" w:hAnsi="Arial" w:cs="Arial"/>
                <w:spacing w:val="-1"/>
                <w:sz w:val="20"/>
                <w:szCs w:val="20"/>
                <w:rPrChange w:id="6196" w:author="Adelino Naquarta Sepalanga Domingos" w:date="2025-03-05T09:17:00Z" w16du:dateUtc="2025-03-05T08:17:00Z">
                  <w:rPr>
                    <w:rFonts w:ascii="Times New Roman" w:eastAsia="Times New Roman" w:hAnsi="Times New Roman"/>
                    <w:spacing w:val="-1"/>
                  </w:rPr>
                </w:rPrChange>
              </w:rPr>
            </w:pPr>
          </w:p>
          <w:p w14:paraId="238A7FDF" w14:textId="77777777" w:rsidR="003F3EDE" w:rsidRPr="004866BB" w:rsidRDefault="003F3EDE" w:rsidP="0025185C">
            <w:pPr>
              <w:rPr>
                <w:rFonts w:ascii="Arial" w:eastAsia="Times New Roman" w:hAnsi="Arial" w:cs="Arial"/>
                <w:spacing w:val="-1"/>
                <w:sz w:val="20"/>
                <w:szCs w:val="20"/>
                <w:rPrChange w:id="6197" w:author="Adelino Naquarta Sepalanga Domingos" w:date="2025-03-05T09:17:00Z" w16du:dateUtc="2025-03-05T08:17:00Z">
                  <w:rPr>
                    <w:rFonts w:ascii="Times New Roman" w:eastAsia="Times New Roman" w:hAnsi="Times New Roman"/>
                    <w:spacing w:val="-1"/>
                  </w:rPr>
                </w:rPrChange>
              </w:rPr>
            </w:pPr>
          </w:p>
          <w:p w14:paraId="1358483C" w14:textId="77777777" w:rsidR="003F3EDE" w:rsidRPr="004866BB" w:rsidRDefault="003F3EDE" w:rsidP="0025185C">
            <w:pPr>
              <w:rPr>
                <w:rFonts w:ascii="Arial" w:eastAsia="Times New Roman" w:hAnsi="Arial" w:cs="Arial"/>
                <w:spacing w:val="-1"/>
                <w:sz w:val="20"/>
                <w:szCs w:val="20"/>
                <w:rPrChange w:id="6198" w:author="Adelino Naquarta Sepalanga Domingos" w:date="2025-03-05T09:17:00Z" w16du:dateUtc="2025-03-05T08:17:00Z">
                  <w:rPr>
                    <w:rFonts w:ascii="Times New Roman" w:eastAsia="Times New Roman" w:hAnsi="Times New Roman"/>
                    <w:spacing w:val="-1"/>
                  </w:rPr>
                </w:rPrChange>
              </w:rPr>
            </w:pPr>
          </w:p>
          <w:p w14:paraId="3CD7DE71" w14:textId="77777777" w:rsidR="003F3EDE" w:rsidRPr="004866BB" w:rsidRDefault="003F3EDE" w:rsidP="0025185C">
            <w:pPr>
              <w:rPr>
                <w:rFonts w:ascii="Arial" w:eastAsia="Times New Roman" w:hAnsi="Arial" w:cs="Arial"/>
                <w:spacing w:val="-1"/>
                <w:sz w:val="20"/>
                <w:szCs w:val="20"/>
                <w:rPrChange w:id="6199" w:author="Adelino Naquarta Sepalanga Domingos" w:date="2025-03-05T09:17:00Z" w16du:dateUtc="2025-03-05T08:17:00Z">
                  <w:rPr>
                    <w:rFonts w:ascii="Times New Roman" w:eastAsia="Times New Roman" w:hAnsi="Times New Roman"/>
                    <w:spacing w:val="-1"/>
                  </w:rPr>
                </w:rPrChange>
              </w:rPr>
            </w:pPr>
          </w:p>
          <w:p w14:paraId="407D7B2E" w14:textId="77777777" w:rsidR="003F3EDE" w:rsidRPr="004866BB" w:rsidRDefault="003F3EDE" w:rsidP="0025185C">
            <w:pPr>
              <w:rPr>
                <w:rFonts w:ascii="Arial" w:eastAsia="Times New Roman" w:hAnsi="Arial" w:cs="Arial"/>
                <w:spacing w:val="-1"/>
                <w:sz w:val="20"/>
                <w:szCs w:val="20"/>
                <w:rPrChange w:id="6200" w:author="Adelino Naquarta Sepalanga Domingos" w:date="2025-03-05T09:17:00Z" w16du:dateUtc="2025-03-05T08:17:00Z">
                  <w:rPr>
                    <w:rFonts w:ascii="Times New Roman" w:eastAsia="Times New Roman" w:hAnsi="Times New Roman"/>
                    <w:spacing w:val="-1"/>
                  </w:rPr>
                </w:rPrChange>
              </w:rPr>
            </w:pPr>
          </w:p>
          <w:p w14:paraId="28EB5D4B" w14:textId="77777777" w:rsidR="003F3EDE" w:rsidRPr="004866BB" w:rsidRDefault="003F3EDE" w:rsidP="0025185C">
            <w:pPr>
              <w:rPr>
                <w:rFonts w:ascii="Arial" w:eastAsia="Times New Roman" w:hAnsi="Arial" w:cs="Arial"/>
                <w:spacing w:val="-1"/>
                <w:sz w:val="20"/>
                <w:szCs w:val="20"/>
                <w:rPrChange w:id="6201" w:author="Adelino Naquarta Sepalanga Domingos" w:date="2025-03-05T09:17:00Z" w16du:dateUtc="2025-03-05T08:17:00Z">
                  <w:rPr>
                    <w:rFonts w:ascii="Times New Roman" w:eastAsia="Times New Roman" w:hAnsi="Times New Roman"/>
                    <w:spacing w:val="-1"/>
                  </w:rPr>
                </w:rPrChange>
              </w:rPr>
            </w:pPr>
          </w:p>
          <w:p w14:paraId="6866C7F5" w14:textId="77777777" w:rsidR="003F3EDE" w:rsidRPr="004866BB" w:rsidRDefault="003F3EDE" w:rsidP="0025185C">
            <w:pPr>
              <w:rPr>
                <w:rFonts w:ascii="Arial" w:eastAsia="Times New Roman" w:hAnsi="Arial" w:cs="Arial"/>
                <w:spacing w:val="-1"/>
                <w:sz w:val="20"/>
                <w:szCs w:val="20"/>
                <w:rPrChange w:id="6202"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203" w:author="Adelino Naquarta Sepalanga Domingos" w:date="2025-03-05T09:17:00Z" w16du:dateUtc="2025-03-05T08:17:00Z">
                  <w:rPr>
                    <w:rFonts w:ascii="Times New Roman" w:eastAsia="Times New Roman" w:hAnsi="Times New Roman"/>
                    <w:spacing w:val="-1"/>
                  </w:rPr>
                </w:rPrChange>
              </w:rPr>
              <w:t>Meios de pagamento (PaymentMechanism)</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A11E74F" w14:textId="77777777" w:rsidR="003F3EDE" w:rsidRPr="004866BB" w:rsidRDefault="003F3EDE" w:rsidP="0025185C">
            <w:pPr>
              <w:rPr>
                <w:rFonts w:ascii="Arial" w:eastAsia="Times New Roman" w:hAnsi="Arial" w:cs="Arial"/>
                <w:spacing w:val="-1"/>
                <w:sz w:val="20"/>
                <w:szCs w:val="20"/>
                <w:rPrChange w:id="6204"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205" w:author="Adelino Naquarta Sepalanga Domingos" w:date="2025-03-05T09:17:00Z" w16du:dateUtc="2025-03-05T08:17:00Z">
                  <w:rPr>
                    <w:rFonts w:ascii="Times New Roman" w:eastAsia="Times New Roman" w:hAnsi="Times New Roman"/>
                    <w:spacing w:val="-1"/>
                  </w:rPr>
                </w:rPrChange>
              </w:rPr>
              <w:t xml:space="preserve">Deve ser preenchido com: </w:t>
            </w:r>
          </w:p>
          <w:p w14:paraId="2BE38B5B" w14:textId="77777777" w:rsidR="003F3EDE" w:rsidRPr="004866BB" w:rsidRDefault="003F3EDE" w:rsidP="0025185C">
            <w:pPr>
              <w:spacing w:after="0"/>
              <w:rPr>
                <w:rFonts w:ascii="Arial" w:eastAsia="Times New Roman" w:hAnsi="Arial" w:cs="Arial"/>
                <w:spacing w:val="-1"/>
                <w:sz w:val="20"/>
                <w:szCs w:val="20"/>
                <w:rPrChange w:id="6206"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207" w:author="Adelino Naquarta Sepalanga Domingos" w:date="2025-03-05T09:17:00Z" w16du:dateUtc="2025-03-05T08:17:00Z">
                  <w:rPr>
                    <w:rFonts w:ascii="Times New Roman" w:eastAsia="Times New Roman" w:hAnsi="Times New Roman"/>
                    <w:spacing w:val="-1"/>
                  </w:rPr>
                </w:rPrChange>
              </w:rPr>
              <w:t xml:space="preserve">“CC” – Cartão crédito; </w:t>
            </w:r>
          </w:p>
          <w:p w14:paraId="5365EABD" w14:textId="77777777" w:rsidR="003F3EDE" w:rsidRPr="004866BB" w:rsidRDefault="003F3EDE" w:rsidP="0025185C">
            <w:pPr>
              <w:spacing w:after="0"/>
              <w:rPr>
                <w:rFonts w:ascii="Arial" w:eastAsia="Times New Roman" w:hAnsi="Arial" w:cs="Arial"/>
                <w:spacing w:val="-1"/>
                <w:sz w:val="20"/>
                <w:szCs w:val="20"/>
                <w:rPrChange w:id="6208"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209" w:author="Adelino Naquarta Sepalanga Domingos" w:date="2025-03-05T09:17:00Z" w16du:dateUtc="2025-03-05T08:17:00Z">
                  <w:rPr>
                    <w:rFonts w:ascii="Times New Roman" w:eastAsia="Times New Roman" w:hAnsi="Times New Roman"/>
                    <w:spacing w:val="-1"/>
                  </w:rPr>
                </w:rPrChange>
              </w:rPr>
              <w:t>“CD” – Cartão débito;</w:t>
            </w:r>
          </w:p>
          <w:p w14:paraId="07EB35D9" w14:textId="77777777" w:rsidR="003F3EDE" w:rsidRPr="004866BB" w:rsidRDefault="003F3EDE" w:rsidP="0025185C">
            <w:pPr>
              <w:spacing w:after="0"/>
              <w:rPr>
                <w:rFonts w:ascii="Arial" w:eastAsia="Times New Roman" w:hAnsi="Arial" w:cs="Arial"/>
                <w:spacing w:val="-1"/>
                <w:sz w:val="20"/>
                <w:szCs w:val="20"/>
                <w:rPrChange w:id="6210"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211" w:author="Adelino Naquarta Sepalanga Domingos" w:date="2025-03-05T09:17:00Z" w16du:dateUtc="2025-03-05T08:17:00Z">
                  <w:rPr>
                    <w:rFonts w:ascii="Times New Roman" w:eastAsia="Times New Roman" w:hAnsi="Times New Roman"/>
                    <w:spacing w:val="-1"/>
                  </w:rPr>
                </w:rPrChange>
              </w:rPr>
              <w:t>“CH” – Cheque bancário;</w:t>
            </w:r>
          </w:p>
          <w:p w14:paraId="657D697F" w14:textId="77777777" w:rsidR="003F3EDE" w:rsidRPr="004866BB" w:rsidRDefault="003F3EDE" w:rsidP="0025185C">
            <w:pPr>
              <w:spacing w:after="0"/>
              <w:rPr>
                <w:rFonts w:ascii="Arial" w:eastAsia="Times New Roman" w:hAnsi="Arial" w:cs="Arial"/>
                <w:spacing w:val="-1"/>
                <w:sz w:val="20"/>
                <w:szCs w:val="20"/>
                <w:rPrChange w:id="6212"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213" w:author="Adelino Naquarta Sepalanga Domingos" w:date="2025-03-05T09:17:00Z" w16du:dateUtc="2025-03-05T08:17:00Z">
                  <w:rPr>
                    <w:rFonts w:ascii="Times New Roman" w:eastAsia="Times New Roman" w:hAnsi="Times New Roman"/>
                    <w:spacing w:val="-1"/>
                  </w:rPr>
                </w:rPrChange>
              </w:rPr>
              <w:t>“CI” – Crédito documentário internacional;</w:t>
            </w:r>
          </w:p>
          <w:p w14:paraId="174518A9" w14:textId="77777777" w:rsidR="003F3EDE" w:rsidRPr="004866BB" w:rsidRDefault="003F3EDE" w:rsidP="0025185C">
            <w:pPr>
              <w:spacing w:after="0"/>
              <w:rPr>
                <w:rFonts w:ascii="Arial" w:eastAsia="Times New Roman" w:hAnsi="Arial" w:cs="Arial"/>
                <w:spacing w:val="-1"/>
                <w:sz w:val="20"/>
                <w:szCs w:val="20"/>
                <w:rPrChange w:id="6214"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215" w:author="Adelino Naquarta Sepalanga Domingos" w:date="2025-03-05T09:17:00Z" w16du:dateUtc="2025-03-05T08:17:00Z">
                  <w:rPr>
                    <w:rFonts w:ascii="Times New Roman" w:eastAsia="Times New Roman" w:hAnsi="Times New Roman"/>
                    <w:spacing w:val="-1"/>
                  </w:rPr>
                </w:rPrChange>
              </w:rPr>
              <w:t>“CO” – Cheque ou cartão oferta;</w:t>
            </w:r>
          </w:p>
          <w:p w14:paraId="50CFD7F8" w14:textId="77777777" w:rsidR="003F3EDE" w:rsidRPr="004866BB" w:rsidRDefault="003F3EDE" w:rsidP="0025185C">
            <w:pPr>
              <w:spacing w:after="0"/>
              <w:rPr>
                <w:rFonts w:ascii="Arial" w:eastAsia="Times New Roman" w:hAnsi="Arial" w:cs="Arial"/>
                <w:spacing w:val="-1"/>
                <w:sz w:val="20"/>
                <w:szCs w:val="20"/>
                <w:rPrChange w:id="6216"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217" w:author="Adelino Naquarta Sepalanga Domingos" w:date="2025-03-05T09:17:00Z" w16du:dateUtc="2025-03-05T08:17:00Z">
                  <w:rPr>
                    <w:rFonts w:ascii="Times New Roman" w:eastAsia="Times New Roman" w:hAnsi="Times New Roman"/>
                    <w:spacing w:val="-1"/>
                  </w:rPr>
                </w:rPrChange>
              </w:rPr>
              <w:t>“CS” – Compensação de saldos em conta corrente;</w:t>
            </w:r>
          </w:p>
          <w:p w14:paraId="509D375C" w14:textId="77777777" w:rsidR="003F3EDE" w:rsidRPr="004866BB" w:rsidRDefault="003F3EDE" w:rsidP="0025185C">
            <w:pPr>
              <w:spacing w:after="0"/>
              <w:rPr>
                <w:rFonts w:ascii="Arial" w:eastAsia="Times New Roman" w:hAnsi="Arial" w:cs="Arial"/>
                <w:spacing w:val="-1"/>
                <w:sz w:val="20"/>
                <w:szCs w:val="20"/>
                <w:rPrChange w:id="6218"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219" w:author="Adelino Naquarta Sepalanga Domingos" w:date="2025-03-05T09:17:00Z" w16du:dateUtc="2025-03-05T08:17:00Z">
                  <w:rPr>
                    <w:rFonts w:ascii="Times New Roman" w:eastAsia="Times New Roman" w:hAnsi="Times New Roman"/>
                    <w:spacing w:val="-1"/>
                  </w:rPr>
                </w:rPrChange>
              </w:rPr>
              <w:t>“DE” – Dinheiro electrónico, por exemplo residente em cartões de fidelidade ou de pontos;</w:t>
            </w:r>
          </w:p>
          <w:p w14:paraId="3A619E56" w14:textId="77777777" w:rsidR="003F3EDE" w:rsidRPr="004866BB" w:rsidRDefault="003F3EDE" w:rsidP="0025185C">
            <w:pPr>
              <w:spacing w:after="0"/>
              <w:rPr>
                <w:rFonts w:ascii="Arial" w:eastAsia="Times New Roman" w:hAnsi="Arial" w:cs="Arial"/>
                <w:spacing w:val="-1"/>
                <w:sz w:val="20"/>
                <w:szCs w:val="20"/>
                <w:rPrChange w:id="6220"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221" w:author="Adelino Naquarta Sepalanga Domingos" w:date="2025-03-05T09:17:00Z" w16du:dateUtc="2025-03-05T08:17:00Z">
                  <w:rPr>
                    <w:rFonts w:ascii="Times New Roman" w:eastAsia="Times New Roman" w:hAnsi="Times New Roman"/>
                    <w:spacing w:val="-1"/>
                  </w:rPr>
                </w:rPrChange>
              </w:rPr>
              <w:t>“MB” – Referências de pagamento para Multicaixa;</w:t>
            </w:r>
          </w:p>
          <w:p w14:paraId="4E0421E2" w14:textId="77777777" w:rsidR="003F3EDE" w:rsidRPr="004866BB" w:rsidRDefault="003F3EDE" w:rsidP="0025185C">
            <w:pPr>
              <w:spacing w:after="0"/>
              <w:rPr>
                <w:rFonts w:ascii="Arial" w:eastAsia="Times New Roman" w:hAnsi="Arial" w:cs="Arial"/>
                <w:spacing w:val="-1"/>
                <w:sz w:val="20"/>
                <w:szCs w:val="20"/>
                <w:rPrChange w:id="6222"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223" w:author="Adelino Naquarta Sepalanga Domingos" w:date="2025-03-05T09:17:00Z" w16du:dateUtc="2025-03-05T08:17:00Z">
                  <w:rPr>
                    <w:rFonts w:ascii="Times New Roman" w:eastAsia="Times New Roman" w:hAnsi="Times New Roman"/>
                    <w:spacing w:val="-1"/>
                  </w:rPr>
                </w:rPrChange>
              </w:rPr>
              <w:t>“NU” – Numerário;</w:t>
            </w:r>
          </w:p>
          <w:p w14:paraId="0F94B060" w14:textId="77777777" w:rsidR="003F3EDE" w:rsidRPr="004866BB" w:rsidRDefault="003F3EDE" w:rsidP="0025185C">
            <w:pPr>
              <w:spacing w:after="0"/>
              <w:rPr>
                <w:rFonts w:ascii="Arial" w:eastAsia="Times New Roman" w:hAnsi="Arial" w:cs="Arial"/>
                <w:spacing w:val="-1"/>
                <w:sz w:val="20"/>
                <w:szCs w:val="20"/>
                <w:rPrChange w:id="6224"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225" w:author="Adelino Naquarta Sepalanga Domingos" w:date="2025-03-05T09:17:00Z" w16du:dateUtc="2025-03-05T08:17:00Z">
                  <w:rPr>
                    <w:rFonts w:ascii="Times New Roman" w:eastAsia="Times New Roman" w:hAnsi="Times New Roman"/>
                    <w:spacing w:val="-1"/>
                  </w:rPr>
                </w:rPrChange>
              </w:rPr>
              <w:t>“OU” – Outros meios aqui não assinalados;</w:t>
            </w:r>
          </w:p>
          <w:p w14:paraId="563EFB1C" w14:textId="77777777" w:rsidR="003F3EDE" w:rsidRPr="004866BB" w:rsidRDefault="003F3EDE" w:rsidP="0025185C">
            <w:pPr>
              <w:spacing w:after="0"/>
              <w:rPr>
                <w:rFonts w:ascii="Arial" w:eastAsia="Times New Roman" w:hAnsi="Arial" w:cs="Arial"/>
                <w:spacing w:val="-1"/>
                <w:sz w:val="20"/>
                <w:szCs w:val="20"/>
                <w:rPrChange w:id="6226"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227" w:author="Adelino Naquarta Sepalanga Domingos" w:date="2025-03-05T09:17:00Z" w16du:dateUtc="2025-03-05T08:17:00Z">
                  <w:rPr>
                    <w:rFonts w:ascii="Times New Roman" w:eastAsia="Times New Roman" w:hAnsi="Times New Roman"/>
                    <w:spacing w:val="-1"/>
                  </w:rPr>
                </w:rPrChange>
              </w:rPr>
              <w:t>“PR” – Permuta de bens;</w:t>
            </w:r>
          </w:p>
          <w:p w14:paraId="49344FC4" w14:textId="77777777" w:rsidR="003F3EDE" w:rsidRPr="004866BB" w:rsidRDefault="003F3EDE" w:rsidP="0025185C">
            <w:pPr>
              <w:spacing w:after="0"/>
              <w:rPr>
                <w:rFonts w:ascii="Arial" w:eastAsia="Times New Roman" w:hAnsi="Arial" w:cs="Arial"/>
                <w:spacing w:val="-1"/>
                <w:sz w:val="20"/>
                <w:szCs w:val="20"/>
                <w:rPrChange w:id="6228"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229" w:author="Adelino Naquarta Sepalanga Domingos" w:date="2025-03-05T09:17:00Z" w16du:dateUtc="2025-03-05T08:17:00Z">
                  <w:rPr>
                    <w:rFonts w:ascii="Times New Roman" w:eastAsia="Times New Roman" w:hAnsi="Times New Roman"/>
                    <w:spacing w:val="-1"/>
                  </w:rPr>
                </w:rPrChange>
              </w:rPr>
              <w:t>“TB“ – Transferência bancária ou débito directo autorizado;</w:t>
            </w:r>
          </w:p>
          <w:p w14:paraId="76E4EFEF" w14:textId="77777777" w:rsidR="003F3EDE" w:rsidRPr="004866BB" w:rsidRDefault="003F3EDE" w:rsidP="0025185C">
            <w:pPr>
              <w:rPr>
                <w:rFonts w:ascii="Arial" w:eastAsia="Times New Roman" w:hAnsi="Arial" w:cs="Arial"/>
                <w:spacing w:val="-1"/>
                <w:sz w:val="20"/>
                <w:szCs w:val="20"/>
                <w:rPrChange w:id="6230"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231" w:author="Adelino Naquarta Sepalanga Domingos" w:date="2025-03-05T09:17:00Z" w16du:dateUtc="2025-03-05T08:17:00Z">
                  <w:rPr>
                    <w:rFonts w:ascii="Times New Roman" w:eastAsia="Times New Roman" w:hAnsi="Times New Roman"/>
                    <w:spacing w:val="-1"/>
                  </w:rPr>
                </w:rPrChange>
              </w:rPr>
              <w:t>etc.</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7D5ACF1" w14:textId="77777777" w:rsidR="003F3EDE" w:rsidRPr="004866BB" w:rsidRDefault="003F3EDE" w:rsidP="0025185C">
            <w:pPr>
              <w:jc w:val="center"/>
              <w:rPr>
                <w:rFonts w:ascii="Arial" w:eastAsia="Times New Roman" w:hAnsi="Arial" w:cs="Arial"/>
                <w:spacing w:val="-1"/>
                <w:sz w:val="20"/>
                <w:szCs w:val="20"/>
                <w:rPrChange w:id="6232" w:author="Adelino Naquarta Sepalanga Domingos" w:date="2025-03-05T09:17:00Z" w16du:dateUtc="2025-03-05T08:17:00Z">
                  <w:rPr>
                    <w:rFonts w:ascii="Times New Roman" w:eastAsia="Times New Roman" w:hAnsi="Times New Roman"/>
                    <w:spacing w:val="-1"/>
                  </w:rPr>
                </w:rPrChange>
              </w:rPr>
            </w:pPr>
          </w:p>
          <w:p w14:paraId="6B5882F9" w14:textId="77777777" w:rsidR="003F3EDE" w:rsidRPr="004866BB" w:rsidRDefault="003F3EDE" w:rsidP="0025185C">
            <w:pPr>
              <w:jc w:val="center"/>
              <w:rPr>
                <w:rFonts w:ascii="Arial" w:eastAsia="Times New Roman" w:hAnsi="Arial" w:cs="Arial"/>
                <w:spacing w:val="-1"/>
                <w:sz w:val="20"/>
                <w:szCs w:val="20"/>
                <w:rPrChange w:id="6233" w:author="Adelino Naquarta Sepalanga Domingos" w:date="2025-03-05T09:17:00Z" w16du:dateUtc="2025-03-05T08:17:00Z">
                  <w:rPr>
                    <w:rFonts w:ascii="Times New Roman" w:eastAsia="Times New Roman" w:hAnsi="Times New Roman"/>
                    <w:spacing w:val="-1"/>
                  </w:rPr>
                </w:rPrChange>
              </w:rPr>
            </w:pPr>
          </w:p>
          <w:p w14:paraId="3DA57A1A" w14:textId="77777777" w:rsidR="003F3EDE" w:rsidRPr="004866BB" w:rsidRDefault="003F3EDE" w:rsidP="0025185C">
            <w:pPr>
              <w:jc w:val="center"/>
              <w:rPr>
                <w:rFonts w:ascii="Arial" w:eastAsia="Times New Roman" w:hAnsi="Arial" w:cs="Arial"/>
                <w:spacing w:val="-1"/>
                <w:sz w:val="20"/>
                <w:szCs w:val="20"/>
                <w:rPrChange w:id="6234" w:author="Adelino Naquarta Sepalanga Domingos" w:date="2025-03-05T09:17:00Z" w16du:dateUtc="2025-03-05T08:17:00Z">
                  <w:rPr>
                    <w:rFonts w:ascii="Times New Roman" w:eastAsia="Times New Roman" w:hAnsi="Times New Roman"/>
                    <w:spacing w:val="-1"/>
                  </w:rPr>
                </w:rPrChange>
              </w:rPr>
            </w:pPr>
          </w:p>
          <w:p w14:paraId="104A03CD" w14:textId="77777777" w:rsidR="003F3EDE" w:rsidRPr="004866BB" w:rsidRDefault="003F3EDE" w:rsidP="0025185C">
            <w:pPr>
              <w:jc w:val="center"/>
              <w:rPr>
                <w:rFonts w:ascii="Arial" w:eastAsia="Times New Roman" w:hAnsi="Arial" w:cs="Arial"/>
                <w:spacing w:val="-1"/>
                <w:sz w:val="20"/>
                <w:szCs w:val="20"/>
                <w:rPrChange w:id="6235" w:author="Adelino Naquarta Sepalanga Domingos" w:date="2025-03-05T09:17:00Z" w16du:dateUtc="2025-03-05T08:17:00Z">
                  <w:rPr>
                    <w:rFonts w:ascii="Times New Roman" w:eastAsia="Times New Roman" w:hAnsi="Times New Roman"/>
                    <w:spacing w:val="-1"/>
                  </w:rPr>
                </w:rPrChange>
              </w:rPr>
            </w:pPr>
          </w:p>
          <w:p w14:paraId="02808679" w14:textId="77777777" w:rsidR="003F3EDE" w:rsidRPr="004866BB" w:rsidRDefault="003F3EDE" w:rsidP="0025185C">
            <w:pPr>
              <w:jc w:val="center"/>
              <w:rPr>
                <w:rFonts w:ascii="Arial" w:eastAsia="Times New Roman" w:hAnsi="Arial" w:cs="Arial"/>
                <w:spacing w:val="-1"/>
                <w:sz w:val="20"/>
                <w:szCs w:val="20"/>
                <w:rPrChange w:id="6236" w:author="Adelino Naquarta Sepalanga Domingos" w:date="2025-03-05T09:17:00Z" w16du:dateUtc="2025-03-05T08:17:00Z">
                  <w:rPr>
                    <w:rFonts w:ascii="Times New Roman" w:eastAsia="Times New Roman" w:hAnsi="Times New Roman"/>
                    <w:spacing w:val="-1"/>
                  </w:rPr>
                </w:rPrChange>
              </w:rPr>
            </w:pPr>
          </w:p>
          <w:p w14:paraId="17B38FE0" w14:textId="77777777" w:rsidR="003F3EDE" w:rsidRPr="004866BB" w:rsidRDefault="003F3EDE" w:rsidP="0025185C">
            <w:pPr>
              <w:jc w:val="center"/>
              <w:rPr>
                <w:rFonts w:ascii="Arial" w:eastAsia="Times New Roman" w:hAnsi="Arial" w:cs="Arial"/>
                <w:spacing w:val="-1"/>
                <w:sz w:val="20"/>
                <w:szCs w:val="20"/>
                <w:rPrChange w:id="6237" w:author="Adelino Naquarta Sepalanga Domingos" w:date="2025-03-05T09:17:00Z" w16du:dateUtc="2025-03-05T08:17:00Z">
                  <w:rPr>
                    <w:rFonts w:ascii="Times New Roman" w:eastAsia="Times New Roman" w:hAnsi="Times New Roman"/>
                    <w:spacing w:val="-1"/>
                  </w:rPr>
                </w:rPrChange>
              </w:rPr>
            </w:pPr>
          </w:p>
          <w:p w14:paraId="5EA33587" w14:textId="77777777" w:rsidR="003F3EDE" w:rsidRPr="004866BB" w:rsidRDefault="003F3EDE" w:rsidP="0025185C">
            <w:pPr>
              <w:jc w:val="center"/>
              <w:rPr>
                <w:rFonts w:ascii="Arial" w:eastAsia="Times New Roman" w:hAnsi="Arial" w:cs="Arial"/>
                <w:spacing w:val="-1"/>
                <w:sz w:val="20"/>
                <w:szCs w:val="20"/>
                <w:rPrChange w:id="6238" w:author="Adelino Naquarta Sepalanga Domingos" w:date="2025-03-05T09:17:00Z" w16du:dateUtc="2025-03-05T08:17:00Z">
                  <w:rPr>
                    <w:rFonts w:ascii="Times New Roman" w:eastAsia="Times New Roman" w:hAnsi="Times New Roman"/>
                    <w:spacing w:val="-1"/>
                  </w:rPr>
                </w:rPrChange>
              </w:rPr>
            </w:pPr>
          </w:p>
          <w:p w14:paraId="364972E1" w14:textId="77777777" w:rsidR="003F3EDE" w:rsidRPr="004866BB" w:rsidRDefault="003F3EDE" w:rsidP="0025185C">
            <w:pPr>
              <w:jc w:val="center"/>
              <w:rPr>
                <w:rFonts w:ascii="Arial" w:eastAsia="Times New Roman" w:hAnsi="Arial" w:cs="Arial"/>
                <w:spacing w:val="-1"/>
                <w:sz w:val="20"/>
                <w:szCs w:val="20"/>
                <w:rPrChange w:id="6239"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240" w:author="Adelino Naquarta Sepalanga Domingos" w:date="2025-03-05T09:17:00Z" w16du:dateUtc="2025-03-05T08:17:00Z">
                  <w:rPr>
                    <w:rFonts w:ascii="Times New Roman" w:eastAsia="Times New Roman" w:hAnsi="Times New Roman"/>
                    <w:spacing w:val="-1"/>
                  </w:rPr>
                </w:rPrChange>
              </w:rPr>
              <w:t xml:space="preserve"> Texto 2</w:t>
            </w:r>
          </w:p>
        </w:tc>
      </w:tr>
      <w:tr w:rsidR="003F3EDE" w:rsidRPr="004866BB" w14:paraId="0B276030" w14:textId="77777777" w:rsidTr="0025185C">
        <w:trPr>
          <w:trHeight w:val="686"/>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BE0E901" w14:textId="77777777" w:rsidR="003F3EDE" w:rsidRPr="004866BB" w:rsidRDefault="003F3EDE" w:rsidP="0025185C">
            <w:pPr>
              <w:jc w:val="center"/>
              <w:rPr>
                <w:rFonts w:ascii="Arial" w:eastAsia="Times New Roman" w:hAnsi="Arial" w:cs="Arial"/>
                <w:spacing w:val="-1"/>
                <w:sz w:val="20"/>
                <w:szCs w:val="20"/>
                <w:rPrChange w:id="624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242" w:author="Adelino Naquarta Sepalanga Domingos" w:date="2025-03-05T09:17:00Z" w16du:dateUtc="2025-03-05T08:17:00Z">
                  <w:rPr>
                    <w:rFonts w:ascii="Times New Roman" w:eastAsia="Times New Roman" w:hAnsi="Times New Roman"/>
                    <w:spacing w:val="-1"/>
                  </w:rPr>
                </w:rPrChange>
              </w:rPr>
              <w:t>4.1.4.20.6.2.</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E57B77D" w14:textId="77777777" w:rsidR="003F3EDE" w:rsidRPr="004866BB" w:rsidRDefault="003F3EDE" w:rsidP="0025185C">
            <w:pPr>
              <w:jc w:val="center"/>
              <w:rPr>
                <w:rFonts w:ascii="Arial" w:eastAsia="Times New Roman" w:hAnsi="Arial" w:cs="Arial"/>
                <w:spacing w:val="-1"/>
                <w:sz w:val="20"/>
                <w:szCs w:val="20"/>
                <w:rPrChange w:id="624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244"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626EE02" w14:textId="77777777" w:rsidR="003F3EDE" w:rsidRPr="004866BB" w:rsidRDefault="003F3EDE" w:rsidP="0025185C">
            <w:pPr>
              <w:rPr>
                <w:rFonts w:ascii="Arial" w:eastAsia="Times New Roman" w:hAnsi="Arial" w:cs="Arial"/>
                <w:spacing w:val="-1"/>
                <w:sz w:val="20"/>
                <w:szCs w:val="20"/>
                <w:rPrChange w:id="624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246" w:author="Adelino Naquarta Sepalanga Domingos" w:date="2025-03-05T09:17:00Z" w16du:dateUtc="2025-03-05T08:17:00Z">
                  <w:rPr>
                    <w:rFonts w:ascii="Times New Roman" w:eastAsia="Times New Roman" w:hAnsi="Times New Roman"/>
                    <w:spacing w:val="-1"/>
                  </w:rPr>
                </w:rPrChange>
              </w:rPr>
              <w:t>Montante do pagamento (PaymentAmount)</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E859406" w14:textId="77777777" w:rsidR="003F3EDE" w:rsidRPr="004866BB" w:rsidRDefault="003F3EDE" w:rsidP="0025185C">
            <w:pPr>
              <w:rPr>
                <w:rFonts w:ascii="Arial" w:eastAsia="Times New Roman" w:hAnsi="Arial" w:cs="Arial"/>
                <w:spacing w:val="-1"/>
                <w:sz w:val="20"/>
                <w:szCs w:val="20"/>
                <w:rPrChange w:id="624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248" w:author="Adelino Naquarta Sepalanga Domingos" w:date="2025-03-05T09:17:00Z" w16du:dateUtc="2025-03-05T08:17:00Z">
                  <w:rPr>
                    <w:rFonts w:ascii="Times New Roman" w:eastAsia="Times New Roman" w:hAnsi="Times New Roman"/>
                    <w:spacing w:val="-1"/>
                  </w:rPr>
                </w:rPrChange>
              </w:rPr>
              <w:t>Deve ser indicado o montante por meio de pagamento.</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58C8717" w14:textId="77777777" w:rsidR="003F3EDE" w:rsidRPr="004866BB" w:rsidRDefault="003F3EDE" w:rsidP="0025185C">
            <w:pPr>
              <w:jc w:val="center"/>
              <w:rPr>
                <w:rFonts w:ascii="Arial" w:eastAsia="Times New Roman" w:hAnsi="Arial" w:cs="Arial"/>
                <w:spacing w:val="-1"/>
                <w:sz w:val="20"/>
                <w:szCs w:val="20"/>
                <w:rPrChange w:id="6249"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250" w:author="Adelino Naquarta Sepalanga Domingos" w:date="2025-03-05T09:17:00Z" w16du:dateUtc="2025-03-05T08:17:00Z">
                  <w:rPr>
                    <w:rFonts w:ascii="Times New Roman" w:eastAsia="Times New Roman" w:hAnsi="Times New Roman"/>
                    <w:spacing w:val="-1"/>
                  </w:rPr>
                </w:rPrChange>
              </w:rPr>
              <w:t>Monetário</w:t>
            </w:r>
          </w:p>
        </w:tc>
      </w:tr>
      <w:tr w:rsidR="003F3EDE" w:rsidRPr="004866BB" w14:paraId="784C87EE" w14:textId="77777777" w:rsidTr="0025185C">
        <w:trPr>
          <w:trHeight w:val="535"/>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0A1DB52" w14:textId="77777777" w:rsidR="003F3EDE" w:rsidRPr="004866BB" w:rsidRDefault="003F3EDE" w:rsidP="0025185C">
            <w:pPr>
              <w:jc w:val="center"/>
              <w:rPr>
                <w:rFonts w:ascii="Arial" w:eastAsia="Times New Roman" w:hAnsi="Arial" w:cs="Arial"/>
                <w:spacing w:val="-1"/>
                <w:sz w:val="20"/>
                <w:szCs w:val="20"/>
                <w:rPrChange w:id="625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252" w:author="Adelino Naquarta Sepalanga Domingos" w:date="2025-03-05T09:17:00Z" w16du:dateUtc="2025-03-05T08:17:00Z">
                  <w:rPr>
                    <w:rFonts w:ascii="Times New Roman" w:eastAsia="Times New Roman" w:hAnsi="Times New Roman"/>
                    <w:spacing w:val="-1"/>
                  </w:rPr>
                </w:rPrChange>
              </w:rPr>
              <w:t>4.1.4.20.6.3.</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C679003" w14:textId="77777777" w:rsidR="003F3EDE" w:rsidRPr="004866BB" w:rsidRDefault="003F3EDE" w:rsidP="0025185C">
            <w:pPr>
              <w:jc w:val="center"/>
              <w:rPr>
                <w:rFonts w:ascii="Arial" w:eastAsia="Times New Roman" w:hAnsi="Arial" w:cs="Arial"/>
                <w:spacing w:val="-1"/>
                <w:sz w:val="20"/>
                <w:szCs w:val="20"/>
                <w:rPrChange w:id="625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254"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C0C97EA" w14:textId="77777777" w:rsidR="003F3EDE" w:rsidRPr="004866BB" w:rsidRDefault="003F3EDE" w:rsidP="0025185C">
            <w:pPr>
              <w:rPr>
                <w:rFonts w:ascii="Arial" w:eastAsia="Times New Roman" w:hAnsi="Arial" w:cs="Arial"/>
                <w:spacing w:val="-1"/>
                <w:sz w:val="20"/>
                <w:szCs w:val="20"/>
                <w:rPrChange w:id="625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256" w:author="Adelino Naquarta Sepalanga Domingos" w:date="2025-03-05T09:17:00Z" w16du:dateUtc="2025-03-05T08:17:00Z">
                  <w:rPr>
                    <w:rFonts w:ascii="Times New Roman" w:eastAsia="Times New Roman" w:hAnsi="Times New Roman"/>
                    <w:spacing w:val="-1"/>
                  </w:rPr>
                </w:rPrChange>
              </w:rPr>
              <w:t>Data do pagamento (PaymentDate)</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A2C9C43" w14:textId="77777777" w:rsidR="003F3EDE" w:rsidRPr="004866BB" w:rsidRDefault="003F3EDE" w:rsidP="0025185C">
            <w:pPr>
              <w:rPr>
                <w:rFonts w:ascii="Arial" w:eastAsia="Times New Roman" w:hAnsi="Arial" w:cs="Arial"/>
                <w:spacing w:val="-1"/>
                <w:sz w:val="20"/>
                <w:szCs w:val="20"/>
                <w:rPrChange w:id="6257" w:author="Adelino Naquarta Sepalanga Domingos" w:date="2025-03-05T09:17:00Z" w16du:dateUtc="2025-03-05T08:17:00Z">
                  <w:rPr>
                    <w:rFonts w:ascii="Times New Roman" w:eastAsia="Times New Roman" w:hAnsi="Times New Roman"/>
                    <w:spacing w:val="-1"/>
                  </w:rPr>
                </w:rPrChange>
              </w:rPr>
            </w:pP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C738F47" w14:textId="77777777" w:rsidR="003F3EDE" w:rsidRPr="004866BB" w:rsidRDefault="003F3EDE" w:rsidP="0025185C">
            <w:pPr>
              <w:jc w:val="center"/>
              <w:rPr>
                <w:rFonts w:ascii="Arial" w:eastAsia="Times New Roman" w:hAnsi="Arial" w:cs="Arial"/>
                <w:spacing w:val="-1"/>
                <w:sz w:val="20"/>
                <w:szCs w:val="20"/>
                <w:rPrChange w:id="6258"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259" w:author="Adelino Naquarta Sepalanga Domingos" w:date="2025-03-05T09:17:00Z" w16du:dateUtc="2025-03-05T08:17:00Z">
                  <w:rPr>
                    <w:rFonts w:ascii="Times New Roman" w:eastAsia="Times New Roman" w:hAnsi="Times New Roman"/>
                    <w:spacing w:val="-1"/>
                  </w:rPr>
                </w:rPrChange>
              </w:rPr>
              <w:t>Data</w:t>
            </w:r>
          </w:p>
        </w:tc>
      </w:tr>
      <w:tr w:rsidR="003F3EDE" w:rsidRPr="004866BB" w14:paraId="00923F00" w14:textId="77777777" w:rsidTr="0025185C">
        <w:trPr>
          <w:trHeight w:val="1023"/>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B07C074" w14:textId="77777777" w:rsidR="003F3EDE" w:rsidRPr="004866BB" w:rsidRDefault="003F3EDE" w:rsidP="0025185C">
            <w:pPr>
              <w:jc w:val="center"/>
              <w:rPr>
                <w:rFonts w:ascii="Arial" w:eastAsia="Times New Roman" w:hAnsi="Arial" w:cs="Arial"/>
                <w:spacing w:val="-1"/>
                <w:sz w:val="20"/>
                <w:szCs w:val="20"/>
                <w:rPrChange w:id="6260"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261" w:author="Adelino Naquarta Sepalanga Domingos" w:date="2025-03-05T09:17:00Z" w16du:dateUtc="2025-03-05T08:17:00Z">
                  <w:rPr>
                    <w:rFonts w:ascii="Times New Roman" w:eastAsia="Times New Roman" w:hAnsi="Times New Roman"/>
                    <w:spacing w:val="-1"/>
                  </w:rPr>
                </w:rPrChange>
              </w:rPr>
              <w:t>4.1.4.21.</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36EF9E1" w14:textId="77777777" w:rsidR="003F3EDE" w:rsidRPr="004866BB" w:rsidRDefault="003F3EDE" w:rsidP="0025185C">
            <w:pPr>
              <w:jc w:val="center"/>
              <w:rPr>
                <w:rFonts w:ascii="Arial" w:eastAsia="Times New Roman" w:hAnsi="Arial" w:cs="Arial"/>
                <w:spacing w:val="-1"/>
                <w:sz w:val="20"/>
                <w:szCs w:val="20"/>
                <w:rPrChange w:id="6262" w:author="Adelino Naquarta Sepalanga Domingos" w:date="2025-03-05T09:17:00Z" w16du:dateUtc="2025-03-05T08:17:00Z">
                  <w:rPr>
                    <w:rFonts w:ascii="Times New Roman" w:eastAsia="Times New Roman" w:hAnsi="Times New Roman"/>
                    <w:spacing w:val="-1"/>
                  </w:rPr>
                </w:rPrChange>
              </w:rPr>
            </w:pPr>
          </w:p>
        </w:tc>
        <w:tc>
          <w:tcPr>
            <w:tcW w:w="32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375217A" w14:textId="77777777" w:rsidR="003F3EDE" w:rsidRPr="004866BB" w:rsidRDefault="003F3EDE" w:rsidP="0025185C">
            <w:pPr>
              <w:rPr>
                <w:rFonts w:ascii="Arial" w:eastAsia="Times New Roman" w:hAnsi="Arial" w:cs="Arial"/>
                <w:spacing w:val="-1"/>
                <w:sz w:val="20"/>
                <w:szCs w:val="20"/>
                <w:rPrChange w:id="626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264" w:author="Adelino Naquarta Sepalanga Domingos" w:date="2025-03-05T09:17:00Z" w16du:dateUtc="2025-03-05T08:17:00Z">
                  <w:rPr>
                    <w:rFonts w:ascii="Times New Roman" w:eastAsia="Times New Roman" w:hAnsi="Times New Roman"/>
                    <w:spacing w:val="-1"/>
                  </w:rPr>
                </w:rPrChange>
              </w:rPr>
              <w:t>Retenção na fonte (WithholdingTax)</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F921F03" w14:textId="0BE326B9" w:rsidR="003F3EDE" w:rsidRPr="004866BB" w:rsidRDefault="003F3EDE" w:rsidP="0025185C">
            <w:pPr>
              <w:rPr>
                <w:rFonts w:ascii="Arial" w:eastAsia="Times New Roman" w:hAnsi="Arial" w:cs="Arial"/>
                <w:spacing w:val="-1"/>
                <w:sz w:val="20"/>
                <w:szCs w:val="20"/>
                <w:rPrChange w:id="626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266" w:author="Adelino Naquarta Sepalanga Domingos" w:date="2025-03-05T09:17:00Z" w16du:dateUtc="2025-03-05T08:17:00Z">
                  <w:rPr>
                    <w:rFonts w:ascii="Times New Roman" w:eastAsia="Times New Roman" w:hAnsi="Times New Roman"/>
                    <w:spacing w:val="-1"/>
                  </w:rPr>
                </w:rPrChange>
              </w:rPr>
              <w:t>Existindo a necessidade de efectuar mais do que uma referência, esta estrutura pode</w:t>
            </w:r>
            <w:del w:id="6267" w:author="Adelino Naquarta Sepalanga Domingos" w:date="2025-03-05T09:22:00Z" w16du:dateUtc="2025-03-05T08:22:00Z">
              <w:r w:rsidRPr="004866BB" w:rsidDel="00FB0B06">
                <w:rPr>
                  <w:rFonts w:ascii="Arial" w:eastAsia="Times New Roman" w:hAnsi="Arial" w:cs="Arial"/>
                  <w:spacing w:val="-1"/>
                  <w:sz w:val="20"/>
                  <w:szCs w:val="20"/>
                  <w:rPrChange w:id="6268" w:author="Adelino Naquarta Sepalanga Domingos" w:date="2025-03-05T09:17:00Z" w16du:dateUtc="2025-03-05T08:17:00Z">
                    <w:rPr>
                      <w:rFonts w:ascii="Times New Roman" w:eastAsia="Times New Roman" w:hAnsi="Times New Roman"/>
                      <w:spacing w:val="-1"/>
                    </w:rPr>
                  </w:rPrChange>
                </w:rPr>
                <w:delText>rá</w:delText>
              </w:r>
            </w:del>
            <w:r w:rsidRPr="004866BB">
              <w:rPr>
                <w:rFonts w:ascii="Arial" w:eastAsia="Times New Roman" w:hAnsi="Arial" w:cs="Arial"/>
                <w:spacing w:val="-1"/>
                <w:sz w:val="20"/>
                <w:szCs w:val="20"/>
                <w:rPrChange w:id="6269" w:author="Adelino Naquarta Sepalanga Domingos" w:date="2025-03-05T09:17:00Z" w16du:dateUtc="2025-03-05T08:17:00Z">
                  <w:rPr>
                    <w:rFonts w:ascii="Times New Roman" w:eastAsia="Times New Roman" w:hAnsi="Times New Roman"/>
                    <w:spacing w:val="-1"/>
                  </w:rPr>
                </w:rPrChange>
              </w:rPr>
              <w:t xml:space="preserve"> ser gerada tantas vezes quantas as necessárias.</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3BC79D4" w14:textId="77777777" w:rsidR="003F3EDE" w:rsidRPr="004866BB" w:rsidRDefault="003F3EDE" w:rsidP="0025185C">
            <w:pPr>
              <w:jc w:val="center"/>
              <w:rPr>
                <w:rFonts w:ascii="Arial" w:eastAsia="Times New Roman" w:hAnsi="Arial" w:cs="Arial"/>
                <w:spacing w:val="-1"/>
                <w:sz w:val="20"/>
                <w:szCs w:val="20"/>
                <w:rPrChange w:id="6270" w:author="Adelino Naquarta Sepalanga Domingos" w:date="2025-03-05T09:17:00Z" w16du:dateUtc="2025-03-05T08:17:00Z">
                  <w:rPr>
                    <w:rFonts w:ascii="Times New Roman" w:eastAsia="Times New Roman" w:hAnsi="Times New Roman"/>
                    <w:spacing w:val="-1"/>
                  </w:rPr>
                </w:rPrChange>
              </w:rPr>
            </w:pPr>
          </w:p>
          <w:p w14:paraId="409A7549" w14:textId="77777777" w:rsidR="003F3EDE" w:rsidRPr="004866BB" w:rsidRDefault="003F3EDE" w:rsidP="0025185C">
            <w:pPr>
              <w:jc w:val="center"/>
              <w:rPr>
                <w:rFonts w:ascii="Arial" w:eastAsia="Times New Roman" w:hAnsi="Arial" w:cs="Arial"/>
                <w:spacing w:val="-1"/>
                <w:sz w:val="20"/>
                <w:szCs w:val="20"/>
                <w:rPrChange w:id="627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272" w:author="Adelino Naquarta Sepalanga Domingos" w:date="2025-03-05T09:17:00Z" w16du:dateUtc="2025-03-05T08:17:00Z">
                  <w:rPr>
                    <w:rFonts w:ascii="Times New Roman" w:eastAsia="Times New Roman" w:hAnsi="Times New Roman"/>
                    <w:spacing w:val="-1"/>
                  </w:rPr>
                </w:rPrChange>
              </w:rPr>
              <w:t>Não Aplicável</w:t>
            </w:r>
          </w:p>
        </w:tc>
      </w:tr>
      <w:tr w:rsidR="003F3EDE" w:rsidRPr="004866BB" w14:paraId="1375FF9D" w14:textId="77777777" w:rsidTr="0025185C">
        <w:trPr>
          <w:trHeight w:val="184"/>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5878F70" w14:textId="77777777" w:rsidR="003F3EDE" w:rsidRPr="004866BB" w:rsidRDefault="003F3EDE" w:rsidP="0025185C">
            <w:pPr>
              <w:jc w:val="center"/>
              <w:rPr>
                <w:rFonts w:ascii="Arial" w:eastAsia="Times New Roman" w:hAnsi="Arial" w:cs="Arial"/>
                <w:spacing w:val="-1"/>
                <w:sz w:val="20"/>
                <w:szCs w:val="20"/>
                <w:rPrChange w:id="6273" w:author="Adelino Naquarta Sepalanga Domingos" w:date="2025-03-05T09:17:00Z" w16du:dateUtc="2025-03-05T08:17:00Z">
                  <w:rPr>
                    <w:rFonts w:ascii="Times New Roman" w:eastAsia="Times New Roman" w:hAnsi="Times New Roman"/>
                    <w:spacing w:val="-1"/>
                  </w:rPr>
                </w:rPrChange>
              </w:rPr>
            </w:pPr>
          </w:p>
          <w:p w14:paraId="3C966427" w14:textId="77777777" w:rsidR="003F3EDE" w:rsidRPr="004866BB" w:rsidRDefault="003F3EDE" w:rsidP="0025185C">
            <w:pPr>
              <w:jc w:val="center"/>
              <w:rPr>
                <w:rFonts w:ascii="Arial" w:eastAsia="Times New Roman" w:hAnsi="Arial" w:cs="Arial"/>
                <w:spacing w:val="-1"/>
                <w:sz w:val="20"/>
                <w:szCs w:val="20"/>
                <w:rPrChange w:id="6274" w:author="Adelino Naquarta Sepalanga Domingos" w:date="2025-03-05T09:17:00Z" w16du:dateUtc="2025-03-05T08:17:00Z">
                  <w:rPr>
                    <w:rFonts w:ascii="Times New Roman" w:eastAsia="Times New Roman" w:hAnsi="Times New Roman"/>
                    <w:spacing w:val="-1"/>
                  </w:rPr>
                </w:rPrChange>
              </w:rPr>
            </w:pPr>
          </w:p>
          <w:p w14:paraId="708CEE6F" w14:textId="77777777" w:rsidR="003F3EDE" w:rsidRPr="004866BB" w:rsidRDefault="003F3EDE" w:rsidP="0025185C">
            <w:pPr>
              <w:jc w:val="center"/>
              <w:rPr>
                <w:rFonts w:ascii="Arial" w:eastAsia="Times New Roman" w:hAnsi="Arial" w:cs="Arial"/>
                <w:spacing w:val="-1"/>
                <w:sz w:val="20"/>
                <w:szCs w:val="20"/>
                <w:rPrChange w:id="627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276" w:author="Adelino Naquarta Sepalanga Domingos" w:date="2025-03-05T09:17:00Z" w16du:dateUtc="2025-03-05T08:17:00Z">
                  <w:rPr>
                    <w:rFonts w:ascii="Times New Roman" w:eastAsia="Times New Roman" w:hAnsi="Times New Roman"/>
                    <w:spacing w:val="-1"/>
                  </w:rPr>
                </w:rPrChange>
              </w:rPr>
              <w:t>4.1.4.21.1.</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9A4171A" w14:textId="77777777" w:rsidR="003F3EDE" w:rsidRPr="004866BB" w:rsidRDefault="003F3EDE" w:rsidP="0025185C">
            <w:pPr>
              <w:jc w:val="center"/>
              <w:rPr>
                <w:rFonts w:ascii="Arial" w:eastAsia="Times New Roman" w:hAnsi="Arial" w:cs="Arial"/>
                <w:spacing w:val="-1"/>
                <w:sz w:val="20"/>
                <w:szCs w:val="20"/>
                <w:rPrChange w:id="6277" w:author="Adelino Naquarta Sepalanga Domingos" w:date="2025-03-05T09:17:00Z" w16du:dateUtc="2025-03-05T08:17:00Z">
                  <w:rPr>
                    <w:rFonts w:ascii="Times New Roman" w:eastAsia="Times New Roman" w:hAnsi="Times New Roman"/>
                    <w:spacing w:val="-1"/>
                  </w:rPr>
                </w:rPrChange>
              </w:rPr>
            </w:pPr>
          </w:p>
          <w:p w14:paraId="5717272C" w14:textId="77777777" w:rsidR="003F3EDE" w:rsidRPr="004866BB" w:rsidRDefault="003F3EDE" w:rsidP="0025185C">
            <w:pPr>
              <w:jc w:val="center"/>
              <w:rPr>
                <w:rFonts w:ascii="Arial" w:eastAsia="Times New Roman" w:hAnsi="Arial" w:cs="Arial"/>
                <w:spacing w:val="-1"/>
                <w:sz w:val="20"/>
                <w:szCs w:val="20"/>
                <w:rPrChange w:id="6278" w:author="Adelino Naquarta Sepalanga Domingos" w:date="2025-03-05T09:17:00Z" w16du:dateUtc="2025-03-05T08:17:00Z">
                  <w:rPr>
                    <w:rFonts w:ascii="Times New Roman" w:eastAsia="Times New Roman" w:hAnsi="Times New Roman"/>
                    <w:spacing w:val="-1"/>
                  </w:rPr>
                </w:rPrChange>
              </w:rPr>
            </w:pPr>
          </w:p>
          <w:p w14:paraId="2E469DF3" w14:textId="77777777" w:rsidR="003F3EDE" w:rsidRPr="004866BB" w:rsidRDefault="003F3EDE" w:rsidP="0025185C">
            <w:pPr>
              <w:jc w:val="center"/>
              <w:rPr>
                <w:rFonts w:ascii="Arial" w:eastAsia="Times New Roman" w:hAnsi="Arial" w:cs="Arial"/>
                <w:spacing w:val="-1"/>
                <w:sz w:val="20"/>
                <w:szCs w:val="20"/>
                <w:rPrChange w:id="6279"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280" w:author="Adelino Naquarta Sepalanga Domingos" w:date="2025-03-05T09:17:00Z" w16du:dateUtc="2025-03-05T08:17:00Z">
                  <w:rPr>
                    <w:rFonts w:ascii="Times New Roman" w:eastAsia="Times New Roman" w:hAnsi="Times New Roman"/>
                    <w:spacing w:val="-1"/>
                  </w:rPr>
                </w:rPrChange>
              </w:rPr>
              <w:t>*</w:t>
            </w:r>
          </w:p>
          <w:p w14:paraId="66263A62" w14:textId="77777777" w:rsidR="003F3EDE" w:rsidRPr="004866BB" w:rsidRDefault="003F3EDE" w:rsidP="0025185C">
            <w:pPr>
              <w:jc w:val="center"/>
              <w:rPr>
                <w:rFonts w:ascii="Arial" w:eastAsia="Times New Roman" w:hAnsi="Arial" w:cs="Arial"/>
                <w:spacing w:val="-1"/>
                <w:sz w:val="20"/>
                <w:szCs w:val="20"/>
                <w:rPrChange w:id="6281" w:author="Adelino Naquarta Sepalanga Domingos" w:date="2025-03-05T09:17:00Z" w16du:dateUtc="2025-03-05T08:17:00Z">
                  <w:rPr>
                    <w:rFonts w:ascii="Times New Roman" w:eastAsia="Times New Roman" w:hAnsi="Times New Roman"/>
                    <w:spacing w:val="-1"/>
                  </w:rPr>
                </w:rPrChange>
              </w:rPr>
            </w:pPr>
          </w:p>
          <w:p w14:paraId="639AA9E6" w14:textId="77777777" w:rsidR="003F3EDE" w:rsidRPr="004866BB" w:rsidRDefault="003F3EDE" w:rsidP="0025185C">
            <w:pPr>
              <w:jc w:val="center"/>
              <w:rPr>
                <w:rFonts w:ascii="Arial" w:eastAsia="Times New Roman" w:hAnsi="Arial" w:cs="Arial"/>
                <w:spacing w:val="-1"/>
                <w:sz w:val="20"/>
                <w:szCs w:val="20"/>
                <w:rPrChange w:id="6282" w:author="Adelino Naquarta Sepalanga Domingos" w:date="2025-03-05T09:17:00Z" w16du:dateUtc="2025-03-05T08:17:00Z">
                  <w:rPr>
                    <w:rFonts w:ascii="Times New Roman" w:eastAsia="Times New Roman" w:hAnsi="Times New Roman"/>
                    <w:spacing w:val="-1"/>
                  </w:rPr>
                </w:rPrChange>
              </w:rPr>
            </w:pPr>
          </w:p>
        </w:tc>
        <w:tc>
          <w:tcPr>
            <w:tcW w:w="32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F74D6C3" w14:textId="77777777" w:rsidR="003F3EDE" w:rsidRPr="004866BB" w:rsidRDefault="003F3EDE" w:rsidP="0025185C">
            <w:pPr>
              <w:rPr>
                <w:rFonts w:ascii="Arial" w:eastAsia="Times New Roman" w:hAnsi="Arial" w:cs="Arial"/>
                <w:spacing w:val="-1"/>
                <w:sz w:val="20"/>
                <w:szCs w:val="20"/>
                <w:rPrChange w:id="6283" w:author="Adelino Naquarta Sepalanga Domingos" w:date="2025-03-05T09:17:00Z" w16du:dateUtc="2025-03-05T08:17:00Z">
                  <w:rPr>
                    <w:rFonts w:ascii="Times New Roman" w:eastAsia="Times New Roman" w:hAnsi="Times New Roman"/>
                    <w:spacing w:val="-1"/>
                  </w:rPr>
                </w:rPrChange>
              </w:rPr>
            </w:pPr>
          </w:p>
          <w:p w14:paraId="005FDA80" w14:textId="77777777" w:rsidR="003F3EDE" w:rsidRPr="004866BB" w:rsidRDefault="003F3EDE" w:rsidP="0025185C">
            <w:pPr>
              <w:rPr>
                <w:rFonts w:ascii="Arial" w:eastAsia="Times New Roman" w:hAnsi="Arial" w:cs="Arial"/>
                <w:spacing w:val="-1"/>
                <w:sz w:val="20"/>
                <w:szCs w:val="20"/>
                <w:rPrChange w:id="6284" w:author="Adelino Naquarta Sepalanga Domingos" w:date="2025-03-05T09:17:00Z" w16du:dateUtc="2025-03-05T08:17:00Z">
                  <w:rPr>
                    <w:rFonts w:ascii="Times New Roman" w:eastAsia="Times New Roman" w:hAnsi="Times New Roman"/>
                    <w:spacing w:val="-1"/>
                  </w:rPr>
                </w:rPrChange>
              </w:rPr>
            </w:pPr>
          </w:p>
          <w:p w14:paraId="784E03F0" w14:textId="77777777" w:rsidR="003F3EDE" w:rsidRPr="004866BB" w:rsidRDefault="003F3EDE" w:rsidP="0025185C">
            <w:pPr>
              <w:rPr>
                <w:rFonts w:ascii="Arial" w:eastAsia="Times New Roman" w:hAnsi="Arial" w:cs="Arial"/>
                <w:spacing w:val="-1"/>
                <w:sz w:val="20"/>
                <w:szCs w:val="20"/>
                <w:rPrChange w:id="628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286" w:author="Adelino Naquarta Sepalanga Domingos" w:date="2025-03-05T09:17:00Z" w16du:dateUtc="2025-03-05T08:17:00Z">
                  <w:rPr>
                    <w:rFonts w:ascii="Times New Roman" w:eastAsia="Times New Roman" w:hAnsi="Times New Roman"/>
                    <w:spacing w:val="-1"/>
                  </w:rPr>
                </w:rPrChange>
              </w:rPr>
              <w:t>Código do tipo de imposto retido (WithholdingTaxType)</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3FA0B2B" w14:textId="77777777" w:rsidR="003F3EDE" w:rsidRPr="004866BB" w:rsidRDefault="003F3EDE" w:rsidP="0025185C">
            <w:pPr>
              <w:rPr>
                <w:rFonts w:ascii="Arial" w:eastAsia="Times New Roman" w:hAnsi="Arial" w:cs="Arial"/>
                <w:spacing w:val="-1"/>
                <w:sz w:val="20"/>
                <w:szCs w:val="20"/>
                <w:rPrChange w:id="628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288" w:author="Adelino Naquarta Sepalanga Domingos" w:date="2025-03-05T09:17:00Z" w16du:dateUtc="2025-03-05T08:17:00Z">
                  <w:rPr>
                    <w:rFonts w:ascii="Times New Roman" w:eastAsia="Times New Roman" w:hAnsi="Times New Roman"/>
                    <w:spacing w:val="-1"/>
                  </w:rPr>
                </w:rPrChange>
              </w:rPr>
              <w:t>Neste campo deve ser indicado o tipo de imposto retido, preenchendo- o com:</w:t>
            </w:r>
          </w:p>
          <w:p w14:paraId="0A8B57F3" w14:textId="77777777" w:rsidR="003F3EDE" w:rsidRPr="004866BB" w:rsidRDefault="003F3EDE" w:rsidP="0025185C">
            <w:pPr>
              <w:spacing w:after="0"/>
              <w:rPr>
                <w:rFonts w:ascii="Arial" w:eastAsia="Times New Roman" w:hAnsi="Arial" w:cs="Arial"/>
                <w:spacing w:val="-1"/>
                <w:sz w:val="20"/>
                <w:szCs w:val="20"/>
                <w:rPrChange w:id="6289"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290" w:author="Adelino Naquarta Sepalanga Domingos" w:date="2025-03-05T09:17:00Z" w16du:dateUtc="2025-03-05T08:17:00Z">
                  <w:rPr>
                    <w:rFonts w:ascii="Times New Roman" w:eastAsia="Times New Roman" w:hAnsi="Times New Roman"/>
                    <w:spacing w:val="-1"/>
                  </w:rPr>
                </w:rPrChange>
              </w:rPr>
              <w:t>“IRT” – Imposto sobre o rendimento de trabalho;</w:t>
            </w:r>
          </w:p>
          <w:p w14:paraId="1EB9CB43" w14:textId="77777777" w:rsidR="003F3EDE" w:rsidRPr="004866BB" w:rsidRDefault="003F3EDE" w:rsidP="0025185C">
            <w:pPr>
              <w:spacing w:after="0"/>
              <w:rPr>
                <w:rFonts w:ascii="Arial" w:eastAsia="Times New Roman" w:hAnsi="Arial" w:cs="Arial"/>
                <w:spacing w:val="-1"/>
                <w:sz w:val="20"/>
                <w:szCs w:val="20"/>
                <w:rPrChange w:id="629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292" w:author="Adelino Naquarta Sepalanga Domingos" w:date="2025-03-05T09:17:00Z" w16du:dateUtc="2025-03-05T08:17:00Z">
                  <w:rPr>
                    <w:rFonts w:ascii="Times New Roman" w:eastAsia="Times New Roman" w:hAnsi="Times New Roman"/>
                    <w:spacing w:val="-1"/>
                  </w:rPr>
                </w:rPrChange>
              </w:rPr>
              <w:t>“II” – Imposto industrial;</w:t>
            </w:r>
          </w:p>
          <w:p w14:paraId="58B795D7" w14:textId="77777777" w:rsidR="003F3EDE" w:rsidRPr="004866BB" w:rsidRDefault="003F3EDE" w:rsidP="0025185C">
            <w:pPr>
              <w:spacing w:after="0"/>
              <w:rPr>
                <w:rFonts w:ascii="Arial" w:eastAsia="Times New Roman" w:hAnsi="Arial" w:cs="Arial"/>
                <w:spacing w:val="-1"/>
                <w:sz w:val="20"/>
                <w:szCs w:val="20"/>
                <w:rPrChange w:id="629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294" w:author="Adelino Naquarta Sepalanga Domingos" w:date="2025-03-05T09:17:00Z" w16du:dateUtc="2025-03-05T08:17:00Z">
                  <w:rPr>
                    <w:rFonts w:ascii="Times New Roman" w:eastAsia="Times New Roman" w:hAnsi="Times New Roman"/>
                    <w:spacing w:val="-1"/>
                  </w:rPr>
                </w:rPrChange>
              </w:rPr>
              <w:t>“IS” – Imposto do selo;</w:t>
            </w:r>
          </w:p>
          <w:p w14:paraId="15FC4468" w14:textId="77777777" w:rsidR="003F3EDE" w:rsidRPr="004866BB" w:rsidRDefault="003F3EDE" w:rsidP="0025185C">
            <w:pPr>
              <w:spacing w:after="0"/>
              <w:rPr>
                <w:rFonts w:ascii="Arial" w:eastAsia="Times New Roman" w:hAnsi="Arial" w:cs="Arial"/>
                <w:spacing w:val="-1"/>
                <w:sz w:val="20"/>
                <w:szCs w:val="20"/>
                <w:rPrChange w:id="629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296" w:author="Adelino Naquarta Sepalanga Domingos" w:date="2025-03-05T09:17:00Z" w16du:dateUtc="2025-03-05T08:17:00Z">
                  <w:rPr>
                    <w:rFonts w:ascii="Times New Roman" w:eastAsia="Times New Roman" w:hAnsi="Times New Roman"/>
                    <w:spacing w:val="-1"/>
                  </w:rPr>
                </w:rPrChange>
              </w:rPr>
              <w:t>“IVA” – IVA Cativo;</w:t>
            </w:r>
          </w:p>
          <w:p w14:paraId="09D90175" w14:textId="77777777" w:rsidR="003F3EDE" w:rsidRPr="004866BB" w:rsidRDefault="003F3EDE" w:rsidP="0025185C">
            <w:pPr>
              <w:spacing w:after="0"/>
              <w:rPr>
                <w:rFonts w:ascii="Arial" w:eastAsia="Times New Roman" w:hAnsi="Arial" w:cs="Arial"/>
                <w:spacing w:val="-1"/>
                <w:sz w:val="20"/>
                <w:szCs w:val="20"/>
                <w:rPrChange w:id="629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298" w:author="Adelino Naquarta Sepalanga Domingos" w:date="2025-03-05T09:17:00Z" w16du:dateUtc="2025-03-05T08:17:00Z">
                  <w:rPr>
                    <w:rFonts w:ascii="Times New Roman" w:eastAsia="Times New Roman" w:hAnsi="Times New Roman"/>
                    <w:spacing w:val="-1"/>
                  </w:rPr>
                </w:rPrChange>
              </w:rPr>
              <w:t>“IPU” – Imposto predial Urbano;</w:t>
            </w:r>
          </w:p>
          <w:p w14:paraId="65199767" w14:textId="77777777" w:rsidR="003F3EDE" w:rsidRPr="004866BB" w:rsidRDefault="003F3EDE" w:rsidP="0025185C">
            <w:pPr>
              <w:spacing w:after="0"/>
              <w:rPr>
                <w:rFonts w:ascii="Arial" w:eastAsia="Times New Roman" w:hAnsi="Arial" w:cs="Arial"/>
                <w:spacing w:val="-1"/>
                <w:sz w:val="20"/>
                <w:szCs w:val="20"/>
                <w:rPrChange w:id="6299"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300" w:author="Adelino Naquarta Sepalanga Domingos" w:date="2025-03-05T09:17:00Z" w16du:dateUtc="2025-03-05T08:17:00Z">
                  <w:rPr>
                    <w:rFonts w:ascii="Times New Roman" w:eastAsia="Times New Roman" w:hAnsi="Times New Roman"/>
                    <w:spacing w:val="-1"/>
                  </w:rPr>
                </w:rPrChange>
              </w:rPr>
              <w:t>“IAC” – Imposto sobre a aplicação de capitais.</w:t>
            </w:r>
          </w:p>
          <w:p w14:paraId="21D24993" w14:textId="77777777" w:rsidR="003F3EDE" w:rsidRPr="004866BB" w:rsidRDefault="003F3EDE" w:rsidP="0025185C">
            <w:pPr>
              <w:spacing w:after="0"/>
              <w:rPr>
                <w:rFonts w:ascii="Arial" w:eastAsia="Times New Roman" w:hAnsi="Arial" w:cs="Arial"/>
                <w:spacing w:val="-1"/>
                <w:sz w:val="20"/>
                <w:szCs w:val="20"/>
                <w:rPrChange w:id="630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302" w:author="Adelino Naquarta Sepalanga Domingos" w:date="2025-03-05T09:17:00Z" w16du:dateUtc="2025-03-05T08:17:00Z">
                  <w:rPr>
                    <w:rFonts w:ascii="Times New Roman" w:eastAsia="Times New Roman" w:hAnsi="Times New Roman"/>
                    <w:spacing w:val="-1"/>
                  </w:rPr>
                </w:rPrChange>
              </w:rPr>
              <w:t>“OU” – Outros tipos de imposto retidos</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B5D493F" w14:textId="77777777" w:rsidR="003F3EDE" w:rsidRPr="004866BB" w:rsidRDefault="003F3EDE" w:rsidP="0025185C">
            <w:pPr>
              <w:jc w:val="center"/>
              <w:rPr>
                <w:rFonts w:ascii="Arial" w:eastAsia="Times New Roman" w:hAnsi="Arial" w:cs="Arial"/>
                <w:spacing w:val="-1"/>
                <w:sz w:val="20"/>
                <w:szCs w:val="20"/>
                <w:rPrChange w:id="6303" w:author="Adelino Naquarta Sepalanga Domingos" w:date="2025-03-05T09:17:00Z" w16du:dateUtc="2025-03-05T08:17:00Z">
                  <w:rPr>
                    <w:rFonts w:ascii="Times New Roman" w:eastAsia="Times New Roman" w:hAnsi="Times New Roman"/>
                    <w:spacing w:val="-1"/>
                  </w:rPr>
                </w:rPrChange>
              </w:rPr>
            </w:pPr>
          </w:p>
          <w:p w14:paraId="64CFBC3E" w14:textId="77777777" w:rsidR="003F3EDE" w:rsidRPr="004866BB" w:rsidRDefault="003F3EDE" w:rsidP="0025185C">
            <w:pPr>
              <w:jc w:val="center"/>
              <w:rPr>
                <w:rFonts w:ascii="Arial" w:eastAsia="Times New Roman" w:hAnsi="Arial" w:cs="Arial"/>
                <w:spacing w:val="-1"/>
                <w:sz w:val="20"/>
                <w:szCs w:val="20"/>
                <w:rPrChange w:id="6304" w:author="Adelino Naquarta Sepalanga Domingos" w:date="2025-03-05T09:17:00Z" w16du:dateUtc="2025-03-05T08:17:00Z">
                  <w:rPr>
                    <w:rFonts w:ascii="Times New Roman" w:eastAsia="Times New Roman" w:hAnsi="Times New Roman"/>
                    <w:spacing w:val="-1"/>
                  </w:rPr>
                </w:rPrChange>
              </w:rPr>
            </w:pPr>
          </w:p>
          <w:p w14:paraId="107585DF" w14:textId="77777777" w:rsidR="003F3EDE" w:rsidRPr="004866BB" w:rsidRDefault="003F3EDE" w:rsidP="0025185C">
            <w:pPr>
              <w:jc w:val="center"/>
              <w:rPr>
                <w:rFonts w:ascii="Arial" w:eastAsia="Times New Roman" w:hAnsi="Arial" w:cs="Arial"/>
                <w:spacing w:val="-1"/>
                <w:sz w:val="20"/>
                <w:szCs w:val="20"/>
                <w:rPrChange w:id="6305" w:author="Adelino Naquarta Sepalanga Domingos" w:date="2025-03-05T09:17:00Z" w16du:dateUtc="2025-03-05T08:17:00Z">
                  <w:rPr>
                    <w:rFonts w:ascii="Times New Roman" w:eastAsia="Times New Roman" w:hAnsi="Times New Roman"/>
                    <w:spacing w:val="-1"/>
                  </w:rPr>
                </w:rPrChange>
              </w:rPr>
            </w:pPr>
          </w:p>
          <w:p w14:paraId="079D6C58" w14:textId="77777777" w:rsidR="003F3EDE" w:rsidRPr="004866BB" w:rsidRDefault="003F3EDE" w:rsidP="0025185C">
            <w:pPr>
              <w:jc w:val="center"/>
              <w:rPr>
                <w:rFonts w:ascii="Arial" w:eastAsia="Times New Roman" w:hAnsi="Arial" w:cs="Arial"/>
                <w:spacing w:val="-1"/>
                <w:sz w:val="20"/>
                <w:szCs w:val="20"/>
                <w:rPrChange w:id="6306" w:author="Adelino Naquarta Sepalanga Domingos" w:date="2025-03-05T09:17:00Z" w16du:dateUtc="2025-03-05T08:17:00Z">
                  <w:rPr>
                    <w:rFonts w:ascii="Times New Roman" w:eastAsia="Times New Roman" w:hAnsi="Times New Roman"/>
                    <w:spacing w:val="-1"/>
                  </w:rPr>
                </w:rPrChange>
              </w:rPr>
            </w:pPr>
          </w:p>
          <w:p w14:paraId="3D522584" w14:textId="77777777" w:rsidR="003F3EDE" w:rsidRPr="004866BB" w:rsidRDefault="003F3EDE" w:rsidP="0025185C">
            <w:pPr>
              <w:jc w:val="center"/>
              <w:rPr>
                <w:rFonts w:ascii="Arial" w:eastAsia="Times New Roman" w:hAnsi="Arial" w:cs="Arial"/>
                <w:spacing w:val="-1"/>
                <w:sz w:val="20"/>
                <w:szCs w:val="20"/>
                <w:rPrChange w:id="630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308" w:author="Adelino Naquarta Sepalanga Domingos" w:date="2025-03-05T09:17:00Z" w16du:dateUtc="2025-03-05T08:17:00Z">
                  <w:rPr>
                    <w:rFonts w:ascii="Times New Roman" w:eastAsia="Times New Roman" w:hAnsi="Times New Roman"/>
                    <w:spacing w:val="-1"/>
                  </w:rPr>
                </w:rPrChange>
              </w:rPr>
              <w:t>Texto 3</w:t>
            </w:r>
          </w:p>
        </w:tc>
      </w:tr>
      <w:tr w:rsidR="003F3EDE" w:rsidRPr="004866BB" w14:paraId="2ACE15DA" w14:textId="77777777" w:rsidTr="0025185C">
        <w:trPr>
          <w:trHeight w:val="893"/>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0DBE887" w14:textId="77777777" w:rsidR="003F3EDE" w:rsidRPr="004866BB" w:rsidRDefault="003F3EDE" w:rsidP="0025185C">
            <w:pPr>
              <w:jc w:val="center"/>
              <w:rPr>
                <w:rFonts w:ascii="Arial" w:eastAsia="Times New Roman" w:hAnsi="Arial" w:cs="Arial"/>
                <w:spacing w:val="-1"/>
                <w:sz w:val="20"/>
                <w:szCs w:val="20"/>
                <w:rPrChange w:id="6309"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310" w:author="Adelino Naquarta Sepalanga Domingos" w:date="2025-03-05T09:17:00Z" w16du:dateUtc="2025-03-05T08:17:00Z">
                  <w:rPr>
                    <w:rFonts w:ascii="Times New Roman" w:eastAsia="Times New Roman" w:hAnsi="Times New Roman"/>
                    <w:spacing w:val="-1"/>
                  </w:rPr>
                </w:rPrChange>
              </w:rPr>
              <w:t>4.1.4.21.2.</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F74493F" w14:textId="77777777" w:rsidR="003F3EDE" w:rsidRPr="004866BB" w:rsidRDefault="003F3EDE" w:rsidP="0025185C">
            <w:pPr>
              <w:jc w:val="center"/>
              <w:rPr>
                <w:rFonts w:ascii="Arial" w:eastAsia="Times New Roman" w:hAnsi="Arial" w:cs="Arial"/>
                <w:spacing w:val="-1"/>
                <w:sz w:val="20"/>
                <w:szCs w:val="20"/>
                <w:rPrChange w:id="6311" w:author="Adelino Naquarta Sepalanga Domingos" w:date="2025-03-05T09:17:00Z" w16du:dateUtc="2025-03-05T08:17:00Z">
                  <w:rPr>
                    <w:rFonts w:ascii="Times New Roman" w:eastAsia="Times New Roman" w:hAnsi="Times New Roman"/>
                    <w:spacing w:val="-1"/>
                  </w:rPr>
                </w:rPrChange>
              </w:rPr>
            </w:pPr>
          </w:p>
          <w:p w14:paraId="2B2AFDA9" w14:textId="77777777" w:rsidR="003F3EDE" w:rsidRPr="004866BB" w:rsidRDefault="003F3EDE" w:rsidP="0025185C">
            <w:pPr>
              <w:jc w:val="center"/>
              <w:rPr>
                <w:rFonts w:ascii="Arial" w:eastAsia="Times New Roman" w:hAnsi="Arial" w:cs="Arial"/>
                <w:spacing w:val="-1"/>
                <w:sz w:val="20"/>
                <w:szCs w:val="20"/>
                <w:rPrChange w:id="6312" w:author="Adelino Naquarta Sepalanga Domingos" w:date="2025-03-05T09:17:00Z" w16du:dateUtc="2025-03-05T08:17:00Z">
                  <w:rPr>
                    <w:rFonts w:ascii="Times New Roman" w:eastAsia="Times New Roman" w:hAnsi="Times New Roman"/>
                    <w:spacing w:val="-1"/>
                  </w:rPr>
                </w:rPrChange>
              </w:rPr>
            </w:pPr>
          </w:p>
        </w:tc>
        <w:tc>
          <w:tcPr>
            <w:tcW w:w="32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B51F4F8" w14:textId="77777777" w:rsidR="003F3EDE" w:rsidRPr="004866BB" w:rsidRDefault="003F3EDE" w:rsidP="0025185C">
            <w:pPr>
              <w:rPr>
                <w:rFonts w:ascii="Arial" w:eastAsia="Times New Roman" w:hAnsi="Arial" w:cs="Arial"/>
                <w:spacing w:val="-1"/>
                <w:sz w:val="20"/>
                <w:szCs w:val="20"/>
                <w:rPrChange w:id="631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314" w:author="Adelino Naquarta Sepalanga Domingos" w:date="2025-03-05T09:17:00Z" w16du:dateUtc="2025-03-05T08:17:00Z">
                  <w:rPr>
                    <w:rFonts w:ascii="Times New Roman" w:eastAsia="Times New Roman" w:hAnsi="Times New Roman"/>
                    <w:spacing w:val="-1"/>
                  </w:rPr>
                </w:rPrChange>
              </w:rPr>
              <w:t>Motivo da retenção na fonte (WithholdingTaxDescription)</w:t>
            </w:r>
          </w:p>
        </w:tc>
        <w:tc>
          <w:tcPr>
            <w:tcW w:w="36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22F86E5" w14:textId="77777777" w:rsidR="003F3EDE" w:rsidRPr="004866BB" w:rsidRDefault="003F3EDE" w:rsidP="0025185C">
            <w:pPr>
              <w:rPr>
                <w:rFonts w:ascii="Arial" w:eastAsia="Times New Roman" w:hAnsi="Arial" w:cs="Arial"/>
                <w:spacing w:val="-1"/>
                <w:sz w:val="20"/>
                <w:szCs w:val="20"/>
                <w:rPrChange w:id="631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316" w:author="Adelino Naquarta Sepalanga Domingos" w:date="2025-03-05T09:17:00Z" w16du:dateUtc="2025-03-05T08:17:00Z">
                  <w:rPr>
                    <w:rFonts w:ascii="Times New Roman" w:eastAsia="Times New Roman" w:hAnsi="Times New Roman"/>
                    <w:spacing w:val="-1"/>
                  </w:rPr>
                </w:rPrChange>
              </w:rPr>
              <w:t>Deve ser indicado o normativo legal aplicável.</w:t>
            </w:r>
          </w:p>
          <w:p w14:paraId="7456A687" w14:textId="77777777" w:rsidR="003F3EDE" w:rsidRPr="004866BB" w:rsidRDefault="003F3EDE" w:rsidP="0025185C">
            <w:pPr>
              <w:rPr>
                <w:rFonts w:ascii="Arial" w:eastAsia="Times New Roman" w:hAnsi="Arial" w:cs="Arial"/>
                <w:spacing w:val="-1"/>
                <w:sz w:val="20"/>
                <w:szCs w:val="20"/>
                <w:rPrChange w:id="631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318" w:author="Adelino Naquarta Sepalanga Domingos" w:date="2025-03-05T09:17:00Z" w16du:dateUtc="2025-03-05T08:17:00Z">
                  <w:rPr>
                    <w:rFonts w:ascii="Times New Roman" w:eastAsia="Times New Roman" w:hAnsi="Times New Roman"/>
                    <w:spacing w:val="-1"/>
                  </w:rPr>
                </w:rPrChange>
              </w:rPr>
              <w:t>No caso do Código do tipo de imposto (WithholdingTaxType) = IS, deve ser preenchido com o código da verba respectiva.</w:t>
            </w:r>
          </w:p>
        </w:tc>
        <w:tc>
          <w:tcPr>
            <w:tcW w:w="14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B3F70BF" w14:textId="77777777" w:rsidR="003F3EDE" w:rsidRPr="004866BB" w:rsidRDefault="003F3EDE" w:rsidP="0025185C">
            <w:pPr>
              <w:jc w:val="center"/>
              <w:rPr>
                <w:rFonts w:ascii="Arial" w:eastAsia="Times New Roman" w:hAnsi="Arial" w:cs="Arial"/>
                <w:spacing w:val="-1"/>
                <w:sz w:val="20"/>
                <w:szCs w:val="20"/>
                <w:rPrChange w:id="6319" w:author="Adelino Naquarta Sepalanga Domingos" w:date="2025-03-05T09:17:00Z" w16du:dateUtc="2025-03-05T08:17:00Z">
                  <w:rPr>
                    <w:rFonts w:ascii="Times New Roman" w:eastAsia="Times New Roman" w:hAnsi="Times New Roman"/>
                    <w:spacing w:val="-1"/>
                  </w:rPr>
                </w:rPrChange>
              </w:rPr>
            </w:pPr>
          </w:p>
          <w:p w14:paraId="0BD528EE" w14:textId="77777777" w:rsidR="003F3EDE" w:rsidRPr="004866BB" w:rsidRDefault="003F3EDE" w:rsidP="0025185C">
            <w:pPr>
              <w:jc w:val="center"/>
              <w:rPr>
                <w:rFonts w:ascii="Arial" w:eastAsia="Times New Roman" w:hAnsi="Arial" w:cs="Arial"/>
                <w:spacing w:val="-1"/>
                <w:sz w:val="20"/>
                <w:szCs w:val="20"/>
                <w:rPrChange w:id="6320" w:author="Adelino Naquarta Sepalanga Domingos" w:date="2025-03-05T09:17:00Z" w16du:dateUtc="2025-03-05T08:17:00Z">
                  <w:rPr>
                    <w:rFonts w:ascii="Times New Roman" w:eastAsia="Times New Roman" w:hAnsi="Times New Roman"/>
                    <w:spacing w:val="-1"/>
                  </w:rPr>
                </w:rPrChange>
              </w:rPr>
            </w:pPr>
          </w:p>
          <w:p w14:paraId="0B8FE843" w14:textId="77777777" w:rsidR="003F3EDE" w:rsidRPr="004866BB" w:rsidRDefault="003F3EDE" w:rsidP="0025185C">
            <w:pPr>
              <w:jc w:val="center"/>
              <w:rPr>
                <w:rFonts w:ascii="Arial" w:eastAsia="Times New Roman" w:hAnsi="Arial" w:cs="Arial"/>
                <w:spacing w:val="-1"/>
                <w:sz w:val="20"/>
                <w:szCs w:val="20"/>
                <w:rPrChange w:id="632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322" w:author="Adelino Naquarta Sepalanga Domingos" w:date="2025-03-05T09:17:00Z" w16du:dateUtc="2025-03-05T08:17:00Z">
                  <w:rPr>
                    <w:rFonts w:ascii="Times New Roman" w:eastAsia="Times New Roman" w:hAnsi="Times New Roman"/>
                    <w:spacing w:val="-1"/>
                  </w:rPr>
                </w:rPrChange>
              </w:rPr>
              <w:t>Texto 60</w:t>
            </w:r>
          </w:p>
        </w:tc>
      </w:tr>
      <w:tr w:rsidR="003F3EDE" w:rsidRPr="004866BB" w14:paraId="339BEA95" w14:textId="77777777" w:rsidTr="0025185C">
        <w:trPr>
          <w:trHeight w:val="737"/>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F2918EC" w14:textId="77777777" w:rsidR="003F3EDE" w:rsidRPr="004866BB" w:rsidRDefault="003F3EDE" w:rsidP="0025185C">
            <w:pPr>
              <w:jc w:val="center"/>
              <w:rPr>
                <w:rFonts w:ascii="Arial" w:eastAsia="Times New Roman" w:hAnsi="Arial" w:cs="Arial"/>
                <w:spacing w:val="-1"/>
                <w:sz w:val="20"/>
                <w:szCs w:val="20"/>
                <w:rPrChange w:id="6323"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324" w:author="Adelino Naquarta Sepalanga Domingos" w:date="2025-03-05T09:17:00Z" w16du:dateUtc="2025-03-05T08:17:00Z">
                  <w:rPr>
                    <w:rFonts w:ascii="Times New Roman" w:eastAsia="Times New Roman" w:hAnsi="Times New Roman"/>
                    <w:spacing w:val="-1"/>
                  </w:rPr>
                </w:rPrChange>
              </w:rPr>
              <w:t>4.1.4.21.3.</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6ADEF93" w14:textId="77777777" w:rsidR="003F3EDE" w:rsidRPr="004866BB" w:rsidRDefault="003F3EDE" w:rsidP="0025185C">
            <w:pPr>
              <w:jc w:val="center"/>
              <w:rPr>
                <w:rFonts w:ascii="Arial" w:eastAsia="Times New Roman" w:hAnsi="Arial" w:cs="Arial"/>
                <w:spacing w:val="-1"/>
                <w:sz w:val="20"/>
                <w:szCs w:val="20"/>
                <w:rPrChange w:id="6325"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326" w:author="Adelino Naquarta Sepalanga Domingos" w:date="2025-03-05T09:17:00Z" w16du:dateUtc="2025-03-05T08:17:00Z">
                  <w:rPr>
                    <w:rFonts w:ascii="Times New Roman" w:eastAsia="Times New Roman" w:hAnsi="Times New Roman"/>
                    <w:spacing w:val="-1"/>
                  </w:rPr>
                </w:rPrChange>
              </w:rPr>
              <w:t>*</w:t>
            </w:r>
          </w:p>
        </w:tc>
        <w:tc>
          <w:tcPr>
            <w:tcW w:w="32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9CCAC12" w14:textId="77777777" w:rsidR="003F3EDE" w:rsidRPr="004866BB" w:rsidRDefault="003F3EDE" w:rsidP="0025185C">
            <w:pPr>
              <w:rPr>
                <w:rFonts w:ascii="Arial" w:eastAsia="Times New Roman" w:hAnsi="Arial" w:cs="Arial"/>
                <w:spacing w:val="-1"/>
                <w:sz w:val="20"/>
                <w:szCs w:val="20"/>
                <w:rPrChange w:id="6327"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328" w:author="Adelino Naquarta Sepalanga Domingos" w:date="2025-03-05T09:17:00Z" w16du:dateUtc="2025-03-05T08:17:00Z">
                  <w:rPr>
                    <w:rFonts w:ascii="Times New Roman" w:eastAsia="Times New Roman" w:hAnsi="Times New Roman"/>
                    <w:spacing w:val="-1"/>
                  </w:rPr>
                </w:rPrChange>
              </w:rPr>
              <w:t>Montante da retenção na fonte (WithholdingTaxAmount)</w:t>
            </w:r>
          </w:p>
        </w:tc>
        <w:tc>
          <w:tcPr>
            <w:tcW w:w="368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BF22E4B" w14:textId="77777777" w:rsidR="003F3EDE" w:rsidRPr="004866BB" w:rsidRDefault="003F3EDE" w:rsidP="0025185C">
            <w:pPr>
              <w:rPr>
                <w:rFonts w:ascii="Arial" w:eastAsia="Times New Roman" w:hAnsi="Arial" w:cs="Arial"/>
                <w:spacing w:val="-1"/>
                <w:sz w:val="20"/>
                <w:szCs w:val="20"/>
                <w:rPrChange w:id="6329"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330" w:author="Adelino Naquarta Sepalanga Domingos" w:date="2025-03-05T09:17:00Z" w16du:dateUtc="2025-03-05T08:17:00Z">
                  <w:rPr>
                    <w:rFonts w:ascii="Times New Roman" w:eastAsia="Times New Roman" w:hAnsi="Times New Roman"/>
                    <w:spacing w:val="-1"/>
                  </w:rPr>
                </w:rPrChange>
              </w:rPr>
              <w:t>Deve ser indicado o montante retido de imposto.</w:t>
            </w:r>
          </w:p>
        </w:tc>
        <w:tc>
          <w:tcPr>
            <w:tcW w:w="141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4E6C18C" w14:textId="77777777" w:rsidR="003F3EDE" w:rsidRPr="004866BB" w:rsidRDefault="003F3EDE" w:rsidP="0025185C">
            <w:pPr>
              <w:jc w:val="center"/>
              <w:rPr>
                <w:rFonts w:ascii="Arial" w:eastAsia="Times New Roman" w:hAnsi="Arial" w:cs="Arial"/>
                <w:spacing w:val="-1"/>
                <w:sz w:val="20"/>
                <w:szCs w:val="20"/>
                <w:rPrChange w:id="6331" w:author="Adelino Naquarta Sepalanga Domingos" w:date="2025-03-05T09:17:00Z" w16du:dateUtc="2025-03-05T08:17:00Z">
                  <w:rPr>
                    <w:rFonts w:ascii="Times New Roman" w:eastAsia="Times New Roman" w:hAnsi="Times New Roman"/>
                    <w:spacing w:val="-1"/>
                  </w:rPr>
                </w:rPrChange>
              </w:rPr>
            </w:pPr>
            <w:r w:rsidRPr="004866BB">
              <w:rPr>
                <w:rFonts w:ascii="Arial" w:eastAsia="Times New Roman" w:hAnsi="Arial" w:cs="Arial"/>
                <w:spacing w:val="-1"/>
                <w:sz w:val="20"/>
                <w:szCs w:val="20"/>
                <w:rPrChange w:id="6332" w:author="Adelino Naquarta Sepalanga Domingos" w:date="2025-03-05T09:17:00Z" w16du:dateUtc="2025-03-05T08:17:00Z">
                  <w:rPr>
                    <w:rFonts w:ascii="Times New Roman" w:eastAsia="Times New Roman" w:hAnsi="Times New Roman"/>
                    <w:spacing w:val="-1"/>
                  </w:rPr>
                </w:rPrChange>
              </w:rPr>
              <w:t>Monetário</w:t>
            </w:r>
          </w:p>
        </w:tc>
      </w:tr>
    </w:tbl>
    <w:p w14:paraId="7F831DFB" w14:textId="77777777" w:rsidR="003F3EDE" w:rsidRPr="00691778" w:rsidRDefault="003F3EDE" w:rsidP="003F3EDE">
      <w:pPr>
        <w:rPr>
          <w:rFonts w:ascii="Arial" w:hAnsi="Arial" w:cs="Arial"/>
          <w:b/>
          <w:rPrChange w:id="6333" w:author="Adelino Naquarta Sepalanga Domingos" w:date="2025-03-05T08:49:00Z" w16du:dateUtc="2025-03-05T07:49:00Z">
            <w:rPr>
              <w:b/>
            </w:rPr>
          </w:rPrChange>
        </w:rPr>
      </w:pPr>
    </w:p>
    <w:p w14:paraId="64222DCD" w14:textId="77777777" w:rsidR="003F3EDE" w:rsidRPr="00691778" w:rsidRDefault="003F3EDE" w:rsidP="003F3EDE">
      <w:pPr>
        <w:rPr>
          <w:rFonts w:ascii="Arial" w:eastAsia="Microsoft JhengHei" w:hAnsi="Arial" w:cs="Arial"/>
          <w:b/>
          <w:rPrChange w:id="6334" w:author="Adelino Naquarta Sepalanga Domingos" w:date="2025-03-05T08:49:00Z" w16du:dateUtc="2025-03-05T07:49:00Z">
            <w:rPr>
              <w:rFonts w:ascii="Microsoft JhengHei" w:eastAsia="Microsoft JhengHei" w:hAnsi="Microsoft JhengHei"/>
              <w:b/>
            </w:rPr>
          </w:rPrChange>
        </w:rPr>
      </w:pPr>
    </w:p>
    <w:p w14:paraId="0E4408FD" w14:textId="77777777" w:rsidR="003F3EDE" w:rsidRPr="00691778" w:rsidRDefault="003F3EDE" w:rsidP="003F3EDE">
      <w:pPr>
        <w:rPr>
          <w:rFonts w:ascii="Arial" w:eastAsia="Microsoft JhengHei" w:hAnsi="Arial" w:cs="Arial"/>
          <w:b/>
          <w:rPrChange w:id="6335" w:author="Adelino Naquarta Sepalanga Domingos" w:date="2025-03-05T08:49:00Z" w16du:dateUtc="2025-03-05T07:49:00Z">
            <w:rPr>
              <w:rFonts w:ascii="Microsoft JhengHei" w:eastAsia="Microsoft JhengHei" w:hAnsi="Microsoft JhengHei"/>
              <w:b/>
            </w:rPr>
          </w:rPrChange>
        </w:rPr>
      </w:pPr>
      <w:r w:rsidRPr="00691778">
        <w:rPr>
          <w:rFonts w:ascii="Arial" w:eastAsia="Microsoft JhengHei" w:hAnsi="Arial" w:cs="Arial"/>
          <w:b/>
          <w:rPrChange w:id="6336" w:author="Adelino Naquarta Sepalanga Domingos" w:date="2025-03-05T08:49:00Z" w16du:dateUtc="2025-03-05T07:49:00Z">
            <w:rPr>
              <w:rFonts w:ascii="Microsoft JhengHei" w:eastAsia="Microsoft JhengHei" w:hAnsi="Microsoft JhengHei"/>
              <w:b/>
            </w:rPr>
          </w:rPrChange>
        </w:rPr>
        <w:t>4.2– Documentos de movimentação de mercadorias (MovementOfGoods).</w:t>
      </w:r>
    </w:p>
    <w:p w14:paraId="63197A85" w14:textId="77777777" w:rsidR="003F3EDE" w:rsidRPr="00691778" w:rsidRDefault="003F3EDE" w:rsidP="003F3EDE">
      <w:pPr>
        <w:rPr>
          <w:rFonts w:ascii="Arial" w:eastAsia="Microsoft JhengHei" w:hAnsi="Arial" w:cs="Arial"/>
          <w:b/>
          <w:rPrChange w:id="6337" w:author="Adelino Naquarta Sepalanga Domingos" w:date="2025-03-05T08:49:00Z" w16du:dateUtc="2025-03-05T07:49:00Z">
            <w:rPr>
              <w:rFonts w:ascii="Microsoft JhengHei" w:eastAsia="Microsoft JhengHei" w:hAnsi="Microsoft JhengHei"/>
              <w:b/>
            </w:rPr>
          </w:rPrChange>
        </w:rPr>
      </w:pPr>
    </w:p>
    <w:tbl>
      <w:tblPr>
        <w:tblW w:w="11341" w:type="dxa"/>
        <w:tblInd w:w="-1001" w:type="dxa"/>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560"/>
        <w:gridCol w:w="1448"/>
        <w:gridCol w:w="3088"/>
        <w:gridCol w:w="3916"/>
        <w:gridCol w:w="1329"/>
      </w:tblGrid>
      <w:tr w:rsidR="003F3EDE" w:rsidRPr="00FB0B06" w14:paraId="7DA8F246" w14:textId="77777777" w:rsidTr="0025185C">
        <w:trPr>
          <w:trHeight w:val="463"/>
          <w:tblHeader/>
        </w:trPr>
        <w:tc>
          <w:tcPr>
            <w:tcW w:w="1560"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637E2B63" w14:textId="77777777" w:rsidR="003F3EDE" w:rsidRPr="00FB0B06" w:rsidRDefault="003F3EDE" w:rsidP="0025185C">
            <w:pPr>
              <w:widowControl w:val="0"/>
              <w:spacing w:after="0" w:line="240" w:lineRule="auto"/>
              <w:jc w:val="center"/>
              <w:rPr>
                <w:rFonts w:ascii="Arial" w:eastAsia="Times New Roman" w:hAnsi="Arial" w:cs="Arial"/>
                <w:b/>
                <w:bCs/>
                <w:spacing w:val="-1"/>
                <w:sz w:val="20"/>
                <w:szCs w:val="20"/>
                <w:rPrChange w:id="6338" w:author="Adelino Naquarta Sepalanga Domingos" w:date="2025-03-05T09:23:00Z" w16du:dateUtc="2025-03-05T08:23:00Z">
                  <w:rPr>
                    <w:rFonts w:ascii="Times New Roman" w:eastAsia="Times New Roman" w:hAnsi="Times New Roman"/>
                    <w:b/>
                    <w:bCs/>
                    <w:spacing w:val="-1"/>
                  </w:rPr>
                </w:rPrChange>
              </w:rPr>
            </w:pPr>
            <w:r w:rsidRPr="00FB0B06">
              <w:rPr>
                <w:rFonts w:ascii="Arial" w:eastAsia="Times New Roman" w:hAnsi="Arial" w:cs="Arial"/>
                <w:b/>
                <w:bCs/>
                <w:spacing w:val="-1"/>
                <w:sz w:val="20"/>
                <w:szCs w:val="20"/>
                <w:rPrChange w:id="6339" w:author="Adelino Naquarta Sepalanga Domingos" w:date="2025-03-05T09:23:00Z" w16du:dateUtc="2025-03-05T08:23:00Z">
                  <w:rPr>
                    <w:rFonts w:ascii="Times New Roman" w:eastAsia="Times New Roman" w:hAnsi="Times New Roman"/>
                    <w:b/>
                    <w:bCs/>
                    <w:spacing w:val="-1"/>
                  </w:rPr>
                </w:rPrChange>
              </w:rPr>
              <w:t>Índice do campo</w:t>
            </w:r>
          </w:p>
        </w:tc>
        <w:tc>
          <w:tcPr>
            <w:tcW w:w="1448"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7A536474" w14:textId="77777777" w:rsidR="003F3EDE" w:rsidRPr="00FB0B06" w:rsidRDefault="003F3EDE" w:rsidP="0025185C">
            <w:pPr>
              <w:widowControl w:val="0"/>
              <w:spacing w:after="0" w:line="240" w:lineRule="auto"/>
              <w:jc w:val="center"/>
              <w:rPr>
                <w:rFonts w:ascii="Arial" w:eastAsia="Times New Roman" w:hAnsi="Arial" w:cs="Arial"/>
                <w:b/>
                <w:bCs/>
                <w:spacing w:val="-1"/>
                <w:sz w:val="20"/>
                <w:szCs w:val="20"/>
                <w:rPrChange w:id="6340" w:author="Adelino Naquarta Sepalanga Domingos" w:date="2025-03-05T09:23:00Z" w16du:dateUtc="2025-03-05T08:23:00Z">
                  <w:rPr>
                    <w:rFonts w:ascii="Times New Roman" w:eastAsia="Times New Roman" w:hAnsi="Times New Roman"/>
                    <w:b/>
                    <w:bCs/>
                    <w:spacing w:val="-1"/>
                  </w:rPr>
                </w:rPrChange>
              </w:rPr>
            </w:pPr>
            <w:r w:rsidRPr="00FB0B06">
              <w:rPr>
                <w:rFonts w:ascii="Arial" w:eastAsia="Times New Roman" w:hAnsi="Arial" w:cs="Arial"/>
                <w:b/>
                <w:bCs/>
                <w:spacing w:val="-1"/>
                <w:sz w:val="20"/>
                <w:szCs w:val="20"/>
                <w:rPrChange w:id="6341" w:author="Adelino Naquarta Sepalanga Domingos" w:date="2025-03-05T09:23:00Z" w16du:dateUtc="2025-03-05T08:23:00Z">
                  <w:rPr>
                    <w:rFonts w:ascii="Times New Roman" w:eastAsia="Times New Roman" w:hAnsi="Times New Roman"/>
                    <w:b/>
                    <w:bCs/>
                    <w:spacing w:val="-1"/>
                  </w:rPr>
                </w:rPrChange>
              </w:rPr>
              <w:t>Obrigatório</w:t>
            </w:r>
          </w:p>
        </w:tc>
        <w:tc>
          <w:tcPr>
            <w:tcW w:w="3088"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6C41C121" w14:textId="77777777" w:rsidR="003F3EDE" w:rsidRPr="00FB0B06" w:rsidRDefault="003F3EDE" w:rsidP="0025185C">
            <w:pPr>
              <w:widowControl w:val="0"/>
              <w:spacing w:after="0" w:line="240" w:lineRule="auto"/>
              <w:jc w:val="center"/>
              <w:rPr>
                <w:rFonts w:ascii="Arial" w:eastAsia="Times New Roman" w:hAnsi="Arial" w:cs="Arial"/>
                <w:b/>
                <w:bCs/>
                <w:spacing w:val="-1"/>
                <w:sz w:val="20"/>
                <w:szCs w:val="20"/>
                <w:rPrChange w:id="6342" w:author="Adelino Naquarta Sepalanga Domingos" w:date="2025-03-05T09:23:00Z" w16du:dateUtc="2025-03-05T08:23:00Z">
                  <w:rPr>
                    <w:rFonts w:ascii="Times New Roman" w:eastAsia="Times New Roman" w:hAnsi="Times New Roman"/>
                    <w:b/>
                    <w:bCs/>
                    <w:spacing w:val="-1"/>
                  </w:rPr>
                </w:rPrChange>
              </w:rPr>
            </w:pPr>
            <w:r w:rsidRPr="00FB0B06">
              <w:rPr>
                <w:rFonts w:ascii="Arial" w:eastAsia="Times New Roman" w:hAnsi="Arial" w:cs="Arial"/>
                <w:b/>
                <w:bCs/>
                <w:spacing w:val="-1"/>
                <w:sz w:val="20"/>
                <w:szCs w:val="20"/>
                <w:rPrChange w:id="6343" w:author="Adelino Naquarta Sepalanga Domingos" w:date="2025-03-05T09:23:00Z" w16du:dateUtc="2025-03-05T08:23:00Z">
                  <w:rPr>
                    <w:rFonts w:ascii="Times New Roman" w:eastAsia="Times New Roman" w:hAnsi="Times New Roman"/>
                    <w:b/>
                    <w:bCs/>
                    <w:spacing w:val="-1"/>
                  </w:rPr>
                </w:rPrChange>
              </w:rPr>
              <w:t>Nome do campo</w:t>
            </w:r>
          </w:p>
        </w:tc>
        <w:tc>
          <w:tcPr>
            <w:tcW w:w="3916"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319B0D18" w14:textId="77777777" w:rsidR="003F3EDE" w:rsidRPr="00FB0B06" w:rsidRDefault="003F3EDE" w:rsidP="0025185C">
            <w:pPr>
              <w:widowControl w:val="0"/>
              <w:spacing w:after="0" w:line="240" w:lineRule="auto"/>
              <w:jc w:val="center"/>
              <w:rPr>
                <w:rFonts w:ascii="Arial" w:eastAsia="Times New Roman" w:hAnsi="Arial" w:cs="Arial"/>
                <w:b/>
                <w:bCs/>
                <w:spacing w:val="-1"/>
                <w:sz w:val="20"/>
                <w:szCs w:val="20"/>
                <w:rPrChange w:id="6344" w:author="Adelino Naquarta Sepalanga Domingos" w:date="2025-03-05T09:23:00Z" w16du:dateUtc="2025-03-05T08:23:00Z">
                  <w:rPr>
                    <w:rFonts w:ascii="Times New Roman" w:eastAsia="Times New Roman" w:hAnsi="Times New Roman"/>
                    <w:b/>
                    <w:bCs/>
                    <w:spacing w:val="-1"/>
                  </w:rPr>
                </w:rPrChange>
              </w:rPr>
            </w:pPr>
            <w:r w:rsidRPr="00FB0B06">
              <w:rPr>
                <w:rFonts w:ascii="Arial" w:eastAsia="Times New Roman" w:hAnsi="Arial" w:cs="Arial"/>
                <w:b/>
                <w:bCs/>
                <w:spacing w:val="-1"/>
                <w:sz w:val="20"/>
                <w:szCs w:val="20"/>
                <w:rPrChange w:id="6345" w:author="Adelino Naquarta Sepalanga Domingos" w:date="2025-03-05T09:23:00Z" w16du:dateUtc="2025-03-05T08:23:00Z">
                  <w:rPr>
                    <w:rFonts w:ascii="Times New Roman" w:eastAsia="Times New Roman" w:hAnsi="Times New Roman"/>
                    <w:b/>
                    <w:bCs/>
                    <w:spacing w:val="-1"/>
                  </w:rPr>
                </w:rPrChange>
              </w:rPr>
              <w:t>Notas técnicas</w:t>
            </w:r>
          </w:p>
        </w:tc>
        <w:tc>
          <w:tcPr>
            <w:tcW w:w="1329"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2452202C" w14:textId="77777777" w:rsidR="003F3EDE" w:rsidRPr="00FB0B06" w:rsidRDefault="003F3EDE" w:rsidP="0025185C">
            <w:pPr>
              <w:widowControl w:val="0"/>
              <w:spacing w:after="0" w:line="240" w:lineRule="auto"/>
              <w:jc w:val="center"/>
              <w:rPr>
                <w:rFonts w:ascii="Arial" w:eastAsia="Times New Roman" w:hAnsi="Arial" w:cs="Arial"/>
                <w:b/>
                <w:bCs/>
                <w:spacing w:val="-1"/>
                <w:sz w:val="20"/>
                <w:szCs w:val="20"/>
                <w:rPrChange w:id="6346" w:author="Adelino Naquarta Sepalanga Domingos" w:date="2025-03-05T09:23:00Z" w16du:dateUtc="2025-03-05T08:23:00Z">
                  <w:rPr>
                    <w:rFonts w:ascii="Times New Roman" w:eastAsia="Times New Roman" w:hAnsi="Times New Roman"/>
                    <w:b/>
                    <w:bCs/>
                    <w:spacing w:val="-1"/>
                  </w:rPr>
                </w:rPrChange>
              </w:rPr>
            </w:pPr>
            <w:r w:rsidRPr="00FB0B06">
              <w:rPr>
                <w:rFonts w:ascii="Arial" w:eastAsia="Times New Roman" w:hAnsi="Arial" w:cs="Arial"/>
                <w:b/>
                <w:bCs/>
                <w:spacing w:val="-1"/>
                <w:sz w:val="20"/>
                <w:szCs w:val="20"/>
                <w:rPrChange w:id="6347" w:author="Adelino Naquarta Sepalanga Domingos" w:date="2025-03-05T09:23:00Z" w16du:dateUtc="2025-03-05T08:23:00Z">
                  <w:rPr>
                    <w:rFonts w:ascii="Times New Roman" w:eastAsia="Times New Roman" w:hAnsi="Times New Roman"/>
                    <w:b/>
                    <w:bCs/>
                    <w:spacing w:val="-1"/>
                  </w:rPr>
                </w:rPrChange>
              </w:rPr>
              <w:t>Formato</w:t>
            </w:r>
          </w:p>
        </w:tc>
      </w:tr>
      <w:tr w:rsidR="003F3EDE" w:rsidRPr="00FB0B06" w14:paraId="37F404F6" w14:textId="77777777" w:rsidTr="0025185C">
        <w:trPr>
          <w:trHeight w:val="751"/>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56373C5" w14:textId="77777777" w:rsidR="003F3EDE" w:rsidRPr="00FB0B06" w:rsidRDefault="003F3EDE" w:rsidP="0025185C">
            <w:pPr>
              <w:jc w:val="center"/>
              <w:rPr>
                <w:rFonts w:ascii="Arial" w:eastAsia="Times New Roman" w:hAnsi="Arial" w:cs="Arial"/>
                <w:spacing w:val="-1"/>
                <w:sz w:val="20"/>
                <w:szCs w:val="20"/>
                <w:rPrChange w:id="6348" w:author="Adelino Naquarta Sepalanga Domingos" w:date="2025-03-05T09:23:00Z" w16du:dateUtc="2025-03-05T08:23:00Z">
                  <w:rPr>
                    <w:rFonts w:ascii="Times New Roman" w:eastAsia="Times New Roman" w:hAnsi="Times New Roman"/>
                    <w:spacing w:val="-1"/>
                  </w:rPr>
                </w:rPrChange>
              </w:rPr>
            </w:pPr>
          </w:p>
          <w:p w14:paraId="635D2EA5" w14:textId="77777777" w:rsidR="003F3EDE" w:rsidRPr="00FB0B06" w:rsidRDefault="003F3EDE" w:rsidP="0025185C">
            <w:pPr>
              <w:jc w:val="center"/>
              <w:rPr>
                <w:rFonts w:ascii="Arial" w:eastAsia="Times New Roman" w:hAnsi="Arial" w:cs="Arial"/>
                <w:spacing w:val="-1"/>
                <w:sz w:val="20"/>
                <w:szCs w:val="20"/>
                <w:rPrChange w:id="6349" w:author="Adelino Naquarta Sepalanga Domingos" w:date="2025-03-05T09:23:00Z" w16du:dateUtc="2025-03-05T08:23:00Z">
                  <w:rPr>
                    <w:rFonts w:ascii="Times New Roman" w:eastAsia="Times New Roman" w:hAnsi="Times New Roman"/>
                    <w:spacing w:val="-1"/>
                  </w:rPr>
                </w:rPrChange>
              </w:rPr>
            </w:pPr>
          </w:p>
          <w:p w14:paraId="08D3673B" w14:textId="77777777" w:rsidR="003F3EDE" w:rsidRPr="00FB0B06" w:rsidRDefault="003F3EDE" w:rsidP="0025185C">
            <w:pPr>
              <w:jc w:val="center"/>
              <w:rPr>
                <w:rFonts w:ascii="Arial" w:eastAsia="Times New Roman" w:hAnsi="Arial" w:cs="Arial"/>
                <w:spacing w:val="-1"/>
                <w:sz w:val="20"/>
                <w:szCs w:val="20"/>
                <w:rPrChange w:id="6350" w:author="Adelino Naquarta Sepalanga Domingos" w:date="2025-03-05T09:23:00Z" w16du:dateUtc="2025-03-05T08:23:00Z">
                  <w:rPr>
                    <w:rFonts w:ascii="Times New Roman" w:eastAsia="Times New Roman" w:hAnsi="Times New Roman"/>
                    <w:spacing w:val="-1"/>
                  </w:rPr>
                </w:rPrChange>
              </w:rPr>
            </w:pPr>
          </w:p>
          <w:p w14:paraId="312BFC81" w14:textId="77777777" w:rsidR="003F3EDE" w:rsidRPr="00FB0B06" w:rsidRDefault="003F3EDE" w:rsidP="0025185C">
            <w:pPr>
              <w:jc w:val="center"/>
              <w:rPr>
                <w:rFonts w:ascii="Arial" w:eastAsia="Times New Roman" w:hAnsi="Arial" w:cs="Arial"/>
                <w:spacing w:val="-1"/>
                <w:sz w:val="20"/>
                <w:szCs w:val="20"/>
                <w:rPrChange w:id="6351"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352" w:author="Adelino Naquarta Sepalanga Domingos" w:date="2025-03-05T09:23:00Z" w16du:dateUtc="2025-03-05T08:23:00Z">
                  <w:rPr>
                    <w:rFonts w:ascii="Times New Roman" w:eastAsia="Times New Roman" w:hAnsi="Times New Roman"/>
                    <w:spacing w:val="-1"/>
                  </w:rPr>
                </w:rPrChange>
              </w:rPr>
              <w:t>4.2.</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F82B1EF" w14:textId="77777777" w:rsidR="003F3EDE" w:rsidRPr="00FB0B06" w:rsidRDefault="003F3EDE" w:rsidP="0025185C">
            <w:pPr>
              <w:jc w:val="center"/>
              <w:rPr>
                <w:rFonts w:ascii="Arial" w:eastAsia="Times New Roman" w:hAnsi="Arial" w:cs="Arial"/>
                <w:spacing w:val="-1"/>
                <w:sz w:val="20"/>
                <w:szCs w:val="20"/>
                <w:rPrChange w:id="6353"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3F10C31" w14:textId="77777777" w:rsidR="003F3EDE" w:rsidRPr="00FB0B06" w:rsidRDefault="003F3EDE" w:rsidP="0025185C">
            <w:pPr>
              <w:rPr>
                <w:rFonts w:ascii="Arial" w:eastAsia="Times New Roman" w:hAnsi="Arial" w:cs="Arial"/>
                <w:spacing w:val="-1"/>
                <w:sz w:val="20"/>
                <w:szCs w:val="20"/>
                <w:rPrChange w:id="6354" w:author="Adelino Naquarta Sepalanga Domingos" w:date="2025-03-05T09:23:00Z" w16du:dateUtc="2025-03-05T08:23:00Z">
                  <w:rPr>
                    <w:rFonts w:ascii="Times New Roman" w:eastAsia="Times New Roman" w:hAnsi="Times New Roman"/>
                    <w:spacing w:val="-1"/>
                  </w:rPr>
                </w:rPrChange>
              </w:rPr>
            </w:pPr>
          </w:p>
          <w:p w14:paraId="616DA311" w14:textId="77777777" w:rsidR="003F3EDE" w:rsidRPr="00FB0B06" w:rsidRDefault="003F3EDE" w:rsidP="0025185C">
            <w:pPr>
              <w:rPr>
                <w:rFonts w:ascii="Arial" w:eastAsia="Times New Roman" w:hAnsi="Arial" w:cs="Arial"/>
                <w:spacing w:val="-1"/>
                <w:sz w:val="20"/>
                <w:szCs w:val="20"/>
                <w:rPrChange w:id="6355" w:author="Adelino Naquarta Sepalanga Domingos" w:date="2025-03-05T09:23:00Z" w16du:dateUtc="2025-03-05T08:23:00Z">
                  <w:rPr>
                    <w:rFonts w:ascii="Times New Roman" w:eastAsia="Times New Roman" w:hAnsi="Times New Roman"/>
                    <w:spacing w:val="-1"/>
                  </w:rPr>
                </w:rPrChange>
              </w:rPr>
            </w:pPr>
          </w:p>
          <w:p w14:paraId="4615B943" w14:textId="77777777" w:rsidR="003F3EDE" w:rsidRPr="00FB0B06" w:rsidRDefault="003F3EDE" w:rsidP="0025185C">
            <w:pPr>
              <w:rPr>
                <w:rFonts w:ascii="Arial" w:eastAsia="Times New Roman" w:hAnsi="Arial" w:cs="Arial"/>
                <w:spacing w:val="-1"/>
                <w:sz w:val="20"/>
                <w:szCs w:val="20"/>
                <w:rPrChange w:id="6356" w:author="Adelino Naquarta Sepalanga Domingos" w:date="2025-03-05T09:23:00Z" w16du:dateUtc="2025-03-05T08:23:00Z">
                  <w:rPr>
                    <w:rFonts w:ascii="Times New Roman" w:eastAsia="Times New Roman" w:hAnsi="Times New Roman"/>
                    <w:spacing w:val="-1"/>
                  </w:rPr>
                </w:rPrChange>
              </w:rPr>
            </w:pPr>
          </w:p>
          <w:p w14:paraId="4A71235E" w14:textId="77777777" w:rsidR="003F3EDE" w:rsidRPr="00FB0B06" w:rsidRDefault="003F3EDE" w:rsidP="0025185C">
            <w:pPr>
              <w:rPr>
                <w:rFonts w:ascii="Arial" w:eastAsia="Times New Roman" w:hAnsi="Arial" w:cs="Arial"/>
                <w:spacing w:val="-1"/>
                <w:sz w:val="20"/>
                <w:szCs w:val="20"/>
                <w:rPrChange w:id="6357"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358" w:author="Adelino Naquarta Sepalanga Domingos" w:date="2025-03-05T09:23:00Z" w16du:dateUtc="2025-03-05T08:23:00Z">
                  <w:rPr>
                    <w:rFonts w:ascii="Times New Roman" w:eastAsia="Times New Roman" w:hAnsi="Times New Roman"/>
                    <w:spacing w:val="-1"/>
                  </w:rPr>
                </w:rPrChange>
              </w:rPr>
              <w:t>Movimentos de bens (MovementOfGoods)</w:t>
            </w:r>
          </w:p>
        </w:tc>
        <w:tc>
          <w:tcPr>
            <w:tcW w:w="391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166B9CB" w14:textId="77777777" w:rsidR="003F3EDE" w:rsidRPr="00FB0B06" w:rsidRDefault="003F3EDE" w:rsidP="0025185C">
            <w:pPr>
              <w:rPr>
                <w:rFonts w:ascii="Arial" w:eastAsia="Times New Roman" w:hAnsi="Arial" w:cs="Arial"/>
                <w:spacing w:val="-1"/>
                <w:sz w:val="20"/>
                <w:szCs w:val="20"/>
                <w:rPrChange w:id="6359"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360" w:author="Adelino Naquarta Sepalanga Domingos" w:date="2025-03-05T09:23:00Z" w16du:dateUtc="2025-03-05T08:23:00Z">
                  <w:rPr>
                    <w:rFonts w:ascii="Times New Roman" w:eastAsia="Times New Roman" w:hAnsi="Times New Roman"/>
                    <w:spacing w:val="-1"/>
                  </w:rPr>
                </w:rPrChange>
              </w:rPr>
              <w:t>Devem ser exportados os documentos, nomeadamente guias de transporte ou de remessa, que sirvam de documento de transporte.</w:t>
            </w:r>
          </w:p>
          <w:p w14:paraId="0CF28920" w14:textId="77777777" w:rsidR="003F3EDE" w:rsidRPr="00FB0B06" w:rsidRDefault="003F3EDE" w:rsidP="0025185C">
            <w:pPr>
              <w:rPr>
                <w:rFonts w:ascii="Arial" w:eastAsia="Times New Roman" w:hAnsi="Arial" w:cs="Arial"/>
                <w:spacing w:val="-1"/>
                <w:sz w:val="20"/>
                <w:szCs w:val="20"/>
                <w:rPrChange w:id="6361"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362" w:author="Adelino Naquarta Sepalanga Domingos" w:date="2025-03-05T09:23:00Z" w16du:dateUtc="2025-03-05T08:23:00Z">
                  <w:rPr>
                    <w:rFonts w:ascii="Times New Roman" w:eastAsia="Times New Roman" w:hAnsi="Times New Roman"/>
                    <w:spacing w:val="-1"/>
                  </w:rPr>
                </w:rPrChange>
              </w:rPr>
              <w:t>Não devem aqui ser exportados aqueles documentos que devam constar da tabela 4.1. – Documentos comerciais a clientes (SalesInvoices) e que também serviram de documentos de transporte (por exemplo facturas).</w:t>
            </w:r>
          </w:p>
        </w:tc>
        <w:tc>
          <w:tcPr>
            <w:tcW w:w="13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F834526" w14:textId="77777777" w:rsidR="003F3EDE" w:rsidRPr="00FB0B06" w:rsidRDefault="003F3EDE" w:rsidP="0025185C">
            <w:pPr>
              <w:jc w:val="center"/>
              <w:rPr>
                <w:rFonts w:ascii="Arial" w:eastAsia="Times New Roman" w:hAnsi="Arial" w:cs="Arial"/>
                <w:spacing w:val="-1"/>
                <w:sz w:val="20"/>
                <w:szCs w:val="20"/>
                <w:rPrChange w:id="6363" w:author="Adelino Naquarta Sepalanga Domingos" w:date="2025-03-05T09:23:00Z" w16du:dateUtc="2025-03-05T08:23:00Z">
                  <w:rPr>
                    <w:rFonts w:ascii="Times New Roman" w:eastAsia="Times New Roman" w:hAnsi="Times New Roman"/>
                    <w:spacing w:val="-1"/>
                  </w:rPr>
                </w:rPrChange>
              </w:rPr>
            </w:pPr>
          </w:p>
          <w:p w14:paraId="7A00A94E" w14:textId="77777777" w:rsidR="003F3EDE" w:rsidRPr="00FB0B06" w:rsidRDefault="003F3EDE" w:rsidP="0025185C">
            <w:pPr>
              <w:jc w:val="center"/>
              <w:rPr>
                <w:rFonts w:ascii="Arial" w:eastAsia="Times New Roman" w:hAnsi="Arial" w:cs="Arial"/>
                <w:spacing w:val="-1"/>
                <w:sz w:val="20"/>
                <w:szCs w:val="20"/>
                <w:rPrChange w:id="6364" w:author="Adelino Naquarta Sepalanga Domingos" w:date="2025-03-05T09:23:00Z" w16du:dateUtc="2025-03-05T08:23:00Z">
                  <w:rPr>
                    <w:rFonts w:ascii="Times New Roman" w:eastAsia="Times New Roman" w:hAnsi="Times New Roman"/>
                    <w:spacing w:val="-1"/>
                  </w:rPr>
                </w:rPrChange>
              </w:rPr>
            </w:pPr>
          </w:p>
          <w:p w14:paraId="066C01C3" w14:textId="77777777" w:rsidR="003F3EDE" w:rsidRPr="00FB0B06" w:rsidRDefault="003F3EDE" w:rsidP="0025185C">
            <w:pPr>
              <w:jc w:val="center"/>
              <w:rPr>
                <w:rFonts w:ascii="Arial" w:eastAsia="Times New Roman" w:hAnsi="Arial" w:cs="Arial"/>
                <w:spacing w:val="-1"/>
                <w:sz w:val="20"/>
                <w:szCs w:val="20"/>
                <w:rPrChange w:id="6365" w:author="Adelino Naquarta Sepalanga Domingos" w:date="2025-03-05T09:23:00Z" w16du:dateUtc="2025-03-05T08:23:00Z">
                  <w:rPr>
                    <w:rFonts w:ascii="Times New Roman" w:eastAsia="Times New Roman" w:hAnsi="Times New Roman"/>
                    <w:spacing w:val="-1"/>
                  </w:rPr>
                </w:rPrChange>
              </w:rPr>
            </w:pPr>
          </w:p>
          <w:p w14:paraId="788C4305" w14:textId="77777777" w:rsidR="003F3EDE" w:rsidRPr="00FB0B06" w:rsidRDefault="003F3EDE" w:rsidP="0025185C">
            <w:pPr>
              <w:jc w:val="center"/>
              <w:rPr>
                <w:rFonts w:ascii="Arial" w:eastAsia="Times New Roman" w:hAnsi="Arial" w:cs="Arial"/>
                <w:spacing w:val="-1"/>
                <w:sz w:val="20"/>
                <w:szCs w:val="20"/>
                <w:rPrChange w:id="6366"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367" w:author="Adelino Naquarta Sepalanga Domingos" w:date="2025-03-05T09:23:00Z" w16du:dateUtc="2025-03-05T08:23:00Z">
                  <w:rPr>
                    <w:rFonts w:ascii="Times New Roman" w:eastAsia="Times New Roman" w:hAnsi="Times New Roman"/>
                    <w:spacing w:val="-1"/>
                  </w:rPr>
                </w:rPrChange>
              </w:rPr>
              <w:t>Não Aplicável</w:t>
            </w:r>
          </w:p>
        </w:tc>
      </w:tr>
      <w:tr w:rsidR="003F3EDE" w:rsidRPr="00FB0B06" w14:paraId="034B9D28" w14:textId="77777777" w:rsidTr="0025185C">
        <w:trPr>
          <w:trHeight w:val="2168"/>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76F2BCF" w14:textId="77777777" w:rsidR="003F3EDE" w:rsidRPr="00FB0B06" w:rsidRDefault="003F3EDE" w:rsidP="0025185C">
            <w:pPr>
              <w:jc w:val="center"/>
              <w:rPr>
                <w:rFonts w:ascii="Arial" w:eastAsia="Times New Roman" w:hAnsi="Arial" w:cs="Arial"/>
                <w:spacing w:val="-1"/>
                <w:sz w:val="20"/>
                <w:szCs w:val="20"/>
                <w:rPrChange w:id="6368" w:author="Adelino Naquarta Sepalanga Domingos" w:date="2025-03-05T09:23:00Z" w16du:dateUtc="2025-03-05T08:23:00Z">
                  <w:rPr>
                    <w:rFonts w:ascii="Times New Roman" w:eastAsia="Times New Roman" w:hAnsi="Times New Roman"/>
                    <w:spacing w:val="-1"/>
                  </w:rPr>
                </w:rPrChange>
              </w:rPr>
            </w:pPr>
          </w:p>
          <w:p w14:paraId="6EF060E3" w14:textId="77777777" w:rsidR="003F3EDE" w:rsidRPr="00FB0B06" w:rsidRDefault="003F3EDE" w:rsidP="0025185C">
            <w:pPr>
              <w:jc w:val="center"/>
              <w:rPr>
                <w:rFonts w:ascii="Arial" w:eastAsia="Times New Roman" w:hAnsi="Arial" w:cs="Arial"/>
                <w:spacing w:val="-1"/>
                <w:sz w:val="20"/>
                <w:szCs w:val="20"/>
                <w:rPrChange w:id="6369" w:author="Adelino Naquarta Sepalanga Domingos" w:date="2025-03-05T09:23:00Z" w16du:dateUtc="2025-03-05T08:23:00Z">
                  <w:rPr>
                    <w:rFonts w:ascii="Times New Roman" w:eastAsia="Times New Roman" w:hAnsi="Times New Roman"/>
                    <w:spacing w:val="-1"/>
                  </w:rPr>
                </w:rPrChange>
              </w:rPr>
            </w:pPr>
          </w:p>
          <w:p w14:paraId="16C1E99E" w14:textId="77777777" w:rsidR="003F3EDE" w:rsidRPr="00FB0B06" w:rsidRDefault="003F3EDE" w:rsidP="0025185C">
            <w:pPr>
              <w:jc w:val="center"/>
              <w:rPr>
                <w:rFonts w:ascii="Arial" w:eastAsia="Times New Roman" w:hAnsi="Arial" w:cs="Arial"/>
                <w:spacing w:val="-1"/>
                <w:sz w:val="20"/>
                <w:szCs w:val="20"/>
                <w:rPrChange w:id="6370"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371" w:author="Adelino Naquarta Sepalanga Domingos" w:date="2025-03-05T09:23:00Z" w16du:dateUtc="2025-03-05T08:23:00Z">
                  <w:rPr>
                    <w:rFonts w:ascii="Times New Roman" w:eastAsia="Times New Roman" w:hAnsi="Times New Roman"/>
                    <w:spacing w:val="-1"/>
                  </w:rPr>
                </w:rPrChange>
              </w:rPr>
              <w:t>4.2.1.</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82BFD56" w14:textId="77777777" w:rsidR="003F3EDE" w:rsidRPr="00FB0B06" w:rsidRDefault="003F3EDE" w:rsidP="0025185C">
            <w:pPr>
              <w:jc w:val="center"/>
              <w:rPr>
                <w:rFonts w:ascii="Arial" w:eastAsia="Times New Roman" w:hAnsi="Arial" w:cs="Arial"/>
                <w:spacing w:val="-1"/>
                <w:sz w:val="20"/>
                <w:szCs w:val="20"/>
                <w:rPrChange w:id="6372"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AA282CA" w14:textId="77777777" w:rsidR="003F3EDE" w:rsidRPr="00FB0B06" w:rsidRDefault="003F3EDE" w:rsidP="0025185C">
            <w:pPr>
              <w:rPr>
                <w:rFonts w:ascii="Arial" w:eastAsia="Times New Roman" w:hAnsi="Arial" w:cs="Arial"/>
                <w:spacing w:val="-1"/>
                <w:sz w:val="20"/>
                <w:szCs w:val="20"/>
                <w:rPrChange w:id="6373" w:author="Adelino Naquarta Sepalanga Domingos" w:date="2025-03-05T09:23:00Z" w16du:dateUtc="2025-03-05T08:23:00Z">
                  <w:rPr>
                    <w:rFonts w:ascii="Times New Roman" w:eastAsia="Times New Roman" w:hAnsi="Times New Roman"/>
                    <w:spacing w:val="-1"/>
                  </w:rPr>
                </w:rPrChange>
              </w:rPr>
            </w:pPr>
          </w:p>
          <w:p w14:paraId="07806238" w14:textId="77777777" w:rsidR="003F3EDE" w:rsidRPr="00FB0B06" w:rsidRDefault="003F3EDE" w:rsidP="0025185C">
            <w:pPr>
              <w:rPr>
                <w:rFonts w:ascii="Arial" w:eastAsia="Times New Roman" w:hAnsi="Arial" w:cs="Arial"/>
                <w:spacing w:val="-1"/>
                <w:sz w:val="20"/>
                <w:szCs w:val="20"/>
                <w:rPrChange w:id="6374" w:author="Adelino Naquarta Sepalanga Domingos" w:date="2025-03-05T09:23:00Z" w16du:dateUtc="2025-03-05T08:23:00Z">
                  <w:rPr>
                    <w:rFonts w:ascii="Times New Roman" w:eastAsia="Times New Roman" w:hAnsi="Times New Roman"/>
                    <w:spacing w:val="-1"/>
                  </w:rPr>
                </w:rPrChange>
              </w:rPr>
            </w:pPr>
          </w:p>
          <w:p w14:paraId="6344A1DC" w14:textId="77777777" w:rsidR="003F3EDE" w:rsidRPr="00FB0B06" w:rsidRDefault="003F3EDE" w:rsidP="0025185C">
            <w:pPr>
              <w:rPr>
                <w:rFonts w:ascii="Arial" w:eastAsia="Times New Roman" w:hAnsi="Arial" w:cs="Arial"/>
                <w:spacing w:val="-1"/>
                <w:sz w:val="20"/>
                <w:szCs w:val="20"/>
                <w:rPrChange w:id="6375"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376" w:author="Adelino Naquarta Sepalanga Domingos" w:date="2025-03-05T09:23:00Z" w16du:dateUtc="2025-03-05T08:23:00Z">
                  <w:rPr>
                    <w:rFonts w:ascii="Times New Roman" w:eastAsia="Times New Roman" w:hAnsi="Times New Roman"/>
                    <w:spacing w:val="-1"/>
                  </w:rPr>
                </w:rPrChange>
              </w:rPr>
              <w:t>Número de registos das linhas de movimentos dos bens (NumberOfMovementLines)</w:t>
            </w:r>
          </w:p>
        </w:tc>
        <w:tc>
          <w:tcPr>
            <w:tcW w:w="391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B025282" w14:textId="77777777" w:rsidR="003F3EDE" w:rsidRPr="00FB0B06" w:rsidRDefault="003F3EDE" w:rsidP="0025185C">
            <w:pPr>
              <w:rPr>
                <w:rFonts w:ascii="Arial" w:eastAsia="Times New Roman" w:hAnsi="Arial" w:cs="Arial"/>
                <w:spacing w:val="-1"/>
                <w:sz w:val="20"/>
                <w:szCs w:val="20"/>
                <w:rPrChange w:id="6377"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378" w:author="Adelino Naquarta Sepalanga Domingos" w:date="2025-03-05T09:23:00Z" w16du:dateUtc="2025-03-05T08:23:00Z">
                  <w:rPr>
                    <w:rFonts w:ascii="Times New Roman" w:eastAsia="Times New Roman" w:hAnsi="Times New Roman"/>
                    <w:spacing w:val="-1"/>
                  </w:rPr>
                </w:rPrChange>
              </w:rPr>
              <w:t>Deve conter o número total de linhas com relevância fiscal dos documentos do período disponibilizado, incluindo as linhas dos documentos em que o campo</w:t>
            </w:r>
          </w:p>
          <w:p w14:paraId="03241A0D" w14:textId="77777777" w:rsidR="003F3EDE" w:rsidRPr="00FB0B06" w:rsidRDefault="003F3EDE" w:rsidP="0025185C">
            <w:pPr>
              <w:rPr>
                <w:rFonts w:ascii="Arial" w:eastAsia="Times New Roman" w:hAnsi="Arial" w:cs="Arial"/>
                <w:spacing w:val="-1"/>
                <w:sz w:val="20"/>
                <w:szCs w:val="20"/>
                <w:rPrChange w:id="6379"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380" w:author="Adelino Naquarta Sepalanga Domingos" w:date="2025-03-05T09:23:00Z" w16du:dateUtc="2025-03-05T08:23:00Z">
                  <w:rPr>
                    <w:rFonts w:ascii="Times New Roman" w:eastAsia="Times New Roman" w:hAnsi="Times New Roman"/>
                    <w:spacing w:val="-1"/>
                  </w:rPr>
                </w:rPrChange>
              </w:rPr>
              <w:t>4.2.3.3.1. -Estado actual do documento (MovementStatus), seja do tipo “A”.</w:t>
            </w:r>
          </w:p>
        </w:tc>
        <w:tc>
          <w:tcPr>
            <w:tcW w:w="1329"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B080984" w14:textId="77777777" w:rsidR="003F3EDE" w:rsidRPr="00FB0B06" w:rsidRDefault="003F3EDE" w:rsidP="0025185C">
            <w:pPr>
              <w:jc w:val="center"/>
              <w:rPr>
                <w:rFonts w:ascii="Arial" w:eastAsia="Times New Roman" w:hAnsi="Arial" w:cs="Arial"/>
                <w:spacing w:val="-1"/>
                <w:sz w:val="20"/>
                <w:szCs w:val="20"/>
                <w:rPrChange w:id="6381" w:author="Adelino Naquarta Sepalanga Domingos" w:date="2025-03-05T09:23:00Z" w16du:dateUtc="2025-03-05T08:23:00Z">
                  <w:rPr>
                    <w:rFonts w:ascii="Times New Roman" w:eastAsia="Times New Roman" w:hAnsi="Times New Roman"/>
                    <w:spacing w:val="-1"/>
                  </w:rPr>
                </w:rPrChange>
              </w:rPr>
            </w:pPr>
          </w:p>
          <w:p w14:paraId="1E61C78D" w14:textId="77777777" w:rsidR="003F3EDE" w:rsidRPr="00FB0B06" w:rsidRDefault="003F3EDE" w:rsidP="0025185C">
            <w:pPr>
              <w:jc w:val="center"/>
              <w:rPr>
                <w:rFonts w:ascii="Arial" w:eastAsia="Times New Roman" w:hAnsi="Arial" w:cs="Arial"/>
                <w:spacing w:val="-1"/>
                <w:sz w:val="20"/>
                <w:szCs w:val="20"/>
                <w:rPrChange w:id="6382" w:author="Adelino Naquarta Sepalanga Domingos" w:date="2025-03-05T09:23:00Z" w16du:dateUtc="2025-03-05T08:23:00Z">
                  <w:rPr>
                    <w:rFonts w:ascii="Times New Roman" w:eastAsia="Times New Roman" w:hAnsi="Times New Roman"/>
                    <w:spacing w:val="-1"/>
                  </w:rPr>
                </w:rPrChange>
              </w:rPr>
            </w:pPr>
          </w:p>
          <w:p w14:paraId="2831385A" w14:textId="77777777" w:rsidR="003F3EDE" w:rsidRPr="00FB0B06" w:rsidRDefault="003F3EDE" w:rsidP="0025185C">
            <w:pPr>
              <w:jc w:val="center"/>
              <w:rPr>
                <w:rFonts w:ascii="Arial" w:eastAsia="Times New Roman" w:hAnsi="Arial" w:cs="Arial"/>
                <w:spacing w:val="-1"/>
                <w:sz w:val="20"/>
                <w:szCs w:val="20"/>
                <w:rPrChange w:id="6383"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384" w:author="Adelino Naquarta Sepalanga Domingos" w:date="2025-03-05T09:23:00Z" w16du:dateUtc="2025-03-05T08:23:00Z">
                  <w:rPr>
                    <w:rFonts w:ascii="Times New Roman" w:eastAsia="Times New Roman" w:hAnsi="Times New Roman"/>
                    <w:spacing w:val="-1"/>
                  </w:rPr>
                </w:rPrChange>
              </w:rPr>
              <w:t>Inteiro</w:t>
            </w:r>
          </w:p>
        </w:tc>
      </w:tr>
      <w:tr w:rsidR="003F3EDE" w:rsidRPr="00FB0B06" w14:paraId="7357503B" w14:textId="77777777" w:rsidTr="0025185C">
        <w:trPr>
          <w:trHeight w:val="1951"/>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6D8AD73" w14:textId="77777777" w:rsidR="003F3EDE" w:rsidRPr="00FB0B06" w:rsidRDefault="003F3EDE" w:rsidP="0025185C">
            <w:pPr>
              <w:jc w:val="center"/>
              <w:rPr>
                <w:rFonts w:ascii="Arial" w:eastAsia="Times New Roman" w:hAnsi="Arial" w:cs="Arial"/>
                <w:spacing w:val="-1"/>
                <w:sz w:val="20"/>
                <w:szCs w:val="20"/>
                <w:rPrChange w:id="6385" w:author="Adelino Naquarta Sepalanga Domingos" w:date="2025-03-05T09:23:00Z" w16du:dateUtc="2025-03-05T08:23:00Z">
                  <w:rPr>
                    <w:rFonts w:ascii="Times New Roman" w:eastAsia="Times New Roman" w:hAnsi="Times New Roman"/>
                    <w:spacing w:val="-1"/>
                  </w:rPr>
                </w:rPrChange>
              </w:rPr>
            </w:pPr>
          </w:p>
          <w:p w14:paraId="4182C4CF" w14:textId="77777777" w:rsidR="003F3EDE" w:rsidRPr="00FB0B06" w:rsidRDefault="003F3EDE" w:rsidP="0025185C">
            <w:pPr>
              <w:jc w:val="center"/>
              <w:rPr>
                <w:rFonts w:ascii="Arial" w:eastAsia="Times New Roman" w:hAnsi="Arial" w:cs="Arial"/>
                <w:spacing w:val="-1"/>
                <w:sz w:val="20"/>
                <w:szCs w:val="20"/>
                <w:rPrChange w:id="6386" w:author="Adelino Naquarta Sepalanga Domingos" w:date="2025-03-05T09:23:00Z" w16du:dateUtc="2025-03-05T08:23:00Z">
                  <w:rPr>
                    <w:rFonts w:ascii="Times New Roman" w:eastAsia="Times New Roman" w:hAnsi="Times New Roman"/>
                    <w:spacing w:val="-1"/>
                  </w:rPr>
                </w:rPrChange>
              </w:rPr>
            </w:pPr>
          </w:p>
          <w:p w14:paraId="50C5143A" w14:textId="77777777" w:rsidR="003F3EDE" w:rsidRPr="00FB0B06" w:rsidRDefault="003F3EDE" w:rsidP="0025185C">
            <w:pPr>
              <w:jc w:val="center"/>
              <w:rPr>
                <w:rFonts w:ascii="Arial" w:eastAsia="Times New Roman" w:hAnsi="Arial" w:cs="Arial"/>
                <w:spacing w:val="-1"/>
                <w:sz w:val="20"/>
                <w:szCs w:val="20"/>
                <w:rPrChange w:id="6387"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388" w:author="Adelino Naquarta Sepalanga Domingos" w:date="2025-03-05T09:23:00Z" w16du:dateUtc="2025-03-05T08:23:00Z">
                  <w:rPr>
                    <w:rFonts w:ascii="Times New Roman" w:eastAsia="Times New Roman" w:hAnsi="Times New Roman"/>
                    <w:spacing w:val="-1"/>
                  </w:rPr>
                </w:rPrChange>
              </w:rPr>
              <w:t>4.2.2.</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3A5DA39" w14:textId="77777777" w:rsidR="003F3EDE" w:rsidRPr="00FB0B06" w:rsidRDefault="003F3EDE" w:rsidP="0025185C">
            <w:pPr>
              <w:jc w:val="center"/>
              <w:rPr>
                <w:rFonts w:ascii="Arial" w:eastAsia="Times New Roman" w:hAnsi="Arial" w:cs="Arial"/>
                <w:spacing w:val="-1"/>
                <w:sz w:val="20"/>
                <w:szCs w:val="20"/>
                <w:rPrChange w:id="6389"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CB19EC9" w14:textId="77777777" w:rsidR="003F3EDE" w:rsidRPr="00FB0B06" w:rsidRDefault="003F3EDE" w:rsidP="0025185C">
            <w:pPr>
              <w:rPr>
                <w:rFonts w:ascii="Arial" w:eastAsia="Times New Roman" w:hAnsi="Arial" w:cs="Arial"/>
                <w:spacing w:val="-1"/>
                <w:sz w:val="20"/>
                <w:szCs w:val="20"/>
                <w:rPrChange w:id="6390" w:author="Adelino Naquarta Sepalanga Domingos" w:date="2025-03-05T09:23:00Z" w16du:dateUtc="2025-03-05T08:23:00Z">
                  <w:rPr>
                    <w:rFonts w:ascii="Times New Roman" w:eastAsia="Times New Roman" w:hAnsi="Times New Roman"/>
                    <w:spacing w:val="-1"/>
                  </w:rPr>
                </w:rPrChange>
              </w:rPr>
            </w:pPr>
          </w:p>
          <w:p w14:paraId="45257C4E" w14:textId="77777777" w:rsidR="003F3EDE" w:rsidRPr="00FB0B06" w:rsidRDefault="003F3EDE" w:rsidP="0025185C">
            <w:pPr>
              <w:rPr>
                <w:rFonts w:ascii="Arial" w:eastAsia="Times New Roman" w:hAnsi="Arial" w:cs="Arial"/>
                <w:spacing w:val="-1"/>
                <w:sz w:val="20"/>
                <w:szCs w:val="20"/>
                <w:rPrChange w:id="6391"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392" w:author="Adelino Naquarta Sepalanga Domingos" w:date="2025-03-05T09:23:00Z" w16du:dateUtc="2025-03-05T08:23:00Z">
                  <w:rPr>
                    <w:rFonts w:ascii="Times New Roman" w:eastAsia="Times New Roman" w:hAnsi="Times New Roman"/>
                    <w:spacing w:val="-1"/>
                  </w:rPr>
                </w:rPrChange>
              </w:rPr>
              <w:t>Total das quantidades movimentadas (TotalQuantityIssued)</w:t>
            </w:r>
          </w:p>
        </w:tc>
        <w:tc>
          <w:tcPr>
            <w:tcW w:w="391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A1E9CC5" w14:textId="77777777" w:rsidR="003F3EDE" w:rsidRPr="00FB0B06" w:rsidRDefault="003F3EDE" w:rsidP="0025185C">
            <w:pPr>
              <w:rPr>
                <w:rFonts w:ascii="Arial" w:eastAsia="Times New Roman" w:hAnsi="Arial" w:cs="Arial"/>
                <w:spacing w:val="-1"/>
                <w:sz w:val="20"/>
                <w:szCs w:val="20"/>
                <w:rPrChange w:id="6393"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394" w:author="Adelino Naquarta Sepalanga Domingos" w:date="2025-03-05T09:23:00Z" w16du:dateUtc="2025-03-05T08:23:00Z">
                  <w:rPr>
                    <w:rFonts w:ascii="Times New Roman" w:eastAsia="Times New Roman" w:hAnsi="Times New Roman"/>
                    <w:spacing w:val="-1"/>
                  </w:rPr>
                </w:rPrChange>
              </w:rPr>
              <w:t>Deve conter a soma de controlo do campo 4.2.3.21.5. – Quantidade (Quantity) dele excluindo as linhas dos documentos em que o campo</w:t>
            </w:r>
          </w:p>
          <w:p w14:paraId="137102A4" w14:textId="77777777" w:rsidR="003F3EDE" w:rsidRPr="00FB0B06" w:rsidRDefault="003F3EDE" w:rsidP="0025185C">
            <w:pPr>
              <w:rPr>
                <w:rFonts w:ascii="Arial" w:eastAsia="Times New Roman" w:hAnsi="Arial" w:cs="Arial"/>
                <w:spacing w:val="-1"/>
                <w:sz w:val="20"/>
                <w:szCs w:val="20"/>
                <w:rPrChange w:id="6395"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396" w:author="Adelino Naquarta Sepalanga Domingos" w:date="2025-03-05T09:23:00Z" w16du:dateUtc="2025-03-05T08:23:00Z">
                  <w:rPr>
                    <w:rFonts w:ascii="Times New Roman" w:eastAsia="Times New Roman" w:hAnsi="Times New Roman"/>
                    <w:spacing w:val="-1"/>
                  </w:rPr>
                </w:rPrChange>
              </w:rPr>
              <w:t>4.2.3.3.1. -Estado actual do documento (MovementStatus), seja do tipo “A”.</w:t>
            </w:r>
          </w:p>
        </w:tc>
        <w:tc>
          <w:tcPr>
            <w:tcW w:w="13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17F1595" w14:textId="77777777" w:rsidR="003F3EDE" w:rsidRPr="00FB0B06" w:rsidRDefault="003F3EDE" w:rsidP="0025185C">
            <w:pPr>
              <w:jc w:val="center"/>
              <w:rPr>
                <w:rFonts w:ascii="Arial" w:eastAsia="Times New Roman" w:hAnsi="Arial" w:cs="Arial"/>
                <w:spacing w:val="-1"/>
                <w:sz w:val="20"/>
                <w:szCs w:val="20"/>
                <w:rPrChange w:id="6397" w:author="Adelino Naquarta Sepalanga Domingos" w:date="2025-03-05T09:23:00Z" w16du:dateUtc="2025-03-05T08:23:00Z">
                  <w:rPr>
                    <w:rFonts w:ascii="Times New Roman" w:eastAsia="Times New Roman" w:hAnsi="Times New Roman"/>
                    <w:spacing w:val="-1"/>
                  </w:rPr>
                </w:rPrChange>
              </w:rPr>
            </w:pPr>
          </w:p>
          <w:p w14:paraId="336BE453" w14:textId="77777777" w:rsidR="003F3EDE" w:rsidRPr="00FB0B06" w:rsidRDefault="003F3EDE" w:rsidP="0025185C">
            <w:pPr>
              <w:jc w:val="center"/>
              <w:rPr>
                <w:rFonts w:ascii="Arial" w:eastAsia="Times New Roman" w:hAnsi="Arial" w:cs="Arial"/>
                <w:spacing w:val="-1"/>
                <w:sz w:val="20"/>
                <w:szCs w:val="20"/>
                <w:rPrChange w:id="6398" w:author="Adelino Naquarta Sepalanga Domingos" w:date="2025-03-05T09:23:00Z" w16du:dateUtc="2025-03-05T08:23:00Z">
                  <w:rPr>
                    <w:rFonts w:ascii="Times New Roman" w:eastAsia="Times New Roman" w:hAnsi="Times New Roman"/>
                    <w:spacing w:val="-1"/>
                  </w:rPr>
                </w:rPrChange>
              </w:rPr>
            </w:pPr>
          </w:p>
          <w:p w14:paraId="4D230CE8" w14:textId="77777777" w:rsidR="003F3EDE" w:rsidRPr="00FB0B06" w:rsidRDefault="003F3EDE" w:rsidP="0025185C">
            <w:pPr>
              <w:jc w:val="center"/>
              <w:rPr>
                <w:rFonts w:ascii="Arial" w:eastAsia="Times New Roman" w:hAnsi="Arial" w:cs="Arial"/>
                <w:spacing w:val="-1"/>
                <w:sz w:val="20"/>
                <w:szCs w:val="20"/>
                <w:rPrChange w:id="6399" w:author="Adelino Naquarta Sepalanga Domingos" w:date="2025-03-05T09:23:00Z" w16du:dateUtc="2025-03-05T08:23:00Z">
                  <w:rPr>
                    <w:rFonts w:ascii="Times New Roman" w:eastAsia="Times New Roman" w:hAnsi="Times New Roman"/>
                    <w:spacing w:val="-1"/>
                  </w:rPr>
                </w:rPrChange>
              </w:rPr>
            </w:pPr>
          </w:p>
          <w:p w14:paraId="54B3086E" w14:textId="77777777" w:rsidR="003F3EDE" w:rsidRPr="00FB0B06" w:rsidRDefault="003F3EDE" w:rsidP="0025185C">
            <w:pPr>
              <w:jc w:val="center"/>
              <w:rPr>
                <w:rFonts w:ascii="Arial" w:eastAsia="Times New Roman" w:hAnsi="Arial" w:cs="Arial"/>
                <w:spacing w:val="-1"/>
                <w:sz w:val="20"/>
                <w:szCs w:val="20"/>
                <w:rPrChange w:id="6400"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401" w:author="Adelino Naquarta Sepalanga Domingos" w:date="2025-03-05T09:23:00Z" w16du:dateUtc="2025-03-05T08:23:00Z">
                  <w:rPr>
                    <w:rFonts w:ascii="Times New Roman" w:eastAsia="Times New Roman" w:hAnsi="Times New Roman"/>
                    <w:spacing w:val="-1"/>
                  </w:rPr>
                </w:rPrChange>
              </w:rPr>
              <w:t>Decimal</w:t>
            </w:r>
          </w:p>
        </w:tc>
      </w:tr>
      <w:tr w:rsidR="003F3EDE" w:rsidRPr="00FB0B06" w14:paraId="12525735" w14:textId="77777777" w:rsidTr="0025185C">
        <w:trPr>
          <w:trHeight w:val="1047"/>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7ADD354" w14:textId="77777777" w:rsidR="003F3EDE" w:rsidRPr="00FB0B06" w:rsidRDefault="003F3EDE" w:rsidP="0025185C">
            <w:pPr>
              <w:jc w:val="center"/>
              <w:rPr>
                <w:rFonts w:ascii="Arial" w:eastAsia="Times New Roman" w:hAnsi="Arial" w:cs="Arial"/>
                <w:spacing w:val="-1"/>
                <w:sz w:val="20"/>
                <w:szCs w:val="20"/>
                <w:rPrChange w:id="6402"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403" w:author="Adelino Naquarta Sepalanga Domingos" w:date="2025-03-05T09:23:00Z" w16du:dateUtc="2025-03-05T08:23:00Z">
                  <w:rPr>
                    <w:rFonts w:ascii="Times New Roman" w:eastAsia="Times New Roman" w:hAnsi="Times New Roman"/>
                    <w:spacing w:val="-1"/>
                  </w:rPr>
                </w:rPrChange>
              </w:rPr>
              <w:t>4.2.3.</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2912CEF" w14:textId="77777777" w:rsidR="003F3EDE" w:rsidRPr="00FB0B06" w:rsidRDefault="003F3EDE" w:rsidP="0025185C">
            <w:pPr>
              <w:rPr>
                <w:rFonts w:ascii="Arial" w:eastAsia="Times New Roman" w:hAnsi="Arial" w:cs="Arial"/>
                <w:spacing w:val="-1"/>
                <w:sz w:val="20"/>
                <w:szCs w:val="20"/>
                <w:rPrChange w:id="6404"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675AA8E" w14:textId="77777777" w:rsidR="003F3EDE" w:rsidRPr="00FB0B06" w:rsidRDefault="003F3EDE" w:rsidP="0025185C">
            <w:pPr>
              <w:rPr>
                <w:rFonts w:ascii="Arial" w:eastAsia="Times New Roman" w:hAnsi="Arial" w:cs="Arial"/>
                <w:spacing w:val="-1"/>
                <w:sz w:val="20"/>
                <w:szCs w:val="20"/>
                <w:rPrChange w:id="6405"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406" w:author="Adelino Naquarta Sepalanga Domingos" w:date="2025-03-05T09:23:00Z" w16du:dateUtc="2025-03-05T08:23:00Z">
                  <w:rPr>
                    <w:rFonts w:ascii="Times New Roman" w:eastAsia="Times New Roman" w:hAnsi="Times New Roman"/>
                    <w:spacing w:val="-1"/>
                  </w:rPr>
                </w:rPrChange>
              </w:rPr>
              <w:t>Documento de movimentação de mercadorias (StockMovement)</w:t>
            </w:r>
          </w:p>
        </w:tc>
        <w:tc>
          <w:tcPr>
            <w:tcW w:w="391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B1D12B5" w14:textId="77777777" w:rsidR="003F3EDE" w:rsidRPr="00FB0B06" w:rsidRDefault="003F3EDE" w:rsidP="0025185C">
            <w:pPr>
              <w:rPr>
                <w:rFonts w:ascii="Arial" w:eastAsia="Times New Roman" w:hAnsi="Arial" w:cs="Arial"/>
                <w:spacing w:val="-1"/>
                <w:sz w:val="20"/>
                <w:szCs w:val="20"/>
                <w:rPrChange w:id="6407" w:author="Adelino Naquarta Sepalanga Domingos" w:date="2025-03-05T09:23:00Z" w16du:dateUtc="2025-03-05T08:23:00Z">
                  <w:rPr>
                    <w:rFonts w:ascii="Times New Roman" w:eastAsia="Times New Roman" w:hAnsi="Times New Roman"/>
                    <w:spacing w:val="-1"/>
                  </w:rPr>
                </w:rPrChange>
              </w:rPr>
            </w:pPr>
          </w:p>
        </w:tc>
        <w:tc>
          <w:tcPr>
            <w:tcW w:w="1329"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5636CD1" w14:textId="77777777" w:rsidR="003F3EDE" w:rsidRPr="00FB0B06" w:rsidRDefault="003F3EDE" w:rsidP="0025185C">
            <w:pPr>
              <w:jc w:val="center"/>
              <w:rPr>
                <w:rFonts w:ascii="Arial" w:eastAsia="Times New Roman" w:hAnsi="Arial" w:cs="Arial"/>
                <w:spacing w:val="-1"/>
                <w:sz w:val="20"/>
                <w:szCs w:val="20"/>
                <w:rPrChange w:id="6408"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409" w:author="Adelino Naquarta Sepalanga Domingos" w:date="2025-03-05T09:23:00Z" w16du:dateUtc="2025-03-05T08:23:00Z">
                  <w:rPr>
                    <w:rFonts w:ascii="Times New Roman" w:eastAsia="Times New Roman" w:hAnsi="Times New Roman"/>
                    <w:spacing w:val="-1"/>
                  </w:rPr>
                </w:rPrChange>
              </w:rPr>
              <w:t>Não Aplicável</w:t>
            </w:r>
          </w:p>
        </w:tc>
      </w:tr>
      <w:tr w:rsidR="003F3EDE" w:rsidRPr="00FB0B06" w14:paraId="30DA87CE" w14:textId="77777777" w:rsidTr="0025185C">
        <w:trPr>
          <w:trHeight w:val="1331"/>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BE85874" w14:textId="77777777" w:rsidR="003F3EDE" w:rsidRPr="00FB0B06" w:rsidRDefault="003F3EDE" w:rsidP="0025185C">
            <w:pPr>
              <w:jc w:val="center"/>
              <w:rPr>
                <w:rFonts w:ascii="Arial" w:eastAsia="Times New Roman" w:hAnsi="Arial" w:cs="Arial"/>
                <w:spacing w:val="-1"/>
                <w:sz w:val="20"/>
                <w:szCs w:val="20"/>
                <w:rPrChange w:id="6410" w:author="Adelino Naquarta Sepalanga Domingos" w:date="2025-03-05T09:23:00Z" w16du:dateUtc="2025-03-05T08:23:00Z">
                  <w:rPr>
                    <w:rFonts w:ascii="Times New Roman" w:eastAsia="Times New Roman" w:hAnsi="Times New Roman"/>
                    <w:spacing w:val="-1"/>
                  </w:rPr>
                </w:rPrChange>
              </w:rPr>
            </w:pPr>
          </w:p>
          <w:p w14:paraId="1B964FEE" w14:textId="77777777" w:rsidR="003F3EDE" w:rsidRPr="00FB0B06" w:rsidRDefault="003F3EDE" w:rsidP="0025185C">
            <w:pPr>
              <w:jc w:val="center"/>
              <w:rPr>
                <w:rFonts w:ascii="Arial" w:eastAsia="Times New Roman" w:hAnsi="Arial" w:cs="Arial"/>
                <w:spacing w:val="-1"/>
                <w:sz w:val="20"/>
                <w:szCs w:val="20"/>
                <w:rPrChange w:id="6411" w:author="Adelino Naquarta Sepalanga Domingos" w:date="2025-03-05T09:23:00Z" w16du:dateUtc="2025-03-05T08:23:00Z">
                  <w:rPr>
                    <w:rFonts w:ascii="Times New Roman" w:eastAsia="Times New Roman" w:hAnsi="Times New Roman"/>
                    <w:spacing w:val="-1"/>
                  </w:rPr>
                </w:rPrChange>
              </w:rPr>
            </w:pPr>
          </w:p>
          <w:p w14:paraId="7085259D" w14:textId="77777777" w:rsidR="003F3EDE" w:rsidRPr="00FB0B06" w:rsidRDefault="003F3EDE" w:rsidP="0025185C">
            <w:pPr>
              <w:jc w:val="center"/>
              <w:rPr>
                <w:rFonts w:ascii="Arial" w:eastAsia="Times New Roman" w:hAnsi="Arial" w:cs="Arial"/>
                <w:spacing w:val="-1"/>
                <w:sz w:val="20"/>
                <w:szCs w:val="20"/>
                <w:rPrChange w:id="6412" w:author="Adelino Naquarta Sepalanga Domingos" w:date="2025-03-05T09:23:00Z" w16du:dateUtc="2025-03-05T08:23:00Z">
                  <w:rPr>
                    <w:rFonts w:ascii="Times New Roman" w:eastAsia="Times New Roman" w:hAnsi="Times New Roman"/>
                    <w:spacing w:val="-1"/>
                  </w:rPr>
                </w:rPrChange>
              </w:rPr>
            </w:pPr>
          </w:p>
          <w:p w14:paraId="3F00F52A" w14:textId="77777777" w:rsidR="003F3EDE" w:rsidRPr="00FB0B06" w:rsidRDefault="003F3EDE" w:rsidP="0025185C">
            <w:pPr>
              <w:jc w:val="center"/>
              <w:rPr>
                <w:rFonts w:ascii="Arial" w:eastAsia="Times New Roman" w:hAnsi="Arial" w:cs="Arial"/>
                <w:spacing w:val="-1"/>
                <w:sz w:val="20"/>
                <w:szCs w:val="20"/>
                <w:rPrChange w:id="6413"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414" w:author="Adelino Naquarta Sepalanga Domingos" w:date="2025-03-05T09:23:00Z" w16du:dateUtc="2025-03-05T08:23:00Z">
                  <w:rPr>
                    <w:rFonts w:ascii="Times New Roman" w:eastAsia="Times New Roman" w:hAnsi="Times New Roman"/>
                    <w:spacing w:val="-1"/>
                  </w:rPr>
                </w:rPrChange>
              </w:rPr>
              <w:t>4.2.3.1.</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2CA3349" w14:textId="77777777" w:rsidR="003F3EDE" w:rsidRPr="00FB0B06" w:rsidRDefault="003F3EDE" w:rsidP="0025185C">
            <w:pPr>
              <w:jc w:val="center"/>
              <w:rPr>
                <w:rFonts w:ascii="Arial" w:eastAsia="Times New Roman" w:hAnsi="Arial" w:cs="Arial"/>
                <w:spacing w:val="-1"/>
                <w:sz w:val="20"/>
                <w:szCs w:val="20"/>
                <w:rPrChange w:id="6415"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21E47FE" w14:textId="77777777" w:rsidR="003F3EDE" w:rsidRPr="00FB0B06" w:rsidRDefault="003F3EDE" w:rsidP="0025185C">
            <w:pPr>
              <w:rPr>
                <w:rFonts w:ascii="Arial" w:eastAsia="Times New Roman" w:hAnsi="Arial" w:cs="Arial"/>
                <w:spacing w:val="-1"/>
                <w:sz w:val="20"/>
                <w:szCs w:val="20"/>
                <w:rPrChange w:id="6416" w:author="Adelino Naquarta Sepalanga Domingos" w:date="2025-03-05T09:23:00Z" w16du:dateUtc="2025-03-05T08:23:00Z">
                  <w:rPr>
                    <w:rFonts w:ascii="Times New Roman" w:eastAsia="Times New Roman" w:hAnsi="Times New Roman"/>
                    <w:spacing w:val="-1"/>
                  </w:rPr>
                </w:rPrChange>
              </w:rPr>
            </w:pPr>
          </w:p>
          <w:p w14:paraId="1EBCB843" w14:textId="77777777" w:rsidR="003F3EDE" w:rsidRPr="00FB0B06" w:rsidRDefault="003F3EDE" w:rsidP="0025185C">
            <w:pPr>
              <w:rPr>
                <w:rFonts w:ascii="Arial" w:eastAsia="Times New Roman" w:hAnsi="Arial" w:cs="Arial"/>
                <w:spacing w:val="-1"/>
                <w:sz w:val="20"/>
                <w:szCs w:val="20"/>
                <w:rPrChange w:id="6417" w:author="Adelino Naquarta Sepalanga Domingos" w:date="2025-03-05T09:23:00Z" w16du:dateUtc="2025-03-05T08:23:00Z">
                  <w:rPr>
                    <w:rFonts w:ascii="Times New Roman" w:eastAsia="Times New Roman" w:hAnsi="Times New Roman"/>
                    <w:spacing w:val="-1"/>
                  </w:rPr>
                </w:rPrChange>
              </w:rPr>
            </w:pPr>
          </w:p>
          <w:p w14:paraId="48F5A5C6" w14:textId="77777777" w:rsidR="003F3EDE" w:rsidRPr="00FB0B06" w:rsidRDefault="003F3EDE" w:rsidP="0025185C">
            <w:pPr>
              <w:rPr>
                <w:rFonts w:ascii="Arial" w:eastAsia="Times New Roman" w:hAnsi="Arial" w:cs="Arial"/>
                <w:spacing w:val="-1"/>
                <w:sz w:val="20"/>
                <w:szCs w:val="20"/>
                <w:rPrChange w:id="6418" w:author="Adelino Naquarta Sepalanga Domingos" w:date="2025-03-05T09:23:00Z" w16du:dateUtc="2025-03-05T08:23:00Z">
                  <w:rPr>
                    <w:rFonts w:ascii="Times New Roman" w:eastAsia="Times New Roman" w:hAnsi="Times New Roman"/>
                    <w:spacing w:val="-1"/>
                  </w:rPr>
                </w:rPrChange>
              </w:rPr>
            </w:pPr>
          </w:p>
          <w:p w14:paraId="12E5890E" w14:textId="77777777" w:rsidR="003F3EDE" w:rsidRPr="00FB0B06" w:rsidRDefault="003F3EDE" w:rsidP="0025185C">
            <w:pPr>
              <w:rPr>
                <w:rFonts w:ascii="Arial" w:eastAsia="Times New Roman" w:hAnsi="Arial" w:cs="Arial"/>
                <w:spacing w:val="-1"/>
                <w:sz w:val="20"/>
                <w:szCs w:val="20"/>
                <w:rPrChange w:id="6419"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420" w:author="Adelino Naquarta Sepalanga Domingos" w:date="2025-03-05T09:23:00Z" w16du:dateUtc="2025-03-05T08:23:00Z">
                  <w:rPr>
                    <w:rFonts w:ascii="Times New Roman" w:eastAsia="Times New Roman" w:hAnsi="Times New Roman"/>
                    <w:spacing w:val="-1"/>
                  </w:rPr>
                </w:rPrChange>
              </w:rPr>
              <w:t>Identificação única do documento de movimentação de mercadorias (DocumentNumber)</w:t>
            </w:r>
          </w:p>
        </w:tc>
        <w:tc>
          <w:tcPr>
            <w:tcW w:w="391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AC795B0" w14:textId="77777777" w:rsidR="003F3EDE" w:rsidRPr="00FB0B06" w:rsidRDefault="003F3EDE" w:rsidP="0025185C">
            <w:pPr>
              <w:rPr>
                <w:rFonts w:ascii="Arial" w:eastAsia="Times New Roman" w:hAnsi="Arial" w:cs="Arial"/>
                <w:spacing w:val="-1"/>
                <w:sz w:val="20"/>
                <w:szCs w:val="20"/>
                <w:rPrChange w:id="6421"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422" w:author="Adelino Naquarta Sepalanga Domingos" w:date="2025-03-05T09:23:00Z" w16du:dateUtc="2025-03-05T08:23:00Z">
                  <w:rPr>
                    <w:rFonts w:ascii="Times New Roman" w:eastAsia="Times New Roman" w:hAnsi="Times New Roman"/>
                    <w:spacing w:val="-1"/>
                  </w:rPr>
                </w:rPrChange>
              </w:rPr>
              <w:t>Esta identificação é composta sequencialmente pelos seguintes elementos: Tipo de documento (MovementType), um espaço, o código interno do tipo de documento atribuído pela aplicação o identificador e a série do documento, uma barra (/) e o número sequencial desse documento dentro dessa série.</w:t>
            </w:r>
          </w:p>
          <w:p w14:paraId="25C62BE0" w14:textId="77777777" w:rsidR="003F3EDE" w:rsidRPr="00FB0B06" w:rsidRDefault="003F3EDE" w:rsidP="0025185C">
            <w:pPr>
              <w:rPr>
                <w:rFonts w:ascii="Arial" w:eastAsia="Times New Roman" w:hAnsi="Arial" w:cs="Arial"/>
                <w:spacing w:val="-1"/>
                <w:sz w:val="20"/>
                <w:szCs w:val="20"/>
                <w:rPrChange w:id="6423"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424" w:author="Adelino Naquarta Sepalanga Domingos" w:date="2025-03-05T09:23:00Z" w16du:dateUtc="2025-03-05T08:23:00Z">
                  <w:rPr>
                    <w:rFonts w:ascii="Times New Roman" w:eastAsia="Times New Roman" w:hAnsi="Times New Roman"/>
                    <w:spacing w:val="-1"/>
                  </w:rPr>
                </w:rPrChange>
              </w:rPr>
              <w:t>Não podem existir registos com a mesma identificação.</w:t>
            </w:r>
          </w:p>
        </w:tc>
        <w:tc>
          <w:tcPr>
            <w:tcW w:w="13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E8DE6EC" w14:textId="77777777" w:rsidR="003F3EDE" w:rsidRPr="00FB0B06" w:rsidRDefault="003F3EDE" w:rsidP="0025185C">
            <w:pPr>
              <w:jc w:val="center"/>
              <w:rPr>
                <w:rFonts w:ascii="Arial" w:eastAsia="Times New Roman" w:hAnsi="Arial" w:cs="Arial"/>
                <w:spacing w:val="-1"/>
                <w:sz w:val="20"/>
                <w:szCs w:val="20"/>
                <w:rPrChange w:id="6425" w:author="Adelino Naquarta Sepalanga Domingos" w:date="2025-03-05T09:23:00Z" w16du:dateUtc="2025-03-05T08:23:00Z">
                  <w:rPr>
                    <w:rFonts w:ascii="Times New Roman" w:eastAsia="Times New Roman" w:hAnsi="Times New Roman"/>
                    <w:spacing w:val="-1"/>
                  </w:rPr>
                </w:rPrChange>
              </w:rPr>
            </w:pPr>
          </w:p>
          <w:p w14:paraId="64E0CE90" w14:textId="77777777" w:rsidR="003F3EDE" w:rsidRPr="00FB0B06" w:rsidRDefault="003F3EDE" w:rsidP="0025185C">
            <w:pPr>
              <w:jc w:val="center"/>
              <w:rPr>
                <w:rFonts w:ascii="Arial" w:eastAsia="Times New Roman" w:hAnsi="Arial" w:cs="Arial"/>
                <w:spacing w:val="-1"/>
                <w:sz w:val="20"/>
                <w:szCs w:val="20"/>
                <w:rPrChange w:id="6426" w:author="Adelino Naquarta Sepalanga Domingos" w:date="2025-03-05T09:23:00Z" w16du:dateUtc="2025-03-05T08:23:00Z">
                  <w:rPr>
                    <w:rFonts w:ascii="Times New Roman" w:eastAsia="Times New Roman" w:hAnsi="Times New Roman"/>
                    <w:spacing w:val="-1"/>
                  </w:rPr>
                </w:rPrChange>
              </w:rPr>
            </w:pPr>
          </w:p>
          <w:p w14:paraId="1F615A8F" w14:textId="77777777" w:rsidR="003F3EDE" w:rsidRPr="00FB0B06" w:rsidRDefault="003F3EDE" w:rsidP="0025185C">
            <w:pPr>
              <w:jc w:val="center"/>
              <w:rPr>
                <w:rFonts w:ascii="Arial" w:eastAsia="Times New Roman" w:hAnsi="Arial" w:cs="Arial"/>
                <w:spacing w:val="-1"/>
                <w:sz w:val="20"/>
                <w:szCs w:val="20"/>
                <w:rPrChange w:id="6427" w:author="Adelino Naquarta Sepalanga Domingos" w:date="2025-03-05T09:23:00Z" w16du:dateUtc="2025-03-05T08:23:00Z">
                  <w:rPr>
                    <w:rFonts w:ascii="Times New Roman" w:eastAsia="Times New Roman" w:hAnsi="Times New Roman"/>
                    <w:spacing w:val="-1"/>
                  </w:rPr>
                </w:rPrChange>
              </w:rPr>
            </w:pPr>
          </w:p>
          <w:p w14:paraId="74DBD72B" w14:textId="77777777" w:rsidR="003F3EDE" w:rsidRPr="00FB0B06" w:rsidRDefault="003F3EDE" w:rsidP="0025185C">
            <w:pPr>
              <w:jc w:val="center"/>
              <w:rPr>
                <w:rFonts w:ascii="Arial" w:eastAsia="Times New Roman" w:hAnsi="Arial" w:cs="Arial"/>
                <w:spacing w:val="-1"/>
                <w:sz w:val="20"/>
                <w:szCs w:val="20"/>
                <w:rPrChange w:id="6428"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429" w:author="Adelino Naquarta Sepalanga Domingos" w:date="2025-03-05T09:23:00Z" w16du:dateUtc="2025-03-05T08:23:00Z">
                  <w:rPr>
                    <w:rFonts w:ascii="Times New Roman" w:eastAsia="Times New Roman" w:hAnsi="Times New Roman"/>
                    <w:spacing w:val="-1"/>
                  </w:rPr>
                </w:rPrChange>
              </w:rPr>
              <w:t>Texto 60</w:t>
            </w:r>
          </w:p>
        </w:tc>
      </w:tr>
      <w:tr w:rsidR="003F3EDE" w:rsidRPr="00FB0B06" w14:paraId="1AC6EE82" w14:textId="77777777" w:rsidTr="0025185C">
        <w:trPr>
          <w:trHeight w:val="601"/>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A98B4FD" w14:textId="77777777" w:rsidR="003F3EDE" w:rsidRPr="00FB0B06" w:rsidRDefault="003F3EDE" w:rsidP="0025185C">
            <w:pPr>
              <w:jc w:val="center"/>
              <w:rPr>
                <w:rFonts w:ascii="Arial" w:eastAsia="Times New Roman" w:hAnsi="Arial" w:cs="Arial"/>
                <w:spacing w:val="-1"/>
                <w:sz w:val="20"/>
                <w:szCs w:val="20"/>
                <w:rPrChange w:id="6430"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431" w:author="Adelino Naquarta Sepalanga Domingos" w:date="2025-03-05T09:23:00Z" w16du:dateUtc="2025-03-05T08:23:00Z">
                  <w:rPr>
                    <w:rFonts w:ascii="Times New Roman" w:eastAsia="Times New Roman" w:hAnsi="Times New Roman"/>
                    <w:spacing w:val="-1"/>
                  </w:rPr>
                </w:rPrChange>
              </w:rPr>
              <w:t>4.2.3.2.</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F642EDE" w14:textId="77777777" w:rsidR="003F3EDE" w:rsidRPr="00FB0B06" w:rsidRDefault="003F3EDE" w:rsidP="0025185C">
            <w:pPr>
              <w:jc w:val="center"/>
              <w:rPr>
                <w:rFonts w:ascii="Arial" w:eastAsia="Times New Roman" w:hAnsi="Arial" w:cs="Arial"/>
                <w:spacing w:val="-1"/>
                <w:sz w:val="20"/>
                <w:szCs w:val="20"/>
                <w:rPrChange w:id="6432"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166D623" w14:textId="77777777" w:rsidR="003F3EDE" w:rsidRPr="00FB0B06" w:rsidRDefault="003F3EDE" w:rsidP="0025185C">
            <w:pPr>
              <w:rPr>
                <w:rFonts w:ascii="Arial" w:eastAsia="Times New Roman" w:hAnsi="Arial" w:cs="Arial"/>
                <w:spacing w:val="-1"/>
                <w:sz w:val="20"/>
                <w:szCs w:val="20"/>
                <w:rPrChange w:id="6433"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434" w:author="Adelino Naquarta Sepalanga Domingos" w:date="2025-03-05T09:23:00Z" w16du:dateUtc="2025-03-05T08:23:00Z">
                  <w:rPr>
                    <w:rFonts w:ascii="Times New Roman" w:eastAsia="Times New Roman" w:hAnsi="Times New Roman"/>
                    <w:spacing w:val="-1"/>
                  </w:rPr>
                </w:rPrChange>
              </w:rPr>
              <w:t xml:space="preserve">Código Único do Documento </w:t>
            </w:r>
          </w:p>
        </w:tc>
        <w:tc>
          <w:tcPr>
            <w:tcW w:w="391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131CE3E" w14:textId="77777777" w:rsidR="003F3EDE" w:rsidRPr="00FB0B06" w:rsidRDefault="003F3EDE" w:rsidP="0025185C">
            <w:pPr>
              <w:rPr>
                <w:rFonts w:ascii="Arial" w:eastAsia="Times New Roman" w:hAnsi="Arial" w:cs="Arial"/>
                <w:spacing w:val="-1"/>
                <w:sz w:val="20"/>
                <w:szCs w:val="20"/>
                <w:rPrChange w:id="6435"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436" w:author="Adelino Naquarta Sepalanga Domingos" w:date="2025-03-05T09:23:00Z" w16du:dateUtc="2025-03-05T08:23:00Z">
                  <w:rPr>
                    <w:rFonts w:ascii="Times New Roman" w:eastAsia="Times New Roman" w:hAnsi="Times New Roman"/>
                    <w:spacing w:val="-1"/>
                  </w:rPr>
                </w:rPrChange>
              </w:rPr>
              <w:t>O campo deve ser preenchido com «0» (zero) até à sua regulamentação.</w:t>
            </w:r>
          </w:p>
        </w:tc>
        <w:tc>
          <w:tcPr>
            <w:tcW w:w="1329"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EC1C59C" w14:textId="77777777" w:rsidR="003F3EDE" w:rsidRPr="00FB0B06" w:rsidRDefault="003F3EDE" w:rsidP="0025185C">
            <w:pPr>
              <w:jc w:val="center"/>
              <w:rPr>
                <w:rFonts w:ascii="Arial" w:eastAsia="Times New Roman" w:hAnsi="Arial" w:cs="Arial"/>
                <w:spacing w:val="-1"/>
                <w:sz w:val="20"/>
                <w:szCs w:val="20"/>
                <w:rPrChange w:id="6437"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438" w:author="Adelino Naquarta Sepalanga Domingos" w:date="2025-03-05T09:23:00Z" w16du:dateUtc="2025-03-05T08:23:00Z">
                  <w:rPr>
                    <w:rFonts w:ascii="Times New Roman" w:eastAsia="Times New Roman" w:hAnsi="Times New Roman"/>
                    <w:spacing w:val="-1"/>
                  </w:rPr>
                </w:rPrChange>
              </w:rPr>
              <w:t>Texto 100</w:t>
            </w:r>
          </w:p>
        </w:tc>
      </w:tr>
      <w:tr w:rsidR="003F3EDE" w:rsidRPr="00FB0B06" w14:paraId="02051FC4" w14:textId="77777777" w:rsidTr="0025185C">
        <w:trPr>
          <w:trHeight w:val="824"/>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CB8A167" w14:textId="77777777" w:rsidR="003F3EDE" w:rsidRPr="00FB0B06" w:rsidRDefault="003F3EDE" w:rsidP="0025185C">
            <w:pPr>
              <w:jc w:val="center"/>
              <w:rPr>
                <w:rFonts w:ascii="Arial" w:eastAsia="Times New Roman" w:hAnsi="Arial" w:cs="Arial"/>
                <w:spacing w:val="-1"/>
                <w:sz w:val="20"/>
                <w:szCs w:val="20"/>
                <w:rPrChange w:id="6439"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440" w:author="Adelino Naquarta Sepalanga Domingos" w:date="2025-03-05T09:23:00Z" w16du:dateUtc="2025-03-05T08:23:00Z">
                  <w:rPr>
                    <w:rFonts w:ascii="Times New Roman" w:eastAsia="Times New Roman" w:hAnsi="Times New Roman"/>
                    <w:spacing w:val="-1"/>
                  </w:rPr>
                </w:rPrChange>
              </w:rPr>
              <w:t>4.2.3.3.</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214E4C1" w14:textId="77777777" w:rsidR="003F3EDE" w:rsidRPr="00FB0B06" w:rsidRDefault="003F3EDE" w:rsidP="0025185C">
            <w:pPr>
              <w:jc w:val="center"/>
              <w:rPr>
                <w:rFonts w:ascii="Arial" w:eastAsia="Times New Roman" w:hAnsi="Arial" w:cs="Arial"/>
                <w:spacing w:val="-1"/>
                <w:sz w:val="20"/>
                <w:szCs w:val="20"/>
                <w:rPrChange w:id="6441"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6988F03" w14:textId="77777777" w:rsidR="003F3EDE" w:rsidRPr="00FB0B06" w:rsidRDefault="003F3EDE" w:rsidP="0025185C">
            <w:pPr>
              <w:rPr>
                <w:rFonts w:ascii="Arial" w:eastAsia="Times New Roman" w:hAnsi="Arial" w:cs="Arial"/>
                <w:spacing w:val="-1"/>
                <w:sz w:val="20"/>
                <w:szCs w:val="20"/>
                <w:rPrChange w:id="6442"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443" w:author="Adelino Naquarta Sepalanga Domingos" w:date="2025-03-05T09:23:00Z" w16du:dateUtc="2025-03-05T08:23:00Z">
                  <w:rPr>
                    <w:rFonts w:ascii="Times New Roman" w:eastAsia="Times New Roman" w:hAnsi="Times New Roman"/>
                    <w:spacing w:val="-1"/>
                  </w:rPr>
                </w:rPrChange>
              </w:rPr>
              <w:t>Situação do documento (DocumentStatus)</w:t>
            </w:r>
          </w:p>
        </w:tc>
        <w:tc>
          <w:tcPr>
            <w:tcW w:w="391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5B34A33" w14:textId="77777777" w:rsidR="003F3EDE" w:rsidRPr="00FB0B06" w:rsidRDefault="003F3EDE" w:rsidP="0025185C">
            <w:pPr>
              <w:rPr>
                <w:rFonts w:ascii="Arial" w:eastAsia="Times New Roman" w:hAnsi="Arial" w:cs="Arial"/>
                <w:spacing w:val="-1"/>
                <w:sz w:val="20"/>
                <w:szCs w:val="20"/>
                <w:rPrChange w:id="6444" w:author="Adelino Naquarta Sepalanga Domingos" w:date="2025-03-05T09:23:00Z" w16du:dateUtc="2025-03-05T08:23:00Z">
                  <w:rPr>
                    <w:rFonts w:ascii="Times New Roman" w:eastAsia="Times New Roman" w:hAnsi="Times New Roman"/>
                    <w:spacing w:val="-1"/>
                  </w:rPr>
                </w:rPrChange>
              </w:rPr>
            </w:pPr>
          </w:p>
        </w:tc>
        <w:tc>
          <w:tcPr>
            <w:tcW w:w="13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A322D6A" w14:textId="77777777" w:rsidR="003F3EDE" w:rsidRPr="00FB0B06" w:rsidRDefault="003F3EDE" w:rsidP="0025185C">
            <w:pPr>
              <w:jc w:val="center"/>
              <w:rPr>
                <w:rFonts w:ascii="Arial" w:eastAsia="Times New Roman" w:hAnsi="Arial" w:cs="Arial"/>
                <w:spacing w:val="-1"/>
                <w:sz w:val="20"/>
                <w:szCs w:val="20"/>
                <w:rPrChange w:id="6445"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446" w:author="Adelino Naquarta Sepalanga Domingos" w:date="2025-03-05T09:23:00Z" w16du:dateUtc="2025-03-05T08:23:00Z">
                  <w:rPr>
                    <w:rFonts w:ascii="Times New Roman" w:eastAsia="Times New Roman" w:hAnsi="Times New Roman"/>
                    <w:spacing w:val="-1"/>
                  </w:rPr>
                </w:rPrChange>
              </w:rPr>
              <w:t>Não Aplicável</w:t>
            </w:r>
          </w:p>
        </w:tc>
      </w:tr>
      <w:tr w:rsidR="003F3EDE" w:rsidRPr="00FB0B06" w14:paraId="1F9E1F40" w14:textId="77777777" w:rsidTr="0025185C">
        <w:trPr>
          <w:trHeight w:val="1034"/>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9A05708" w14:textId="77777777" w:rsidR="003F3EDE" w:rsidRPr="00FB0B06" w:rsidRDefault="003F3EDE" w:rsidP="0025185C">
            <w:pPr>
              <w:jc w:val="center"/>
              <w:rPr>
                <w:rFonts w:ascii="Arial" w:eastAsia="Times New Roman" w:hAnsi="Arial" w:cs="Arial"/>
                <w:spacing w:val="-1"/>
                <w:sz w:val="20"/>
                <w:szCs w:val="20"/>
                <w:rPrChange w:id="6447" w:author="Adelino Naquarta Sepalanga Domingos" w:date="2025-03-05T09:23:00Z" w16du:dateUtc="2025-03-05T08:23:00Z">
                  <w:rPr>
                    <w:rFonts w:ascii="Times New Roman" w:eastAsia="Times New Roman" w:hAnsi="Times New Roman"/>
                    <w:spacing w:val="-1"/>
                  </w:rPr>
                </w:rPrChange>
              </w:rPr>
            </w:pPr>
          </w:p>
          <w:p w14:paraId="3737838F" w14:textId="77777777" w:rsidR="003F3EDE" w:rsidRPr="00FB0B06" w:rsidRDefault="003F3EDE" w:rsidP="0025185C">
            <w:pPr>
              <w:jc w:val="center"/>
              <w:rPr>
                <w:rFonts w:ascii="Arial" w:eastAsia="Times New Roman" w:hAnsi="Arial" w:cs="Arial"/>
                <w:spacing w:val="-1"/>
                <w:sz w:val="20"/>
                <w:szCs w:val="20"/>
                <w:rPrChange w:id="6448" w:author="Adelino Naquarta Sepalanga Domingos" w:date="2025-03-05T09:23:00Z" w16du:dateUtc="2025-03-05T08:23:00Z">
                  <w:rPr>
                    <w:rFonts w:ascii="Times New Roman" w:eastAsia="Times New Roman" w:hAnsi="Times New Roman"/>
                    <w:spacing w:val="-1"/>
                  </w:rPr>
                </w:rPrChange>
              </w:rPr>
            </w:pPr>
          </w:p>
          <w:p w14:paraId="67BED186" w14:textId="77777777" w:rsidR="003F3EDE" w:rsidRPr="00FB0B06" w:rsidRDefault="003F3EDE" w:rsidP="0025185C">
            <w:pPr>
              <w:jc w:val="center"/>
              <w:rPr>
                <w:rFonts w:ascii="Arial" w:eastAsia="Times New Roman" w:hAnsi="Arial" w:cs="Arial"/>
                <w:spacing w:val="-1"/>
                <w:sz w:val="20"/>
                <w:szCs w:val="20"/>
                <w:rPrChange w:id="6449" w:author="Adelino Naquarta Sepalanga Domingos" w:date="2025-03-05T09:23:00Z" w16du:dateUtc="2025-03-05T08:23:00Z">
                  <w:rPr>
                    <w:rFonts w:ascii="Times New Roman" w:eastAsia="Times New Roman" w:hAnsi="Times New Roman"/>
                    <w:spacing w:val="-1"/>
                  </w:rPr>
                </w:rPrChange>
              </w:rPr>
            </w:pPr>
          </w:p>
          <w:p w14:paraId="1E78F3F3" w14:textId="77777777" w:rsidR="003F3EDE" w:rsidRPr="00FB0B06" w:rsidRDefault="003F3EDE" w:rsidP="0025185C">
            <w:pPr>
              <w:jc w:val="center"/>
              <w:rPr>
                <w:rFonts w:ascii="Arial" w:eastAsia="Times New Roman" w:hAnsi="Arial" w:cs="Arial"/>
                <w:spacing w:val="-1"/>
                <w:sz w:val="20"/>
                <w:szCs w:val="20"/>
                <w:rPrChange w:id="6450" w:author="Adelino Naquarta Sepalanga Domingos" w:date="2025-03-05T09:23:00Z" w16du:dateUtc="2025-03-05T08:23:00Z">
                  <w:rPr>
                    <w:rFonts w:ascii="Times New Roman" w:eastAsia="Times New Roman" w:hAnsi="Times New Roman"/>
                    <w:spacing w:val="-1"/>
                  </w:rPr>
                </w:rPrChange>
              </w:rPr>
            </w:pPr>
          </w:p>
          <w:p w14:paraId="213364D5" w14:textId="77777777" w:rsidR="003F3EDE" w:rsidRPr="00FB0B06" w:rsidRDefault="003F3EDE" w:rsidP="0025185C">
            <w:pPr>
              <w:jc w:val="center"/>
              <w:rPr>
                <w:rFonts w:ascii="Arial" w:eastAsia="Times New Roman" w:hAnsi="Arial" w:cs="Arial"/>
                <w:spacing w:val="-1"/>
                <w:sz w:val="20"/>
                <w:szCs w:val="20"/>
                <w:rPrChange w:id="6451"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452" w:author="Adelino Naquarta Sepalanga Domingos" w:date="2025-03-05T09:23:00Z" w16du:dateUtc="2025-03-05T08:23:00Z">
                  <w:rPr>
                    <w:rFonts w:ascii="Times New Roman" w:eastAsia="Times New Roman" w:hAnsi="Times New Roman"/>
                    <w:spacing w:val="-1"/>
                  </w:rPr>
                </w:rPrChange>
              </w:rPr>
              <w:t>4.2.3.3.1.</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BAFF1A8" w14:textId="77777777" w:rsidR="003F3EDE" w:rsidRPr="00FB0B06" w:rsidRDefault="003F3EDE" w:rsidP="0025185C">
            <w:pPr>
              <w:jc w:val="center"/>
              <w:rPr>
                <w:rFonts w:ascii="Arial" w:eastAsia="Times New Roman" w:hAnsi="Arial" w:cs="Arial"/>
                <w:spacing w:val="-1"/>
                <w:sz w:val="20"/>
                <w:szCs w:val="20"/>
                <w:rPrChange w:id="6453"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7D68F4D" w14:textId="77777777" w:rsidR="003F3EDE" w:rsidRPr="00FB0B06" w:rsidRDefault="003F3EDE" w:rsidP="0025185C">
            <w:pPr>
              <w:rPr>
                <w:rFonts w:ascii="Arial" w:eastAsia="Times New Roman" w:hAnsi="Arial" w:cs="Arial"/>
                <w:spacing w:val="-1"/>
                <w:sz w:val="20"/>
                <w:szCs w:val="20"/>
                <w:rPrChange w:id="6454" w:author="Adelino Naquarta Sepalanga Domingos" w:date="2025-03-05T09:23:00Z" w16du:dateUtc="2025-03-05T08:23:00Z">
                  <w:rPr>
                    <w:rFonts w:ascii="Times New Roman" w:eastAsia="Times New Roman" w:hAnsi="Times New Roman"/>
                    <w:spacing w:val="-1"/>
                  </w:rPr>
                </w:rPrChange>
              </w:rPr>
            </w:pPr>
          </w:p>
          <w:p w14:paraId="3D444B93" w14:textId="77777777" w:rsidR="003F3EDE" w:rsidRPr="00FB0B06" w:rsidRDefault="003F3EDE" w:rsidP="0025185C">
            <w:pPr>
              <w:rPr>
                <w:rFonts w:ascii="Arial" w:eastAsia="Times New Roman" w:hAnsi="Arial" w:cs="Arial"/>
                <w:spacing w:val="-1"/>
                <w:sz w:val="20"/>
                <w:szCs w:val="20"/>
                <w:rPrChange w:id="6455" w:author="Adelino Naquarta Sepalanga Domingos" w:date="2025-03-05T09:23:00Z" w16du:dateUtc="2025-03-05T08:23:00Z">
                  <w:rPr>
                    <w:rFonts w:ascii="Times New Roman" w:eastAsia="Times New Roman" w:hAnsi="Times New Roman"/>
                    <w:spacing w:val="-1"/>
                  </w:rPr>
                </w:rPrChange>
              </w:rPr>
            </w:pPr>
          </w:p>
          <w:p w14:paraId="00140EA3" w14:textId="77777777" w:rsidR="003F3EDE" w:rsidRPr="00FB0B06" w:rsidRDefault="003F3EDE" w:rsidP="0025185C">
            <w:pPr>
              <w:rPr>
                <w:rFonts w:ascii="Arial" w:eastAsia="Times New Roman" w:hAnsi="Arial" w:cs="Arial"/>
                <w:spacing w:val="-1"/>
                <w:sz w:val="20"/>
                <w:szCs w:val="20"/>
                <w:rPrChange w:id="6456" w:author="Adelino Naquarta Sepalanga Domingos" w:date="2025-03-05T09:23:00Z" w16du:dateUtc="2025-03-05T08:23:00Z">
                  <w:rPr>
                    <w:rFonts w:ascii="Times New Roman" w:eastAsia="Times New Roman" w:hAnsi="Times New Roman"/>
                    <w:spacing w:val="-1"/>
                  </w:rPr>
                </w:rPrChange>
              </w:rPr>
            </w:pPr>
          </w:p>
          <w:p w14:paraId="1C823A97" w14:textId="77777777" w:rsidR="003F3EDE" w:rsidRPr="00FB0B06" w:rsidRDefault="003F3EDE" w:rsidP="0025185C">
            <w:pPr>
              <w:rPr>
                <w:rFonts w:ascii="Arial" w:eastAsia="Times New Roman" w:hAnsi="Arial" w:cs="Arial"/>
                <w:spacing w:val="-1"/>
                <w:sz w:val="20"/>
                <w:szCs w:val="20"/>
                <w:rPrChange w:id="6457" w:author="Adelino Naquarta Sepalanga Domingos" w:date="2025-03-05T09:23:00Z" w16du:dateUtc="2025-03-05T08:23:00Z">
                  <w:rPr>
                    <w:rFonts w:ascii="Times New Roman" w:eastAsia="Times New Roman" w:hAnsi="Times New Roman"/>
                    <w:spacing w:val="-1"/>
                  </w:rPr>
                </w:rPrChange>
              </w:rPr>
            </w:pPr>
          </w:p>
          <w:p w14:paraId="4B0E6F40" w14:textId="77777777" w:rsidR="003F3EDE" w:rsidRPr="00FB0B06" w:rsidRDefault="003F3EDE" w:rsidP="0025185C">
            <w:pPr>
              <w:rPr>
                <w:rFonts w:ascii="Arial" w:eastAsia="Times New Roman" w:hAnsi="Arial" w:cs="Arial"/>
                <w:spacing w:val="-1"/>
                <w:sz w:val="20"/>
                <w:szCs w:val="20"/>
                <w:rPrChange w:id="6458"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459" w:author="Adelino Naquarta Sepalanga Domingos" w:date="2025-03-05T09:23:00Z" w16du:dateUtc="2025-03-05T08:23:00Z">
                  <w:rPr>
                    <w:rFonts w:ascii="Times New Roman" w:eastAsia="Times New Roman" w:hAnsi="Times New Roman"/>
                    <w:spacing w:val="-1"/>
                  </w:rPr>
                </w:rPrChange>
              </w:rPr>
              <w:t>Estado actual do documento (MovementStatus)</w:t>
            </w:r>
          </w:p>
        </w:tc>
        <w:tc>
          <w:tcPr>
            <w:tcW w:w="391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3CEBACD" w14:textId="77777777" w:rsidR="003F3EDE" w:rsidRPr="00FB0B06" w:rsidRDefault="003F3EDE" w:rsidP="0025185C">
            <w:pPr>
              <w:rPr>
                <w:rFonts w:ascii="Arial" w:eastAsia="Times New Roman" w:hAnsi="Arial" w:cs="Arial"/>
                <w:spacing w:val="-1"/>
                <w:sz w:val="20"/>
                <w:szCs w:val="20"/>
                <w:rPrChange w:id="6460"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461" w:author="Adelino Naquarta Sepalanga Domingos" w:date="2025-03-05T09:23:00Z" w16du:dateUtc="2025-03-05T08:23:00Z">
                  <w:rPr>
                    <w:rFonts w:ascii="Times New Roman" w:eastAsia="Times New Roman" w:hAnsi="Times New Roman"/>
                    <w:spacing w:val="-1"/>
                  </w:rPr>
                </w:rPrChange>
              </w:rPr>
              <w:t>Deve ser preenchido com: “N” – Normal;</w:t>
            </w:r>
          </w:p>
          <w:p w14:paraId="2CE10811" w14:textId="77777777" w:rsidR="003F3EDE" w:rsidRPr="00FB0B06" w:rsidRDefault="003F3EDE" w:rsidP="0025185C">
            <w:pPr>
              <w:spacing w:after="0"/>
              <w:rPr>
                <w:rFonts w:ascii="Arial" w:eastAsia="Times New Roman" w:hAnsi="Arial" w:cs="Arial"/>
                <w:spacing w:val="-1"/>
                <w:sz w:val="20"/>
                <w:szCs w:val="20"/>
                <w:rPrChange w:id="6462"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463" w:author="Adelino Naquarta Sepalanga Domingos" w:date="2025-03-05T09:23:00Z" w16du:dateUtc="2025-03-05T08:23:00Z">
                  <w:rPr>
                    <w:rFonts w:ascii="Times New Roman" w:eastAsia="Times New Roman" w:hAnsi="Times New Roman"/>
                    <w:spacing w:val="-1"/>
                  </w:rPr>
                </w:rPrChange>
              </w:rPr>
              <w:t>“T” – Por conta de terceiros;</w:t>
            </w:r>
          </w:p>
          <w:p w14:paraId="4FFF337D" w14:textId="77777777" w:rsidR="003F3EDE" w:rsidRPr="00FB0B06" w:rsidRDefault="003F3EDE" w:rsidP="0025185C">
            <w:pPr>
              <w:spacing w:after="0"/>
              <w:rPr>
                <w:rFonts w:ascii="Arial" w:eastAsia="Times New Roman" w:hAnsi="Arial" w:cs="Arial"/>
                <w:spacing w:val="-1"/>
                <w:sz w:val="20"/>
                <w:szCs w:val="20"/>
                <w:rPrChange w:id="6464"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465" w:author="Adelino Naquarta Sepalanga Domingos" w:date="2025-03-05T09:23:00Z" w16du:dateUtc="2025-03-05T08:23:00Z">
                  <w:rPr>
                    <w:rFonts w:ascii="Times New Roman" w:eastAsia="Times New Roman" w:hAnsi="Times New Roman"/>
                    <w:spacing w:val="-1"/>
                  </w:rPr>
                </w:rPrChange>
              </w:rPr>
              <w:t>“A” – Documento anulado;</w:t>
            </w:r>
          </w:p>
          <w:p w14:paraId="0C672EE9" w14:textId="77777777" w:rsidR="003F3EDE" w:rsidRPr="00FB0B06" w:rsidRDefault="003F3EDE" w:rsidP="0025185C">
            <w:pPr>
              <w:spacing w:after="0"/>
              <w:rPr>
                <w:rFonts w:ascii="Arial" w:eastAsia="Times New Roman" w:hAnsi="Arial" w:cs="Arial"/>
                <w:spacing w:val="-1"/>
                <w:sz w:val="20"/>
                <w:szCs w:val="20"/>
                <w:rPrChange w:id="6466"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467" w:author="Adelino Naquarta Sepalanga Domingos" w:date="2025-03-05T09:23:00Z" w16du:dateUtc="2025-03-05T08:23:00Z">
                  <w:rPr>
                    <w:rFonts w:ascii="Times New Roman" w:eastAsia="Times New Roman" w:hAnsi="Times New Roman"/>
                    <w:spacing w:val="-1"/>
                  </w:rPr>
                </w:rPrChange>
              </w:rPr>
              <w:t>“F” – Documento facturado, ainda que parcialmente, quando para este documento também existe na tabela 4.1. – Documentos comerciais a clientes (SalesInvoices) o correspondente do tipo factura.</w:t>
            </w:r>
          </w:p>
          <w:p w14:paraId="6D7F54B8" w14:textId="77777777" w:rsidR="003F3EDE" w:rsidRPr="00FB0B06" w:rsidRDefault="003F3EDE" w:rsidP="0025185C">
            <w:pPr>
              <w:spacing w:after="0"/>
              <w:rPr>
                <w:rFonts w:ascii="Arial" w:eastAsia="Times New Roman" w:hAnsi="Arial" w:cs="Arial"/>
                <w:spacing w:val="-1"/>
                <w:sz w:val="20"/>
                <w:szCs w:val="20"/>
                <w:rPrChange w:id="6468"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469" w:author="Adelino Naquarta Sepalanga Domingos" w:date="2025-03-05T09:23:00Z" w16du:dateUtc="2025-03-05T08:23:00Z">
                  <w:rPr>
                    <w:rFonts w:ascii="Times New Roman" w:eastAsia="Times New Roman" w:hAnsi="Times New Roman"/>
                    <w:spacing w:val="-1"/>
                  </w:rPr>
                </w:rPrChange>
              </w:rPr>
              <w:t>“R” – Documento de resumo doutros documentos criados noutras aplicações e gerado nesta aplicação.</w:t>
            </w:r>
          </w:p>
        </w:tc>
        <w:tc>
          <w:tcPr>
            <w:tcW w:w="1329"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8E1F9E6" w14:textId="77777777" w:rsidR="003F3EDE" w:rsidRPr="00FB0B06" w:rsidRDefault="003F3EDE" w:rsidP="0025185C">
            <w:pPr>
              <w:jc w:val="center"/>
              <w:rPr>
                <w:rFonts w:ascii="Arial" w:eastAsia="Times New Roman" w:hAnsi="Arial" w:cs="Arial"/>
                <w:spacing w:val="-1"/>
                <w:sz w:val="20"/>
                <w:szCs w:val="20"/>
                <w:rPrChange w:id="6470" w:author="Adelino Naquarta Sepalanga Domingos" w:date="2025-03-05T09:23:00Z" w16du:dateUtc="2025-03-05T08:23:00Z">
                  <w:rPr>
                    <w:rFonts w:ascii="Times New Roman" w:eastAsia="Times New Roman" w:hAnsi="Times New Roman"/>
                    <w:spacing w:val="-1"/>
                  </w:rPr>
                </w:rPrChange>
              </w:rPr>
            </w:pPr>
          </w:p>
          <w:p w14:paraId="203CCB7E" w14:textId="77777777" w:rsidR="003F3EDE" w:rsidRPr="00FB0B06" w:rsidRDefault="003F3EDE" w:rsidP="0025185C">
            <w:pPr>
              <w:jc w:val="center"/>
              <w:rPr>
                <w:rFonts w:ascii="Arial" w:eastAsia="Times New Roman" w:hAnsi="Arial" w:cs="Arial"/>
                <w:spacing w:val="-1"/>
                <w:sz w:val="20"/>
                <w:szCs w:val="20"/>
                <w:rPrChange w:id="6471" w:author="Adelino Naquarta Sepalanga Domingos" w:date="2025-03-05T09:23:00Z" w16du:dateUtc="2025-03-05T08:23:00Z">
                  <w:rPr>
                    <w:rFonts w:ascii="Times New Roman" w:eastAsia="Times New Roman" w:hAnsi="Times New Roman"/>
                    <w:spacing w:val="-1"/>
                  </w:rPr>
                </w:rPrChange>
              </w:rPr>
            </w:pPr>
          </w:p>
          <w:p w14:paraId="57575991" w14:textId="77777777" w:rsidR="003F3EDE" w:rsidRPr="00FB0B06" w:rsidRDefault="003F3EDE" w:rsidP="0025185C">
            <w:pPr>
              <w:jc w:val="center"/>
              <w:rPr>
                <w:rFonts w:ascii="Arial" w:eastAsia="Times New Roman" w:hAnsi="Arial" w:cs="Arial"/>
                <w:spacing w:val="-1"/>
                <w:sz w:val="20"/>
                <w:szCs w:val="20"/>
                <w:rPrChange w:id="6472" w:author="Adelino Naquarta Sepalanga Domingos" w:date="2025-03-05T09:23:00Z" w16du:dateUtc="2025-03-05T08:23:00Z">
                  <w:rPr>
                    <w:rFonts w:ascii="Times New Roman" w:eastAsia="Times New Roman" w:hAnsi="Times New Roman"/>
                    <w:spacing w:val="-1"/>
                  </w:rPr>
                </w:rPrChange>
              </w:rPr>
            </w:pPr>
          </w:p>
          <w:p w14:paraId="4D1403BD" w14:textId="77777777" w:rsidR="003F3EDE" w:rsidRPr="00FB0B06" w:rsidRDefault="003F3EDE" w:rsidP="0025185C">
            <w:pPr>
              <w:jc w:val="center"/>
              <w:rPr>
                <w:rFonts w:ascii="Arial" w:eastAsia="Times New Roman" w:hAnsi="Arial" w:cs="Arial"/>
                <w:spacing w:val="-1"/>
                <w:sz w:val="20"/>
                <w:szCs w:val="20"/>
                <w:rPrChange w:id="6473" w:author="Adelino Naquarta Sepalanga Domingos" w:date="2025-03-05T09:23:00Z" w16du:dateUtc="2025-03-05T08:23:00Z">
                  <w:rPr>
                    <w:rFonts w:ascii="Times New Roman" w:eastAsia="Times New Roman" w:hAnsi="Times New Roman"/>
                    <w:spacing w:val="-1"/>
                  </w:rPr>
                </w:rPrChange>
              </w:rPr>
            </w:pPr>
          </w:p>
          <w:p w14:paraId="13E0515D" w14:textId="77777777" w:rsidR="003F3EDE" w:rsidRPr="00FB0B06" w:rsidRDefault="003F3EDE" w:rsidP="0025185C">
            <w:pPr>
              <w:jc w:val="center"/>
              <w:rPr>
                <w:rFonts w:ascii="Arial" w:eastAsia="Times New Roman" w:hAnsi="Arial" w:cs="Arial"/>
                <w:spacing w:val="-1"/>
                <w:sz w:val="20"/>
                <w:szCs w:val="20"/>
                <w:rPrChange w:id="6474"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475" w:author="Adelino Naquarta Sepalanga Domingos" w:date="2025-03-05T09:23:00Z" w16du:dateUtc="2025-03-05T08:23:00Z">
                  <w:rPr>
                    <w:rFonts w:ascii="Times New Roman" w:eastAsia="Times New Roman" w:hAnsi="Times New Roman"/>
                    <w:spacing w:val="-1"/>
                  </w:rPr>
                </w:rPrChange>
              </w:rPr>
              <w:t>Texto 1</w:t>
            </w:r>
          </w:p>
        </w:tc>
      </w:tr>
      <w:tr w:rsidR="003F3EDE" w:rsidRPr="00FB0B06" w14:paraId="2E7E2DAE" w14:textId="77777777" w:rsidTr="0025185C">
        <w:trPr>
          <w:trHeight w:val="883"/>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0219226" w14:textId="77777777" w:rsidR="003F3EDE" w:rsidRPr="00FB0B06" w:rsidRDefault="003F3EDE" w:rsidP="0025185C">
            <w:pPr>
              <w:jc w:val="center"/>
              <w:rPr>
                <w:rFonts w:ascii="Arial" w:eastAsia="Times New Roman" w:hAnsi="Arial" w:cs="Arial"/>
                <w:spacing w:val="-1"/>
                <w:sz w:val="20"/>
                <w:szCs w:val="20"/>
                <w:rPrChange w:id="6476"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477" w:author="Adelino Naquarta Sepalanga Domingos" w:date="2025-03-05T09:23:00Z" w16du:dateUtc="2025-03-05T08:23:00Z">
                  <w:rPr>
                    <w:rFonts w:ascii="Times New Roman" w:eastAsia="Times New Roman" w:hAnsi="Times New Roman"/>
                    <w:spacing w:val="-1"/>
                  </w:rPr>
                </w:rPrChange>
              </w:rPr>
              <w:t>4.2.3.3.2.</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2F0829C" w14:textId="77777777" w:rsidR="003F3EDE" w:rsidRPr="00FB0B06" w:rsidRDefault="003F3EDE" w:rsidP="0025185C">
            <w:pPr>
              <w:jc w:val="center"/>
              <w:rPr>
                <w:rFonts w:ascii="Arial" w:eastAsia="Times New Roman" w:hAnsi="Arial" w:cs="Arial"/>
                <w:spacing w:val="-1"/>
                <w:sz w:val="20"/>
                <w:szCs w:val="20"/>
                <w:rPrChange w:id="6478"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FCF8D77" w14:textId="77777777" w:rsidR="003F3EDE" w:rsidRPr="00FB0B06" w:rsidRDefault="003F3EDE" w:rsidP="0025185C">
            <w:pPr>
              <w:rPr>
                <w:rFonts w:ascii="Arial" w:eastAsia="Times New Roman" w:hAnsi="Arial" w:cs="Arial"/>
                <w:spacing w:val="-1"/>
                <w:sz w:val="20"/>
                <w:szCs w:val="20"/>
                <w:rPrChange w:id="6479"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480" w:author="Adelino Naquarta Sepalanga Domingos" w:date="2025-03-05T09:23:00Z" w16du:dateUtc="2025-03-05T08:23:00Z">
                  <w:rPr>
                    <w:rFonts w:ascii="Times New Roman" w:eastAsia="Times New Roman" w:hAnsi="Times New Roman"/>
                    <w:spacing w:val="-1"/>
                  </w:rPr>
                </w:rPrChange>
              </w:rPr>
              <w:t>Data e hora do estado actual do documento (MovementStatusDate)</w:t>
            </w:r>
          </w:p>
        </w:tc>
        <w:tc>
          <w:tcPr>
            <w:tcW w:w="391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872CC33" w14:textId="77777777" w:rsidR="003F3EDE" w:rsidRPr="00FB0B06" w:rsidRDefault="003F3EDE" w:rsidP="0025185C">
            <w:pPr>
              <w:rPr>
                <w:rFonts w:ascii="Arial" w:eastAsia="Times New Roman" w:hAnsi="Arial" w:cs="Arial"/>
                <w:spacing w:val="-1"/>
                <w:sz w:val="20"/>
                <w:szCs w:val="20"/>
                <w:rPrChange w:id="6481"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482" w:author="Adelino Naquarta Sepalanga Domingos" w:date="2025-03-05T09:23:00Z" w16du:dateUtc="2025-03-05T08:23:00Z">
                  <w:rPr>
                    <w:rFonts w:ascii="Times New Roman" w:eastAsia="Times New Roman" w:hAnsi="Times New Roman"/>
                    <w:spacing w:val="-1"/>
                  </w:rPr>
                </w:rPrChange>
              </w:rPr>
              <w:t>Data da última gravação do estado do documento ao segundo. Tipo data e hora: “AAAA-MM- DDThh:mm:ss”.</w:t>
            </w:r>
          </w:p>
        </w:tc>
        <w:tc>
          <w:tcPr>
            <w:tcW w:w="13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7107C52" w14:textId="77777777" w:rsidR="003F3EDE" w:rsidRPr="00FB0B06" w:rsidRDefault="003F3EDE" w:rsidP="0025185C">
            <w:pPr>
              <w:jc w:val="center"/>
              <w:rPr>
                <w:rFonts w:ascii="Arial" w:eastAsia="Times New Roman" w:hAnsi="Arial" w:cs="Arial"/>
                <w:spacing w:val="-1"/>
                <w:sz w:val="20"/>
                <w:szCs w:val="20"/>
                <w:rPrChange w:id="6483"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484" w:author="Adelino Naquarta Sepalanga Domingos" w:date="2025-03-05T09:23:00Z" w16du:dateUtc="2025-03-05T08:23:00Z">
                  <w:rPr>
                    <w:rFonts w:ascii="Times New Roman" w:eastAsia="Times New Roman" w:hAnsi="Times New Roman"/>
                    <w:spacing w:val="-1"/>
                  </w:rPr>
                </w:rPrChange>
              </w:rPr>
              <w:t>Data e Hora</w:t>
            </w:r>
          </w:p>
        </w:tc>
      </w:tr>
      <w:tr w:rsidR="003F3EDE" w:rsidRPr="00FB0B06" w14:paraId="23EECEBC" w14:textId="77777777" w:rsidTr="0025185C">
        <w:trPr>
          <w:trHeight w:val="648"/>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9AB4886" w14:textId="77777777" w:rsidR="003F3EDE" w:rsidRPr="00FB0B06" w:rsidRDefault="003F3EDE" w:rsidP="0025185C">
            <w:pPr>
              <w:jc w:val="center"/>
              <w:rPr>
                <w:rFonts w:ascii="Arial" w:eastAsia="Times New Roman" w:hAnsi="Arial" w:cs="Arial"/>
                <w:spacing w:val="-1"/>
                <w:sz w:val="20"/>
                <w:szCs w:val="20"/>
                <w:rPrChange w:id="6485"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486" w:author="Adelino Naquarta Sepalanga Domingos" w:date="2025-03-05T09:23:00Z" w16du:dateUtc="2025-03-05T08:23:00Z">
                  <w:rPr>
                    <w:rFonts w:ascii="Times New Roman" w:eastAsia="Times New Roman" w:hAnsi="Times New Roman"/>
                    <w:spacing w:val="-1"/>
                  </w:rPr>
                </w:rPrChange>
              </w:rPr>
              <w:t>4.2.3.3.3.</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B0A0E20" w14:textId="77777777" w:rsidR="003F3EDE" w:rsidRPr="00FB0B06" w:rsidRDefault="003F3EDE" w:rsidP="0025185C">
            <w:pPr>
              <w:jc w:val="center"/>
              <w:rPr>
                <w:rFonts w:ascii="Arial" w:eastAsia="Times New Roman" w:hAnsi="Arial" w:cs="Arial"/>
                <w:spacing w:val="-1"/>
                <w:sz w:val="20"/>
                <w:szCs w:val="20"/>
                <w:rPrChange w:id="6487"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BCCCC79" w14:textId="77777777" w:rsidR="003F3EDE" w:rsidRPr="00FB0B06" w:rsidRDefault="003F3EDE" w:rsidP="0025185C">
            <w:pPr>
              <w:rPr>
                <w:rFonts w:ascii="Arial" w:eastAsia="Times New Roman" w:hAnsi="Arial" w:cs="Arial"/>
                <w:spacing w:val="-1"/>
                <w:sz w:val="20"/>
                <w:szCs w:val="20"/>
                <w:rPrChange w:id="6488"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489" w:author="Adelino Naquarta Sepalanga Domingos" w:date="2025-03-05T09:23:00Z" w16du:dateUtc="2025-03-05T08:23:00Z">
                  <w:rPr>
                    <w:rFonts w:ascii="Times New Roman" w:eastAsia="Times New Roman" w:hAnsi="Times New Roman"/>
                    <w:spacing w:val="-1"/>
                  </w:rPr>
                </w:rPrChange>
              </w:rPr>
              <w:t>Motivo da alteração do estado (Reason)</w:t>
            </w:r>
          </w:p>
        </w:tc>
        <w:tc>
          <w:tcPr>
            <w:tcW w:w="391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ACD18B3" w14:textId="77777777" w:rsidR="003F3EDE" w:rsidRPr="00FB0B06" w:rsidRDefault="003F3EDE" w:rsidP="0025185C">
            <w:pPr>
              <w:rPr>
                <w:rFonts w:ascii="Arial" w:eastAsia="Times New Roman" w:hAnsi="Arial" w:cs="Arial"/>
                <w:spacing w:val="-1"/>
                <w:sz w:val="20"/>
                <w:szCs w:val="20"/>
                <w:rPrChange w:id="6490"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491" w:author="Adelino Naquarta Sepalanga Domingos" w:date="2025-03-05T09:23:00Z" w16du:dateUtc="2025-03-05T08:23:00Z">
                  <w:rPr>
                    <w:rFonts w:ascii="Times New Roman" w:eastAsia="Times New Roman" w:hAnsi="Times New Roman"/>
                    <w:spacing w:val="-1"/>
                  </w:rPr>
                </w:rPrChange>
              </w:rPr>
              <w:t>Deve ser indicada a razão que levou à alteração de estado do documento.</w:t>
            </w:r>
          </w:p>
        </w:tc>
        <w:tc>
          <w:tcPr>
            <w:tcW w:w="1329"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9393D3A" w14:textId="77777777" w:rsidR="003F3EDE" w:rsidRPr="00FB0B06" w:rsidRDefault="003F3EDE" w:rsidP="0025185C">
            <w:pPr>
              <w:jc w:val="center"/>
              <w:rPr>
                <w:rFonts w:ascii="Arial" w:eastAsia="Times New Roman" w:hAnsi="Arial" w:cs="Arial"/>
                <w:spacing w:val="-1"/>
                <w:sz w:val="20"/>
                <w:szCs w:val="20"/>
                <w:rPrChange w:id="6492"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493" w:author="Adelino Naquarta Sepalanga Domingos" w:date="2025-03-05T09:23:00Z" w16du:dateUtc="2025-03-05T08:23:00Z">
                  <w:rPr>
                    <w:rFonts w:ascii="Times New Roman" w:eastAsia="Times New Roman" w:hAnsi="Times New Roman"/>
                    <w:spacing w:val="-1"/>
                  </w:rPr>
                </w:rPrChange>
              </w:rPr>
              <w:t>Texto 50</w:t>
            </w:r>
          </w:p>
        </w:tc>
      </w:tr>
      <w:tr w:rsidR="003F3EDE" w:rsidRPr="00FB0B06" w14:paraId="2BC7E434" w14:textId="77777777" w:rsidTr="0025185C">
        <w:trPr>
          <w:trHeight w:val="719"/>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B7DD518" w14:textId="77777777" w:rsidR="003F3EDE" w:rsidRPr="00FB0B06" w:rsidRDefault="003F3EDE" w:rsidP="0025185C">
            <w:pPr>
              <w:jc w:val="center"/>
              <w:rPr>
                <w:rFonts w:ascii="Arial" w:eastAsia="Times New Roman" w:hAnsi="Arial" w:cs="Arial"/>
                <w:spacing w:val="-1"/>
                <w:sz w:val="20"/>
                <w:szCs w:val="20"/>
                <w:rPrChange w:id="6494"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495" w:author="Adelino Naquarta Sepalanga Domingos" w:date="2025-03-05T09:23:00Z" w16du:dateUtc="2025-03-05T08:23:00Z">
                  <w:rPr>
                    <w:rFonts w:ascii="Times New Roman" w:eastAsia="Times New Roman" w:hAnsi="Times New Roman"/>
                    <w:spacing w:val="-1"/>
                  </w:rPr>
                </w:rPrChange>
              </w:rPr>
              <w:t>4.2.3.3.4.</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564C88B" w14:textId="77777777" w:rsidR="003F3EDE" w:rsidRPr="00FB0B06" w:rsidRDefault="003F3EDE" w:rsidP="0025185C">
            <w:pPr>
              <w:jc w:val="center"/>
              <w:rPr>
                <w:rFonts w:ascii="Arial" w:eastAsia="Times New Roman" w:hAnsi="Arial" w:cs="Arial"/>
                <w:spacing w:val="-1"/>
                <w:sz w:val="20"/>
                <w:szCs w:val="20"/>
                <w:rPrChange w:id="6496"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66E59A2" w14:textId="77777777" w:rsidR="003F3EDE" w:rsidRPr="00FB0B06" w:rsidRDefault="003F3EDE" w:rsidP="0025185C">
            <w:pPr>
              <w:rPr>
                <w:rFonts w:ascii="Arial" w:eastAsia="Times New Roman" w:hAnsi="Arial" w:cs="Arial"/>
                <w:spacing w:val="-1"/>
                <w:sz w:val="20"/>
                <w:szCs w:val="20"/>
                <w:rPrChange w:id="6497"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498" w:author="Adelino Naquarta Sepalanga Domingos" w:date="2025-03-05T09:23:00Z" w16du:dateUtc="2025-03-05T08:23:00Z">
                  <w:rPr>
                    <w:rFonts w:ascii="Times New Roman" w:eastAsia="Times New Roman" w:hAnsi="Times New Roman"/>
                    <w:spacing w:val="-1"/>
                  </w:rPr>
                </w:rPrChange>
              </w:rPr>
              <w:t>Código do utilizador (SourceID)</w:t>
            </w:r>
          </w:p>
        </w:tc>
        <w:tc>
          <w:tcPr>
            <w:tcW w:w="391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2716D3A" w14:textId="77777777" w:rsidR="003F3EDE" w:rsidRPr="00FB0B06" w:rsidRDefault="003F3EDE" w:rsidP="0025185C">
            <w:pPr>
              <w:rPr>
                <w:rFonts w:ascii="Arial" w:eastAsia="Times New Roman" w:hAnsi="Arial" w:cs="Arial"/>
                <w:spacing w:val="-1"/>
                <w:sz w:val="20"/>
                <w:szCs w:val="20"/>
                <w:rPrChange w:id="6499"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500" w:author="Adelino Naquarta Sepalanga Domingos" w:date="2025-03-05T09:23:00Z" w16du:dateUtc="2025-03-05T08:23:00Z">
                  <w:rPr>
                    <w:rFonts w:ascii="Times New Roman" w:eastAsia="Times New Roman" w:hAnsi="Times New Roman"/>
                    <w:spacing w:val="-1"/>
                  </w:rPr>
                </w:rPrChange>
              </w:rPr>
              <w:t>Utilizador responsável pelo estado actual do documento.</w:t>
            </w:r>
          </w:p>
        </w:tc>
        <w:tc>
          <w:tcPr>
            <w:tcW w:w="13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4780797" w14:textId="77777777" w:rsidR="003F3EDE" w:rsidRPr="00FB0B06" w:rsidRDefault="003F3EDE" w:rsidP="0025185C">
            <w:pPr>
              <w:jc w:val="center"/>
              <w:rPr>
                <w:rFonts w:ascii="Arial" w:eastAsia="Times New Roman" w:hAnsi="Arial" w:cs="Arial"/>
                <w:spacing w:val="-1"/>
                <w:sz w:val="20"/>
                <w:szCs w:val="20"/>
                <w:rPrChange w:id="6501"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502" w:author="Adelino Naquarta Sepalanga Domingos" w:date="2025-03-05T09:23:00Z" w16du:dateUtc="2025-03-05T08:23:00Z">
                  <w:rPr>
                    <w:rFonts w:ascii="Times New Roman" w:eastAsia="Times New Roman" w:hAnsi="Times New Roman"/>
                    <w:spacing w:val="-1"/>
                  </w:rPr>
                </w:rPrChange>
              </w:rPr>
              <w:t>Texto 30</w:t>
            </w:r>
          </w:p>
        </w:tc>
      </w:tr>
      <w:tr w:rsidR="003F3EDE" w:rsidRPr="00FB0B06" w14:paraId="69F18AC1" w14:textId="77777777" w:rsidTr="0025185C">
        <w:trPr>
          <w:trHeight w:val="764"/>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E8A6925" w14:textId="77777777" w:rsidR="003F3EDE" w:rsidRPr="00FB0B06" w:rsidRDefault="003F3EDE" w:rsidP="0025185C">
            <w:pPr>
              <w:jc w:val="center"/>
              <w:rPr>
                <w:rFonts w:ascii="Arial" w:eastAsia="Times New Roman" w:hAnsi="Arial" w:cs="Arial"/>
                <w:spacing w:val="-1"/>
                <w:sz w:val="20"/>
                <w:szCs w:val="20"/>
                <w:rPrChange w:id="6503" w:author="Adelino Naquarta Sepalanga Domingos" w:date="2025-03-05T09:23:00Z" w16du:dateUtc="2025-03-05T08:23:00Z">
                  <w:rPr>
                    <w:rFonts w:ascii="Times New Roman" w:eastAsia="Times New Roman" w:hAnsi="Times New Roman"/>
                    <w:spacing w:val="-1"/>
                  </w:rPr>
                </w:rPrChange>
              </w:rPr>
            </w:pPr>
          </w:p>
          <w:p w14:paraId="0EF08A82" w14:textId="77777777" w:rsidR="003F3EDE" w:rsidRPr="00FB0B06" w:rsidRDefault="003F3EDE" w:rsidP="0025185C">
            <w:pPr>
              <w:jc w:val="center"/>
              <w:rPr>
                <w:rFonts w:ascii="Arial" w:eastAsia="Times New Roman" w:hAnsi="Arial" w:cs="Arial"/>
                <w:spacing w:val="-1"/>
                <w:sz w:val="20"/>
                <w:szCs w:val="20"/>
                <w:rPrChange w:id="6504" w:author="Adelino Naquarta Sepalanga Domingos" w:date="2025-03-05T09:23:00Z" w16du:dateUtc="2025-03-05T08:23:00Z">
                  <w:rPr>
                    <w:rFonts w:ascii="Times New Roman" w:eastAsia="Times New Roman" w:hAnsi="Times New Roman"/>
                    <w:spacing w:val="-1"/>
                  </w:rPr>
                </w:rPrChange>
              </w:rPr>
            </w:pPr>
          </w:p>
          <w:p w14:paraId="3CFE5D71" w14:textId="77777777" w:rsidR="003F3EDE" w:rsidRPr="00FB0B06" w:rsidRDefault="003F3EDE" w:rsidP="0025185C">
            <w:pPr>
              <w:jc w:val="center"/>
              <w:rPr>
                <w:rFonts w:ascii="Arial" w:eastAsia="Times New Roman" w:hAnsi="Arial" w:cs="Arial"/>
                <w:spacing w:val="-1"/>
                <w:sz w:val="20"/>
                <w:szCs w:val="20"/>
                <w:rPrChange w:id="6505"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506" w:author="Adelino Naquarta Sepalanga Domingos" w:date="2025-03-05T09:23:00Z" w16du:dateUtc="2025-03-05T08:23:00Z">
                  <w:rPr>
                    <w:rFonts w:ascii="Times New Roman" w:eastAsia="Times New Roman" w:hAnsi="Times New Roman"/>
                    <w:spacing w:val="-1"/>
                  </w:rPr>
                </w:rPrChange>
              </w:rPr>
              <w:t>4.2.3.3.5.</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5538515" w14:textId="77777777" w:rsidR="003F3EDE" w:rsidRPr="00FB0B06" w:rsidRDefault="003F3EDE" w:rsidP="0025185C">
            <w:pPr>
              <w:jc w:val="center"/>
              <w:rPr>
                <w:rFonts w:ascii="Arial" w:eastAsia="Times New Roman" w:hAnsi="Arial" w:cs="Arial"/>
                <w:spacing w:val="-1"/>
                <w:sz w:val="20"/>
                <w:szCs w:val="20"/>
                <w:rPrChange w:id="6507"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0251F9D" w14:textId="77777777" w:rsidR="003F3EDE" w:rsidRPr="00FB0B06" w:rsidRDefault="003F3EDE" w:rsidP="0025185C">
            <w:pPr>
              <w:rPr>
                <w:rFonts w:ascii="Arial" w:eastAsia="Times New Roman" w:hAnsi="Arial" w:cs="Arial"/>
                <w:spacing w:val="-1"/>
                <w:sz w:val="20"/>
                <w:szCs w:val="20"/>
                <w:rPrChange w:id="6508" w:author="Adelino Naquarta Sepalanga Domingos" w:date="2025-03-05T09:23:00Z" w16du:dateUtc="2025-03-05T08:23:00Z">
                  <w:rPr>
                    <w:rFonts w:ascii="Times New Roman" w:eastAsia="Times New Roman" w:hAnsi="Times New Roman"/>
                    <w:spacing w:val="-1"/>
                  </w:rPr>
                </w:rPrChange>
              </w:rPr>
            </w:pPr>
          </w:p>
          <w:p w14:paraId="5B3AB196" w14:textId="77777777" w:rsidR="003F3EDE" w:rsidRPr="00FB0B06" w:rsidRDefault="003F3EDE" w:rsidP="0025185C">
            <w:pPr>
              <w:rPr>
                <w:rFonts w:ascii="Arial" w:eastAsia="Times New Roman" w:hAnsi="Arial" w:cs="Arial"/>
                <w:spacing w:val="-1"/>
                <w:sz w:val="20"/>
                <w:szCs w:val="20"/>
                <w:rPrChange w:id="6509"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510" w:author="Adelino Naquarta Sepalanga Domingos" w:date="2025-03-05T09:23:00Z" w16du:dateUtc="2025-03-05T08:23:00Z">
                  <w:rPr>
                    <w:rFonts w:ascii="Times New Roman" w:eastAsia="Times New Roman" w:hAnsi="Times New Roman"/>
                    <w:spacing w:val="-1"/>
                  </w:rPr>
                </w:rPrChange>
              </w:rPr>
              <w:t>Origem do documento (SourceBilling)</w:t>
            </w:r>
          </w:p>
        </w:tc>
        <w:tc>
          <w:tcPr>
            <w:tcW w:w="391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5BBA287" w14:textId="77777777" w:rsidR="003F3EDE" w:rsidRPr="00FB0B06" w:rsidRDefault="003F3EDE" w:rsidP="0025185C">
            <w:pPr>
              <w:rPr>
                <w:rFonts w:ascii="Arial" w:eastAsia="Times New Roman" w:hAnsi="Arial" w:cs="Arial"/>
                <w:spacing w:val="-1"/>
                <w:sz w:val="20"/>
                <w:szCs w:val="20"/>
                <w:rPrChange w:id="6511"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512" w:author="Adelino Naquarta Sepalanga Domingos" w:date="2025-03-05T09:23:00Z" w16du:dateUtc="2025-03-05T08:23:00Z">
                  <w:rPr>
                    <w:rFonts w:ascii="Times New Roman" w:eastAsia="Times New Roman" w:hAnsi="Times New Roman"/>
                    <w:spacing w:val="-1"/>
                  </w:rPr>
                </w:rPrChange>
              </w:rPr>
              <w:t>Deve ser preenchido com:</w:t>
            </w:r>
          </w:p>
          <w:p w14:paraId="3A57097B" w14:textId="77777777" w:rsidR="003F3EDE" w:rsidRPr="00FB0B06" w:rsidRDefault="003F3EDE" w:rsidP="0025185C">
            <w:pPr>
              <w:spacing w:after="0"/>
              <w:rPr>
                <w:rFonts w:ascii="Arial" w:eastAsia="Times New Roman" w:hAnsi="Arial" w:cs="Arial"/>
                <w:spacing w:val="-1"/>
                <w:sz w:val="20"/>
                <w:szCs w:val="20"/>
                <w:rPrChange w:id="6513"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514" w:author="Adelino Naquarta Sepalanga Domingos" w:date="2025-03-05T09:23:00Z" w16du:dateUtc="2025-03-05T08:23:00Z">
                  <w:rPr>
                    <w:rFonts w:ascii="Times New Roman" w:eastAsia="Times New Roman" w:hAnsi="Times New Roman"/>
                    <w:spacing w:val="-1"/>
                  </w:rPr>
                </w:rPrChange>
              </w:rPr>
              <w:t>“P” – Documento produzido na aplicação;</w:t>
            </w:r>
          </w:p>
          <w:p w14:paraId="38139803" w14:textId="77777777" w:rsidR="003F3EDE" w:rsidRPr="00FB0B06" w:rsidRDefault="003F3EDE" w:rsidP="0025185C">
            <w:pPr>
              <w:spacing w:after="0"/>
              <w:rPr>
                <w:rFonts w:ascii="Arial" w:eastAsia="Times New Roman" w:hAnsi="Arial" w:cs="Arial"/>
                <w:spacing w:val="-1"/>
                <w:sz w:val="20"/>
                <w:szCs w:val="20"/>
                <w:rPrChange w:id="6515"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516" w:author="Adelino Naquarta Sepalanga Domingos" w:date="2025-03-05T09:23:00Z" w16du:dateUtc="2025-03-05T08:23:00Z">
                  <w:rPr>
                    <w:rFonts w:ascii="Times New Roman" w:eastAsia="Times New Roman" w:hAnsi="Times New Roman"/>
                    <w:spacing w:val="-1"/>
                  </w:rPr>
                </w:rPrChange>
              </w:rPr>
              <w:t>“I” – Documento integrado e produzido noutra aplicação;</w:t>
            </w:r>
          </w:p>
          <w:p w14:paraId="62BB8D3E" w14:textId="77777777" w:rsidR="003F3EDE" w:rsidRPr="00FB0B06" w:rsidRDefault="003F3EDE" w:rsidP="0025185C">
            <w:pPr>
              <w:spacing w:after="0"/>
              <w:rPr>
                <w:rFonts w:ascii="Arial" w:eastAsia="Times New Roman" w:hAnsi="Arial" w:cs="Arial"/>
                <w:spacing w:val="-1"/>
                <w:sz w:val="20"/>
                <w:szCs w:val="20"/>
                <w:rPrChange w:id="6517"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518" w:author="Adelino Naquarta Sepalanga Domingos" w:date="2025-03-05T09:23:00Z" w16du:dateUtc="2025-03-05T08:23:00Z">
                  <w:rPr>
                    <w:rFonts w:ascii="Times New Roman" w:eastAsia="Times New Roman" w:hAnsi="Times New Roman"/>
                    <w:spacing w:val="-1"/>
                  </w:rPr>
                </w:rPrChange>
              </w:rPr>
              <w:t>“M” – Documento proveniente de recuperação ou de emissão manual.</w:t>
            </w:r>
          </w:p>
        </w:tc>
        <w:tc>
          <w:tcPr>
            <w:tcW w:w="1329"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02681C7" w14:textId="77777777" w:rsidR="003F3EDE" w:rsidRPr="00FB0B06" w:rsidRDefault="003F3EDE" w:rsidP="0025185C">
            <w:pPr>
              <w:jc w:val="center"/>
              <w:rPr>
                <w:rFonts w:ascii="Arial" w:eastAsia="Times New Roman" w:hAnsi="Arial" w:cs="Arial"/>
                <w:spacing w:val="-1"/>
                <w:sz w:val="20"/>
                <w:szCs w:val="20"/>
                <w:rPrChange w:id="6519" w:author="Adelino Naquarta Sepalanga Domingos" w:date="2025-03-05T09:23:00Z" w16du:dateUtc="2025-03-05T08:23:00Z">
                  <w:rPr>
                    <w:rFonts w:ascii="Times New Roman" w:eastAsia="Times New Roman" w:hAnsi="Times New Roman"/>
                    <w:spacing w:val="-1"/>
                  </w:rPr>
                </w:rPrChange>
              </w:rPr>
            </w:pPr>
          </w:p>
          <w:p w14:paraId="704D8B9A" w14:textId="77777777" w:rsidR="003F3EDE" w:rsidRPr="00FB0B06" w:rsidRDefault="003F3EDE" w:rsidP="0025185C">
            <w:pPr>
              <w:jc w:val="center"/>
              <w:rPr>
                <w:rFonts w:ascii="Arial" w:eastAsia="Times New Roman" w:hAnsi="Arial" w:cs="Arial"/>
                <w:spacing w:val="-1"/>
                <w:sz w:val="20"/>
                <w:szCs w:val="20"/>
                <w:rPrChange w:id="6520"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521" w:author="Adelino Naquarta Sepalanga Domingos" w:date="2025-03-05T09:23:00Z" w16du:dateUtc="2025-03-05T08:23:00Z">
                  <w:rPr>
                    <w:rFonts w:ascii="Times New Roman" w:eastAsia="Times New Roman" w:hAnsi="Times New Roman"/>
                    <w:spacing w:val="-1"/>
                  </w:rPr>
                </w:rPrChange>
              </w:rPr>
              <w:t>Texto 1</w:t>
            </w:r>
          </w:p>
        </w:tc>
      </w:tr>
      <w:tr w:rsidR="003F3EDE" w:rsidRPr="00FB0B06" w14:paraId="5F3CFF5E" w14:textId="77777777" w:rsidTr="0025185C">
        <w:trPr>
          <w:trHeight w:val="933"/>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264F908" w14:textId="77777777" w:rsidR="003F3EDE" w:rsidRPr="00FB0B06" w:rsidRDefault="003F3EDE" w:rsidP="0025185C">
            <w:pPr>
              <w:jc w:val="center"/>
              <w:rPr>
                <w:rFonts w:ascii="Arial" w:eastAsia="Times New Roman" w:hAnsi="Arial" w:cs="Arial"/>
                <w:spacing w:val="-1"/>
                <w:sz w:val="20"/>
                <w:szCs w:val="20"/>
                <w:rPrChange w:id="6522" w:author="Adelino Naquarta Sepalanga Domingos" w:date="2025-03-05T09:23:00Z" w16du:dateUtc="2025-03-05T08:23:00Z">
                  <w:rPr>
                    <w:rFonts w:ascii="Times New Roman" w:eastAsia="Times New Roman" w:hAnsi="Times New Roman"/>
                    <w:spacing w:val="-1"/>
                  </w:rPr>
                </w:rPrChange>
              </w:rPr>
            </w:pPr>
          </w:p>
          <w:p w14:paraId="26B2AFD4" w14:textId="77777777" w:rsidR="003F3EDE" w:rsidRPr="00FB0B06" w:rsidRDefault="003F3EDE" w:rsidP="0025185C">
            <w:pPr>
              <w:jc w:val="center"/>
              <w:rPr>
                <w:rFonts w:ascii="Arial" w:eastAsia="Times New Roman" w:hAnsi="Arial" w:cs="Arial"/>
                <w:spacing w:val="-1"/>
                <w:sz w:val="20"/>
                <w:szCs w:val="20"/>
                <w:rPrChange w:id="6523"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524" w:author="Adelino Naquarta Sepalanga Domingos" w:date="2025-03-05T09:23:00Z" w16du:dateUtc="2025-03-05T08:23:00Z">
                  <w:rPr>
                    <w:rFonts w:ascii="Times New Roman" w:eastAsia="Times New Roman" w:hAnsi="Times New Roman"/>
                    <w:spacing w:val="-1"/>
                  </w:rPr>
                </w:rPrChange>
              </w:rPr>
              <w:t>4.2.3.4.</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0101EAD" w14:textId="77777777" w:rsidR="003F3EDE" w:rsidRPr="00FB0B06" w:rsidRDefault="003F3EDE" w:rsidP="0025185C">
            <w:pPr>
              <w:jc w:val="center"/>
              <w:rPr>
                <w:rFonts w:ascii="Arial" w:eastAsia="Times New Roman" w:hAnsi="Arial" w:cs="Arial"/>
                <w:spacing w:val="-1"/>
                <w:sz w:val="20"/>
                <w:szCs w:val="20"/>
                <w:rPrChange w:id="6525"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5759156" w14:textId="77777777" w:rsidR="003F3EDE" w:rsidRPr="00FB0B06" w:rsidRDefault="003F3EDE" w:rsidP="0025185C">
            <w:pPr>
              <w:rPr>
                <w:rFonts w:ascii="Arial" w:eastAsia="Times New Roman" w:hAnsi="Arial" w:cs="Arial"/>
                <w:spacing w:val="-1"/>
                <w:sz w:val="20"/>
                <w:szCs w:val="20"/>
                <w:rPrChange w:id="6526" w:author="Adelino Naquarta Sepalanga Domingos" w:date="2025-03-05T09:23:00Z" w16du:dateUtc="2025-03-05T08:23:00Z">
                  <w:rPr>
                    <w:rFonts w:ascii="Times New Roman" w:eastAsia="Times New Roman" w:hAnsi="Times New Roman"/>
                    <w:spacing w:val="-1"/>
                  </w:rPr>
                </w:rPrChange>
              </w:rPr>
            </w:pPr>
          </w:p>
          <w:p w14:paraId="3A557CD0" w14:textId="77777777" w:rsidR="003F3EDE" w:rsidRPr="00FB0B06" w:rsidRDefault="003F3EDE" w:rsidP="0025185C">
            <w:pPr>
              <w:rPr>
                <w:rFonts w:ascii="Arial" w:eastAsia="Times New Roman" w:hAnsi="Arial" w:cs="Arial"/>
                <w:spacing w:val="-1"/>
                <w:sz w:val="20"/>
                <w:szCs w:val="20"/>
                <w:rPrChange w:id="6527"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528" w:author="Adelino Naquarta Sepalanga Domingos" w:date="2025-03-05T09:23:00Z" w16du:dateUtc="2025-03-05T08:23:00Z">
                  <w:rPr>
                    <w:rFonts w:ascii="Times New Roman" w:eastAsia="Times New Roman" w:hAnsi="Times New Roman"/>
                    <w:spacing w:val="-1"/>
                  </w:rPr>
                </w:rPrChange>
              </w:rPr>
              <w:t>Chave do documento (Hash)</w:t>
            </w:r>
          </w:p>
        </w:tc>
        <w:tc>
          <w:tcPr>
            <w:tcW w:w="391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CA2190A" w14:textId="77777777" w:rsidR="003F3EDE" w:rsidRPr="00FB0B06" w:rsidRDefault="003F3EDE" w:rsidP="0025185C">
            <w:pPr>
              <w:rPr>
                <w:rFonts w:ascii="Arial" w:eastAsia="Times New Roman" w:hAnsi="Arial" w:cs="Arial"/>
                <w:spacing w:val="-1"/>
                <w:sz w:val="20"/>
                <w:szCs w:val="20"/>
                <w:rPrChange w:id="6529"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530" w:author="Adelino Naquarta Sepalanga Domingos" w:date="2025-03-05T09:23:00Z" w16du:dateUtc="2025-03-05T08:23:00Z">
                  <w:rPr>
                    <w:rFonts w:ascii="Times New Roman" w:eastAsia="Times New Roman" w:hAnsi="Times New Roman"/>
                    <w:spacing w:val="-1"/>
                  </w:rPr>
                </w:rPrChange>
              </w:rPr>
              <w:t>O campo deve ser preenchido com “0” (zero), caso não haja obrigatoriedade de validação.</w:t>
            </w:r>
          </w:p>
        </w:tc>
        <w:tc>
          <w:tcPr>
            <w:tcW w:w="13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1A7A0E5" w14:textId="77777777" w:rsidR="003F3EDE" w:rsidRPr="00FB0B06" w:rsidRDefault="003F3EDE" w:rsidP="0025185C">
            <w:pPr>
              <w:jc w:val="center"/>
              <w:rPr>
                <w:rFonts w:ascii="Arial" w:eastAsia="Times New Roman" w:hAnsi="Arial" w:cs="Arial"/>
                <w:spacing w:val="-1"/>
                <w:sz w:val="20"/>
                <w:szCs w:val="20"/>
                <w:rPrChange w:id="6531" w:author="Adelino Naquarta Sepalanga Domingos" w:date="2025-03-05T09:23:00Z" w16du:dateUtc="2025-03-05T08:23:00Z">
                  <w:rPr>
                    <w:rFonts w:ascii="Times New Roman" w:eastAsia="Times New Roman" w:hAnsi="Times New Roman"/>
                    <w:spacing w:val="-1"/>
                  </w:rPr>
                </w:rPrChange>
              </w:rPr>
            </w:pPr>
          </w:p>
          <w:p w14:paraId="46D47298" w14:textId="383E72E0" w:rsidR="003F3EDE" w:rsidRPr="00FB0B06" w:rsidRDefault="003F3EDE" w:rsidP="0025185C">
            <w:pPr>
              <w:jc w:val="center"/>
              <w:rPr>
                <w:rFonts w:ascii="Arial" w:eastAsia="Times New Roman" w:hAnsi="Arial" w:cs="Arial"/>
                <w:spacing w:val="-1"/>
                <w:sz w:val="20"/>
                <w:szCs w:val="20"/>
                <w:rPrChange w:id="6532"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533" w:author="Adelino Naquarta Sepalanga Domingos" w:date="2025-03-05T09:23:00Z" w16du:dateUtc="2025-03-05T08:23:00Z">
                  <w:rPr>
                    <w:rFonts w:ascii="Times New Roman" w:eastAsia="Times New Roman" w:hAnsi="Times New Roman"/>
                    <w:spacing w:val="-1"/>
                  </w:rPr>
                </w:rPrChange>
              </w:rPr>
              <w:t xml:space="preserve">Texto </w:t>
            </w:r>
            <w:r w:rsidR="000B2620" w:rsidRPr="00FB0B06">
              <w:rPr>
                <w:rFonts w:ascii="Arial" w:eastAsia="Times New Roman" w:hAnsi="Arial" w:cs="Arial"/>
                <w:spacing w:val="-1"/>
                <w:sz w:val="20"/>
                <w:szCs w:val="20"/>
                <w:rPrChange w:id="6534" w:author="Adelino Naquarta Sepalanga Domingos" w:date="2025-03-05T09:23:00Z" w16du:dateUtc="2025-03-05T08:23:00Z">
                  <w:rPr>
                    <w:rFonts w:ascii="Times New Roman" w:eastAsia="Times New Roman" w:hAnsi="Times New Roman"/>
                    <w:spacing w:val="-1"/>
                  </w:rPr>
                </w:rPrChange>
              </w:rPr>
              <w:t>500</w:t>
            </w:r>
          </w:p>
        </w:tc>
      </w:tr>
      <w:tr w:rsidR="003F3EDE" w:rsidRPr="00FB0B06" w14:paraId="1A41D363" w14:textId="77777777" w:rsidTr="0025185C">
        <w:trPr>
          <w:trHeight w:val="2168"/>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21DA44C" w14:textId="77777777" w:rsidR="003F3EDE" w:rsidRPr="00FB0B06" w:rsidRDefault="003F3EDE" w:rsidP="0025185C">
            <w:pPr>
              <w:jc w:val="center"/>
              <w:rPr>
                <w:rFonts w:ascii="Arial" w:eastAsia="Times New Roman" w:hAnsi="Arial" w:cs="Arial"/>
                <w:spacing w:val="-1"/>
                <w:sz w:val="20"/>
                <w:szCs w:val="20"/>
                <w:rPrChange w:id="6535" w:author="Adelino Naquarta Sepalanga Domingos" w:date="2025-03-05T09:23:00Z" w16du:dateUtc="2025-03-05T08:23:00Z">
                  <w:rPr>
                    <w:rFonts w:ascii="Times New Roman" w:eastAsia="Times New Roman" w:hAnsi="Times New Roman"/>
                    <w:spacing w:val="-1"/>
                  </w:rPr>
                </w:rPrChange>
              </w:rPr>
            </w:pPr>
          </w:p>
          <w:p w14:paraId="0634C7B6" w14:textId="77777777" w:rsidR="003F3EDE" w:rsidRPr="00FB0B06" w:rsidRDefault="003F3EDE" w:rsidP="0025185C">
            <w:pPr>
              <w:jc w:val="center"/>
              <w:rPr>
                <w:rFonts w:ascii="Arial" w:eastAsia="Times New Roman" w:hAnsi="Arial" w:cs="Arial"/>
                <w:spacing w:val="-1"/>
                <w:sz w:val="20"/>
                <w:szCs w:val="20"/>
                <w:rPrChange w:id="6536" w:author="Adelino Naquarta Sepalanga Domingos" w:date="2025-03-05T09:23:00Z" w16du:dateUtc="2025-03-05T08:23:00Z">
                  <w:rPr>
                    <w:rFonts w:ascii="Times New Roman" w:eastAsia="Times New Roman" w:hAnsi="Times New Roman"/>
                    <w:spacing w:val="-1"/>
                  </w:rPr>
                </w:rPrChange>
              </w:rPr>
            </w:pPr>
          </w:p>
          <w:p w14:paraId="31DE4B43" w14:textId="77777777" w:rsidR="003F3EDE" w:rsidRPr="00FB0B06" w:rsidRDefault="003F3EDE" w:rsidP="0025185C">
            <w:pPr>
              <w:jc w:val="center"/>
              <w:rPr>
                <w:rFonts w:ascii="Arial" w:eastAsia="Times New Roman" w:hAnsi="Arial" w:cs="Arial"/>
                <w:spacing w:val="-1"/>
                <w:sz w:val="20"/>
                <w:szCs w:val="20"/>
                <w:rPrChange w:id="6537" w:author="Adelino Naquarta Sepalanga Domingos" w:date="2025-03-05T09:23:00Z" w16du:dateUtc="2025-03-05T08:23:00Z">
                  <w:rPr>
                    <w:rFonts w:ascii="Times New Roman" w:eastAsia="Times New Roman" w:hAnsi="Times New Roman"/>
                    <w:spacing w:val="-1"/>
                  </w:rPr>
                </w:rPrChange>
              </w:rPr>
            </w:pPr>
          </w:p>
          <w:p w14:paraId="37FA2162" w14:textId="77777777" w:rsidR="003F3EDE" w:rsidRPr="00FB0B06" w:rsidRDefault="003F3EDE" w:rsidP="0025185C">
            <w:pPr>
              <w:jc w:val="center"/>
              <w:rPr>
                <w:rFonts w:ascii="Arial" w:eastAsia="Times New Roman" w:hAnsi="Arial" w:cs="Arial"/>
                <w:spacing w:val="-1"/>
                <w:sz w:val="20"/>
                <w:szCs w:val="20"/>
                <w:rPrChange w:id="6538"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539" w:author="Adelino Naquarta Sepalanga Domingos" w:date="2025-03-05T09:23:00Z" w16du:dateUtc="2025-03-05T08:23:00Z">
                  <w:rPr>
                    <w:rFonts w:ascii="Times New Roman" w:eastAsia="Times New Roman" w:hAnsi="Times New Roman"/>
                    <w:spacing w:val="-1"/>
                  </w:rPr>
                </w:rPrChange>
              </w:rPr>
              <w:t>4.2.3.5.</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1DF707D" w14:textId="77777777" w:rsidR="003F3EDE" w:rsidRPr="00FB0B06" w:rsidRDefault="003F3EDE" w:rsidP="0025185C">
            <w:pPr>
              <w:jc w:val="center"/>
              <w:rPr>
                <w:rFonts w:ascii="Arial" w:eastAsia="Times New Roman" w:hAnsi="Arial" w:cs="Arial"/>
                <w:spacing w:val="-1"/>
                <w:sz w:val="20"/>
                <w:szCs w:val="20"/>
                <w:rPrChange w:id="6540"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3EB349D" w14:textId="77777777" w:rsidR="003F3EDE" w:rsidRPr="00FB0B06" w:rsidRDefault="003F3EDE" w:rsidP="0025185C">
            <w:pPr>
              <w:rPr>
                <w:rFonts w:ascii="Arial" w:eastAsia="Times New Roman" w:hAnsi="Arial" w:cs="Arial"/>
                <w:spacing w:val="-1"/>
                <w:sz w:val="20"/>
                <w:szCs w:val="20"/>
                <w:rPrChange w:id="6541" w:author="Adelino Naquarta Sepalanga Domingos" w:date="2025-03-05T09:23:00Z" w16du:dateUtc="2025-03-05T08:23:00Z">
                  <w:rPr>
                    <w:rFonts w:ascii="Times New Roman" w:eastAsia="Times New Roman" w:hAnsi="Times New Roman"/>
                    <w:spacing w:val="-1"/>
                  </w:rPr>
                </w:rPrChange>
              </w:rPr>
            </w:pPr>
          </w:p>
          <w:p w14:paraId="314E56A2" w14:textId="77777777" w:rsidR="003F3EDE" w:rsidRPr="00FB0B06" w:rsidRDefault="003F3EDE" w:rsidP="0025185C">
            <w:pPr>
              <w:rPr>
                <w:rFonts w:ascii="Arial" w:eastAsia="Times New Roman" w:hAnsi="Arial" w:cs="Arial"/>
                <w:spacing w:val="-1"/>
                <w:sz w:val="20"/>
                <w:szCs w:val="20"/>
                <w:rPrChange w:id="6542" w:author="Adelino Naquarta Sepalanga Domingos" w:date="2025-03-05T09:23:00Z" w16du:dateUtc="2025-03-05T08:23:00Z">
                  <w:rPr>
                    <w:rFonts w:ascii="Times New Roman" w:eastAsia="Times New Roman" w:hAnsi="Times New Roman"/>
                    <w:spacing w:val="-1"/>
                  </w:rPr>
                </w:rPrChange>
              </w:rPr>
            </w:pPr>
          </w:p>
          <w:p w14:paraId="255E5866" w14:textId="77777777" w:rsidR="003F3EDE" w:rsidRPr="00FB0B06" w:rsidRDefault="003F3EDE" w:rsidP="0025185C">
            <w:pPr>
              <w:rPr>
                <w:rFonts w:ascii="Arial" w:eastAsia="Times New Roman" w:hAnsi="Arial" w:cs="Arial"/>
                <w:spacing w:val="-1"/>
                <w:sz w:val="20"/>
                <w:szCs w:val="20"/>
                <w:rPrChange w:id="6543"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544" w:author="Adelino Naquarta Sepalanga Domingos" w:date="2025-03-05T09:23:00Z" w16du:dateUtc="2025-03-05T08:23:00Z">
                  <w:rPr>
                    <w:rFonts w:ascii="Times New Roman" w:eastAsia="Times New Roman" w:hAnsi="Times New Roman"/>
                    <w:spacing w:val="-1"/>
                  </w:rPr>
                </w:rPrChange>
              </w:rPr>
              <w:t>Chave de controlo (HashControl)</w:t>
            </w:r>
          </w:p>
        </w:tc>
        <w:tc>
          <w:tcPr>
            <w:tcW w:w="391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F7208D6" w14:textId="77777777" w:rsidR="003F3EDE" w:rsidRPr="00FB0B06" w:rsidRDefault="003F3EDE" w:rsidP="0025185C">
            <w:pPr>
              <w:rPr>
                <w:rFonts w:ascii="Arial" w:eastAsia="Times New Roman" w:hAnsi="Arial" w:cs="Arial"/>
                <w:spacing w:val="-1"/>
                <w:sz w:val="20"/>
                <w:szCs w:val="20"/>
                <w:rPrChange w:id="6545"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546" w:author="Adelino Naquarta Sepalanga Domingos" w:date="2025-03-05T09:23:00Z" w16du:dateUtc="2025-03-05T08:23:00Z">
                  <w:rPr>
                    <w:rFonts w:ascii="Times New Roman" w:eastAsia="Times New Roman" w:hAnsi="Times New Roman"/>
                    <w:spacing w:val="-1"/>
                  </w:rPr>
                </w:rPrChange>
              </w:rPr>
              <w:t>Versão da chave privada, utilizada na criação da assinatura do campo</w:t>
            </w:r>
          </w:p>
          <w:p w14:paraId="44C9D408" w14:textId="77777777" w:rsidR="003F3EDE" w:rsidRPr="00FB0B06" w:rsidRDefault="003F3EDE" w:rsidP="0025185C">
            <w:pPr>
              <w:rPr>
                <w:rFonts w:ascii="Arial" w:eastAsia="Times New Roman" w:hAnsi="Arial" w:cs="Arial"/>
                <w:spacing w:val="-1"/>
                <w:sz w:val="20"/>
                <w:szCs w:val="20"/>
                <w:rPrChange w:id="6547"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548" w:author="Adelino Naquarta Sepalanga Domingos" w:date="2025-03-05T09:23:00Z" w16du:dateUtc="2025-03-05T08:23:00Z">
                  <w:rPr>
                    <w:rFonts w:ascii="Times New Roman" w:eastAsia="Times New Roman" w:hAnsi="Times New Roman"/>
                    <w:spacing w:val="-1"/>
                  </w:rPr>
                </w:rPrChange>
              </w:rPr>
              <w:t>4.2.3.4.  –  Chave do documento (Hash).</w:t>
            </w:r>
          </w:p>
          <w:p w14:paraId="0DD80C07" w14:textId="77777777" w:rsidR="003F3EDE" w:rsidRPr="00FB0B06" w:rsidRDefault="003F3EDE" w:rsidP="0025185C">
            <w:pPr>
              <w:rPr>
                <w:rFonts w:ascii="Arial" w:eastAsia="Times New Roman" w:hAnsi="Arial" w:cs="Arial"/>
                <w:spacing w:val="-1"/>
                <w:sz w:val="20"/>
                <w:szCs w:val="20"/>
                <w:rPrChange w:id="6549"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550" w:author="Adelino Naquarta Sepalanga Domingos" w:date="2025-03-05T09:23:00Z" w16du:dateUtc="2025-03-05T08:23:00Z">
                  <w:rPr>
                    <w:rFonts w:ascii="Times New Roman" w:eastAsia="Times New Roman" w:hAnsi="Times New Roman"/>
                    <w:spacing w:val="-1"/>
                  </w:rPr>
                </w:rPrChange>
              </w:rPr>
              <w:t>O campo deve ser preenchido com “0” (zero), caso o documento seja gerado por um programa não validado.</w:t>
            </w:r>
          </w:p>
        </w:tc>
        <w:tc>
          <w:tcPr>
            <w:tcW w:w="1329"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4522935" w14:textId="77777777" w:rsidR="003F3EDE" w:rsidRPr="00FB0B06" w:rsidRDefault="003F3EDE" w:rsidP="0025185C">
            <w:pPr>
              <w:jc w:val="center"/>
              <w:rPr>
                <w:rFonts w:ascii="Arial" w:eastAsia="Times New Roman" w:hAnsi="Arial" w:cs="Arial"/>
                <w:spacing w:val="-1"/>
                <w:sz w:val="20"/>
                <w:szCs w:val="20"/>
                <w:rPrChange w:id="6551" w:author="Adelino Naquarta Sepalanga Domingos" w:date="2025-03-05T09:23:00Z" w16du:dateUtc="2025-03-05T08:23:00Z">
                  <w:rPr>
                    <w:rFonts w:ascii="Times New Roman" w:eastAsia="Times New Roman" w:hAnsi="Times New Roman"/>
                    <w:spacing w:val="-1"/>
                  </w:rPr>
                </w:rPrChange>
              </w:rPr>
            </w:pPr>
          </w:p>
          <w:p w14:paraId="4F03A6BA" w14:textId="77777777" w:rsidR="003F3EDE" w:rsidRPr="00FB0B06" w:rsidRDefault="003F3EDE" w:rsidP="0025185C">
            <w:pPr>
              <w:jc w:val="center"/>
              <w:rPr>
                <w:rFonts w:ascii="Arial" w:eastAsia="Times New Roman" w:hAnsi="Arial" w:cs="Arial"/>
                <w:spacing w:val="-1"/>
                <w:sz w:val="20"/>
                <w:szCs w:val="20"/>
                <w:rPrChange w:id="6552" w:author="Adelino Naquarta Sepalanga Domingos" w:date="2025-03-05T09:23:00Z" w16du:dateUtc="2025-03-05T08:23:00Z">
                  <w:rPr>
                    <w:rFonts w:ascii="Times New Roman" w:eastAsia="Times New Roman" w:hAnsi="Times New Roman"/>
                    <w:spacing w:val="-1"/>
                  </w:rPr>
                </w:rPrChange>
              </w:rPr>
            </w:pPr>
          </w:p>
          <w:p w14:paraId="5A200A8E" w14:textId="77777777" w:rsidR="003F3EDE" w:rsidRPr="00FB0B06" w:rsidRDefault="003F3EDE" w:rsidP="0025185C">
            <w:pPr>
              <w:jc w:val="center"/>
              <w:rPr>
                <w:rFonts w:ascii="Arial" w:eastAsia="Times New Roman" w:hAnsi="Arial" w:cs="Arial"/>
                <w:spacing w:val="-1"/>
                <w:sz w:val="20"/>
                <w:szCs w:val="20"/>
                <w:rPrChange w:id="6553"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554" w:author="Adelino Naquarta Sepalanga Domingos" w:date="2025-03-05T09:23:00Z" w16du:dateUtc="2025-03-05T08:23:00Z">
                  <w:rPr>
                    <w:rFonts w:ascii="Times New Roman" w:eastAsia="Times New Roman" w:hAnsi="Times New Roman"/>
                    <w:spacing w:val="-1"/>
                  </w:rPr>
                </w:rPrChange>
              </w:rPr>
              <w:t>Texto 70</w:t>
            </w:r>
          </w:p>
        </w:tc>
      </w:tr>
      <w:tr w:rsidR="003F3EDE" w:rsidRPr="00FB0B06" w14:paraId="577AD6FD" w14:textId="77777777" w:rsidTr="0025185C">
        <w:trPr>
          <w:trHeight w:val="850"/>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A5742B9" w14:textId="77777777" w:rsidR="003F3EDE" w:rsidRPr="00FB0B06" w:rsidRDefault="003F3EDE" w:rsidP="0025185C">
            <w:pPr>
              <w:jc w:val="center"/>
              <w:rPr>
                <w:rFonts w:ascii="Arial" w:eastAsia="Times New Roman" w:hAnsi="Arial" w:cs="Arial"/>
                <w:spacing w:val="-1"/>
                <w:sz w:val="20"/>
                <w:szCs w:val="20"/>
                <w:rPrChange w:id="6555"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556" w:author="Adelino Naquarta Sepalanga Domingos" w:date="2025-03-05T09:23:00Z" w16du:dateUtc="2025-03-05T08:23:00Z">
                  <w:rPr>
                    <w:rFonts w:ascii="Times New Roman" w:eastAsia="Times New Roman" w:hAnsi="Times New Roman"/>
                    <w:spacing w:val="-1"/>
                  </w:rPr>
                </w:rPrChange>
              </w:rPr>
              <w:t>4.2.3.6.</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0A7912B" w14:textId="77777777" w:rsidR="003F3EDE" w:rsidRPr="00FB0B06" w:rsidRDefault="003F3EDE" w:rsidP="0025185C">
            <w:pPr>
              <w:jc w:val="center"/>
              <w:rPr>
                <w:rFonts w:ascii="Arial" w:eastAsia="Times New Roman" w:hAnsi="Arial" w:cs="Arial"/>
                <w:spacing w:val="-1"/>
                <w:sz w:val="20"/>
                <w:szCs w:val="20"/>
                <w:rPrChange w:id="6557"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778EFEC" w14:textId="77777777" w:rsidR="003F3EDE" w:rsidRPr="00FB0B06" w:rsidRDefault="003F3EDE" w:rsidP="0025185C">
            <w:pPr>
              <w:rPr>
                <w:rFonts w:ascii="Arial" w:eastAsia="Times New Roman" w:hAnsi="Arial" w:cs="Arial"/>
                <w:spacing w:val="-1"/>
                <w:sz w:val="20"/>
                <w:szCs w:val="20"/>
                <w:rPrChange w:id="6558" w:author="Adelino Naquarta Sepalanga Domingos" w:date="2025-03-05T09:23:00Z" w16du:dateUtc="2025-03-05T08:23:00Z">
                  <w:rPr>
                    <w:rFonts w:ascii="Times New Roman" w:eastAsia="Times New Roman" w:hAnsi="Times New Roman"/>
                    <w:spacing w:val="-1"/>
                  </w:rPr>
                </w:rPrChange>
              </w:rPr>
            </w:pPr>
          </w:p>
          <w:p w14:paraId="6598E748" w14:textId="77777777" w:rsidR="003F3EDE" w:rsidRPr="00FB0B06" w:rsidRDefault="003F3EDE" w:rsidP="0025185C">
            <w:pPr>
              <w:rPr>
                <w:rFonts w:ascii="Arial" w:eastAsia="Times New Roman" w:hAnsi="Arial" w:cs="Arial"/>
                <w:spacing w:val="-1"/>
                <w:sz w:val="20"/>
                <w:szCs w:val="20"/>
                <w:rPrChange w:id="6559"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560" w:author="Adelino Naquarta Sepalanga Domingos" w:date="2025-03-05T09:23:00Z" w16du:dateUtc="2025-03-05T08:23:00Z">
                  <w:rPr>
                    <w:rFonts w:ascii="Times New Roman" w:eastAsia="Times New Roman" w:hAnsi="Times New Roman"/>
                    <w:spacing w:val="-1"/>
                  </w:rPr>
                </w:rPrChange>
              </w:rPr>
              <w:t>Período contabilístico (Period)</w:t>
            </w:r>
          </w:p>
        </w:tc>
        <w:tc>
          <w:tcPr>
            <w:tcW w:w="391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5ED97FD" w14:textId="77777777" w:rsidR="003F3EDE" w:rsidRPr="00FB0B06" w:rsidRDefault="003F3EDE" w:rsidP="0025185C">
            <w:pPr>
              <w:rPr>
                <w:rFonts w:ascii="Arial" w:eastAsia="Times New Roman" w:hAnsi="Arial" w:cs="Arial"/>
                <w:spacing w:val="-1"/>
                <w:sz w:val="20"/>
                <w:szCs w:val="20"/>
                <w:rPrChange w:id="6561"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562" w:author="Adelino Naquarta Sepalanga Domingos" w:date="2025-03-05T09:23:00Z" w16du:dateUtc="2025-03-05T08:23:00Z">
                  <w:rPr>
                    <w:rFonts w:ascii="Times New Roman" w:eastAsia="Times New Roman" w:hAnsi="Times New Roman"/>
                    <w:spacing w:val="-1"/>
                  </w:rPr>
                </w:rPrChange>
              </w:rPr>
              <w:t>Deve ser indicado o mês do período de tributação de “1” a “12”, contado desde o seu início.</w:t>
            </w:r>
          </w:p>
        </w:tc>
        <w:tc>
          <w:tcPr>
            <w:tcW w:w="13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6EC8EC9" w14:textId="77777777" w:rsidR="003F3EDE" w:rsidRPr="00FB0B06" w:rsidRDefault="003F3EDE" w:rsidP="0025185C">
            <w:pPr>
              <w:jc w:val="center"/>
              <w:rPr>
                <w:rFonts w:ascii="Arial" w:eastAsia="Times New Roman" w:hAnsi="Arial" w:cs="Arial"/>
                <w:spacing w:val="-1"/>
                <w:sz w:val="20"/>
                <w:szCs w:val="20"/>
                <w:rPrChange w:id="6563" w:author="Adelino Naquarta Sepalanga Domingos" w:date="2025-03-05T09:23:00Z" w16du:dateUtc="2025-03-05T08:23:00Z">
                  <w:rPr>
                    <w:rFonts w:ascii="Times New Roman" w:eastAsia="Times New Roman" w:hAnsi="Times New Roman"/>
                    <w:spacing w:val="-1"/>
                  </w:rPr>
                </w:rPrChange>
              </w:rPr>
            </w:pPr>
          </w:p>
          <w:p w14:paraId="6C2EB8F7" w14:textId="77777777" w:rsidR="003F3EDE" w:rsidRPr="00FB0B06" w:rsidRDefault="003F3EDE" w:rsidP="0025185C">
            <w:pPr>
              <w:jc w:val="center"/>
              <w:rPr>
                <w:rFonts w:ascii="Arial" w:eastAsia="Times New Roman" w:hAnsi="Arial" w:cs="Arial"/>
                <w:spacing w:val="-1"/>
                <w:sz w:val="20"/>
                <w:szCs w:val="20"/>
                <w:rPrChange w:id="6564"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565" w:author="Adelino Naquarta Sepalanga Domingos" w:date="2025-03-05T09:23:00Z" w16du:dateUtc="2025-03-05T08:23:00Z">
                  <w:rPr>
                    <w:rFonts w:ascii="Times New Roman" w:eastAsia="Times New Roman" w:hAnsi="Times New Roman"/>
                    <w:spacing w:val="-1"/>
                  </w:rPr>
                </w:rPrChange>
              </w:rPr>
              <w:t>Inteiro</w:t>
            </w:r>
          </w:p>
        </w:tc>
      </w:tr>
      <w:tr w:rsidR="003F3EDE" w:rsidRPr="00FB0B06" w14:paraId="506D243E" w14:textId="77777777" w:rsidTr="0025185C">
        <w:trPr>
          <w:trHeight w:val="953"/>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E967A1C" w14:textId="77777777" w:rsidR="003F3EDE" w:rsidRPr="00FB0B06" w:rsidRDefault="003F3EDE" w:rsidP="0025185C">
            <w:pPr>
              <w:jc w:val="center"/>
              <w:rPr>
                <w:rFonts w:ascii="Arial" w:eastAsia="Times New Roman" w:hAnsi="Arial" w:cs="Arial"/>
                <w:spacing w:val="-1"/>
                <w:sz w:val="20"/>
                <w:szCs w:val="20"/>
                <w:rPrChange w:id="6566"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567" w:author="Adelino Naquarta Sepalanga Domingos" w:date="2025-03-05T09:23:00Z" w16du:dateUtc="2025-03-05T08:23:00Z">
                  <w:rPr>
                    <w:rFonts w:ascii="Times New Roman" w:eastAsia="Times New Roman" w:hAnsi="Times New Roman"/>
                    <w:spacing w:val="-1"/>
                  </w:rPr>
                </w:rPrChange>
              </w:rPr>
              <w:t>4.2.3.7.</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DD7419E" w14:textId="77777777" w:rsidR="003F3EDE" w:rsidRPr="00FB0B06" w:rsidRDefault="003F3EDE" w:rsidP="0025185C">
            <w:pPr>
              <w:jc w:val="center"/>
              <w:rPr>
                <w:rFonts w:ascii="Arial" w:eastAsia="Times New Roman" w:hAnsi="Arial" w:cs="Arial"/>
                <w:spacing w:val="-1"/>
                <w:sz w:val="20"/>
                <w:szCs w:val="20"/>
                <w:rPrChange w:id="6568"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5FCFBC7" w14:textId="77777777" w:rsidR="003F3EDE" w:rsidRPr="00FB0B06" w:rsidRDefault="003F3EDE" w:rsidP="0025185C">
            <w:pPr>
              <w:rPr>
                <w:rFonts w:ascii="Arial" w:eastAsia="Times New Roman" w:hAnsi="Arial" w:cs="Arial"/>
                <w:spacing w:val="-1"/>
                <w:sz w:val="20"/>
                <w:szCs w:val="20"/>
                <w:rPrChange w:id="6569"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570" w:author="Adelino Naquarta Sepalanga Domingos" w:date="2025-03-05T09:23:00Z" w16du:dateUtc="2025-03-05T08:23:00Z">
                  <w:rPr>
                    <w:rFonts w:ascii="Times New Roman" w:eastAsia="Times New Roman" w:hAnsi="Times New Roman"/>
                    <w:spacing w:val="-1"/>
                  </w:rPr>
                </w:rPrChange>
              </w:rPr>
              <w:t>Data do documento de movimentação de mercadorias (MovementDate)</w:t>
            </w:r>
          </w:p>
        </w:tc>
        <w:tc>
          <w:tcPr>
            <w:tcW w:w="391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553CFAB" w14:textId="77777777" w:rsidR="003F3EDE" w:rsidRPr="00FB0B06" w:rsidRDefault="003F3EDE" w:rsidP="0025185C">
            <w:pPr>
              <w:rPr>
                <w:rFonts w:ascii="Arial" w:eastAsia="Times New Roman" w:hAnsi="Arial" w:cs="Arial"/>
                <w:spacing w:val="-1"/>
                <w:sz w:val="20"/>
                <w:szCs w:val="20"/>
                <w:rPrChange w:id="6571"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572" w:author="Adelino Naquarta Sepalanga Domingos" w:date="2025-03-05T09:23:00Z" w16du:dateUtc="2025-03-05T08:23:00Z">
                  <w:rPr>
                    <w:rFonts w:ascii="Times New Roman" w:eastAsia="Times New Roman" w:hAnsi="Times New Roman"/>
                    <w:spacing w:val="-1"/>
                  </w:rPr>
                </w:rPrChange>
              </w:rPr>
              <w:t>Data de emissão do documento de transporte.</w:t>
            </w:r>
          </w:p>
        </w:tc>
        <w:tc>
          <w:tcPr>
            <w:tcW w:w="1329"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B52ACD0" w14:textId="77777777" w:rsidR="003F3EDE" w:rsidRPr="00FB0B06" w:rsidRDefault="003F3EDE" w:rsidP="0025185C">
            <w:pPr>
              <w:jc w:val="center"/>
              <w:rPr>
                <w:rFonts w:ascii="Arial" w:eastAsia="Times New Roman" w:hAnsi="Arial" w:cs="Arial"/>
                <w:spacing w:val="-1"/>
                <w:sz w:val="20"/>
                <w:szCs w:val="20"/>
                <w:rPrChange w:id="6573" w:author="Adelino Naquarta Sepalanga Domingos" w:date="2025-03-05T09:23:00Z" w16du:dateUtc="2025-03-05T08:23:00Z">
                  <w:rPr>
                    <w:rFonts w:ascii="Times New Roman" w:eastAsia="Times New Roman" w:hAnsi="Times New Roman"/>
                    <w:spacing w:val="-1"/>
                  </w:rPr>
                </w:rPrChange>
              </w:rPr>
            </w:pPr>
          </w:p>
          <w:p w14:paraId="4DBC6B4C" w14:textId="77777777" w:rsidR="003F3EDE" w:rsidRPr="00FB0B06" w:rsidRDefault="003F3EDE" w:rsidP="0025185C">
            <w:pPr>
              <w:jc w:val="center"/>
              <w:rPr>
                <w:rFonts w:ascii="Arial" w:eastAsia="Times New Roman" w:hAnsi="Arial" w:cs="Arial"/>
                <w:spacing w:val="-1"/>
                <w:sz w:val="20"/>
                <w:szCs w:val="20"/>
                <w:rPrChange w:id="6574"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575" w:author="Adelino Naquarta Sepalanga Domingos" w:date="2025-03-05T09:23:00Z" w16du:dateUtc="2025-03-05T08:23:00Z">
                  <w:rPr>
                    <w:rFonts w:ascii="Times New Roman" w:eastAsia="Times New Roman" w:hAnsi="Times New Roman"/>
                    <w:spacing w:val="-1"/>
                  </w:rPr>
                </w:rPrChange>
              </w:rPr>
              <w:t>Data</w:t>
            </w:r>
          </w:p>
        </w:tc>
      </w:tr>
      <w:tr w:rsidR="003F3EDE" w:rsidRPr="00FB0B06" w14:paraId="3B28275B" w14:textId="77777777" w:rsidTr="0025185C">
        <w:trPr>
          <w:trHeight w:val="2168"/>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6142C01" w14:textId="77777777" w:rsidR="003F3EDE" w:rsidRPr="00FB0B06" w:rsidRDefault="003F3EDE" w:rsidP="0025185C">
            <w:pPr>
              <w:jc w:val="center"/>
              <w:rPr>
                <w:rFonts w:ascii="Arial" w:eastAsia="Times New Roman" w:hAnsi="Arial" w:cs="Arial"/>
                <w:spacing w:val="-1"/>
                <w:sz w:val="20"/>
                <w:szCs w:val="20"/>
                <w:rPrChange w:id="6576" w:author="Adelino Naquarta Sepalanga Domingos" w:date="2025-03-05T09:23:00Z" w16du:dateUtc="2025-03-05T08:23:00Z">
                  <w:rPr>
                    <w:rFonts w:ascii="Times New Roman" w:eastAsia="Times New Roman" w:hAnsi="Times New Roman"/>
                    <w:spacing w:val="-1"/>
                  </w:rPr>
                </w:rPrChange>
              </w:rPr>
            </w:pPr>
          </w:p>
          <w:p w14:paraId="4EE8CECC" w14:textId="77777777" w:rsidR="003F3EDE" w:rsidRPr="00FB0B06" w:rsidRDefault="003F3EDE" w:rsidP="0025185C">
            <w:pPr>
              <w:jc w:val="center"/>
              <w:rPr>
                <w:rFonts w:ascii="Arial" w:eastAsia="Times New Roman" w:hAnsi="Arial" w:cs="Arial"/>
                <w:spacing w:val="-1"/>
                <w:sz w:val="20"/>
                <w:szCs w:val="20"/>
                <w:rPrChange w:id="6577" w:author="Adelino Naquarta Sepalanga Domingos" w:date="2025-03-05T09:23:00Z" w16du:dateUtc="2025-03-05T08:23:00Z">
                  <w:rPr>
                    <w:rFonts w:ascii="Times New Roman" w:eastAsia="Times New Roman" w:hAnsi="Times New Roman"/>
                    <w:spacing w:val="-1"/>
                  </w:rPr>
                </w:rPrChange>
              </w:rPr>
            </w:pPr>
          </w:p>
          <w:p w14:paraId="545236EF" w14:textId="77777777" w:rsidR="003F3EDE" w:rsidRPr="00FB0B06" w:rsidRDefault="003F3EDE" w:rsidP="0025185C">
            <w:pPr>
              <w:jc w:val="center"/>
              <w:rPr>
                <w:rFonts w:ascii="Arial" w:eastAsia="Times New Roman" w:hAnsi="Arial" w:cs="Arial"/>
                <w:spacing w:val="-1"/>
                <w:sz w:val="20"/>
                <w:szCs w:val="20"/>
                <w:rPrChange w:id="6578" w:author="Adelino Naquarta Sepalanga Domingos" w:date="2025-03-05T09:23:00Z" w16du:dateUtc="2025-03-05T08:23:00Z">
                  <w:rPr>
                    <w:rFonts w:ascii="Times New Roman" w:eastAsia="Times New Roman" w:hAnsi="Times New Roman"/>
                    <w:spacing w:val="-1"/>
                  </w:rPr>
                </w:rPrChange>
              </w:rPr>
            </w:pPr>
          </w:p>
          <w:p w14:paraId="71124BF5" w14:textId="77777777" w:rsidR="003F3EDE" w:rsidRPr="00FB0B06" w:rsidRDefault="003F3EDE" w:rsidP="0025185C">
            <w:pPr>
              <w:jc w:val="center"/>
              <w:rPr>
                <w:rFonts w:ascii="Arial" w:eastAsia="Times New Roman" w:hAnsi="Arial" w:cs="Arial"/>
                <w:spacing w:val="-1"/>
                <w:sz w:val="20"/>
                <w:szCs w:val="20"/>
                <w:rPrChange w:id="6579"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580" w:author="Adelino Naquarta Sepalanga Domingos" w:date="2025-03-05T09:23:00Z" w16du:dateUtc="2025-03-05T08:23:00Z">
                  <w:rPr>
                    <w:rFonts w:ascii="Times New Roman" w:eastAsia="Times New Roman" w:hAnsi="Times New Roman"/>
                    <w:spacing w:val="-1"/>
                  </w:rPr>
                </w:rPrChange>
              </w:rPr>
              <w:t>4.2.3.8.</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5F8EDBD" w14:textId="77777777" w:rsidR="003F3EDE" w:rsidRPr="00FB0B06" w:rsidRDefault="003F3EDE" w:rsidP="0025185C">
            <w:pPr>
              <w:jc w:val="center"/>
              <w:rPr>
                <w:rFonts w:ascii="Arial" w:eastAsia="Times New Roman" w:hAnsi="Arial" w:cs="Arial"/>
                <w:spacing w:val="-1"/>
                <w:sz w:val="20"/>
                <w:szCs w:val="20"/>
                <w:rPrChange w:id="6581"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9C54FB1" w14:textId="77777777" w:rsidR="003F3EDE" w:rsidRPr="00FB0B06" w:rsidRDefault="003F3EDE" w:rsidP="0025185C">
            <w:pPr>
              <w:rPr>
                <w:rFonts w:ascii="Arial" w:eastAsia="Times New Roman" w:hAnsi="Arial" w:cs="Arial"/>
                <w:spacing w:val="-1"/>
                <w:sz w:val="20"/>
                <w:szCs w:val="20"/>
                <w:rPrChange w:id="6582" w:author="Adelino Naquarta Sepalanga Domingos" w:date="2025-03-05T09:23:00Z" w16du:dateUtc="2025-03-05T08:23:00Z">
                  <w:rPr>
                    <w:rFonts w:ascii="Times New Roman" w:eastAsia="Times New Roman" w:hAnsi="Times New Roman"/>
                    <w:spacing w:val="-1"/>
                  </w:rPr>
                </w:rPrChange>
              </w:rPr>
            </w:pPr>
          </w:p>
          <w:p w14:paraId="418EFF95" w14:textId="77777777" w:rsidR="003F3EDE" w:rsidRPr="00FB0B06" w:rsidRDefault="003F3EDE" w:rsidP="0025185C">
            <w:pPr>
              <w:rPr>
                <w:rFonts w:ascii="Arial" w:eastAsia="Times New Roman" w:hAnsi="Arial" w:cs="Arial"/>
                <w:spacing w:val="-1"/>
                <w:sz w:val="20"/>
                <w:szCs w:val="20"/>
                <w:rPrChange w:id="6583" w:author="Adelino Naquarta Sepalanga Domingos" w:date="2025-03-05T09:23:00Z" w16du:dateUtc="2025-03-05T08:23:00Z">
                  <w:rPr>
                    <w:rFonts w:ascii="Times New Roman" w:eastAsia="Times New Roman" w:hAnsi="Times New Roman"/>
                    <w:spacing w:val="-1"/>
                  </w:rPr>
                </w:rPrChange>
              </w:rPr>
            </w:pPr>
          </w:p>
          <w:p w14:paraId="25EFDF82" w14:textId="77777777" w:rsidR="003F3EDE" w:rsidRPr="00FB0B06" w:rsidRDefault="003F3EDE" w:rsidP="0025185C">
            <w:pPr>
              <w:rPr>
                <w:rFonts w:ascii="Arial" w:eastAsia="Times New Roman" w:hAnsi="Arial" w:cs="Arial"/>
                <w:spacing w:val="-1"/>
                <w:sz w:val="20"/>
                <w:szCs w:val="20"/>
                <w:rPrChange w:id="6584" w:author="Adelino Naquarta Sepalanga Domingos" w:date="2025-03-05T09:23:00Z" w16du:dateUtc="2025-03-05T08:23:00Z">
                  <w:rPr>
                    <w:rFonts w:ascii="Times New Roman" w:eastAsia="Times New Roman" w:hAnsi="Times New Roman"/>
                    <w:spacing w:val="-1"/>
                  </w:rPr>
                </w:rPrChange>
              </w:rPr>
            </w:pPr>
          </w:p>
          <w:p w14:paraId="7E5E32AC" w14:textId="77777777" w:rsidR="003F3EDE" w:rsidRPr="00FB0B06" w:rsidRDefault="003F3EDE" w:rsidP="0025185C">
            <w:pPr>
              <w:rPr>
                <w:rFonts w:ascii="Arial" w:eastAsia="Times New Roman" w:hAnsi="Arial" w:cs="Arial"/>
                <w:spacing w:val="-1"/>
                <w:sz w:val="20"/>
                <w:szCs w:val="20"/>
                <w:rPrChange w:id="6585"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586" w:author="Adelino Naquarta Sepalanga Domingos" w:date="2025-03-05T09:23:00Z" w16du:dateUtc="2025-03-05T08:23:00Z">
                  <w:rPr>
                    <w:rFonts w:ascii="Times New Roman" w:eastAsia="Times New Roman" w:hAnsi="Times New Roman"/>
                    <w:spacing w:val="-1"/>
                  </w:rPr>
                </w:rPrChange>
              </w:rPr>
              <w:t>Tipo de documento (MovementType)</w:t>
            </w:r>
          </w:p>
        </w:tc>
        <w:tc>
          <w:tcPr>
            <w:tcW w:w="391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ECAF661" w14:textId="77777777" w:rsidR="003F3EDE" w:rsidRPr="00FB0B06" w:rsidRDefault="003F3EDE" w:rsidP="0025185C">
            <w:pPr>
              <w:rPr>
                <w:rFonts w:ascii="Arial" w:eastAsia="Times New Roman" w:hAnsi="Arial" w:cs="Arial"/>
                <w:spacing w:val="-1"/>
                <w:sz w:val="20"/>
                <w:szCs w:val="20"/>
                <w:rPrChange w:id="6587"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588" w:author="Adelino Naquarta Sepalanga Domingos" w:date="2025-03-05T09:23:00Z" w16du:dateUtc="2025-03-05T08:23:00Z">
                  <w:rPr>
                    <w:rFonts w:ascii="Times New Roman" w:eastAsia="Times New Roman" w:hAnsi="Times New Roman"/>
                    <w:spacing w:val="-1"/>
                  </w:rPr>
                </w:rPrChange>
              </w:rPr>
              <w:t xml:space="preserve">Deve ser preenchido com: </w:t>
            </w:r>
          </w:p>
          <w:p w14:paraId="4B5AD7DB" w14:textId="77777777" w:rsidR="003F3EDE" w:rsidRPr="00FB0B06" w:rsidRDefault="003F3EDE" w:rsidP="0025185C">
            <w:pPr>
              <w:spacing w:after="0"/>
              <w:rPr>
                <w:rFonts w:ascii="Arial" w:eastAsia="Times New Roman" w:hAnsi="Arial" w:cs="Arial"/>
                <w:spacing w:val="-1"/>
                <w:sz w:val="20"/>
                <w:szCs w:val="20"/>
                <w:rPrChange w:id="6589"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590" w:author="Adelino Naquarta Sepalanga Domingos" w:date="2025-03-05T09:23:00Z" w16du:dateUtc="2025-03-05T08:23:00Z">
                  <w:rPr>
                    <w:rFonts w:ascii="Times New Roman" w:eastAsia="Times New Roman" w:hAnsi="Times New Roman"/>
                    <w:spacing w:val="-1"/>
                  </w:rPr>
                </w:rPrChange>
              </w:rPr>
              <w:t>“GR” – Guia de remessa;</w:t>
            </w:r>
          </w:p>
          <w:p w14:paraId="7717C6B2" w14:textId="77777777" w:rsidR="003F3EDE" w:rsidRPr="00FB0B06" w:rsidRDefault="003F3EDE" w:rsidP="0025185C">
            <w:pPr>
              <w:spacing w:after="0"/>
              <w:rPr>
                <w:rFonts w:ascii="Arial" w:eastAsia="Times New Roman" w:hAnsi="Arial" w:cs="Arial"/>
                <w:spacing w:val="-1"/>
                <w:sz w:val="20"/>
                <w:szCs w:val="20"/>
                <w:rPrChange w:id="6591"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592" w:author="Adelino Naquarta Sepalanga Domingos" w:date="2025-03-05T09:23:00Z" w16du:dateUtc="2025-03-05T08:23:00Z">
                  <w:rPr>
                    <w:rFonts w:ascii="Times New Roman" w:eastAsia="Times New Roman" w:hAnsi="Times New Roman"/>
                    <w:spacing w:val="-1"/>
                  </w:rPr>
                </w:rPrChange>
              </w:rPr>
              <w:t>“GT” – Guia de transporte (incluir aqui as guias globais);</w:t>
            </w:r>
          </w:p>
          <w:p w14:paraId="662E8835" w14:textId="77777777" w:rsidR="003F3EDE" w:rsidRPr="00FB0B06" w:rsidRDefault="003F3EDE" w:rsidP="0025185C">
            <w:pPr>
              <w:spacing w:after="0"/>
              <w:rPr>
                <w:rFonts w:ascii="Arial" w:eastAsia="Times New Roman" w:hAnsi="Arial" w:cs="Arial"/>
                <w:spacing w:val="-1"/>
                <w:sz w:val="20"/>
                <w:szCs w:val="20"/>
                <w:rPrChange w:id="6593"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594" w:author="Adelino Naquarta Sepalanga Domingos" w:date="2025-03-05T09:23:00Z" w16du:dateUtc="2025-03-05T08:23:00Z">
                  <w:rPr>
                    <w:rFonts w:ascii="Times New Roman" w:eastAsia="Times New Roman" w:hAnsi="Times New Roman"/>
                    <w:spacing w:val="-1"/>
                  </w:rPr>
                </w:rPrChange>
              </w:rPr>
              <w:t>“GA” – Guia de movimentação de activos fixos próprios;</w:t>
            </w:r>
          </w:p>
          <w:p w14:paraId="222C48AD" w14:textId="77777777" w:rsidR="003F3EDE" w:rsidRPr="00FB0B06" w:rsidRDefault="003F3EDE" w:rsidP="0025185C">
            <w:pPr>
              <w:spacing w:after="0"/>
              <w:rPr>
                <w:rFonts w:ascii="Arial" w:eastAsia="Times New Roman" w:hAnsi="Arial" w:cs="Arial"/>
                <w:spacing w:val="-1"/>
                <w:sz w:val="20"/>
                <w:szCs w:val="20"/>
                <w:rPrChange w:id="6595"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596" w:author="Adelino Naquarta Sepalanga Domingos" w:date="2025-03-05T09:23:00Z" w16du:dateUtc="2025-03-05T08:23:00Z">
                  <w:rPr>
                    <w:rFonts w:ascii="Times New Roman" w:eastAsia="Times New Roman" w:hAnsi="Times New Roman"/>
                    <w:spacing w:val="-1"/>
                  </w:rPr>
                </w:rPrChange>
              </w:rPr>
              <w:t>“GD” – Guia ou nota de devolução.</w:t>
            </w:r>
          </w:p>
        </w:tc>
        <w:tc>
          <w:tcPr>
            <w:tcW w:w="13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7ECCC26" w14:textId="77777777" w:rsidR="003F3EDE" w:rsidRPr="00FB0B06" w:rsidRDefault="003F3EDE" w:rsidP="0025185C">
            <w:pPr>
              <w:jc w:val="center"/>
              <w:rPr>
                <w:rFonts w:ascii="Arial" w:eastAsia="Times New Roman" w:hAnsi="Arial" w:cs="Arial"/>
                <w:spacing w:val="-1"/>
                <w:sz w:val="20"/>
                <w:szCs w:val="20"/>
                <w:rPrChange w:id="6597" w:author="Adelino Naquarta Sepalanga Domingos" w:date="2025-03-05T09:23:00Z" w16du:dateUtc="2025-03-05T08:23:00Z">
                  <w:rPr>
                    <w:rFonts w:ascii="Times New Roman" w:eastAsia="Times New Roman" w:hAnsi="Times New Roman"/>
                    <w:spacing w:val="-1"/>
                  </w:rPr>
                </w:rPrChange>
              </w:rPr>
            </w:pPr>
          </w:p>
          <w:p w14:paraId="7260833A" w14:textId="77777777" w:rsidR="003F3EDE" w:rsidRPr="00FB0B06" w:rsidRDefault="003F3EDE" w:rsidP="0025185C">
            <w:pPr>
              <w:jc w:val="center"/>
              <w:rPr>
                <w:rFonts w:ascii="Arial" w:eastAsia="Times New Roman" w:hAnsi="Arial" w:cs="Arial"/>
                <w:spacing w:val="-1"/>
                <w:sz w:val="20"/>
                <w:szCs w:val="20"/>
                <w:rPrChange w:id="6598" w:author="Adelino Naquarta Sepalanga Domingos" w:date="2025-03-05T09:23:00Z" w16du:dateUtc="2025-03-05T08:23:00Z">
                  <w:rPr>
                    <w:rFonts w:ascii="Times New Roman" w:eastAsia="Times New Roman" w:hAnsi="Times New Roman"/>
                    <w:spacing w:val="-1"/>
                  </w:rPr>
                </w:rPrChange>
              </w:rPr>
            </w:pPr>
          </w:p>
          <w:p w14:paraId="7B973576" w14:textId="77777777" w:rsidR="003F3EDE" w:rsidRPr="00FB0B06" w:rsidRDefault="003F3EDE" w:rsidP="0025185C">
            <w:pPr>
              <w:jc w:val="center"/>
              <w:rPr>
                <w:rFonts w:ascii="Arial" w:eastAsia="Times New Roman" w:hAnsi="Arial" w:cs="Arial"/>
                <w:spacing w:val="-1"/>
                <w:sz w:val="20"/>
                <w:szCs w:val="20"/>
                <w:rPrChange w:id="6599" w:author="Adelino Naquarta Sepalanga Domingos" w:date="2025-03-05T09:23:00Z" w16du:dateUtc="2025-03-05T08:23:00Z">
                  <w:rPr>
                    <w:rFonts w:ascii="Times New Roman" w:eastAsia="Times New Roman" w:hAnsi="Times New Roman"/>
                    <w:spacing w:val="-1"/>
                  </w:rPr>
                </w:rPrChange>
              </w:rPr>
            </w:pPr>
          </w:p>
          <w:p w14:paraId="72EAF78F" w14:textId="77777777" w:rsidR="003F3EDE" w:rsidRPr="00FB0B06" w:rsidRDefault="003F3EDE" w:rsidP="0025185C">
            <w:pPr>
              <w:jc w:val="center"/>
              <w:rPr>
                <w:rFonts w:ascii="Arial" w:eastAsia="Times New Roman" w:hAnsi="Arial" w:cs="Arial"/>
                <w:spacing w:val="-1"/>
                <w:sz w:val="20"/>
                <w:szCs w:val="20"/>
                <w:rPrChange w:id="6600"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601" w:author="Adelino Naquarta Sepalanga Domingos" w:date="2025-03-05T09:23:00Z" w16du:dateUtc="2025-03-05T08:23:00Z">
                  <w:rPr>
                    <w:rFonts w:ascii="Times New Roman" w:eastAsia="Times New Roman" w:hAnsi="Times New Roman"/>
                    <w:spacing w:val="-1"/>
                  </w:rPr>
                </w:rPrChange>
              </w:rPr>
              <w:t>Texto 2</w:t>
            </w:r>
          </w:p>
        </w:tc>
      </w:tr>
      <w:tr w:rsidR="003F3EDE" w:rsidRPr="00FB0B06" w14:paraId="47E5FC41" w14:textId="77777777" w:rsidTr="0025185C">
        <w:trPr>
          <w:trHeight w:val="866"/>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E7A9206" w14:textId="77777777" w:rsidR="003F3EDE" w:rsidRPr="00FB0B06" w:rsidRDefault="003F3EDE" w:rsidP="0025185C">
            <w:pPr>
              <w:jc w:val="center"/>
              <w:rPr>
                <w:rFonts w:ascii="Arial" w:eastAsia="Times New Roman" w:hAnsi="Arial" w:cs="Arial"/>
                <w:spacing w:val="-1"/>
                <w:sz w:val="20"/>
                <w:szCs w:val="20"/>
                <w:rPrChange w:id="6602"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603" w:author="Adelino Naquarta Sepalanga Domingos" w:date="2025-03-05T09:23:00Z" w16du:dateUtc="2025-03-05T08:23:00Z">
                  <w:rPr>
                    <w:rFonts w:ascii="Times New Roman" w:eastAsia="Times New Roman" w:hAnsi="Times New Roman"/>
                    <w:spacing w:val="-1"/>
                  </w:rPr>
                </w:rPrChange>
              </w:rPr>
              <w:t>4.2.3.9.</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F4099FE" w14:textId="77777777" w:rsidR="003F3EDE" w:rsidRPr="00FB0B06" w:rsidRDefault="003F3EDE" w:rsidP="0025185C">
            <w:pPr>
              <w:jc w:val="center"/>
              <w:rPr>
                <w:rFonts w:ascii="Arial" w:eastAsia="Times New Roman" w:hAnsi="Arial" w:cs="Arial"/>
                <w:spacing w:val="-1"/>
                <w:sz w:val="20"/>
                <w:szCs w:val="20"/>
                <w:rPrChange w:id="6604"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C606663" w14:textId="77777777" w:rsidR="003F3EDE" w:rsidRPr="00FB0B06" w:rsidRDefault="003F3EDE" w:rsidP="0025185C">
            <w:pPr>
              <w:rPr>
                <w:rFonts w:ascii="Arial" w:eastAsia="Times New Roman" w:hAnsi="Arial" w:cs="Arial"/>
                <w:spacing w:val="-1"/>
                <w:sz w:val="20"/>
                <w:szCs w:val="20"/>
                <w:rPrChange w:id="6605"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606" w:author="Adelino Naquarta Sepalanga Domingos" w:date="2025-03-05T09:23:00Z" w16du:dateUtc="2025-03-05T08:23:00Z">
                  <w:rPr>
                    <w:rFonts w:ascii="Times New Roman" w:eastAsia="Times New Roman" w:hAnsi="Times New Roman"/>
                    <w:spacing w:val="-1"/>
                  </w:rPr>
                </w:rPrChange>
              </w:rPr>
              <w:t>Data de gravação do documento (SystemEntryDate)</w:t>
            </w:r>
          </w:p>
        </w:tc>
        <w:tc>
          <w:tcPr>
            <w:tcW w:w="391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944B7E2" w14:textId="77777777" w:rsidR="003F3EDE" w:rsidRPr="00FB0B06" w:rsidRDefault="003F3EDE" w:rsidP="0025185C">
            <w:pPr>
              <w:rPr>
                <w:rFonts w:ascii="Arial" w:eastAsia="Times New Roman" w:hAnsi="Arial" w:cs="Arial"/>
                <w:spacing w:val="-1"/>
                <w:sz w:val="20"/>
                <w:szCs w:val="20"/>
                <w:rPrChange w:id="6607"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608" w:author="Adelino Naquarta Sepalanga Domingos" w:date="2025-03-05T09:23:00Z" w16du:dateUtc="2025-03-05T08:23:00Z">
                  <w:rPr>
                    <w:rFonts w:ascii="Times New Roman" w:eastAsia="Times New Roman" w:hAnsi="Times New Roman"/>
                    <w:spacing w:val="-1"/>
                  </w:rPr>
                </w:rPrChange>
              </w:rPr>
              <w:t>Data da gravação do registo ao segundo, no momento da assinatura.   Tipo   data   e   hora: “AAAA-MM-DDThh:mm:ss”.</w:t>
            </w:r>
          </w:p>
        </w:tc>
        <w:tc>
          <w:tcPr>
            <w:tcW w:w="1329"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C4F43BA" w14:textId="77777777" w:rsidR="003F3EDE" w:rsidRPr="00FB0B06" w:rsidRDefault="003F3EDE" w:rsidP="0025185C">
            <w:pPr>
              <w:jc w:val="center"/>
              <w:rPr>
                <w:rFonts w:ascii="Arial" w:eastAsia="Times New Roman" w:hAnsi="Arial" w:cs="Arial"/>
                <w:spacing w:val="-1"/>
                <w:sz w:val="20"/>
                <w:szCs w:val="20"/>
                <w:rPrChange w:id="6609"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610" w:author="Adelino Naquarta Sepalanga Domingos" w:date="2025-03-05T09:23:00Z" w16du:dateUtc="2025-03-05T08:23:00Z">
                  <w:rPr>
                    <w:rFonts w:ascii="Times New Roman" w:eastAsia="Times New Roman" w:hAnsi="Times New Roman"/>
                    <w:spacing w:val="-1"/>
                  </w:rPr>
                </w:rPrChange>
              </w:rPr>
              <w:t>Data e Hora</w:t>
            </w:r>
          </w:p>
        </w:tc>
      </w:tr>
      <w:tr w:rsidR="003F3EDE" w:rsidRPr="00FB0B06" w14:paraId="04548FC1" w14:textId="77777777" w:rsidTr="0025185C">
        <w:trPr>
          <w:trHeight w:val="2168"/>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D0B209B" w14:textId="77777777" w:rsidR="003F3EDE" w:rsidRPr="00FB0B06" w:rsidRDefault="003F3EDE" w:rsidP="0025185C">
            <w:pPr>
              <w:jc w:val="center"/>
              <w:rPr>
                <w:rFonts w:ascii="Arial" w:eastAsia="Times New Roman" w:hAnsi="Arial" w:cs="Arial"/>
                <w:spacing w:val="-1"/>
                <w:sz w:val="20"/>
                <w:szCs w:val="20"/>
                <w:rPrChange w:id="6611" w:author="Adelino Naquarta Sepalanga Domingos" w:date="2025-03-05T09:23:00Z" w16du:dateUtc="2025-03-05T08:23:00Z">
                  <w:rPr>
                    <w:rFonts w:ascii="Times New Roman" w:eastAsia="Times New Roman" w:hAnsi="Times New Roman"/>
                    <w:spacing w:val="-1"/>
                  </w:rPr>
                </w:rPrChange>
              </w:rPr>
            </w:pPr>
          </w:p>
          <w:p w14:paraId="0EEEAFBB" w14:textId="77777777" w:rsidR="003F3EDE" w:rsidRPr="00FB0B06" w:rsidRDefault="003F3EDE" w:rsidP="0025185C">
            <w:pPr>
              <w:jc w:val="center"/>
              <w:rPr>
                <w:rFonts w:ascii="Arial" w:eastAsia="Times New Roman" w:hAnsi="Arial" w:cs="Arial"/>
                <w:spacing w:val="-1"/>
                <w:sz w:val="20"/>
                <w:szCs w:val="20"/>
                <w:rPrChange w:id="6612" w:author="Adelino Naquarta Sepalanga Domingos" w:date="2025-03-05T09:23:00Z" w16du:dateUtc="2025-03-05T08:23:00Z">
                  <w:rPr>
                    <w:rFonts w:ascii="Times New Roman" w:eastAsia="Times New Roman" w:hAnsi="Times New Roman"/>
                    <w:spacing w:val="-1"/>
                  </w:rPr>
                </w:rPrChange>
              </w:rPr>
            </w:pPr>
          </w:p>
          <w:p w14:paraId="75D84F1B" w14:textId="77777777" w:rsidR="003F3EDE" w:rsidRPr="00FB0B06" w:rsidRDefault="003F3EDE" w:rsidP="0025185C">
            <w:pPr>
              <w:jc w:val="center"/>
              <w:rPr>
                <w:rFonts w:ascii="Arial" w:eastAsia="Times New Roman" w:hAnsi="Arial" w:cs="Arial"/>
                <w:spacing w:val="-1"/>
                <w:sz w:val="20"/>
                <w:szCs w:val="20"/>
                <w:rPrChange w:id="6613" w:author="Adelino Naquarta Sepalanga Domingos" w:date="2025-03-05T09:23:00Z" w16du:dateUtc="2025-03-05T08:23:00Z">
                  <w:rPr>
                    <w:rFonts w:ascii="Times New Roman" w:eastAsia="Times New Roman" w:hAnsi="Times New Roman"/>
                    <w:spacing w:val="-1"/>
                  </w:rPr>
                </w:rPrChange>
              </w:rPr>
            </w:pPr>
          </w:p>
          <w:p w14:paraId="065FA52A" w14:textId="77777777" w:rsidR="003F3EDE" w:rsidRPr="00FB0B06" w:rsidRDefault="003F3EDE" w:rsidP="0025185C">
            <w:pPr>
              <w:jc w:val="center"/>
              <w:rPr>
                <w:rFonts w:ascii="Arial" w:eastAsia="Times New Roman" w:hAnsi="Arial" w:cs="Arial"/>
                <w:spacing w:val="-1"/>
                <w:sz w:val="20"/>
                <w:szCs w:val="20"/>
                <w:rPrChange w:id="6614" w:author="Adelino Naquarta Sepalanga Domingos" w:date="2025-03-05T09:23:00Z" w16du:dateUtc="2025-03-05T08:23:00Z">
                  <w:rPr>
                    <w:rFonts w:ascii="Times New Roman" w:eastAsia="Times New Roman" w:hAnsi="Times New Roman"/>
                    <w:spacing w:val="-1"/>
                  </w:rPr>
                </w:rPrChange>
              </w:rPr>
            </w:pPr>
          </w:p>
          <w:p w14:paraId="1E4FF488" w14:textId="77777777" w:rsidR="003F3EDE" w:rsidRPr="00FB0B06" w:rsidRDefault="003F3EDE" w:rsidP="0025185C">
            <w:pPr>
              <w:jc w:val="center"/>
              <w:rPr>
                <w:rFonts w:ascii="Arial" w:eastAsia="Times New Roman" w:hAnsi="Arial" w:cs="Arial"/>
                <w:spacing w:val="-1"/>
                <w:sz w:val="20"/>
                <w:szCs w:val="20"/>
                <w:rPrChange w:id="6615" w:author="Adelino Naquarta Sepalanga Domingos" w:date="2025-03-05T09:23:00Z" w16du:dateUtc="2025-03-05T08:23:00Z">
                  <w:rPr>
                    <w:rFonts w:ascii="Times New Roman" w:eastAsia="Times New Roman" w:hAnsi="Times New Roman"/>
                    <w:spacing w:val="-1"/>
                  </w:rPr>
                </w:rPrChange>
              </w:rPr>
            </w:pPr>
          </w:p>
          <w:p w14:paraId="7C64C8B0" w14:textId="77777777" w:rsidR="003F3EDE" w:rsidRPr="00FB0B06" w:rsidRDefault="003F3EDE" w:rsidP="0025185C">
            <w:pPr>
              <w:jc w:val="center"/>
              <w:rPr>
                <w:rFonts w:ascii="Arial" w:eastAsia="Times New Roman" w:hAnsi="Arial" w:cs="Arial"/>
                <w:spacing w:val="-1"/>
                <w:sz w:val="20"/>
                <w:szCs w:val="20"/>
                <w:rPrChange w:id="6616"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617" w:author="Adelino Naquarta Sepalanga Domingos" w:date="2025-03-05T09:23:00Z" w16du:dateUtc="2025-03-05T08:23:00Z">
                  <w:rPr>
                    <w:rFonts w:ascii="Times New Roman" w:eastAsia="Times New Roman" w:hAnsi="Times New Roman"/>
                    <w:spacing w:val="-1"/>
                  </w:rPr>
                </w:rPrChange>
              </w:rPr>
              <w:t>4.2.3.10.</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1740C7C" w14:textId="77777777" w:rsidR="003F3EDE" w:rsidRPr="00FB0B06" w:rsidRDefault="003F3EDE" w:rsidP="0025185C">
            <w:pPr>
              <w:jc w:val="center"/>
              <w:rPr>
                <w:rFonts w:ascii="Arial" w:eastAsia="Times New Roman" w:hAnsi="Arial" w:cs="Arial"/>
                <w:spacing w:val="-1"/>
                <w:sz w:val="20"/>
                <w:szCs w:val="20"/>
                <w:rPrChange w:id="6618"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C0FD754" w14:textId="77777777" w:rsidR="003F3EDE" w:rsidRPr="00FB0B06" w:rsidRDefault="003F3EDE" w:rsidP="0025185C">
            <w:pPr>
              <w:rPr>
                <w:rFonts w:ascii="Arial" w:eastAsia="Times New Roman" w:hAnsi="Arial" w:cs="Arial"/>
                <w:spacing w:val="-1"/>
                <w:sz w:val="20"/>
                <w:szCs w:val="20"/>
                <w:rPrChange w:id="6619" w:author="Adelino Naquarta Sepalanga Domingos" w:date="2025-03-05T09:23:00Z" w16du:dateUtc="2025-03-05T08:23:00Z">
                  <w:rPr>
                    <w:rFonts w:ascii="Times New Roman" w:eastAsia="Times New Roman" w:hAnsi="Times New Roman"/>
                    <w:spacing w:val="-1"/>
                  </w:rPr>
                </w:rPrChange>
              </w:rPr>
            </w:pPr>
          </w:p>
          <w:p w14:paraId="26C462AC" w14:textId="77777777" w:rsidR="003F3EDE" w:rsidRPr="00FB0B06" w:rsidRDefault="003F3EDE" w:rsidP="0025185C">
            <w:pPr>
              <w:rPr>
                <w:rFonts w:ascii="Arial" w:eastAsia="Times New Roman" w:hAnsi="Arial" w:cs="Arial"/>
                <w:spacing w:val="-1"/>
                <w:sz w:val="20"/>
                <w:szCs w:val="20"/>
                <w:rPrChange w:id="6620" w:author="Adelino Naquarta Sepalanga Domingos" w:date="2025-03-05T09:23:00Z" w16du:dateUtc="2025-03-05T08:23:00Z">
                  <w:rPr>
                    <w:rFonts w:ascii="Times New Roman" w:eastAsia="Times New Roman" w:hAnsi="Times New Roman"/>
                    <w:spacing w:val="-1"/>
                  </w:rPr>
                </w:rPrChange>
              </w:rPr>
            </w:pPr>
          </w:p>
          <w:p w14:paraId="570A19F4" w14:textId="77777777" w:rsidR="003F3EDE" w:rsidRPr="00FB0B06" w:rsidRDefault="003F3EDE" w:rsidP="0025185C">
            <w:pPr>
              <w:rPr>
                <w:rFonts w:ascii="Arial" w:eastAsia="Times New Roman" w:hAnsi="Arial" w:cs="Arial"/>
                <w:spacing w:val="-1"/>
                <w:sz w:val="20"/>
                <w:szCs w:val="20"/>
                <w:rPrChange w:id="6621" w:author="Adelino Naquarta Sepalanga Domingos" w:date="2025-03-05T09:23:00Z" w16du:dateUtc="2025-03-05T08:23:00Z">
                  <w:rPr>
                    <w:rFonts w:ascii="Times New Roman" w:eastAsia="Times New Roman" w:hAnsi="Times New Roman"/>
                    <w:spacing w:val="-1"/>
                  </w:rPr>
                </w:rPrChange>
              </w:rPr>
            </w:pPr>
          </w:p>
          <w:p w14:paraId="39928BB2" w14:textId="77777777" w:rsidR="003F3EDE" w:rsidRPr="00FB0B06" w:rsidRDefault="003F3EDE" w:rsidP="0025185C">
            <w:pPr>
              <w:rPr>
                <w:rFonts w:ascii="Arial" w:eastAsia="Times New Roman" w:hAnsi="Arial" w:cs="Arial"/>
                <w:spacing w:val="-1"/>
                <w:sz w:val="20"/>
                <w:szCs w:val="20"/>
                <w:rPrChange w:id="6622" w:author="Adelino Naquarta Sepalanga Domingos" w:date="2025-03-05T09:23:00Z" w16du:dateUtc="2025-03-05T08:23:00Z">
                  <w:rPr>
                    <w:rFonts w:ascii="Times New Roman" w:eastAsia="Times New Roman" w:hAnsi="Times New Roman"/>
                    <w:spacing w:val="-1"/>
                  </w:rPr>
                </w:rPrChange>
              </w:rPr>
            </w:pPr>
          </w:p>
          <w:p w14:paraId="4605EE46" w14:textId="77777777" w:rsidR="003F3EDE" w:rsidRPr="00FB0B06" w:rsidRDefault="003F3EDE" w:rsidP="0025185C">
            <w:pPr>
              <w:rPr>
                <w:rFonts w:ascii="Arial" w:eastAsia="Times New Roman" w:hAnsi="Arial" w:cs="Arial"/>
                <w:spacing w:val="-1"/>
                <w:sz w:val="20"/>
                <w:szCs w:val="20"/>
                <w:rPrChange w:id="6623"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624" w:author="Adelino Naquarta Sepalanga Domingos" w:date="2025-03-05T09:23:00Z" w16du:dateUtc="2025-03-05T08:23:00Z">
                  <w:rPr>
                    <w:rFonts w:ascii="Times New Roman" w:eastAsia="Times New Roman" w:hAnsi="Times New Roman"/>
                    <w:spacing w:val="-1"/>
                  </w:rPr>
                </w:rPrChange>
              </w:rPr>
              <w:t>Identificador da transacção (TransactionID)</w:t>
            </w:r>
          </w:p>
        </w:tc>
        <w:tc>
          <w:tcPr>
            <w:tcW w:w="391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C92DFA0" w14:textId="77777777" w:rsidR="003F3EDE" w:rsidRPr="00FB0B06" w:rsidRDefault="003F3EDE" w:rsidP="0025185C">
            <w:pPr>
              <w:rPr>
                <w:rFonts w:ascii="Arial" w:eastAsia="Times New Roman" w:hAnsi="Arial" w:cs="Arial"/>
                <w:spacing w:val="-1"/>
                <w:sz w:val="20"/>
                <w:szCs w:val="20"/>
                <w:rPrChange w:id="6625"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626" w:author="Adelino Naquarta Sepalanga Domingos" w:date="2025-03-05T09:23:00Z" w16du:dateUtc="2025-03-05T08:23:00Z">
                  <w:rPr>
                    <w:rFonts w:ascii="Times New Roman" w:eastAsia="Times New Roman" w:hAnsi="Times New Roman"/>
                    <w:spacing w:val="-1"/>
                  </w:rPr>
                </w:rPrChange>
              </w:rPr>
              <w:t>Se der origem a registo contabilístico, o preenchimento é obrigatório, no caso de se tratar de um sistema integrado de contabilidade e facturação, ainda que o tipo de ficheiro (TaxAccountingBasis) não deva conter as tabelas relativas à contabilidade.</w:t>
            </w:r>
          </w:p>
          <w:p w14:paraId="5999E20D" w14:textId="77777777" w:rsidR="003F3EDE" w:rsidRPr="00FB0B06" w:rsidRDefault="003F3EDE" w:rsidP="0025185C">
            <w:pPr>
              <w:rPr>
                <w:rFonts w:ascii="Arial" w:eastAsia="Times New Roman" w:hAnsi="Arial" w:cs="Arial"/>
                <w:spacing w:val="-1"/>
                <w:sz w:val="20"/>
                <w:szCs w:val="20"/>
                <w:rPrChange w:id="6627"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628" w:author="Adelino Naquarta Sepalanga Domingos" w:date="2025-03-05T09:23:00Z" w16du:dateUtc="2025-03-05T08:23:00Z">
                  <w:rPr>
                    <w:rFonts w:ascii="Times New Roman" w:eastAsia="Times New Roman" w:hAnsi="Times New Roman"/>
                    <w:spacing w:val="-1"/>
                  </w:rPr>
                </w:rPrChange>
              </w:rPr>
              <w:t xml:space="preserve">Deve ser indicada a chave única da tabela </w:t>
            </w:r>
          </w:p>
          <w:p w14:paraId="7F820055" w14:textId="77777777" w:rsidR="003F3EDE" w:rsidRPr="00FB0B06" w:rsidRDefault="003F3EDE" w:rsidP="0025185C">
            <w:pPr>
              <w:rPr>
                <w:rFonts w:ascii="Arial" w:eastAsia="Times New Roman" w:hAnsi="Arial" w:cs="Arial"/>
                <w:spacing w:val="-1"/>
                <w:sz w:val="20"/>
                <w:szCs w:val="20"/>
                <w:rPrChange w:id="6629"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630" w:author="Adelino Naquarta Sepalanga Domingos" w:date="2025-03-05T09:23:00Z" w16du:dateUtc="2025-03-05T08:23:00Z">
                  <w:rPr>
                    <w:rFonts w:ascii="Times New Roman" w:eastAsia="Times New Roman" w:hAnsi="Times New Roman"/>
                    <w:spacing w:val="-1"/>
                  </w:rPr>
                </w:rPrChange>
              </w:rPr>
              <w:t>3-Movimentos contabilísticos (GeneralLedgerEntries) onde foi lançado este documento, respeitando a regra aí definida para o campo 3.4.3.1 - Chave única do movimento contabilístico (TransactionID).</w:t>
            </w:r>
          </w:p>
        </w:tc>
        <w:tc>
          <w:tcPr>
            <w:tcW w:w="13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953C77F" w14:textId="77777777" w:rsidR="003F3EDE" w:rsidRPr="00FB0B06" w:rsidRDefault="003F3EDE" w:rsidP="0025185C">
            <w:pPr>
              <w:jc w:val="center"/>
              <w:rPr>
                <w:rFonts w:ascii="Arial" w:eastAsia="Times New Roman" w:hAnsi="Arial" w:cs="Arial"/>
                <w:spacing w:val="-1"/>
                <w:sz w:val="20"/>
                <w:szCs w:val="20"/>
                <w:rPrChange w:id="6631" w:author="Adelino Naquarta Sepalanga Domingos" w:date="2025-03-05T09:23:00Z" w16du:dateUtc="2025-03-05T08:23:00Z">
                  <w:rPr>
                    <w:rFonts w:ascii="Times New Roman" w:eastAsia="Times New Roman" w:hAnsi="Times New Roman"/>
                    <w:spacing w:val="-1"/>
                  </w:rPr>
                </w:rPrChange>
              </w:rPr>
            </w:pPr>
          </w:p>
          <w:p w14:paraId="5E192E79" w14:textId="77777777" w:rsidR="003F3EDE" w:rsidRPr="00FB0B06" w:rsidRDefault="003F3EDE" w:rsidP="0025185C">
            <w:pPr>
              <w:jc w:val="center"/>
              <w:rPr>
                <w:rFonts w:ascii="Arial" w:eastAsia="Times New Roman" w:hAnsi="Arial" w:cs="Arial"/>
                <w:spacing w:val="-1"/>
                <w:sz w:val="20"/>
                <w:szCs w:val="20"/>
                <w:rPrChange w:id="6632" w:author="Adelino Naquarta Sepalanga Domingos" w:date="2025-03-05T09:23:00Z" w16du:dateUtc="2025-03-05T08:23:00Z">
                  <w:rPr>
                    <w:rFonts w:ascii="Times New Roman" w:eastAsia="Times New Roman" w:hAnsi="Times New Roman"/>
                    <w:spacing w:val="-1"/>
                  </w:rPr>
                </w:rPrChange>
              </w:rPr>
            </w:pPr>
          </w:p>
          <w:p w14:paraId="0718C1E9" w14:textId="77777777" w:rsidR="003F3EDE" w:rsidRPr="00FB0B06" w:rsidRDefault="003F3EDE" w:rsidP="0025185C">
            <w:pPr>
              <w:jc w:val="center"/>
              <w:rPr>
                <w:rFonts w:ascii="Arial" w:eastAsia="Times New Roman" w:hAnsi="Arial" w:cs="Arial"/>
                <w:spacing w:val="-1"/>
                <w:sz w:val="20"/>
                <w:szCs w:val="20"/>
                <w:rPrChange w:id="6633" w:author="Adelino Naquarta Sepalanga Domingos" w:date="2025-03-05T09:23:00Z" w16du:dateUtc="2025-03-05T08:23:00Z">
                  <w:rPr>
                    <w:rFonts w:ascii="Times New Roman" w:eastAsia="Times New Roman" w:hAnsi="Times New Roman"/>
                    <w:spacing w:val="-1"/>
                  </w:rPr>
                </w:rPrChange>
              </w:rPr>
            </w:pPr>
          </w:p>
          <w:p w14:paraId="5BD3B4FA" w14:textId="77777777" w:rsidR="003F3EDE" w:rsidRPr="00FB0B06" w:rsidRDefault="003F3EDE" w:rsidP="0025185C">
            <w:pPr>
              <w:jc w:val="center"/>
              <w:rPr>
                <w:rFonts w:ascii="Arial" w:eastAsia="Times New Roman" w:hAnsi="Arial" w:cs="Arial"/>
                <w:spacing w:val="-1"/>
                <w:sz w:val="20"/>
                <w:szCs w:val="20"/>
                <w:rPrChange w:id="6634" w:author="Adelino Naquarta Sepalanga Domingos" w:date="2025-03-05T09:23:00Z" w16du:dateUtc="2025-03-05T08:23:00Z">
                  <w:rPr>
                    <w:rFonts w:ascii="Times New Roman" w:eastAsia="Times New Roman" w:hAnsi="Times New Roman"/>
                    <w:spacing w:val="-1"/>
                  </w:rPr>
                </w:rPrChange>
              </w:rPr>
            </w:pPr>
          </w:p>
          <w:p w14:paraId="63D2B089" w14:textId="77777777" w:rsidR="003F3EDE" w:rsidRPr="00FB0B06" w:rsidRDefault="003F3EDE" w:rsidP="0025185C">
            <w:pPr>
              <w:jc w:val="center"/>
              <w:rPr>
                <w:rFonts w:ascii="Arial" w:eastAsia="Times New Roman" w:hAnsi="Arial" w:cs="Arial"/>
                <w:spacing w:val="-1"/>
                <w:sz w:val="20"/>
                <w:szCs w:val="20"/>
                <w:rPrChange w:id="6635" w:author="Adelino Naquarta Sepalanga Domingos" w:date="2025-03-05T09:23:00Z" w16du:dateUtc="2025-03-05T08:23:00Z">
                  <w:rPr>
                    <w:rFonts w:ascii="Times New Roman" w:eastAsia="Times New Roman" w:hAnsi="Times New Roman"/>
                    <w:spacing w:val="-1"/>
                  </w:rPr>
                </w:rPrChange>
              </w:rPr>
            </w:pPr>
          </w:p>
          <w:p w14:paraId="24CB702E" w14:textId="77777777" w:rsidR="003F3EDE" w:rsidRPr="00FB0B06" w:rsidRDefault="003F3EDE" w:rsidP="0025185C">
            <w:pPr>
              <w:jc w:val="center"/>
              <w:rPr>
                <w:rFonts w:ascii="Arial" w:eastAsia="Times New Roman" w:hAnsi="Arial" w:cs="Arial"/>
                <w:spacing w:val="-1"/>
                <w:sz w:val="20"/>
                <w:szCs w:val="20"/>
                <w:rPrChange w:id="6636" w:author="Adelino Naquarta Sepalanga Domingos" w:date="2025-03-05T09:23:00Z" w16du:dateUtc="2025-03-05T08:23:00Z">
                  <w:rPr>
                    <w:rFonts w:ascii="Times New Roman" w:eastAsia="Times New Roman" w:hAnsi="Times New Roman"/>
                    <w:spacing w:val="-1"/>
                  </w:rPr>
                </w:rPrChange>
              </w:rPr>
            </w:pPr>
          </w:p>
          <w:p w14:paraId="2B9B6A95" w14:textId="77777777" w:rsidR="003F3EDE" w:rsidRPr="00FB0B06" w:rsidRDefault="003F3EDE" w:rsidP="0025185C">
            <w:pPr>
              <w:jc w:val="center"/>
              <w:rPr>
                <w:rFonts w:ascii="Arial" w:eastAsia="Times New Roman" w:hAnsi="Arial" w:cs="Arial"/>
                <w:spacing w:val="-1"/>
                <w:sz w:val="20"/>
                <w:szCs w:val="20"/>
                <w:rPrChange w:id="6637"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638" w:author="Adelino Naquarta Sepalanga Domingos" w:date="2025-03-05T09:23:00Z" w16du:dateUtc="2025-03-05T08:23:00Z">
                  <w:rPr>
                    <w:rFonts w:ascii="Times New Roman" w:eastAsia="Times New Roman" w:hAnsi="Times New Roman"/>
                    <w:spacing w:val="-1"/>
                  </w:rPr>
                </w:rPrChange>
              </w:rPr>
              <w:t>Texto 70</w:t>
            </w:r>
          </w:p>
        </w:tc>
      </w:tr>
      <w:tr w:rsidR="003F3EDE" w:rsidRPr="00FB0B06" w14:paraId="1B536474" w14:textId="77777777" w:rsidTr="0025185C">
        <w:trPr>
          <w:trHeight w:val="1034"/>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B1B8660" w14:textId="77777777" w:rsidR="003F3EDE" w:rsidRPr="00FB0B06" w:rsidRDefault="003F3EDE" w:rsidP="0025185C">
            <w:pPr>
              <w:jc w:val="center"/>
              <w:rPr>
                <w:rFonts w:ascii="Arial" w:eastAsia="Times New Roman" w:hAnsi="Arial" w:cs="Arial"/>
                <w:spacing w:val="-1"/>
                <w:sz w:val="20"/>
                <w:szCs w:val="20"/>
                <w:rPrChange w:id="6639" w:author="Adelino Naquarta Sepalanga Domingos" w:date="2025-03-05T09:23:00Z" w16du:dateUtc="2025-03-05T08:23:00Z">
                  <w:rPr>
                    <w:rFonts w:ascii="Times New Roman" w:eastAsia="Times New Roman" w:hAnsi="Times New Roman"/>
                    <w:spacing w:val="-1"/>
                  </w:rPr>
                </w:rPrChange>
              </w:rPr>
            </w:pPr>
          </w:p>
          <w:p w14:paraId="29FEF19C" w14:textId="77777777" w:rsidR="003F3EDE" w:rsidRPr="00FB0B06" w:rsidRDefault="003F3EDE" w:rsidP="0025185C">
            <w:pPr>
              <w:jc w:val="center"/>
              <w:rPr>
                <w:rFonts w:ascii="Arial" w:eastAsia="Times New Roman" w:hAnsi="Arial" w:cs="Arial"/>
                <w:spacing w:val="-1"/>
                <w:sz w:val="20"/>
                <w:szCs w:val="20"/>
                <w:rPrChange w:id="6640" w:author="Adelino Naquarta Sepalanga Domingos" w:date="2025-03-05T09:23:00Z" w16du:dateUtc="2025-03-05T08:23:00Z">
                  <w:rPr>
                    <w:rFonts w:ascii="Times New Roman" w:eastAsia="Times New Roman" w:hAnsi="Times New Roman"/>
                    <w:spacing w:val="-1"/>
                  </w:rPr>
                </w:rPrChange>
              </w:rPr>
            </w:pPr>
          </w:p>
          <w:p w14:paraId="3487B441" w14:textId="77777777" w:rsidR="003F3EDE" w:rsidRPr="00FB0B06" w:rsidRDefault="003F3EDE" w:rsidP="0025185C">
            <w:pPr>
              <w:jc w:val="center"/>
              <w:rPr>
                <w:rFonts w:ascii="Arial" w:eastAsia="Times New Roman" w:hAnsi="Arial" w:cs="Arial"/>
                <w:spacing w:val="-1"/>
                <w:sz w:val="20"/>
                <w:szCs w:val="20"/>
                <w:rPrChange w:id="6641" w:author="Adelino Naquarta Sepalanga Domingos" w:date="2025-03-05T09:23:00Z" w16du:dateUtc="2025-03-05T08:23:00Z">
                  <w:rPr>
                    <w:rFonts w:ascii="Times New Roman" w:eastAsia="Times New Roman" w:hAnsi="Times New Roman"/>
                    <w:spacing w:val="-1"/>
                  </w:rPr>
                </w:rPrChange>
              </w:rPr>
            </w:pPr>
          </w:p>
          <w:p w14:paraId="551AFF7F" w14:textId="77777777" w:rsidR="003F3EDE" w:rsidRPr="00FB0B06" w:rsidRDefault="003F3EDE" w:rsidP="0025185C">
            <w:pPr>
              <w:jc w:val="center"/>
              <w:rPr>
                <w:rFonts w:ascii="Arial" w:eastAsia="Times New Roman" w:hAnsi="Arial" w:cs="Arial"/>
                <w:spacing w:val="-1"/>
                <w:sz w:val="20"/>
                <w:szCs w:val="20"/>
                <w:rPrChange w:id="6642" w:author="Adelino Naquarta Sepalanga Domingos" w:date="2025-03-05T09:23:00Z" w16du:dateUtc="2025-03-05T08:23:00Z">
                  <w:rPr>
                    <w:rFonts w:ascii="Times New Roman" w:eastAsia="Times New Roman" w:hAnsi="Times New Roman"/>
                    <w:spacing w:val="-1"/>
                  </w:rPr>
                </w:rPrChange>
              </w:rPr>
            </w:pPr>
          </w:p>
          <w:p w14:paraId="07C89BD5" w14:textId="77777777" w:rsidR="003F3EDE" w:rsidRPr="00FB0B06" w:rsidRDefault="003F3EDE" w:rsidP="0025185C">
            <w:pPr>
              <w:jc w:val="center"/>
              <w:rPr>
                <w:rFonts w:ascii="Arial" w:eastAsia="Times New Roman" w:hAnsi="Arial" w:cs="Arial"/>
                <w:spacing w:val="-1"/>
                <w:sz w:val="20"/>
                <w:szCs w:val="20"/>
                <w:rPrChange w:id="6643" w:author="Adelino Naquarta Sepalanga Domingos" w:date="2025-03-05T09:23:00Z" w16du:dateUtc="2025-03-05T08:23:00Z">
                  <w:rPr>
                    <w:rFonts w:ascii="Times New Roman" w:eastAsia="Times New Roman" w:hAnsi="Times New Roman"/>
                    <w:spacing w:val="-1"/>
                  </w:rPr>
                </w:rPrChange>
              </w:rPr>
            </w:pPr>
          </w:p>
          <w:p w14:paraId="360EF50C" w14:textId="77777777" w:rsidR="003F3EDE" w:rsidRPr="00FB0B06" w:rsidRDefault="003F3EDE" w:rsidP="0025185C">
            <w:pPr>
              <w:jc w:val="center"/>
              <w:rPr>
                <w:rFonts w:ascii="Arial" w:eastAsia="Times New Roman" w:hAnsi="Arial" w:cs="Arial"/>
                <w:spacing w:val="-1"/>
                <w:sz w:val="20"/>
                <w:szCs w:val="20"/>
                <w:rPrChange w:id="6644"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645" w:author="Adelino Naquarta Sepalanga Domingos" w:date="2025-03-05T09:23:00Z" w16du:dateUtc="2025-03-05T08:23:00Z">
                  <w:rPr>
                    <w:rFonts w:ascii="Times New Roman" w:eastAsia="Times New Roman" w:hAnsi="Times New Roman"/>
                    <w:spacing w:val="-1"/>
                  </w:rPr>
                </w:rPrChange>
              </w:rPr>
              <w:t>4.2.3.11.</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6DBAFD0" w14:textId="77777777" w:rsidR="003F3EDE" w:rsidRPr="00FB0B06" w:rsidRDefault="003F3EDE" w:rsidP="0025185C">
            <w:pPr>
              <w:jc w:val="center"/>
              <w:rPr>
                <w:rFonts w:ascii="Arial" w:eastAsia="Times New Roman" w:hAnsi="Arial" w:cs="Arial"/>
                <w:spacing w:val="-1"/>
                <w:sz w:val="20"/>
                <w:szCs w:val="20"/>
                <w:rPrChange w:id="6646"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4F4B253" w14:textId="77777777" w:rsidR="003F3EDE" w:rsidRPr="00FB0B06" w:rsidRDefault="003F3EDE" w:rsidP="0025185C">
            <w:pPr>
              <w:rPr>
                <w:rFonts w:ascii="Arial" w:eastAsia="Times New Roman" w:hAnsi="Arial" w:cs="Arial"/>
                <w:spacing w:val="-1"/>
                <w:sz w:val="20"/>
                <w:szCs w:val="20"/>
                <w:rPrChange w:id="6647" w:author="Adelino Naquarta Sepalanga Domingos" w:date="2025-03-05T09:23:00Z" w16du:dateUtc="2025-03-05T08:23:00Z">
                  <w:rPr>
                    <w:rFonts w:ascii="Times New Roman" w:eastAsia="Times New Roman" w:hAnsi="Times New Roman"/>
                    <w:spacing w:val="-1"/>
                  </w:rPr>
                </w:rPrChange>
              </w:rPr>
            </w:pPr>
          </w:p>
          <w:p w14:paraId="1A6A0C6C" w14:textId="77777777" w:rsidR="003F3EDE" w:rsidRPr="00FB0B06" w:rsidRDefault="003F3EDE" w:rsidP="0025185C">
            <w:pPr>
              <w:rPr>
                <w:rFonts w:ascii="Arial" w:eastAsia="Times New Roman" w:hAnsi="Arial" w:cs="Arial"/>
                <w:spacing w:val="-1"/>
                <w:sz w:val="20"/>
                <w:szCs w:val="20"/>
                <w:rPrChange w:id="6648" w:author="Adelino Naquarta Sepalanga Domingos" w:date="2025-03-05T09:23:00Z" w16du:dateUtc="2025-03-05T08:23:00Z">
                  <w:rPr>
                    <w:rFonts w:ascii="Times New Roman" w:eastAsia="Times New Roman" w:hAnsi="Times New Roman"/>
                    <w:spacing w:val="-1"/>
                  </w:rPr>
                </w:rPrChange>
              </w:rPr>
            </w:pPr>
          </w:p>
          <w:p w14:paraId="716B3EC8" w14:textId="77777777" w:rsidR="003F3EDE" w:rsidRPr="00FB0B06" w:rsidRDefault="003F3EDE" w:rsidP="0025185C">
            <w:pPr>
              <w:rPr>
                <w:rFonts w:ascii="Arial" w:eastAsia="Times New Roman" w:hAnsi="Arial" w:cs="Arial"/>
                <w:spacing w:val="-1"/>
                <w:sz w:val="20"/>
                <w:szCs w:val="20"/>
                <w:rPrChange w:id="6649" w:author="Adelino Naquarta Sepalanga Domingos" w:date="2025-03-05T09:23:00Z" w16du:dateUtc="2025-03-05T08:23:00Z">
                  <w:rPr>
                    <w:rFonts w:ascii="Times New Roman" w:eastAsia="Times New Roman" w:hAnsi="Times New Roman"/>
                    <w:spacing w:val="-1"/>
                  </w:rPr>
                </w:rPrChange>
              </w:rPr>
            </w:pPr>
          </w:p>
          <w:p w14:paraId="3A547DA9" w14:textId="77777777" w:rsidR="003F3EDE" w:rsidRPr="00FB0B06" w:rsidRDefault="003F3EDE" w:rsidP="0025185C">
            <w:pPr>
              <w:rPr>
                <w:rFonts w:ascii="Arial" w:eastAsia="Times New Roman" w:hAnsi="Arial" w:cs="Arial"/>
                <w:spacing w:val="-1"/>
                <w:sz w:val="20"/>
                <w:szCs w:val="20"/>
                <w:rPrChange w:id="6650" w:author="Adelino Naquarta Sepalanga Domingos" w:date="2025-03-05T09:23:00Z" w16du:dateUtc="2025-03-05T08:23:00Z">
                  <w:rPr>
                    <w:rFonts w:ascii="Times New Roman" w:eastAsia="Times New Roman" w:hAnsi="Times New Roman"/>
                    <w:spacing w:val="-1"/>
                  </w:rPr>
                </w:rPrChange>
              </w:rPr>
            </w:pPr>
          </w:p>
          <w:p w14:paraId="566591BD" w14:textId="77777777" w:rsidR="003F3EDE" w:rsidRPr="00FB0B06" w:rsidRDefault="003F3EDE" w:rsidP="0025185C">
            <w:pPr>
              <w:rPr>
                <w:rFonts w:ascii="Arial" w:eastAsia="Times New Roman" w:hAnsi="Arial" w:cs="Arial"/>
                <w:spacing w:val="-1"/>
                <w:sz w:val="20"/>
                <w:szCs w:val="20"/>
                <w:rPrChange w:id="6651"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652" w:author="Adelino Naquarta Sepalanga Domingos" w:date="2025-03-05T09:23:00Z" w16du:dateUtc="2025-03-05T08:23:00Z">
                  <w:rPr>
                    <w:rFonts w:ascii="Times New Roman" w:eastAsia="Times New Roman" w:hAnsi="Times New Roman"/>
                    <w:spacing w:val="-1"/>
                  </w:rPr>
                </w:rPrChange>
              </w:rPr>
              <w:t>Identificador do cliente (CustomerID)</w:t>
            </w:r>
          </w:p>
        </w:tc>
        <w:tc>
          <w:tcPr>
            <w:tcW w:w="391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194D53B" w14:textId="77777777" w:rsidR="003F3EDE" w:rsidRPr="00FB0B06" w:rsidRDefault="003F3EDE" w:rsidP="0025185C">
            <w:pPr>
              <w:rPr>
                <w:rFonts w:ascii="Arial" w:eastAsia="Times New Roman" w:hAnsi="Arial" w:cs="Arial"/>
                <w:spacing w:val="-1"/>
                <w:sz w:val="20"/>
                <w:szCs w:val="20"/>
                <w:rPrChange w:id="6653"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654" w:author="Adelino Naquarta Sepalanga Domingos" w:date="2025-03-05T09:23:00Z" w16du:dateUtc="2025-03-05T08:23:00Z">
                  <w:rPr>
                    <w:rFonts w:ascii="Times New Roman" w:eastAsia="Times New Roman" w:hAnsi="Times New Roman"/>
                    <w:spacing w:val="-1"/>
                  </w:rPr>
                </w:rPrChange>
              </w:rPr>
              <w:t>Chave única da tabela 2.2 – Tabela de clientes (Customer) respeitando a regra aí definida para o campo</w:t>
            </w:r>
          </w:p>
          <w:p w14:paraId="15C4FC8C" w14:textId="77777777" w:rsidR="003F3EDE" w:rsidRPr="00FB0B06" w:rsidRDefault="003F3EDE" w:rsidP="0025185C">
            <w:pPr>
              <w:rPr>
                <w:rFonts w:ascii="Arial" w:eastAsia="Times New Roman" w:hAnsi="Arial" w:cs="Arial"/>
                <w:spacing w:val="-1"/>
                <w:sz w:val="20"/>
                <w:szCs w:val="20"/>
                <w:rPrChange w:id="6655"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656" w:author="Adelino Naquarta Sepalanga Domingos" w:date="2025-03-05T09:23:00Z" w16du:dateUtc="2025-03-05T08:23:00Z">
                  <w:rPr>
                    <w:rFonts w:ascii="Times New Roman" w:eastAsia="Times New Roman" w:hAnsi="Times New Roman"/>
                    <w:spacing w:val="-1"/>
                  </w:rPr>
                </w:rPrChange>
              </w:rPr>
              <w:t>2.2.1 - Identificador único do cliente (CustomerID).</w:t>
            </w:r>
          </w:p>
          <w:p w14:paraId="41193E9B" w14:textId="77777777" w:rsidR="003F3EDE" w:rsidRPr="00FB0B06" w:rsidRDefault="003F3EDE" w:rsidP="0025185C">
            <w:pPr>
              <w:rPr>
                <w:rFonts w:ascii="Arial" w:eastAsia="Times New Roman" w:hAnsi="Arial" w:cs="Arial"/>
                <w:spacing w:val="-1"/>
                <w:sz w:val="20"/>
                <w:szCs w:val="20"/>
                <w:rPrChange w:id="6657"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658" w:author="Adelino Naquarta Sepalanga Domingos" w:date="2025-03-05T09:23:00Z" w16du:dateUtc="2025-03-05T08:23:00Z">
                  <w:rPr>
                    <w:rFonts w:ascii="Times New Roman" w:eastAsia="Times New Roman" w:hAnsi="Times New Roman"/>
                    <w:spacing w:val="-1"/>
                  </w:rPr>
                </w:rPrChange>
              </w:rPr>
              <w:t>No caso de guias em que não se conhece o destinatário, deve ser utilizado o cliente genérico previsto na tabela 2.2. – Tabela de clientes (Customer).</w:t>
            </w:r>
          </w:p>
          <w:p w14:paraId="00839F8C" w14:textId="77777777" w:rsidR="003F3EDE" w:rsidRPr="00FB0B06" w:rsidRDefault="003F3EDE" w:rsidP="0025185C">
            <w:pPr>
              <w:rPr>
                <w:rFonts w:ascii="Arial" w:eastAsia="Times New Roman" w:hAnsi="Arial" w:cs="Arial"/>
                <w:spacing w:val="-1"/>
                <w:sz w:val="20"/>
                <w:szCs w:val="20"/>
                <w:rPrChange w:id="6659"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660" w:author="Adelino Naquarta Sepalanga Domingos" w:date="2025-03-05T09:23:00Z" w16du:dateUtc="2025-03-05T08:23:00Z">
                  <w:rPr>
                    <w:rFonts w:ascii="Times New Roman" w:eastAsia="Times New Roman" w:hAnsi="Times New Roman"/>
                    <w:spacing w:val="-1"/>
                  </w:rPr>
                </w:rPrChange>
              </w:rPr>
              <w:t>Este campo também deve ser preenchido no caso de guias que titulam a transferência de bens do próprio remetente.</w:t>
            </w:r>
          </w:p>
        </w:tc>
        <w:tc>
          <w:tcPr>
            <w:tcW w:w="1329"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48C6C2A" w14:textId="77777777" w:rsidR="003F3EDE" w:rsidRPr="00FB0B06" w:rsidRDefault="003F3EDE" w:rsidP="0025185C">
            <w:pPr>
              <w:jc w:val="center"/>
              <w:rPr>
                <w:rFonts w:ascii="Arial" w:eastAsia="Times New Roman" w:hAnsi="Arial" w:cs="Arial"/>
                <w:spacing w:val="-1"/>
                <w:sz w:val="20"/>
                <w:szCs w:val="20"/>
                <w:rPrChange w:id="6661" w:author="Adelino Naquarta Sepalanga Domingos" w:date="2025-03-05T09:23:00Z" w16du:dateUtc="2025-03-05T08:23:00Z">
                  <w:rPr>
                    <w:rFonts w:ascii="Times New Roman" w:eastAsia="Times New Roman" w:hAnsi="Times New Roman"/>
                    <w:spacing w:val="-1"/>
                  </w:rPr>
                </w:rPrChange>
              </w:rPr>
            </w:pPr>
          </w:p>
          <w:p w14:paraId="2A1E6AD7" w14:textId="77777777" w:rsidR="003F3EDE" w:rsidRPr="00FB0B06" w:rsidRDefault="003F3EDE" w:rsidP="0025185C">
            <w:pPr>
              <w:jc w:val="center"/>
              <w:rPr>
                <w:rFonts w:ascii="Arial" w:eastAsia="Times New Roman" w:hAnsi="Arial" w:cs="Arial"/>
                <w:spacing w:val="-1"/>
                <w:sz w:val="20"/>
                <w:szCs w:val="20"/>
                <w:rPrChange w:id="6662" w:author="Adelino Naquarta Sepalanga Domingos" w:date="2025-03-05T09:23:00Z" w16du:dateUtc="2025-03-05T08:23:00Z">
                  <w:rPr>
                    <w:rFonts w:ascii="Times New Roman" w:eastAsia="Times New Roman" w:hAnsi="Times New Roman"/>
                    <w:spacing w:val="-1"/>
                  </w:rPr>
                </w:rPrChange>
              </w:rPr>
            </w:pPr>
          </w:p>
          <w:p w14:paraId="6BF58867" w14:textId="77777777" w:rsidR="003F3EDE" w:rsidRPr="00FB0B06" w:rsidRDefault="003F3EDE" w:rsidP="0025185C">
            <w:pPr>
              <w:jc w:val="center"/>
              <w:rPr>
                <w:rFonts w:ascii="Arial" w:eastAsia="Times New Roman" w:hAnsi="Arial" w:cs="Arial"/>
                <w:spacing w:val="-1"/>
                <w:sz w:val="20"/>
                <w:szCs w:val="20"/>
                <w:rPrChange w:id="6663" w:author="Adelino Naquarta Sepalanga Domingos" w:date="2025-03-05T09:23:00Z" w16du:dateUtc="2025-03-05T08:23:00Z">
                  <w:rPr>
                    <w:rFonts w:ascii="Times New Roman" w:eastAsia="Times New Roman" w:hAnsi="Times New Roman"/>
                    <w:spacing w:val="-1"/>
                  </w:rPr>
                </w:rPrChange>
              </w:rPr>
            </w:pPr>
          </w:p>
          <w:p w14:paraId="457ED081" w14:textId="77777777" w:rsidR="003F3EDE" w:rsidRPr="00FB0B06" w:rsidRDefault="003F3EDE" w:rsidP="0025185C">
            <w:pPr>
              <w:jc w:val="center"/>
              <w:rPr>
                <w:rFonts w:ascii="Arial" w:eastAsia="Times New Roman" w:hAnsi="Arial" w:cs="Arial"/>
                <w:spacing w:val="-1"/>
                <w:sz w:val="20"/>
                <w:szCs w:val="20"/>
                <w:rPrChange w:id="6664" w:author="Adelino Naquarta Sepalanga Domingos" w:date="2025-03-05T09:23:00Z" w16du:dateUtc="2025-03-05T08:23:00Z">
                  <w:rPr>
                    <w:rFonts w:ascii="Times New Roman" w:eastAsia="Times New Roman" w:hAnsi="Times New Roman"/>
                    <w:spacing w:val="-1"/>
                  </w:rPr>
                </w:rPrChange>
              </w:rPr>
            </w:pPr>
          </w:p>
          <w:p w14:paraId="2D11ACB9" w14:textId="77777777" w:rsidR="003F3EDE" w:rsidRPr="00FB0B06" w:rsidRDefault="003F3EDE" w:rsidP="0025185C">
            <w:pPr>
              <w:jc w:val="center"/>
              <w:rPr>
                <w:rFonts w:ascii="Arial" w:eastAsia="Times New Roman" w:hAnsi="Arial" w:cs="Arial"/>
                <w:spacing w:val="-1"/>
                <w:sz w:val="20"/>
                <w:szCs w:val="20"/>
                <w:rPrChange w:id="6665" w:author="Adelino Naquarta Sepalanga Domingos" w:date="2025-03-05T09:23:00Z" w16du:dateUtc="2025-03-05T08:23:00Z">
                  <w:rPr>
                    <w:rFonts w:ascii="Times New Roman" w:eastAsia="Times New Roman" w:hAnsi="Times New Roman"/>
                    <w:spacing w:val="-1"/>
                  </w:rPr>
                </w:rPrChange>
              </w:rPr>
            </w:pPr>
          </w:p>
          <w:p w14:paraId="1A1BF01A" w14:textId="77777777" w:rsidR="003F3EDE" w:rsidRPr="00FB0B06" w:rsidRDefault="003F3EDE" w:rsidP="0025185C">
            <w:pPr>
              <w:jc w:val="center"/>
              <w:rPr>
                <w:rFonts w:ascii="Arial" w:eastAsia="Times New Roman" w:hAnsi="Arial" w:cs="Arial"/>
                <w:spacing w:val="-1"/>
                <w:sz w:val="20"/>
                <w:szCs w:val="20"/>
                <w:rPrChange w:id="6666" w:author="Adelino Naquarta Sepalanga Domingos" w:date="2025-03-05T09:23:00Z" w16du:dateUtc="2025-03-05T08:23:00Z">
                  <w:rPr>
                    <w:rFonts w:ascii="Times New Roman" w:eastAsia="Times New Roman" w:hAnsi="Times New Roman"/>
                    <w:spacing w:val="-1"/>
                  </w:rPr>
                </w:rPrChange>
              </w:rPr>
            </w:pPr>
          </w:p>
          <w:p w14:paraId="3CD6E671" w14:textId="77777777" w:rsidR="003F3EDE" w:rsidRPr="00FB0B06" w:rsidRDefault="003F3EDE" w:rsidP="0025185C">
            <w:pPr>
              <w:jc w:val="center"/>
              <w:rPr>
                <w:rFonts w:ascii="Arial" w:eastAsia="Times New Roman" w:hAnsi="Arial" w:cs="Arial"/>
                <w:spacing w:val="-1"/>
                <w:sz w:val="20"/>
                <w:szCs w:val="20"/>
                <w:rPrChange w:id="6667"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668" w:author="Adelino Naquarta Sepalanga Domingos" w:date="2025-03-05T09:23:00Z" w16du:dateUtc="2025-03-05T08:23:00Z">
                  <w:rPr>
                    <w:rFonts w:ascii="Times New Roman" w:eastAsia="Times New Roman" w:hAnsi="Times New Roman"/>
                    <w:spacing w:val="-1"/>
                  </w:rPr>
                </w:rPrChange>
              </w:rPr>
              <w:t>Texto 30</w:t>
            </w:r>
          </w:p>
        </w:tc>
      </w:tr>
      <w:tr w:rsidR="003F3EDE" w:rsidRPr="00FB0B06" w14:paraId="3558486D" w14:textId="77777777" w:rsidTr="0025185C">
        <w:trPr>
          <w:trHeight w:val="764"/>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9418317" w14:textId="77777777" w:rsidR="003F3EDE" w:rsidRPr="00FB0B06" w:rsidRDefault="003F3EDE" w:rsidP="0025185C">
            <w:pPr>
              <w:jc w:val="center"/>
              <w:rPr>
                <w:rFonts w:ascii="Arial" w:eastAsia="Times New Roman" w:hAnsi="Arial" w:cs="Arial"/>
                <w:spacing w:val="-1"/>
                <w:sz w:val="20"/>
                <w:szCs w:val="20"/>
                <w:rPrChange w:id="6669" w:author="Adelino Naquarta Sepalanga Domingos" w:date="2025-03-05T09:23:00Z" w16du:dateUtc="2025-03-05T08:23:00Z">
                  <w:rPr>
                    <w:rFonts w:ascii="Times New Roman" w:eastAsia="Times New Roman" w:hAnsi="Times New Roman"/>
                    <w:spacing w:val="-1"/>
                  </w:rPr>
                </w:rPrChange>
              </w:rPr>
            </w:pPr>
          </w:p>
          <w:p w14:paraId="114EF81A" w14:textId="77777777" w:rsidR="003F3EDE" w:rsidRPr="00FB0B06" w:rsidRDefault="003F3EDE" w:rsidP="0025185C">
            <w:pPr>
              <w:jc w:val="center"/>
              <w:rPr>
                <w:rFonts w:ascii="Arial" w:eastAsia="Times New Roman" w:hAnsi="Arial" w:cs="Arial"/>
                <w:spacing w:val="-1"/>
                <w:sz w:val="20"/>
                <w:szCs w:val="20"/>
                <w:rPrChange w:id="6670" w:author="Adelino Naquarta Sepalanga Domingos" w:date="2025-03-05T09:23:00Z" w16du:dateUtc="2025-03-05T08:23:00Z">
                  <w:rPr>
                    <w:rFonts w:ascii="Times New Roman" w:eastAsia="Times New Roman" w:hAnsi="Times New Roman"/>
                    <w:spacing w:val="-1"/>
                  </w:rPr>
                </w:rPrChange>
              </w:rPr>
            </w:pPr>
          </w:p>
          <w:p w14:paraId="1D90C2C2" w14:textId="77777777" w:rsidR="003F3EDE" w:rsidRPr="00FB0B06" w:rsidRDefault="003F3EDE" w:rsidP="0025185C">
            <w:pPr>
              <w:jc w:val="center"/>
              <w:rPr>
                <w:rFonts w:ascii="Arial" w:eastAsia="Times New Roman" w:hAnsi="Arial" w:cs="Arial"/>
                <w:spacing w:val="-1"/>
                <w:sz w:val="20"/>
                <w:szCs w:val="20"/>
                <w:rPrChange w:id="6671" w:author="Adelino Naquarta Sepalanga Domingos" w:date="2025-03-05T09:23:00Z" w16du:dateUtc="2025-03-05T08:23:00Z">
                  <w:rPr>
                    <w:rFonts w:ascii="Times New Roman" w:eastAsia="Times New Roman" w:hAnsi="Times New Roman"/>
                    <w:spacing w:val="-1"/>
                  </w:rPr>
                </w:rPrChange>
              </w:rPr>
            </w:pPr>
          </w:p>
          <w:p w14:paraId="558C40A0" w14:textId="77777777" w:rsidR="003F3EDE" w:rsidRPr="00FB0B06" w:rsidRDefault="003F3EDE" w:rsidP="0025185C">
            <w:pPr>
              <w:jc w:val="center"/>
              <w:rPr>
                <w:rFonts w:ascii="Arial" w:eastAsia="Times New Roman" w:hAnsi="Arial" w:cs="Arial"/>
                <w:spacing w:val="-1"/>
                <w:sz w:val="20"/>
                <w:szCs w:val="20"/>
                <w:rPrChange w:id="6672" w:author="Adelino Naquarta Sepalanga Domingos" w:date="2025-03-05T09:23:00Z" w16du:dateUtc="2025-03-05T08:23:00Z">
                  <w:rPr>
                    <w:rFonts w:ascii="Times New Roman" w:eastAsia="Times New Roman" w:hAnsi="Times New Roman"/>
                    <w:spacing w:val="-1"/>
                  </w:rPr>
                </w:rPrChange>
              </w:rPr>
            </w:pPr>
          </w:p>
          <w:p w14:paraId="00982427" w14:textId="77777777" w:rsidR="003F3EDE" w:rsidRPr="00FB0B06" w:rsidRDefault="003F3EDE" w:rsidP="0025185C">
            <w:pPr>
              <w:jc w:val="center"/>
              <w:rPr>
                <w:rFonts w:ascii="Arial" w:eastAsia="Times New Roman" w:hAnsi="Arial" w:cs="Arial"/>
                <w:spacing w:val="-1"/>
                <w:sz w:val="20"/>
                <w:szCs w:val="20"/>
                <w:rPrChange w:id="6673"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674" w:author="Adelino Naquarta Sepalanga Domingos" w:date="2025-03-05T09:23:00Z" w16du:dateUtc="2025-03-05T08:23:00Z">
                  <w:rPr>
                    <w:rFonts w:ascii="Times New Roman" w:eastAsia="Times New Roman" w:hAnsi="Times New Roman"/>
                    <w:spacing w:val="-1"/>
                  </w:rPr>
                </w:rPrChange>
              </w:rPr>
              <w:t>4.2.3.12.</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7AFA077" w14:textId="77777777" w:rsidR="003F3EDE" w:rsidRPr="00FB0B06" w:rsidRDefault="003F3EDE" w:rsidP="0025185C">
            <w:pPr>
              <w:jc w:val="center"/>
              <w:rPr>
                <w:rFonts w:ascii="Arial" w:eastAsia="Times New Roman" w:hAnsi="Arial" w:cs="Arial"/>
                <w:spacing w:val="-1"/>
                <w:sz w:val="20"/>
                <w:szCs w:val="20"/>
                <w:rPrChange w:id="6675"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7ABED31" w14:textId="77777777" w:rsidR="003F3EDE" w:rsidRPr="00FB0B06" w:rsidRDefault="003F3EDE" w:rsidP="0025185C">
            <w:pPr>
              <w:rPr>
                <w:rFonts w:ascii="Arial" w:eastAsia="Times New Roman" w:hAnsi="Arial" w:cs="Arial"/>
                <w:spacing w:val="-1"/>
                <w:sz w:val="20"/>
                <w:szCs w:val="20"/>
                <w:rPrChange w:id="6676" w:author="Adelino Naquarta Sepalanga Domingos" w:date="2025-03-05T09:23:00Z" w16du:dateUtc="2025-03-05T08:23:00Z">
                  <w:rPr>
                    <w:rFonts w:ascii="Times New Roman" w:eastAsia="Times New Roman" w:hAnsi="Times New Roman"/>
                    <w:spacing w:val="-1"/>
                  </w:rPr>
                </w:rPrChange>
              </w:rPr>
            </w:pPr>
          </w:p>
          <w:p w14:paraId="79B74EAF" w14:textId="77777777" w:rsidR="003F3EDE" w:rsidRPr="00FB0B06" w:rsidRDefault="003F3EDE" w:rsidP="0025185C">
            <w:pPr>
              <w:rPr>
                <w:rFonts w:ascii="Arial" w:eastAsia="Times New Roman" w:hAnsi="Arial" w:cs="Arial"/>
                <w:spacing w:val="-1"/>
                <w:sz w:val="20"/>
                <w:szCs w:val="20"/>
                <w:rPrChange w:id="6677" w:author="Adelino Naquarta Sepalanga Domingos" w:date="2025-03-05T09:23:00Z" w16du:dateUtc="2025-03-05T08:23:00Z">
                  <w:rPr>
                    <w:rFonts w:ascii="Times New Roman" w:eastAsia="Times New Roman" w:hAnsi="Times New Roman"/>
                    <w:spacing w:val="-1"/>
                  </w:rPr>
                </w:rPrChange>
              </w:rPr>
            </w:pPr>
          </w:p>
          <w:p w14:paraId="08528045" w14:textId="77777777" w:rsidR="003F3EDE" w:rsidRPr="00FB0B06" w:rsidRDefault="003F3EDE" w:rsidP="0025185C">
            <w:pPr>
              <w:rPr>
                <w:rFonts w:ascii="Arial" w:eastAsia="Times New Roman" w:hAnsi="Arial" w:cs="Arial"/>
                <w:spacing w:val="-1"/>
                <w:sz w:val="20"/>
                <w:szCs w:val="20"/>
                <w:rPrChange w:id="6678" w:author="Adelino Naquarta Sepalanga Domingos" w:date="2025-03-05T09:23:00Z" w16du:dateUtc="2025-03-05T08:23:00Z">
                  <w:rPr>
                    <w:rFonts w:ascii="Times New Roman" w:eastAsia="Times New Roman" w:hAnsi="Times New Roman"/>
                    <w:spacing w:val="-1"/>
                  </w:rPr>
                </w:rPrChange>
              </w:rPr>
            </w:pPr>
          </w:p>
          <w:p w14:paraId="600F91BC" w14:textId="77777777" w:rsidR="003F3EDE" w:rsidRPr="00FB0B06" w:rsidRDefault="003F3EDE" w:rsidP="0025185C">
            <w:pPr>
              <w:rPr>
                <w:rFonts w:ascii="Arial" w:eastAsia="Times New Roman" w:hAnsi="Arial" w:cs="Arial"/>
                <w:spacing w:val="-1"/>
                <w:sz w:val="20"/>
                <w:szCs w:val="20"/>
                <w:rPrChange w:id="6679" w:author="Adelino Naquarta Sepalanga Domingos" w:date="2025-03-05T09:23:00Z" w16du:dateUtc="2025-03-05T08:23:00Z">
                  <w:rPr>
                    <w:rFonts w:ascii="Times New Roman" w:eastAsia="Times New Roman" w:hAnsi="Times New Roman"/>
                    <w:spacing w:val="-1"/>
                  </w:rPr>
                </w:rPrChange>
              </w:rPr>
            </w:pPr>
          </w:p>
          <w:p w14:paraId="5056BBC1" w14:textId="77777777" w:rsidR="003F3EDE" w:rsidRPr="00FB0B06" w:rsidRDefault="003F3EDE" w:rsidP="0025185C">
            <w:pPr>
              <w:rPr>
                <w:rFonts w:ascii="Arial" w:eastAsia="Times New Roman" w:hAnsi="Arial" w:cs="Arial"/>
                <w:spacing w:val="-1"/>
                <w:sz w:val="20"/>
                <w:szCs w:val="20"/>
                <w:rPrChange w:id="6680"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681" w:author="Adelino Naquarta Sepalanga Domingos" w:date="2025-03-05T09:23:00Z" w16du:dateUtc="2025-03-05T08:23:00Z">
                  <w:rPr>
                    <w:rFonts w:ascii="Times New Roman" w:eastAsia="Times New Roman" w:hAnsi="Times New Roman"/>
                    <w:spacing w:val="-1"/>
                  </w:rPr>
                </w:rPrChange>
              </w:rPr>
              <w:t>Identificador do fornecedor (SupplierID)</w:t>
            </w:r>
          </w:p>
        </w:tc>
        <w:tc>
          <w:tcPr>
            <w:tcW w:w="391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A6DA884" w14:textId="77777777" w:rsidR="003F3EDE" w:rsidRPr="00FB0B06" w:rsidRDefault="003F3EDE" w:rsidP="0025185C">
            <w:pPr>
              <w:rPr>
                <w:rFonts w:ascii="Arial" w:eastAsia="Times New Roman" w:hAnsi="Arial" w:cs="Arial"/>
                <w:spacing w:val="-1"/>
                <w:sz w:val="20"/>
                <w:szCs w:val="20"/>
                <w:rPrChange w:id="6682"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683" w:author="Adelino Naquarta Sepalanga Domingos" w:date="2025-03-05T09:23:00Z" w16du:dateUtc="2025-03-05T08:23:00Z">
                  <w:rPr>
                    <w:rFonts w:ascii="Times New Roman" w:eastAsia="Times New Roman" w:hAnsi="Times New Roman"/>
                    <w:spacing w:val="-1"/>
                  </w:rPr>
                </w:rPrChange>
              </w:rPr>
              <w:t>Chave única da tabela 2.3 – Tabela de fornecedores (Supplier) respeitando a regra aí definida para o campo 2.3.1 - Identificador único do fornecedor (SupplierID), no caso das guias de devolução ou guia de transporte de bens móveis produzidos ou montados sob encomenda com materiais que o dono da obra tenha fornecido para o efeito (trabalho a feitio).</w:t>
            </w:r>
          </w:p>
        </w:tc>
        <w:tc>
          <w:tcPr>
            <w:tcW w:w="13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BE69BC8" w14:textId="77777777" w:rsidR="003F3EDE" w:rsidRPr="00FB0B06" w:rsidRDefault="003F3EDE" w:rsidP="0025185C">
            <w:pPr>
              <w:jc w:val="center"/>
              <w:rPr>
                <w:rFonts w:ascii="Arial" w:eastAsia="Times New Roman" w:hAnsi="Arial" w:cs="Arial"/>
                <w:spacing w:val="-1"/>
                <w:sz w:val="20"/>
                <w:szCs w:val="20"/>
                <w:rPrChange w:id="6684" w:author="Adelino Naquarta Sepalanga Domingos" w:date="2025-03-05T09:23:00Z" w16du:dateUtc="2025-03-05T08:23:00Z">
                  <w:rPr>
                    <w:rFonts w:ascii="Times New Roman" w:eastAsia="Times New Roman" w:hAnsi="Times New Roman"/>
                    <w:spacing w:val="-1"/>
                  </w:rPr>
                </w:rPrChange>
              </w:rPr>
            </w:pPr>
          </w:p>
          <w:p w14:paraId="68F31A9A" w14:textId="77777777" w:rsidR="003F3EDE" w:rsidRPr="00FB0B06" w:rsidRDefault="003F3EDE" w:rsidP="0025185C">
            <w:pPr>
              <w:jc w:val="center"/>
              <w:rPr>
                <w:rFonts w:ascii="Arial" w:eastAsia="Times New Roman" w:hAnsi="Arial" w:cs="Arial"/>
                <w:spacing w:val="-1"/>
                <w:sz w:val="20"/>
                <w:szCs w:val="20"/>
                <w:rPrChange w:id="6685" w:author="Adelino Naquarta Sepalanga Domingos" w:date="2025-03-05T09:23:00Z" w16du:dateUtc="2025-03-05T08:23:00Z">
                  <w:rPr>
                    <w:rFonts w:ascii="Times New Roman" w:eastAsia="Times New Roman" w:hAnsi="Times New Roman"/>
                    <w:spacing w:val="-1"/>
                  </w:rPr>
                </w:rPrChange>
              </w:rPr>
            </w:pPr>
          </w:p>
          <w:p w14:paraId="515062B5" w14:textId="77777777" w:rsidR="003F3EDE" w:rsidRPr="00FB0B06" w:rsidRDefault="003F3EDE" w:rsidP="0025185C">
            <w:pPr>
              <w:jc w:val="center"/>
              <w:rPr>
                <w:rFonts w:ascii="Arial" w:eastAsia="Times New Roman" w:hAnsi="Arial" w:cs="Arial"/>
                <w:spacing w:val="-1"/>
                <w:sz w:val="20"/>
                <w:szCs w:val="20"/>
                <w:rPrChange w:id="6686" w:author="Adelino Naquarta Sepalanga Domingos" w:date="2025-03-05T09:23:00Z" w16du:dateUtc="2025-03-05T08:23:00Z">
                  <w:rPr>
                    <w:rFonts w:ascii="Times New Roman" w:eastAsia="Times New Roman" w:hAnsi="Times New Roman"/>
                    <w:spacing w:val="-1"/>
                  </w:rPr>
                </w:rPrChange>
              </w:rPr>
            </w:pPr>
          </w:p>
          <w:p w14:paraId="13E78EA7" w14:textId="77777777" w:rsidR="003F3EDE" w:rsidRPr="00FB0B06" w:rsidRDefault="003F3EDE" w:rsidP="0025185C">
            <w:pPr>
              <w:jc w:val="center"/>
              <w:rPr>
                <w:rFonts w:ascii="Arial" w:eastAsia="Times New Roman" w:hAnsi="Arial" w:cs="Arial"/>
                <w:spacing w:val="-1"/>
                <w:sz w:val="20"/>
                <w:szCs w:val="20"/>
                <w:rPrChange w:id="6687"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688" w:author="Adelino Naquarta Sepalanga Domingos" w:date="2025-03-05T09:23:00Z" w16du:dateUtc="2025-03-05T08:23:00Z">
                  <w:rPr>
                    <w:rFonts w:ascii="Times New Roman" w:eastAsia="Times New Roman" w:hAnsi="Times New Roman"/>
                    <w:spacing w:val="-1"/>
                  </w:rPr>
                </w:rPrChange>
              </w:rPr>
              <w:t>Texto 30</w:t>
            </w:r>
          </w:p>
        </w:tc>
      </w:tr>
      <w:tr w:rsidR="003F3EDE" w:rsidRPr="00FB0B06" w14:paraId="3C709BF3" w14:textId="77777777" w:rsidTr="0025185C">
        <w:trPr>
          <w:trHeight w:val="939"/>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6DF5A70" w14:textId="77777777" w:rsidR="003F3EDE" w:rsidRPr="00FB0B06" w:rsidRDefault="003F3EDE" w:rsidP="0025185C">
            <w:pPr>
              <w:jc w:val="center"/>
              <w:rPr>
                <w:rFonts w:ascii="Arial" w:eastAsia="Times New Roman" w:hAnsi="Arial" w:cs="Arial"/>
                <w:spacing w:val="-1"/>
                <w:sz w:val="20"/>
                <w:szCs w:val="20"/>
                <w:rPrChange w:id="6689"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690" w:author="Adelino Naquarta Sepalanga Domingos" w:date="2025-03-05T09:23:00Z" w16du:dateUtc="2025-03-05T08:23:00Z">
                  <w:rPr>
                    <w:rFonts w:ascii="Times New Roman" w:eastAsia="Times New Roman" w:hAnsi="Times New Roman"/>
                    <w:spacing w:val="-1"/>
                  </w:rPr>
                </w:rPrChange>
              </w:rPr>
              <w:t>4.2.3.13.</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19D3031" w14:textId="77777777" w:rsidR="003F3EDE" w:rsidRPr="00FB0B06" w:rsidRDefault="003F3EDE" w:rsidP="0025185C">
            <w:pPr>
              <w:jc w:val="center"/>
              <w:rPr>
                <w:rFonts w:ascii="Arial" w:eastAsia="Times New Roman" w:hAnsi="Arial" w:cs="Arial"/>
                <w:spacing w:val="-1"/>
                <w:sz w:val="20"/>
                <w:szCs w:val="20"/>
                <w:rPrChange w:id="6691"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64E6F70" w14:textId="77777777" w:rsidR="003F3EDE" w:rsidRPr="00FB0B06" w:rsidRDefault="003F3EDE" w:rsidP="0025185C">
            <w:pPr>
              <w:rPr>
                <w:rFonts w:ascii="Arial" w:eastAsia="Times New Roman" w:hAnsi="Arial" w:cs="Arial"/>
                <w:spacing w:val="-1"/>
                <w:sz w:val="20"/>
                <w:szCs w:val="20"/>
                <w:rPrChange w:id="6692"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693" w:author="Adelino Naquarta Sepalanga Domingos" w:date="2025-03-05T09:23:00Z" w16du:dateUtc="2025-03-05T08:23:00Z">
                  <w:rPr>
                    <w:rFonts w:ascii="Times New Roman" w:eastAsia="Times New Roman" w:hAnsi="Times New Roman"/>
                    <w:spacing w:val="-1"/>
                  </w:rPr>
                </w:rPrChange>
              </w:rPr>
              <w:t>Código do utilizador (SourceID)</w:t>
            </w:r>
          </w:p>
        </w:tc>
        <w:tc>
          <w:tcPr>
            <w:tcW w:w="391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A15F8E7" w14:textId="77777777" w:rsidR="003F3EDE" w:rsidRPr="00FB0B06" w:rsidRDefault="003F3EDE" w:rsidP="0025185C">
            <w:pPr>
              <w:rPr>
                <w:rFonts w:ascii="Arial" w:eastAsia="Times New Roman" w:hAnsi="Arial" w:cs="Arial"/>
                <w:spacing w:val="-1"/>
                <w:sz w:val="20"/>
                <w:szCs w:val="20"/>
                <w:rPrChange w:id="6694"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695" w:author="Adelino Naquarta Sepalanga Domingos" w:date="2025-03-05T09:23:00Z" w16du:dateUtc="2025-03-05T08:23:00Z">
                  <w:rPr>
                    <w:rFonts w:ascii="Times New Roman" w:eastAsia="Times New Roman" w:hAnsi="Times New Roman"/>
                    <w:spacing w:val="-1"/>
                  </w:rPr>
                </w:rPrChange>
              </w:rPr>
              <w:t>Utilizador que gerou o documento.</w:t>
            </w:r>
          </w:p>
        </w:tc>
        <w:tc>
          <w:tcPr>
            <w:tcW w:w="1329"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7FA67E5" w14:textId="77777777" w:rsidR="003F3EDE" w:rsidRPr="00FB0B06" w:rsidRDefault="003F3EDE" w:rsidP="0025185C">
            <w:pPr>
              <w:jc w:val="center"/>
              <w:rPr>
                <w:rFonts w:ascii="Arial" w:eastAsia="Times New Roman" w:hAnsi="Arial" w:cs="Arial"/>
                <w:spacing w:val="-1"/>
                <w:sz w:val="20"/>
                <w:szCs w:val="20"/>
                <w:rPrChange w:id="6696"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697" w:author="Adelino Naquarta Sepalanga Domingos" w:date="2025-03-05T09:23:00Z" w16du:dateUtc="2025-03-05T08:23:00Z">
                  <w:rPr>
                    <w:rFonts w:ascii="Times New Roman" w:eastAsia="Times New Roman" w:hAnsi="Times New Roman"/>
                    <w:spacing w:val="-1"/>
                  </w:rPr>
                </w:rPrChange>
              </w:rPr>
              <w:t>Texto 30</w:t>
            </w:r>
          </w:p>
        </w:tc>
      </w:tr>
      <w:tr w:rsidR="003F3EDE" w:rsidRPr="00FB0B06" w14:paraId="5A477B3A" w14:textId="77777777" w:rsidTr="0025185C">
        <w:trPr>
          <w:trHeight w:val="906"/>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71B985C" w14:textId="77777777" w:rsidR="003F3EDE" w:rsidRPr="00FB0B06" w:rsidRDefault="003F3EDE" w:rsidP="0025185C">
            <w:pPr>
              <w:jc w:val="center"/>
              <w:rPr>
                <w:rFonts w:ascii="Arial" w:eastAsia="Times New Roman" w:hAnsi="Arial" w:cs="Arial"/>
                <w:spacing w:val="-1"/>
                <w:sz w:val="20"/>
                <w:szCs w:val="20"/>
                <w:rPrChange w:id="6698"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699" w:author="Adelino Naquarta Sepalanga Domingos" w:date="2025-03-05T09:23:00Z" w16du:dateUtc="2025-03-05T08:23:00Z">
                  <w:rPr>
                    <w:rFonts w:ascii="Times New Roman" w:eastAsia="Times New Roman" w:hAnsi="Times New Roman"/>
                    <w:spacing w:val="-1"/>
                  </w:rPr>
                </w:rPrChange>
              </w:rPr>
              <w:t>4.2.3.14.</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8B0EE85" w14:textId="77777777" w:rsidR="003F3EDE" w:rsidRPr="00FB0B06" w:rsidRDefault="003F3EDE" w:rsidP="0025185C">
            <w:pPr>
              <w:jc w:val="center"/>
              <w:rPr>
                <w:rFonts w:ascii="Arial" w:eastAsia="Times New Roman" w:hAnsi="Arial" w:cs="Arial"/>
                <w:spacing w:val="-1"/>
                <w:sz w:val="20"/>
                <w:szCs w:val="20"/>
                <w:rPrChange w:id="6700"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6BB29C7" w14:textId="77777777" w:rsidR="003F3EDE" w:rsidRPr="00FB0B06" w:rsidRDefault="003F3EDE" w:rsidP="0025185C">
            <w:pPr>
              <w:rPr>
                <w:rFonts w:ascii="Arial" w:eastAsia="Times New Roman" w:hAnsi="Arial" w:cs="Arial"/>
                <w:spacing w:val="-1"/>
                <w:sz w:val="20"/>
                <w:szCs w:val="20"/>
                <w:rPrChange w:id="6701"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702" w:author="Adelino Naquarta Sepalanga Domingos" w:date="2025-03-05T09:23:00Z" w16du:dateUtc="2025-03-05T08:23:00Z">
                  <w:rPr>
                    <w:rFonts w:ascii="Times New Roman" w:eastAsia="Times New Roman" w:hAnsi="Times New Roman"/>
                    <w:spacing w:val="-1"/>
                  </w:rPr>
                </w:rPrChange>
              </w:rPr>
              <w:t>Código CAE (EACCode)</w:t>
            </w:r>
          </w:p>
        </w:tc>
        <w:tc>
          <w:tcPr>
            <w:tcW w:w="391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53E7961" w14:textId="77777777" w:rsidR="003F3EDE" w:rsidRPr="00FB0B06" w:rsidRDefault="003F3EDE" w:rsidP="0025185C">
            <w:pPr>
              <w:rPr>
                <w:rFonts w:ascii="Arial" w:eastAsia="Times New Roman" w:hAnsi="Arial" w:cs="Arial"/>
                <w:spacing w:val="-1"/>
                <w:sz w:val="20"/>
                <w:szCs w:val="20"/>
                <w:rPrChange w:id="6703"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704" w:author="Adelino Naquarta Sepalanga Domingos" w:date="2025-03-05T09:23:00Z" w16du:dateUtc="2025-03-05T08:23:00Z">
                  <w:rPr>
                    <w:rFonts w:ascii="Times New Roman" w:eastAsia="Times New Roman" w:hAnsi="Times New Roman"/>
                    <w:spacing w:val="-1"/>
                  </w:rPr>
                </w:rPrChange>
              </w:rPr>
              <w:t>Deve ser indicado o código CAE da actividade relacionada com a emissão deste documento.</w:t>
            </w:r>
          </w:p>
        </w:tc>
        <w:tc>
          <w:tcPr>
            <w:tcW w:w="13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8C36005" w14:textId="77777777" w:rsidR="003F3EDE" w:rsidRPr="00FB0B06" w:rsidRDefault="003F3EDE" w:rsidP="0025185C">
            <w:pPr>
              <w:jc w:val="center"/>
              <w:rPr>
                <w:rFonts w:ascii="Arial" w:eastAsia="Times New Roman" w:hAnsi="Arial" w:cs="Arial"/>
                <w:spacing w:val="-1"/>
                <w:sz w:val="20"/>
                <w:szCs w:val="20"/>
                <w:rPrChange w:id="6705"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706" w:author="Adelino Naquarta Sepalanga Domingos" w:date="2025-03-05T09:23:00Z" w16du:dateUtc="2025-03-05T08:23:00Z">
                  <w:rPr>
                    <w:rFonts w:ascii="Times New Roman" w:eastAsia="Times New Roman" w:hAnsi="Times New Roman"/>
                    <w:spacing w:val="-1"/>
                  </w:rPr>
                </w:rPrChange>
              </w:rPr>
              <w:t>Texto 10</w:t>
            </w:r>
          </w:p>
        </w:tc>
      </w:tr>
      <w:tr w:rsidR="003F3EDE" w:rsidRPr="00FB0B06" w14:paraId="292B1D91" w14:textId="77777777" w:rsidTr="0025185C">
        <w:trPr>
          <w:trHeight w:val="861"/>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34F50FE" w14:textId="77777777" w:rsidR="003F3EDE" w:rsidRPr="00FB0B06" w:rsidRDefault="003F3EDE" w:rsidP="0025185C">
            <w:pPr>
              <w:jc w:val="center"/>
              <w:rPr>
                <w:rFonts w:ascii="Arial" w:eastAsia="Times New Roman" w:hAnsi="Arial" w:cs="Arial"/>
                <w:spacing w:val="-1"/>
                <w:sz w:val="20"/>
                <w:szCs w:val="20"/>
                <w:rPrChange w:id="6707"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708" w:author="Adelino Naquarta Sepalanga Domingos" w:date="2025-03-05T09:23:00Z" w16du:dateUtc="2025-03-05T08:23:00Z">
                  <w:rPr>
                    <w:rFonts w:ascii="Times New Roman" w:eastAsia="Times New Roman" w:hAnsi="Times New Roman"/>
                    <w:spacing w:val="-1"/>
                  </w:rPr>
                </w:rPrChange>
              </w:rPr>
              <w:t>4.2.3.15.</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4E2C97D" w14:textId="77777777" w:rsidR="003F3EDE" w:rsidRPr="00FB0B06" w:rsidRDefault="003F3EDE" w:rsidP="0025185C">
            <w:pPr>
              <w:jc w:val="center"/>
              <w:rPr>
                <w:rFonts w:ascii="Arial" w:eastAsia="Times New Roman" w:hAnsi="Arial" w:cs="Arial"/>
                <w:spacing w:val="-1"/>
                <w:sz w:val="20"/>
                <w:szCs w:val="20"/>
                <w:rPrChange w:id="6709"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B587024" w14:textId="77777777" w:rsidR="003F3EDE" w:rsidRPr="00FB0B06" w:rsidRDefault="003F3EDE" w:rsidP="0025185C">
            <w:pPr>
              <w:rPr>
                <w:rFonts w:ascii="Arial" w:eastAsia="Times New Roman" w:hAnsi="Arial" w:cs="Arial"/>
                <w:spacing w:val="-1"/>
                <w:sz w:val="20"/>
                <w:szCs w:val="20"/>
                <w:rPrChange w:id="6710"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711" w:author="Adelino Naquarta Sepalanga Domingos" w:date="2025-03-05T09:23:00Z" w16du:dateUtc="2025-03-05T08:23:00Z">
                  <w:rPr>
                    <w:rFonts w:ascii="Times New Roman" w:eastAsia="Times New Roman" w:hAnsi="Times New Roman"/>
                    <w:spacing w:val="-1"/>
                  </w:rPr>
                </w:rPrChange>
              </w:rPr>
              <w:t>Razão da emissão do documento (MovementComments)</w:t>
            </w:r>
          </w:p>
        </w:tc>
        <w:tc>
          <w:tcPr>
            <w:tcW w:w="391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AD2FA9B" w14:textId="77777777" w:rsidR="003F3EDE" w:rsidRPr="00FB0B06" w:rsidRDefault="003F3EDE" w:rsidP="0025185C">
            <w:pPr>
              <w:rPr>
                <w:rFonts w:ascii="Arial" w:eastAsia="Times New Roman" w:hAnsi="Arial" w:cs="Arial"/>
                <w:spacing w:val="-1"/>
                <w:sz w:val="20"/>
                <w:szCs w:val="20"/>
                <w:rPrChange w:id="6712" w:author="Adelino Naquarta Sepalanga Domingos" w:date="2025-03-05T09:23:00Z" w16du:dateUtc="2025-03-05T08:23:00Z">
                  <w:rPr>
                    <w:rFonts w:ascii="Times New Roman" w:eastAsia="Times New Roman" w:hAnsi="Times New Roman"/>
                    <w:spacing w:val="-1"/>
                  </w:rPr>
                </w:rPrChange>
              </w:rPr>
            </w:pPr>
          </w:p>
        </w:tc>
        <w:tc>
          <w:tcPr>
            <w:tcW w:w="1329"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AE4EADE" w14:textId="77777777" w:rsidR="003F3EDE" w:rsidRPr="00FB0B06" w:rsidRDefault="003F3EDE" w:rsidP="0025185C">
            <w:pPr>
              <w:jc w:val="center"/>
              <w:rPr>
                <w:rFonts w:ascii="Arial" w:eastAsia="Times New Roman" w:hAnsi="Arial" w:cs="Arial"/>
                <w:spacing w:val="-1"/>
                <w:sz w:val="20"/>
                <w:szCs w:val="20"/>
                <w:rPrChange w:id="6713" w:author="Adelino Naquarta Sepalanga Domingos" w:date="2025-03-05T09:23:00Z" w16du:dateUtc="2025-03-05T08:23:00Z">
                  <w:rPr>
                    <w:rFonts w:ascii="Times New Roman" w:eastAsia="Times New Roman" w:hAnsi="Times New Roman"/>
                    <w:spacing w:val="-1"/>
                  </w:rPr>
                </w:rPrChange>
              </w:rPr>
            </w:pPr>
          </w:p>
          <w:p w14:paraId="7B13297A" w14:textId="77777777" w:rsidR="003F3EDE" w:rsidRPr="00FB0B06" w:rsidRDefault="003F3EDE" w:rsidP="0025185C">
            <w:pPr>
              <w:jc w:val="center"/>
              <w:rPr>
                <w:rFonts w:ascii="Arial" w:eastAsia="Times New Roman" w:hAnsi="Arial" w:cs="Arial"/>
                <w:spacing w:val="-1"/>
                <w:sz w:val="20"/>
                <w:szCs w:val="20"/>
                <w:rPrChange w:id="6714"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715" w:author="Adelino Naquarta Sepalanga Domingos" w:date="2025-03-05T09:23:00Z" w16du:dateUtc="2025-03-05T08:23:00Z">
                  <w:rPr>
                    <w:rFonts w:ascii="Times New Roman" w:eastAsia="Times New Roman" w:hAnsi="Times New Roman"/>
                    <w:spacing w:val="-1"/>
                  </w:rPr>
                </w:rPrChange>
              </w:rPr>
              <w:t>Texto 60</w:t>
            </w:r>
          </w:p>
        </w:tc>
      </w:tr>
      <w:tr w:rsidR="003F3EDE" w:rsidRPr="00FB0B06" w14:paraId="2B7F49C0" w14:textId="77777777" w:rsidTr="0025185C">
        <w:trPr>
          <w:trHeight w:val="1328"/>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619FB0B" w14:textId="77777777" w:rsidR="003F3EDE" w:rsidRPr="00FB0B06" w:rsidRDefault="003F3EDE" w:rsidP="0025185C">
            <w:pPr>
              <w:jc w:val="center"/>
              <w:rPr>
                <w:rFonts w:ascii="Arial" w:eastAsia="Times New Roman" w:hAnsi="Arial" w:cs="Arial"/>
                <w:spacing w:val="-1"/>
                <w:sz w:val="20"/>
                <w:szCs w:val="20"/>
                <w:rPrChange w:id="6716" w:author="Adelino Naquarta Sepalanga Domingos" w:date="2025-03-05T09:23:00Z" w16du:dateUtc="2025-03-05T08:23:00Z">
                  <w:rPr>
                    <w:rFonts w:ascii="Times New Roman" w:eastAsia="Times New Roman" w:hAnsi="Times New Roman"/>
                    <w:spacing w:val="-1"/>
                  </w:rPr>
                </w:rPrChange>
              </w:rPr>
            </w:pPr>
          </w:p>
          <w:p w14:paraId="5DC0DE1D" w14:textId="77777777" w:rsidR="003F3EDE" w:rsidRPr="00FB0B06" w:rsidRDefault="003F3EDE" w:rsidP="0025185C">
            <w:pPr>
              <w:jc w:val="center"/>
              <w:rPr>
                <w:rFonts w:ascii="Arial" w:eastAsia="Times New Roman" w:hAnsi="Arial" w:cs="Arial"/>
                <w:spacing w:val="-1"/>
                <w:sz w:val="20"/>
                <w:szCs w:val="20"/>
                <w:rPrChange w:id="6717"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718" w:author="Adelino Naquarta Sepalanga Domingos" w:date="2025-03-05T09:23:00Z" w16du:dateUtc="2025-03-05T08:23:00Z">
                  <w:rPr>
                    <w:rFonts w:ascii="Times New Roman" w:eastAsia="Times New Roman" w:hAnsi="Times New Roman"/>
                    <w:spacing w:val="-1"/>
                  </w:rPr>
                </w:rPrChange>
              </w:rPr>
              <w:t>4.2.3.16.</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B15E7F5" w14:textId="77777777" w:rsidR="003F3EDE" w:rsidRPr="00FB0B06" w:rsidRDefault="003F3EDE" w:rsidP="0025185C">
            <w:pPr>
              <w:jc w:val="center"/>
              <w:rPr>
                <w:rFonts w:ascii="Arial" w:eastAsia="Times New Roman" w:hAnsi="Arial" w:cs="Arial"/>
                <w:spacing w:val="-1"/>
                <w:sz w:val="20"/>
                <w:szCs w:val="20"/>
                <w:rPrChange w:id="6719"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27091A6" w14:textId="77777777" w:rsidR="003F3EDE" w:rsidRPr="00FB0B06" w:rsidRDefault="003F3EDE" w:rsidP="0025185C">
            <w:pPr>
              <w:rPr>
                <w:rFonts w:ascii="Arial" w:eastAsia="Times New Roman" w:hAnsi="Arial" w:cs="Arial"/>
                <w:spacing w:val="-1"/>
                <w:sz w:val="20"/>
                <w:szCs w:val="20"/>
                <w:rPrChange w:id="6720" w:author="Adelino Naquarta Sepalanga Domingos" w:date="2025-03-05T09:23:00Z" w16du:dateUtc="2025-03-05T08:23:00Z">
                  <w:rPr>
                    <w:rFonts w:ascii="Times New Roman" w:eastAsia="Times New Roman" w:hAnsi="Times New Roman"/>
                    <w:spacing w:val="-1"/>
                  </w:rPr>
                </w:rPrChange>
              </w:rPr>
            </w:pPr>
          </w:p>
          <w:p w14:paraId="53905982" w14:textId="77777777" w:rsidR="003F3EDE" w:rsidRPr="00FB0B06" w:rsidRDefault="003F3EDE" w:rsidP="0025185C">
            <w:pPr>
              <w:rPr>
                <w:rFonts w:ascii="Arial" w:eastAsia="Times New Roman" w:hAnsi="Arial" w:cs="Arial"/>
                <w:spacing w:val="-1"/>
                <w:sz w:val="20"/>
                <w:szCs w:val="20"/>
                <w:rPrChange w:id="6721"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722" w:author="Adelino Naquarta Sepalanga Domingos" w:date="2025-03-05T09:23:00Z" w16du:dateUtc="2025-03-05T08:23:00Z">
                  <w:rPr>
                    <w:rFonts w:ascii="Times New Roman" w:eastAsia="Times New Roman" w:hAnsi="Times New Roman"/>
                    <w:spacing w:val="-1"/>
                  </w:rPr>
                </w:rPrChange>
              </w:rPr>
              <w:t>Local de descarga (ShipTo)</w:t>
            </w:r>
          </w:p>
        </w:tc>
        <w:tc>
          <w:tcPr>
            <w:tcW w:w="391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3C69FA6" w14:textId="77777777" w:rsidR="003F3EDE" w:rsidRPr="00FB0B06" w:rsidRDefault="003F3EDE" w:rsidP="0025185C">
            <w:pPr>
              <w:rPr>
                <w:rFonts w:ascii="Arial" w:eastAsia="Times New Roman" w:hAnsi="Arial" w:cs="Arial"/>
                <w:spacing w:val="-1"/>
                <w:sz w:val="20"/>
                <w:szCs w:val="20"/>
                <w:rPrChange w:id="6723"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724" w:author="Adelino Naquarta Sepalanga Domingos" w:date="2025-03-05T09:23:00Z" w16du:dateUtc="2025-03-05T08:23:00Z">
                  <w:rPr>
                    <w:rFonts w:ascii="Times New Roman" w:eastAsia="Times New Roman" w:hAnsi="Times New Roman"/>
                    <w:spacing w:val="-1"/>
                  </w:rPr>
                </w:rPrChange>
              </w:rPr>
              <w:t>Informação do local e data de descarga onde os artigos são colocados à disposição do cliente, ou de quem este indicar no caso de operações triangulares.</w:t>
            </w:r>
          </w:p>
        </w:tc>
        <w:tc>
          <w:tcPr>
            <w:tcW w:w="13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5E791D3" w14:textId="77777777" w:rsidR="003F3EDE" w:rsidRPr="00FB0B06" w:rsidRDefault="003F3EDE" w:rsidP="0025185C">
            <w:pPr>
              <w:jc w:val="center"/>
              <w:rPr>
                <w:rFonts w:ascii="Arial" w:eastAsia="Times New Roman" w:hAnsi="Arial" w:cs="Arial"/>
                <w:spacing w:val="-1"/>
                <w:sz w:val="20"/>
                <w:szCs w:val="20"/>
                <w:rPrChange w:id="6725" w:author="Adelino Naquarta Sepalanga Domingos" w:date="2025-03-05T09:23:00Z" w16du:dateUtc="2025-03-05T08:23:00Z">
                  <w:rPr>
                    <w:rFonts w:ascii="Times New Roman" w:eastAsia="Times New Roman" w:hAnsi="Times New Roman"/>
                    <w:spacing w:val="-1"/>
                  </w:rPr>
                </w:rPrChange>
              </w:rPr>
            </w:pPr>
          </w:p>
          <w:p w14:paraId="2FD2226C" w14:textId="77777777" w:rsidR="003F3EDE" w:rsidRPr="00FB0B06" w:rsidRDefault="003F3EDE" w:rsidP="0025185C">
            <w:pPr>
              <w:jc w:val="center"/>
              <w:rPr>
                <w:rFonts w:ascii="Arial" w:eastAsia="Times New Roman" w:hAnsi="Arial" w:cs="Arial"/>
                <w:spacing w:val="-1"/>
                <w:sz w:val="20"/>
                <w:szCs w:val="20"/>
                <w:rPrChange w:id="6726"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727" w:author="Adelino Naquarta Sepalanga Domingos" w:date="2025-03-05T09:23:00Z" w16du:dateUtc="2025-03-05T08:23:00Z">
                  <w:rPr>
                    <w:rFonts w:ascii="Times New Roman" w:eastAsia="Times New Roman" w:hAnsi="Times New Roman"/>
                    <w:spacing w:val="-1"/>
                  </w:rPr>
                </w:rPrChange>
              </w:rPr>
              <w:t>Não Aplicável</w:t>
            </w:r>
          </w:p>
        </w:tc>
      </w:tr>
      <w:tr w:rsidR="003F3EDE" w:rsidRPr="00FB0B06" w14:paraId="34C3DAF5" w14:textId="77777777" w:rsidTr="0025185C">
        <w:trPr>
          <w:trHeight w:val="883"/>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D3D0D49" w14:textId="77777777" w:rsidR="003F3EDE" w:rsidRPr="00FB0B06" w:rsidRDefault="003F3EDE" w:rsidP="0025185C">
            <w:pPr>
              <w:jc w:val="center"/>
              <w:rPr>
                <w:rFonts w:ascii="Arial" w:eastAsia="Times New Roman" w:hAnsi="Arial" w:cs="Arial"/>
                <w:spacing w:val="-1"/>
                <w:sz w:val="20"/>
                <w:szCs w:val="20"/>
                <w:rPrChange w:id="6728"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729" w:author="Adelino Naquarta Sepalanga Domingos" w:date="2025-03-05T09:23:00Z" w16du:dateUtc="2025-03-05T08:23:00Z">
                  <w:rPr>
                    <w:rFonts w:ascii="Times New Roman" w:eastAsia="Times New Roman" w:hAnsi="Times New Roman"/>
                    <w:spacing w:val="-1"/>
                  </w:rPr>
                </w:rPrChange>
              </w:rPr>
              <w:t>4.2.3.16.1.</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A338EC0" w14:textId="77777777" w:rsidR="003F3EDE" w:rsidRPr="00FB0B06" w:rsidRDefault="003F3EDE" w:rsidP="0025185C">
            <w:pPr>
              <w:jc w:val="center"/>
              <w:rPr>
                <w:rFonts w:ascii="Arial" w:eastAsia="Times New Roman" w:hAnsi="Arial" w:cs="Arial"/>
                <w:spacing w:val="-1"/>
                <w:sz w:val="20"/>
                <w:szCs w:val="20"/>
                <w:rPrChange w:id="6730"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6F81E6F" w14:textId="77777777" w:rsidR="003F3EDE" w:rsidRPr="00FB0B06" w:rsidRDefault="003F3EDE" w:rsidP="0025185C">
            <w:pPr>
              <w:rPr>
                <w:rFonts w:ascii="Arial" w:eastAsia="Times New Roman" w:hAnsi="Arial" w:cs="Arial"/>
                <w:spacing w:val="-1"/>
                <w:sz w:val="20"/>
                <w:szCs w:val="20"/>
                <w:rPrChange w:id="6731"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732" w:author="Adelino Naquarta Sepalanga Domingos" w:date="2025-03-05T09:23:00Z" w16du:dateUtc="2025-03-05T08:23:00Z">
                  <w:rPr>
                    <w:rFonts w:ascii="Times New Roman" w:eastAsia="Times New Roman" w:hAnsi="Times New Roman"/>
                    <w:spacing w:val="-1"/>
                  </w:rPr>
                </w:rPrChange>
              </w:rPr>
              <w:t>Identificador da entrega (DeliveryID)</w:t>
            </w:r>
          </w:p>
        </w:tc>
        <w:tc>
          <w:tcPr>
            <w:tcW w:w="391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7B47B7D" w14:textId="77777777" w:rsidR="003F3EDE" w:rsidRPr="00FB0B06" w:rsidRDefault="003F3EDE" w:rsidP="0025185C">
            <w:pPr>
              <w:rPr>
                <w:rFonts w:ascii="Arial" w:eastAsia="Times New Roman" w:hAnsi="Arial" w:cs="Arial"/>
                <w:spacing w:val="-1"/>
                <w:sz w:val="20"/>
                <w:szCs w:val="20"/>
                <w:rPrChange w:id="6733"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734" w:author="Adelino Naquarta Sepalanga Domingos" w:date="2025-03-05T09:23:00Z" w16du:dateUtc="2025-03-05T08:23:00Z">
                  <w:rPr>
                    <w:rFonts w:ascii="Times New Roman" w:eastAsia="Times New Roman" w:hAnsi="Times New Roman"/>
                    <w:spacing w:val="-1"/>
                  </w:rPr>
                </w:rPrChange>
              </w:rPr>
              <w:t>No caso de operações triangulares, deve ser indicado o local de entrega e o NIF de quem recebeu.</w:t>
            </w:r>
          </w:p>
        </w:tc>
        <w:tc>
          <w:tcPr>
            <w:tcW w:w="1329"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1F24B38" w14:textId="77777777" w:rsidR="003F3EDE" w:rsidRPr="00FB0B06" w:rsidRDefault="003F3EDE" w:rsidP="0025185C">
            <w:pPr>
              <w:jc w:val="center"/>
              <w:rPr>
                <w:rFonts w:ascii="Arial" w:eastAsia="Times New Roman" w:hAnsi="Arial" w:cs="Arial"/>
                <w:spacing w:val="-1"/>
                <w:sz w:val="20"/>
                <w:szCs w:val="20"/>
                <w:rPrChange w:id="6735" w:author="Adelino Naquarta Sepalanga Domingos" w:date="2025-03-05T09:23:00Z" w16du:dateUtc="2025-03-05T08:23:00Z">
                  <w:rPr>
                    <w:rFonts w:ascii="Times New Roman" w:eastAsia="Times New Roman" w:hAnsi="Times New Roman"/>
                    <w:spacing w:val="-1"/>
                  </w:rPr>
                </w:rPrChange>
              </w:rPr>
            </w:pPr>
          </w:p>
          <w:p w14:paraId="073C70E6" w14:textId="77777777" w:rsidR="003F3EDE" w:rsidRPr="00FB0B06" w:rsidRDefault="003F3EDE" w:rsidP="0025185C">
            <w:pPr>
              <w:jc w:val="center"/>
              <w:rPr>
                <w:rFonts w:ascii="Arial" w:eastAsia="Times New Roman" w:hAnsi="Arial" w:cs="Arial"/>
                <w:spacing w:val="-1"/>
                <w:sz w:val="20"/>
                <w:szCs w:val="20"/>
                <w:rPrChange w:id="6736"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737" w:author="Adelino Naquarta Sepalanga Domingos" w:date="2025-03-05T09:23:00Z" w16du:dateUtc="2025-03-05T08:23:00Z">
                  <w:rPr>
                    <w:rFonts w:ascii="Times New Roman" w:eastAsia="Times New Roman" w:hAnsi="Times New Roman"/>
                    <w:spacing w:val="-1"/>
                  </w:rPr>
                </w:rPrChange>
              </w:rPr>
              <w:t>Texto 255</w:t>
            </w:r>
          </w:p>
        </w:tc>
      </w:tr>
      <w:tr w:rsidR="003F3EDE" w:rsidRPr="00FB0B06" w14:paraId="26B4F816" w14:textId="77777777" w:rsidTr="0025185C">
        <w:trPr>
          <w:trHeight w:val="417"/>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8B3B3B5" w14:textId="77777777" w:rsidR="003F3EDE" w:rsidRPr="00FB0B06" w:rsidRDefault="003F3EDE" w:rsidP="0025185C">
            <w:pPr>
              <w:jc w:val="center"/>
              <w:rPr>
                <w:rFonts w:ascii="Arial" w:eastAsia="Times New Roman" w:hAnsi="Arial" w:cs="Arial"/>
                <w:spacing w:val="-1"/>
                <w:sz w:val="20"/>
                <w:szCs w:val="20"/>
                <w:rPrChange w:id="6738"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739" w:author="Adelino Naquarta Sepalanga Domingos" w:date="2025-03-05T09:23:00Z" w16du:dateUtc="2025-03-05T08:23:00Z">
                  <w:rPr>
                    <w:rFonts w:ascii="Times New Roman" w:eastAsia="Times New Roman" w:hAnsi="Times New Roman"/>
                    <w:spacing w:val="-1"/>
                  </w:rPr>
                </w:rPrChange>
              </w:rPr>
              <w:t>4.2.3.16.2.</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1020445" w14:textId="77777777" w:rsidR="003F3EDE" w:rsidRPr="00FB0B06" w:rsidRDefault="003F3EDE" w:rsidP="0025185C">
            <w:pPr>
              <w:jc w:val="center"/>
              <w:rPr>
                <w:rFonts w:ascii="Arial" w:eastAsia="Times New Roman" w:hAnsi="Arial" w:cs="Arial"/>
                <w:spacing w:val="-1"/>
                <w:sz w:val="20"/>
                <w:szCs w:val="20"/>
                <w:rPrChange w:id="6740"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56A728E" w14:textId="77777777" w:rsidR="003F3EDE" w:rsidRPr="00FB0B06" w:rsidRDefault="003F3EDE" w:rsidP="0025185C">
            <w:pPr>
              <w:rPr>
                <w:rFonts w:ascii="Arial" w:eastAsia="Times New Roman" w:hAnsi="Arial" w:cs="Arial"/>
                <w:spacing w:val="-1"/>
                <w:sz w:val="20"/>
                <w:szCs w:val="20"/>
                <w:rPrChange w:id="6741"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742" w:author="Adelino Naquarta Sepalanga Domingos" w:date="2025-03-05T09:23:00Z" w16du:dateUtc="2025-03-05T08:23:00Z">
                  <w:rPr>
                    <w:rFonts w:ascii="Times New Roman" w:eastAsia="Times New Roman" w:hAnsi="Times New Roman"/>
                    <w:spacing w:val="-1"/>
                  </w:rPr>
                </w:rPrChange>
              </w:rPr>
              <w:t>Data da entrega (DeliveryDate)</w:t>
            </w:r>
          </w:p>
        </w:tc>
        <w:tc>
          <w:tcPr>
            <w:tcW w:w="391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FB980DD" w14:textId="77777777" w:rsidR="003F3EDE" w:rsidRPr="00FB0B06" w:rsidRDefault="003F3EDE" w:rsidP="0025185C">
            <w:pPr>
              <w:rPr>
                <w:rFonts w:ascii="Arial" w:eastAsia="Times New Roman" w:hAnsi="Arial" w:cs="Arial"/>
                <w:spacing w:val="-1"/>
                <w:sz w:val="20"/>
                <w:szCs w:val="20"/>
                <w:rPrChange w:id="6743" w:author="Adelino Naquarta Sepalanga Domingos" w:date="2025-03-05T09:23:00Z" w16du:dateUtc="2025-03-05T08:23:00Z">
                  <w:rPr>
                    <w:rFonts w:ascii="Times New Roman" w:eastAsia="Times New Roman" w:hAnsi="Times New Roman"/>
                    <w:spacing w:val="-1"/>
                  </w:rPr>
                </w:rPrChange>
              </w:rPr>
            </w:pPr>
          </w:p>
        </w:tc>
        <w:tc>
          <w:tcPr>
            <w:tcW w:w="13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A9163F8" w14:textId="77777777" w:rsidR="003F3EDE" w:rsidRPr="00FB0B06" w:rsidRDefault="003F3EDE" w:rsidP="0025185C">
            <w:pPr>
              <w:jc w:val="center"/>
              <w:rPr>
                <w:rFonts w:ascii="Arial" w:eastAsia="Times New Roman" w:hAnsi="Arial" w:cs="Arial"/>
                <w:spacing w:val="-1"/>
                <w:sz w:val="20"/>
                <w:szCs w:val="20"/>
                <w:rPrChange w:id="6744"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745" w:author="Adelino Naquarta Sepalanga Domingos" w:date="2025-03-05T09:23:00Z" w16du:dateUtc="2025-03-05T08:23:00Z">
                  <w:rPr>
                    <w:rFonts w:ascii="Times New Roman" w:eastAsia="Times New Roman" w:hAnsi="Times New Roman"/>
                    <w:spacing w:val="-1"/>
                  </w:rPr>
                </w:rPrChange>
              </w:rPr>
              <w:t>Data</w:t>
            </w:r>
          </w:p>
        </w:tc>
      </w:tr>
      <w:tr w:rsidR="003F3EDE" w:rsidRPr="00FB0B06" w14:paraId="0C7833B8" w14:textId="77777777" w:rsidTr="0025185C">
        <w:trPr>
          <w:trHeight w:val="516"/>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79E396A" w14:textId="77777777" w:rsidR="003F3EDE" w:rsidRPr="00FB0B06" w:rsidRDefault="003F3EDE" w:rsidP="0025185C">
            <w:pPr>
              <w:jc w:val="center"/>
              <w:rPr>
                <w:rFonts w:ascii="Arial" w:eastAsia="Times New Roman" w:hAnsi="Arial" w:cs="Arial"/>
                <w:spacing w:val="-1"/>
                <w:sz w:val="20"/>
                <w:szCs w:val="20"/>
                <w:rPrChange w:id="6746"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747" w:author="Adelino Naquarta Sepalanga Domingos" w:date="2025-03-05T09:23:00Z" w16du:dateUtc="2025-03-05T08:23:00Z">
                  <w:rPr>
                    <w:rFonts w:ascii="Times New Roman" w:eastAsia="Times New Roman" w:hAnsi="Times New Roman"/>
                    <w:spacing w:val="-1"/>
                  </w:rPr>
                </w:rPrChange>
              </w:rPr>
              <w:t>4.2.3.16.3.</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C0D4DAE" w14:textId="77777777" w:rsidR="003F3EDE" w:rsidRPr="00FB0B06" w:rsidRDefault="003F3EDE" w:rsidP="0025185C">
            <w:pPr>
              <w:jc w:val="center"/>
              <w:rPr>
                <w:rFonts w:ascii="Arial" w:eastAsia="Times New Roman" w:hAnsi="Arial" w:cs="Arial"/>
                <w:spacing w:val="-1"/>
                <w:sz w:val="20"/>
                <w:szCs w:val="20"/>
                <w:rPrChange w:id="6748"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569F291" w14:textId="77777777" w:rsidR="003F3EDE" w:rsidRPr="00FB0B06" w:rsidRDefault="003F3EDE" w:rsidP="0025185C">
            <w:pPr>
              <w:rPr>
                <w:rFonts w:ascii="Arial" w:eastAsia="Times New Roman" w:hAnsi="Arial" w:cs="Arial"/>
                <w:spacing w:val="-1"/>
                <w:sz w:val="20"/>
                <w:szCs w:val="20"/>
                <w:rPrChange w:id="6749"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750" w:author="Adelino Naquarta Sepalanga Domingos" w:date="2025-03-05T09:23:00Z" w16du:dateUtc="2025-03-05T08:23:00Z">
                  <w:rPr>
                    <w:rFonts w:ascii="Times New Roman" w:eastAsia="Times New Roman" w:hAnsi="Times New Roman"/>
                    <w:spacing w:val="-1"/>
                  </w:rPr>
                </w:rPrChange>
              </w:rPr>
              <w:t>Identificador do armazém de destino (WarehouseID)</w:t>
            </w:r>
          </w:p>
        </w:tc>
        <w:tc>
          <w:tcPr>
            <w:tcW w:w="391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C8B5CCC" w14:textId="77777777" w:rsidR="003F3EDE" w:rsidRPr="00FB0B06" w:rsidRDefault="003F3EDE" w:rsidP="0025185C">
            <w:pPr>
              <w:rPr>
                <w:rFonts w:ascii="Arial" w:eastAsia="Times New Roman" w:hAnsi="Arial" w:cs="Arial"/>
                <w:spacing w:val="-1"/>
                <w:sz w:val="20"/>
                <w:szCs w:val="20"/>
                <w:rPrChange w:id="6751" w:author="Adelino Naquarta Sepalanga Domingos" w:date="2025-03-05T09:23:00Z" w16du:dateUtc="2025-03-05T08:23:00Z">
                  <w:rPr>
                    <w:rFonts w:ascii="Times New Roman" w:eastAsia="Times New Roman" w:hAnsi="Times New Roman"/>
                    <w:spacing w:val="-1"/>
                  </w:rPr>
                </w:rPrChange>
              </w:rPr>
            </w:pPr>
          </w:p>
        </w:tc>
        <w:tc>
          <w:tcPr>
            <w:tcW w:w="1329"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973D9D3" w14:textId="77777777" w:rsidR="003F3EDE" w:rsidRPr="00FB0B06" w:rsidRDefault="003F3EDE" w:rsidP="0025185C">
            <w:pPr>
              <w:jc w:val="center"/>
              <w:rPr>
                <w:rFonts w:ascii="Arial" w:eastAsia="Times New Roman" w:hAnsi="Arial" w:cs="Arial"/>
                <w:spacing w:val="-1"/>
                <w:sz w:val="20"/>
                <w:szCs w:val="20"/>
                <w:rPrChange w:id="6752"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753" w:author="Adelino Naquarta Sepalanga Domingos" w:date="2025-03-05T09:23:00Z" w16du:dateUtc="2025-03-05T08:23:00Z">
                  <w:rPr>
                    <w:rFonts w:ascii="Times New Roman" w:eastAsia="Times New Roman" w:hAnsi="Times New Roman"/>
                    <w:spacing w:val="-1"/>
                  </w:rPr>
                </w:rPrChange>
              </w:rPr>
              <w:t>Texto 50</w:t>
            </w:r>
          </w:p>
        </w:tc>
      </w:tr>
      <w:tr w:rsidR="003F3EDE" w:rsidRPr="00FB0B06" w14:paraId="1648E491" w14:textId="77777777" w:rsidTr="0025185C">
        <w:trPr>
          <w:trHeight w:val="1129"/>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A64D8EE" w14:textId="77777777" w:rsidR="003F3EDE" w:rsidRPr="00FB0B06" w:rsidRDefault="003F3EDE" w:rsidP="0025185C">
            <w:pPr>
              <w:jc w:val="center"/>
              <w:rPr>
                <w:rFonts w:ascii="Arial" w:eastAsia="Times New Roman" w:hAnsi="Arial" w:cs="Arial"/>
                <w:spacing w:val="-1"/>
                <w:sz w:val="20"/>
                <w:szCs w:val="20"/>
                <w:rPrChange w:id="6754"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755" w:author="Adelino Naquarta Sepalanga Domingos" w:date="2025-03-05T09:23:00Z" w16du:dateUtc="2025-03-05T08:23:00Z">
                  <w:rPr>
                    <w:rFonts w:ascii="Times New Roman" w:eastAsia="Times New Roman" w:hAnsi="Times New Roman"/>
                    <w:spacing w:val="-1"/>
                  </w:rPr>
                </w:rPrChange>
              </w:rPr>
              <w:t>4.2.3.16.4.</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9E3206B" w14:textId="77777777" w:rsidR="003F3EDE" w:rsidRPr="00FB0B06" w:rsidRDefault="003F3EDE" w:rsidP="0025185C">
            <w:pPr>
              <w:jc w:val="center"/>
              <w:rPr>
                <w:rFonts w:ascii="Arial" w:eastAsia="Times New Roman" w:hAnsi="Arial" w:cs="Arial"/>
                <w:spacing w:val="-1"/>
                <w:sz w:val="20"/>
                <w:szCs w:val="20"/>
                <w:rPrChange w:id="6756"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95F6962" w14:textId="77777777" w:rsidR="003F3EDE" w:rsidRPr="00FB0B06" w:rsidRDefault="003F3EDE" w:rsidP="0025185C">
            <w:pPr>
              <w:rPr>
                <w:rFonts w:ascii="Arial" w:eastAsia="Times New Roman" w:hAnsi="Arial" w:cs="Arial"/>
                <w:spacing w:val="-1"/>
                <w:sz w:val="20"/>
                <w:szCs w:val="20"/>
                <w:rPrChange w:id="6757"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758" w:author="Adelino Naquarta Sepalanga Domingos" w:date="2025-03-05T09:23:00Z" w16du:dateUtc="2025-03-05T08:23:00Z">
                  <w:rPr>
                    <w:rFonts w:ascii="Times New Roman" w:eastAsia="Times New Roman" w:hAnsi="Times New Roman"/>
                    <w:spacing w:val="-1"/>
                  </w:rPr>
                </w:rPrChange>
              </w:rPr>
              <w:t>Localização dos bens no armazém de destino (LocationID)</w:t>
            </w:r>
          </w:p>
        </w:tc>
        <w:tc>
          <w:tcPr>
            <w:tcW w:w="391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C5ABD81" w14:textId="77777777" w:rsidR="003F3EDE" w:rsidRPr="00FB0B06" w:rsidRDefault="003F3EDE" w:rsidP="0025185C">
            <w:pPr>
              <w:rPr>
                <w:rFonts w:ascii="Arial" w:eastAsia="Times New Roman" w:hAnsi="Arial" w:cs="Arial"/>
                <w:spacing w:val="-1"/>
                <w:sz w:val="20"/>
                <w:szCs w:val="20"/>
                <w:rPrChange w:id="6759" w:author="Adelino Naquarta Sepalanga Domingos" w:date="2025-03-05T09:23:00Z" w16du:dateUtc="2025-03-05T08:23:00Z">
                  <w:rPr>
                    <w:rFonts w:ascii="Times New Roman" w:eastAsia="Times New Roman" w:hAnsi="Times New Roman"/>
                    <w:spacing w:val="-1"/>
                  </w:rPr>
                </w:rPrChange>
              </w:rPr>
            </w:pPr>
          </w:p>
        </w:tc>
        <w:tc>
          <w:tcPr>
            <w:tcW w:w="13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024BCBB" w14:textId="77777777" w:rsidR="003F3EDE" w:rsidRPr="00FB0B06" w:rsidRDefault="003F3EDE" w:rsidP="0025185C">
            <w:pPr>
              <w:jc w:val="center"/>
              <w:rPr>
                <w:rFonts w:ascii="Arial" w:eastAsia="Times New Roman" w:hAnsi="Arial" w:cs="Arial"/>
                <w:spacing w:val="-1"/>
                <w:sz w:val="20"/>
                <w:szCs w:val="20"/>
                <w:rPrChange w:id="6760" w:author="Adelino Naquarta Sepalanga Domingos" w:date="2025-03-05T09:23:00Z" w16du:dateUtc="2025-03-05T08:23:00Z">
                  <w:rPr>
                    <w:rFonts w:ascii="Times New Roman" w:eastAsia="Times New Roman" w:hAnsi="Times New Roman"/>
                    <w:spacing w:val="-1"/>
                  </w:rPr>
                </w:rPrChange>
              </w:rPr>
            </w:pPr>
          </w:p>
          <w:p w14:paraId="6C69149E" w14:textId="77777777" w:rsidR="003F3EDE" w:rsidRPr="00FB0B06" w:rsidRDefault="003F3EDE" w:rsidP="0025185C">
            <w:pPr>
              <w:jc w:val="center"/>
              <w:rPr>
                <w:rFonts w:ascii="Arial" w:eastAsia="Times New Roman" w:hAnsi="Arial" w:cs="Arial"/>
                <w:spacing w:val="-1"/>
                <w:sz w:val="20"/>
                <w:szCs w:val="20"/>
                <w:rPrChange w:id="6761"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762" w:author="Adelino Naquarta Sepalanga Domingos" w:date="2025-03-05T09:23:00Z" w16du:dateUtc="2025-03-05T08:23:00Z">
                  <w:rPr>
                    <w:rFonts w:ascii="Times New Roman" w:eastAsia="Times New Roman" w:hAnsi="Times New Roman"/>
                    <w:spacing w:val="-1"/>
                  </w:rPr>
                </w:rPrChange>
              </w:rPr>
              <w:t>Texto 30</w:t>
            </w:r>
          </w:p>
        </w:tc>
      </w:tr>
      <w:tr w:rsidR="003F3EDE" w:rsidRPr="00FB0B06" w14:paraId="68D3D234" w14:textId="77777777" w:rsidTr="0025185C">
        <w:trPr>
          <w:trHeight w:val="406"/>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5754933" w14:textId="77777777" w:rsidR="003F3EDE" w:rsidRPr="00FB0B06" w:rsidRDefault="003F3EDE" w:rsidP="0025185C">
            <w:pPr>
              <w:jc w:val="center"/>
              <w:rPr>
                <w:rFonts w:ascii="Arial" w:eastAsia="Times New Roman" w:hAnsi="Arial" w:cs="Arial"/>
                <w:spacing w:val="-1"/>
                <w:sz w:val="20"/>
                <w:szCs w:val="20"/>
                <w:rPrChange w:id="6763"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764" w:author="Adelino Naquarta Sepalanga Domingos" w:date="2025-03-05T09:23:00Z" w16du:dateUtc="2025-03-05T08:23:00Z">
                  <w:rPr>
                    <w:rFonts w:ascii="Times New Roman" w:eastAsia="Times New Roman" w:hAnsi="Times New Roman"/>
                    <w:spacing w:val="-1"/>
                  </w:rPr>
                </w:rPrChange>
              </w:rPr>
              <w:t>4.2.3.16.5.</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F85D7AE" w14:textId="77777777" w:rsidR="003F3EDE" w:rsidRPr="00FB0B06" w:rsidRDefault="003F3EDE" w:rsidP="0025185C">
            <w:pPr>
              <w:jc w:val="center"/>
              <w:rPr>
                <w:rFonts w:ascii="Arial" w:eastAsia="Times New Roman" w:hAnsi="Arial" w:cs="Arial"/>
                <w:spacing w:val="-1"/>
                <w:sz w:val="20"/>
                <w:szCs w:val="20"/>
                <w:rPrChange w:id="6765"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CB02A38" w14:textId="77777777" w:rsidR="003F3EDE" w:rsidRPr="00FB0B06" w:rsidRDefault="003F3EDE" w:rsidP="0025185C">
            <w:pPr>
              <w:rPr>
                <w:rFonts w:ascii="Arial" w:eastAsia="Times New Roman" w:hAnsi="Arial" w:cs="Arial"/>
                <w:spacing w:val="-1"/>
                <w:sz w:val="20"/>
                <w:szCs w:val="20"/>
                <w:rPrChange w:id="6766"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767" w:author="Adelino Naquarta Sepalanga Domingos" w:date="2025-03-05T09:23:00Z" w16du:dateUtc="2025-03-05T08:23:00Z">
                  <w:rPr>
                    <w:rFonts w:ascii="Times New Roman" w:eastAsia="Times New Roman" w:hAnsi="Times New Roman"/>
                    <w:spacing w:val="-1"/>
                  </w:rPr>
                </w:rPrChange>
              </w:rPr>
              <w:t>Endereço (Address)</w:t>
            </w:r>
          </w:p>
        </w:tc>
        <w:tc>
          <w:tcPr>
            <w:tcW w:w="391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D507180" w14:textId="77777777" w:rsidR="003F3EDE" w:rsidRPr="00FB0B06" w:rsidRDefault="003F3EDE" w:rsidP="0025185C">
            <w:pPr>
              <w:rPr>
                <w:rFonts w:ascii="Arial" w:eastAsia="Times New Roman" w:hAnsi="Arial" w:cs="Arial"/>
                <w:spacing w:val="-1"/>
                <w:sz w:val="20"/>
                <w:szCs w:val="20"/>
                <w:rPrChange w:id="6768" w:author="Adelino Naquarta Sepalanga Domingos" w:date="2025-03-05T09:23:00Z" w16du:dateUtc="2025-03-05T08:23:00Z">
                  <w:rPr>
                    <w:rFonts w:ascii="Times New Roman" w:eastAsia="Times New Roman" w:hAnsi="Times New Roman"/>
                    <w:spacing w:val="-1"/>
                  </w:rPr>
                </w:rPrChange>
              </w:rPr>
            </w:pPr>
          </w:p>
        </w:tc>
        <w:tc>
          <w:tcPr>
            <w:tcW w:w="1329"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21EF618" w14:textId="77777777" w:rsidR="003F3EDE" w:rsidRPr="00FB0B06" w:rsidRDefault="003F3EDE" w:rsidP="0025185C">
            <w:pPr>
              <w:jc w:val="center"/>
              <w:rPr>
                <w:rFonts w:ascii="Arial" w:eastAsia="Times New Roman" w:hAnsi="Arial" w:cs="Arial"/>
                <w:spacing w:val="-1"/>
                <w:sz w:val="20"/>
                <w:szCs w:val="20"/>
                <w:rPrChange w:id="6769"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770" w:author="Adelino Naquarta Sepalanga Domingos" w:date="2025-03-05T09:23:00Z" w16du:dateUtc="2025-03-05T08:23:00Z">
                  <w:rPr>
                    <w:rFonts w:ascii="Times New Roman" w:eastAsia="Times New Roman" w:hAnsi="Times New Roman"/>
                    <w:spacing w:val="-1"/>
                  </w:rPr>
                </w:rPrChange>
              </w:rPr>
              <w:t>Não Aplicável</w:t>
            </w:r>
          </w:p>
        </w:tc>
      </w:tr>
      <w:tr w:rsidR="003F3EDE" w:rsidRPr="00FB0B06" w14:paraId="72854671" w14:textId="77777777" w:rsidTr="0025185C">
        <w:trPr>
          <w:trHeight w:val="941"/>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1340CC7" w14:textId="77777777" w:rsidR="003F3EDE" w:rsidRPr="00FB0B06" w:rsidRDefault="003F3EDE" w:rsidP="0025185C">
            <w:pPr>
              <w:jc w:val="center"/>
              <w:rPr>
                <w:rFonts w:ascii="Arial" w:eastAsia="Times New Roman" w:hAnsi="Arial" w:cs="Arial"/>
                <w:spacing w:val="-1"/>
                <w:sz w:val="20"/>
                <w:szCs w:val="20"/>
                <w:rPrChange w:id="6771"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772" w:author="Adelino Naquarta Sepalanga Domingos" w:date="2025-03-05T09:23:00Z" w16du:dateUtc="2025-03-05T08:23:00Z">
                  <w:rPr>
                    <w:rFonts w:ascii="Times New Roman" w:eastAsia="Times New Roman" w:hAnsi="Times New Roman"/>
                    <w:spacing w:val="-1"/>
                  </w:rPr>
                </w:rPrChange>
              </w:rPr>
              <w:t>4.2.3.16.5.1.</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4DAF9BE" w14:textId="77777777" w:rsidR="003F3EDE" w:rsidRPr="00FB0B06" w:rsidRDefault="003F3EDE" w:rsidP="0025185C">
            <w:pPr>
              <w:jc w:val="center"/>
              <w:rPr>
                <w:rFonts w:ascii="Arial" w:eastAsia="Times New Roman" w:hAnsi="Arial" w:cs="Arial"/>
                <w:spacing w:val="-1"/>
                <w:sz w:val="20"/>
                <w:szCs w:val="20"/>
                <w:rPrChange w:id="6773"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FABEADB" w14:textId="77777777" w:rsidR="003F3EDE" w:rsidRPr="00FB0B06" w:rsidRDefault="003F3EDE" w:rsidP="0025185C">
            <w:pPr>
              <w:rPr>
                <w:rFonts w:ascii="Arial" w:eastAsia="Times New Roman" w:hAnsi="Arial" w:cs="Arial"/>
                <w:spacing w:val="-1"/>
                <w:sz w:val="20"/>
                <w:szCs w:val="20"/>
                <w:rPrChange w:id="6774"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775" w:author="Adelino Naquarta Sepalanga Domingos" w:date="2025-03-05T09:23:00Z" w16du:dateUtc="2025-03-05T08:23:00Z">
                  <w:rPr>
                    <w:rFonts w:ascii="Times New Roman" w:eastAsia="Times New Roman" w:hAnsi="Times New Roman"/>
                    <w:spacing w:val="-1"/>
                  </w:rPr>
                </w:rPrChange>
              </w:rPr>
              <w:t>Número da porta (BuildingNumber)</w:t>
            </w:r>
          </w:p>
        </w:tc>
        <w:tc>
          <w:tcPr>
            <w:tcW w:w="391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15D9E90" w14:textId="77777777" w:rsidR="003F3EDE" w:rsidRPr="00FB0B06" w:rsidRDefault="003F3EDE" w:rsidP="0025185C">
            <w:pPr>
              <w:rPr>
                <w:rFonts w:ascii="Arial" w:eastAsia="Times New Roman" w:hAnsi="Arial" w:cs="Arial"/>
                <w:spacing w:val="-1"/>
                <w:sz w:val="20"/>
                <w:szCs w:val="20"/>
                <w:rPrChange w:id="6776" w:author="Adelino Naquarta Sepalanga Domingos" w:date="2025-03-05T09:23:00Z" w16du:dateUtc="2025-03-05T08:23:00Z">
                  <w:rPr>
                    <w:rFonts w:ascii="Times New Roman" w:eastAsia="Times New Roman" w:hAnsi="Times New Roman"/>
                    <w:spacing w:val="-1"/>
                  </w:rPr>
                </w:rPrChange>
              </w:rPr>
            </w:pPr>
          </w:p>
        </w:tc>
        <w:tc>
          <w:tcPr>
            <w:tcW w:w="13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F98CD55" w14:textId="77777777" w:rsidR="003F3EDE" w:rsidRPr="00FB0B06" w:rsidRDefault="003F3EDE" w:rsidP="0025185C">
            <w:pPr>
              <w:jc w:val="center"/>
              <w:rPr>
                <w:rFonts w:ascii="Arial" w:eastAsia="Times New Roman" w:hAnsi="Arial" w:cs="Arial"/>
                <w:spacing w:val="-1"/>
                <w:sz w:val="20"/>
                <w:szCs w:val="20"/>
                <w:rPrChange w:id="6777" w:author="Adelino Naquarta Sepalanga Domingos" w:date="2025-03-05T09:23:00Z" w16du:dateUtc="2025-03-05T08:23:00Z">
                  <w:rPr>
                    <w:rFonts w:ascii="Times New Roman" w:eastAsia="Times New Roman" w:hAnsi="Times New Roman"/>
                    <w:spacing w:val="-1"/>
                  </w:rPr>
                </w:rPrChange>
              </w:rPr>
            </w:pPr>
          </w:p>
          <w:p w14:paraId="640A199B" w14:textId="77777777" w:rsidR="003F3EDE" w:rsidRPr="00FB0B06" w:rsidRDefault="003F3EDE" w:rsidP="0025185C">
            <w:pPr>
              <w:jc w:val="center"/>
              <w:rPr>
                <w:rFonts w:ascii="Arial" w:eastAsia="Times New Roman" w:hAnsi="Arial" w:cs="Arial"/>
                <w:spacing w:val="-1"/>
                <w:sz w:val="20"/>
                <w:szCs w:val="20"/>
                <w:rPrChange w:id="6778"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779" w:author="Adelino Naquarta Sepalanga Domingos" w:date="2025-03-05T09:23:00Z" w16du:dateUtc="2025-03-05T08:23:00Z">
                  <w:rPr>
                    <w:rFonts w:ascii="Times New Roman" w:eastAsia="Times New Roman" w:hAnsi="Times New Roman"/>
                    <w:spacing w:val="-1"/>
                  </w:rPr>
                </w:rPrChange>
              </w:rPr>
              <w:t>Texto 10</w:t>
            </w:r>
          </w:p>
        </w:tc>
      </w:tr>
      <w:tr w:rsidR="003F3EDE" w:rsidRPr="00FB0B06" w14:paraId="76D3CEEE" w14:textId="77777777" w:rsidTr="0025185C">
        <w:trPr>
          <w:trHeight w:val="943"/>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DEC55E8" w14:textId="77777777" w:rsidR="003F3EDE" w:rsidRPr="00FB0B06" w:rsidRDefault="003F3EDE" w:rsidP="0025185C">
            <w:pPr>
              <w:jc w:val="center"/>
              <w:rPr>
                <w:rFonts w:ascii="Arial" w:eastAsia="Times New Roman" w:hAnsi="Arial" w:cs="Arial"/>
                <w:spacing w:val="-1"/>
                <w:sz w:val="20"/>
                <w:szCs w:val="20"/>
                <w:rPrChange w:id="6780"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781" w:author="Adelino Naquarta Sepalanga Domingos" w:date="2025-03-05T09:23:00Z" w16du:dateUtc="2025-03-05T08:23:00Z">
                  <w:rPr>
                    <w:rFonts w:ascii="Times New Roman" w:eastAsia="Times New Roman" w:hAnsi="Times New Roman"/>
                    <w:spacing w:val="-1"/>
                  </w:rPr>
                </w:rPrChange>
              </w:rPr>
              <w:t>4.2.3.16.5.2.</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EA8A508" w14:textId="77777777" w:rsidR="003F3EDE" w:rsidRPr="00FB0B06" w:rsidRDefault="003F3EDE" w:rsidP="0025185C">
            <w:pPr>
              <w:jc w:val="center"/>
              <w:rPr>
                <w:rFonts w:ascii="Arial" w:eastAsia="Times New Roman" w:hAnsi="Arial" w:cs="Arial"/>
                <w:spacing w:val="-1"/>
                <w:sz w:val="20"/>
                <w:szCs w:val="20"/>
                <w:rPrChange w:id="6782"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6D01892" w14:textId="77777777" w:rsidR="003F3EDE" w:rsidRPr="00FB0B06" w:rsidRDefault="003F3EDE" w:rsidP="0025185C">
            <w:pPr>
              <w:rPr>
                <w:rFonts w:ascii="Arial" w:eastAsia="Times New Roman" w:hAnsi="Arial" w:cs="Arial"/>
                <w:spacing w:val="-1"/>
                <w:sz w:val="20"/>
                <w:szCs w:val="20"/>
                <w:rPrChange w:id="6783"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784" w:author="Adelino Naquarta Sepalanga Domingos" w:date="2025-03-05T09:23:00Z" w16du:dateUtc="2025-03-05T08:23:00Z">
                  <w:rPr>
                    <w:rFonts w:ascii="Times New Roman" w:eastAsia="Times New Roman" w:hAnsi="Times New Roman"/>
                    <w:spacing w:val="-1"/>
                  </w:rPr>
                </w:rPrChange>
              </w:rPr>
              <w:t>Nome da rua (StreetName)</w:t>
            </w:r>
          </w:p>
        </w:tc>
        <w:tc>
          <w:tcPr>
            <w:tcW w:w="391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84B6BD7" w14:textId="77777777" w:rsidR="003F3EDE" w:rsidRPr="00FB0B06" w:rsidRDefault="003F3EDE" w:rsidP="0025185C">
            <w:pPr>
              <w:rPr>
                <w:rFonts w:ascii="Arial" w:eastAsia="Times New Roman" w:hAnsi="Arial" w:cs="Arial"/>
                <w:spacing w:val="-1"/>
                <w:sz w:val="20"/>
                <w:szCs w:val="20"/>
                <w:rPrChange w:id="6785" w:author="Adelino Naquarta Sepalanga Domingos" w:date="2025-03-05T09:23:00Z" w16du:dateUtc="2025-03-05T08:23:00Z">
                  <w:rPr>
                    <w:rFonts w:ascii="Times New Roman" w:eastAsia="Times New Roman" w:hAnsi="Times New Roman"/>
                    <w:spacing w:val="-1"/>
                  </w:rPr>
                </w:rPrChange>
              </w:rPr>
            </w:pPr>
          </w:p>
        </w:tc>
        <w:tc>
          <w:tcPr>
            <w:tcW w:w="13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074BF91" w14:textId="77777777" w:rsidR="003F3EDE" w:rsidRPr="00FB0B06" w:rsidRDefault="003F3EDE" w:rsidP="0025185C">
            <w:pPr>
              <w:jc w:val="center"/>
              <w:rPr>
                <w:rFonts w:ascii="Arial" w:eastAsia="Times New Roman" w:hAnsi="Arial" w:cs="Arial"/>
                <w:spacing w:val="-1"/>
                <w:sz w:val="20"/>
                <w:szCs w:val="20"/>
                <w:rPrChange w:id="6786" w:author="Adelino Naquarta Sepalanga Domingos" w:date="2025-03-05T09:23:00Z" w16du:dateUtc="2025-03-05T08:23:00Z">
                  <w:rPr>
                    <w:rFonts w:ascii="Times New Roman" w:eastAsia="Times New Roman" w:hAnsi="Times New Roman"/>
                    <w:spacing w:val="-1"/>
                  </w:rPr>
                </w:rPrChange>
              </w:rPr>
            </w:pPr>
          </w:p>
          <w:p w14:paraId="29E5FAD0" w14:textId="77777777" w:rsidR="003F3EDE" w:rsidRPr="00FB0B06" w:rsidRDefault="003F3EDE" w:rsidP="0025185C">
            <w:pPr>
              <w:jc w:val="center"/>
              <w:rPr>
                <w:rFonts w:ascii="Arial" w:eastAsia="Times New Roman" w:hAnsi="Arial" w:cs="Arial"/>
                <w:spacing w:val="-1"/>
                <w:sz w:val="20"/>
                <w:szCs w:val="20"/>
                <w:rPrChange w:id="6787"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788" w:author="Adelino Naquarta Sepalanga Domingos" w:date="2025-03-05T09:23:00Z" w16du:dateUtc="2025-03-05T08:23:00Z">
                  <w:rPr>
                    <w:rFonts w:ascii="Times New Roman" w:eastAsia="Times New Roman" w:hAnsi="Times New Roman"/>
                    <w:spacing w:val="-1"/>
                  </w:rPr>
                </w:rPrChange>
              </w:rPr>
              <w:t>Texto 200</w:t>
            </w:r>
          </w:p>
        </w:tc>
      </w:tr>
      <w:tr w:rsidR="003F3EDE" w:rsidRPr="00FB0B06" w14:paraId="1481C739" w14:textId="77777777" w:rsidTr="0025185C">
        <w:trPr>
          <w:trHeight w:val="906"/>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6B68AB4" w14:textId="77777777" w:rsidR="003F3EDE" w:rsidRPr="00FB0B06" w:rsidRDefault="003F3EDE" w:rsidP="0025185C">
            <w:pPr>
              <w:jc w:val="center"/>
              <w:rPr>
                <w:rFonts w:ascii="Arial" w:eastAsia="Times New Roman" w:hAnsi="Arial" w:cs="Arial"/>
                <w:spacing w:val="-1"/>
                <w:sz w:val="20"/>
                <w:szCs w:val="20"/>
                <w:rPrChange w:id="6789"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790" w:author="Adelino Naquarta Sepalanga Domingos" w:date="2025-03-05T09:23:00Z" w16du:dateUtc="2025-03-05T08:23:00Z">
                  <w:rPr>
                    <w:rFonts w:ascii="Times New Roman" w:eastAsia="Times New Roman" w:hAnsi="Times New Roman"/>
                    <w:spacing w:val="-1"/>
                  </w:rPr>
                </w:rPrChange>
              </w:rPr>
              <w:t>4.2.3.16.5.3.</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3F3FA2E" w14:textId="77777777" w:rsidR="003F3EDE" w:rsidRPr="00FB0B06" w:rsidRDefault="003F3EDE" w:rsidP="0025185C">
            <w:pPr>
              <w:jc w:val="center"/>
              <w:rPr>
                <w:rFonts w:ascii="Arial" w:eastAsia="Times New Roman" w:hAnsi="Arial" w:cs="Arial"/>
                <w:spacing w:val="-1"/>
                <w:sz w:val="20"/>
                <w:szCs w:val="20"/>
                <w:rPrChange w:id="6791"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1D16193" w14:textId="77777777" w:rsidR="003F3EDE" w:rsidRPr="00FB0B06" w:rsidRDefault="003F3EDE" w:rsidP="0025185C">
            <w:pPr>
              <w:rPr>
                <w:rFonts w:ascii="Arial" w:eastAsia="Times New Roman" w:hAnsi="Arial" w:cs="Arial"/>
                <w:spacing w:val="-1"/>
                <w:sz w:val="20"/>
                <w:szCs w:val="20"/>
                <w:rPrChange w:id="6792"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793" w:author="Adelino Naquarta Sepalanga Domingos" w:date="2025-03-05T09:23:00Z" w16du:dateUtc="2025-03-05T08:23:00Z">
                  <w:rPr>
                    <w:rFonts w:ascii="Times New Roman" w:eastAsia="Times New Roman" w:hAnsi="Times New Roman"/>
                    <w:spacing w:val="-1"/>
                  </w:rPr>
                </w:rPrChange>
              </w:rPr>
              <w:t>Endereço detalhado (AddressDetail)</w:t>
            </w:r>
          </w:p>
        </w:tc>
        <w:tc>
          <w:tcPr>
            <w:tcW w:w="391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898F3FC" w14:textId="77777777" w:rsidR="003F3EDE" w:rsidRPr="00FB0B06" w:rsidRDefault="003F3EDE" w:rsidP="0025185C">
            <w:pPr>
              <w:rPr>
                <w:rFonts w:ascii="Arial" w:eastAsia="Times New Roman" w:hAnsi="Arial" w:cs="Arial"/>
                <w:spacing w:val="-1"/>
                <w:sz w:val="20"/>
                <w:szCs w:val="20"/>
                <w:rPrChange w:id="6794"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795" w:author="Adelino Naquarta Sepalanga Domingos" w:date="2025-03-05T09:23:00Z" w16du:dateUtc="2025-03-05T08:23:00Z">
                  <w:rPr>
                    <w:rFonts w:ascii="Times New Roman" w:eastAsia="Times New Roman" w:hAnsi="Times New Roman"/>
                    <w:spacing w:val="-1"/>
                  </w:rPr>
                </w:rPrChange>
              </w:rPr>
              <w:t>Deve incluir o nome da rua, Número da porta e andar, se aplicável.</w:t>
            </w:r>
          </w:p>
        </w:tc>
        <w:tc>
          <w:tcPr>
            <w:tcW w:w="1329"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ED4CB23" w14:textId="77777777" w:rsidR="003F3EDE" w:rsidRPr="00FB0B06" w:rsidRDefault="003F3EDE" w:rsidP="0025185C">
            <w:pPr>
              <w:jc w:val="center"/>
              <w:rPr>
                <w:rFonts w:ascii="Arial" w:eastAsia="Times New Roman" w:hAnsi="Arial" w:cs="Arial"/>
                <w:spacing w:val="-1"/>
                <w:sz w:val="20"/>
                <w:szCs w:val="20"/>
                <w:rPrChange w:id="6796"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797" w:author="Adelino Naquarta Sepalanga Domingos" w:date="2025-03-05T09:23:00Z" w16du:dateUtc="2025-03-05T08:23:00Z">
                  <w:rPr>
                    <w:rFonts w:ascii="Times New Roman" w:eastAsia="Times New Roman" w:hAnsi="Times New Roman"/>
                    <w:spacing w:val="-1"/>
                  </w:rPr>
                </w:rPrChange>
              </w:rPr>
              <w:t>Texto 210</w:t>
            </w:r>
          </w:p>
        </w:tc>
      </w:tr>
      <w:tr w:rsidR="003F3EDE" w:rsidRPr="00FB0B06" w14:paraId="5D4BA75F" w14:textId="77777777" w:rsidTr="0025185C">
        <w:trPr>
          <w:trHeight w:val="509"/>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1C49073" w14:textId="77777777" w:rsidR="003F3EDE" w:rsidRPr="00FB0B06" w:rsidRDefault="003F3EDE" w:rsidP="0025185C">
            <w:pPr>
              <w:jc w:val="center"/>
              <w:rPr>
                <w:rFonts w:ascii="Arial" w:eastAsia="Times New Roman" w:hAnsi="Arial" w:cs="Arial"/>
                <w:spacing w:val="-1"/>
                <w:sz w:val="20"/>
                <w:szCs w:val="20"/>
                <w:rPrChange w:id="6798"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799" w:author="Adelino Naquarta Sepalanga Domingos" w:date="2025-03-05T09:23:00Z" w16du:dateUtc="2025-03-05T08:23:00Z">
                  <w:rPr>
                    <w:rFonts w:ascii="Times New Roman" w:eastAsia="Times New Roman" w:hAnsi="Times New Roman"/>
                    <w:spacing w:val="-1"/>
                  </w:rPr>
                </w:rPrChange>
              </w:rPr>
              <w:t>4.2.3.16.5.4.</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CE67533" w14:textId="77777777" w:rsidR="003F3EDE" w:rsidRPr="00FB0B06" w:rsidRDefault="003F3EDE" w:rsidP="0025185C">
            <w:pPr>
              <w:jc w:val="center"/>
              <w:rPr>
                <w:rFonts w:ascii="Arial" w:eastAsia="Times New Roman" w:hAnsi="Arial" w:cs="Arial"/>
                <w:spacing w:val="-1"/>
                <w:sz w:val="20"/>
                <w:szCs w:val="20"/>
                <w:rPrChange w:id="6800"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02B152C" w14:textId="77777777" w:rsidR="003F3EDE" w:rsidRPr="00FB0B06" w:rsidRDefault="003F3EDE" w:rsidP="0025185C">
            <w:pPr>
              <w:rPr>
                <w:rFonts w:ascii="Arial" w:eastAsia="Times New Roman" w:hAnsi="Arial" w:cs="Arial"/>
                <w:spacing w:val="-1"/>
                <w:sz w:val="20"/>
                <w:szCs w:val="20"/>
                <w:rPrChange w:id="6801"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802" w:author="Adelino Naquarta Sepalanga Domingos" w:date="2025-03-05T09:23:00Z" w16du:dateUtc="2025-03-05T08:23:00Z">
                  <w:rPr>
                    <w:rFonts w:ascii="Times New Roman" w:eastAsia="Times New Roman" w:hAnsi="Times New Roman"/>
                    <w:spacing w:val="-1"/>
                  </w:rPr>
                </w:rPrChange>
              </w:rPr>
              <w:t>Cidade (City)</w:t>
            </w:r>
          </w:p>
        </w:tc>
        <w:tc>
          <w:tcPr>
            <w:tcW w:w="391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FD80555" w14:textId="77777777" w:rsidR="003F3EDE" w:rsidRPr="00FB0B06" w:rsidRDefault="003F3EDE" w:rsidP="0025185C">
            <w:pPr>
              <w:rPr>
                <w:rFonts w:ascii="Arial" w:eastAsia="Times New Roman" w:hAnsi="Arial" w:cs="Arial"/>
                <w:spacing w:val="-1"/>
                <w:sz w:val="20"/>
                <w:szCs w:val="20"/>
                <w:rPrChange w:id="6803" w:author="Adelino Naquarta Sepalanga Domingos" w:date="2025-03-05T09:23:00Z" w16du:dateUtc="2025-03-05T08:23:00Z">
                  <w:rPr>
                    <w:rFonts w:ascii="Times New Roman" w:eastAsia="Times New Roman" w:hAnsi="Times New Roman"/>
                    <w:spacing w:val="-1"/>
                  </w:rPr>
                </w:rPrChange>
              </w:rPr>
            </w:pPr>
          </w:p>
        </w:tc>
        <w:tc>
          <w:tcPr>
            <w:tcW w:w="13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D51919B" w14:textId="77777777" w:rsidR="003F3EDE" w:rsidRPr="00FB0B06" w:rsidRDefault="003F3EDE" w:rsidP="0025185C">
            <w:pPr>
              <w:jc w:val="center"/>
              <w:rPr>
                <w:rFonts w:ascii="Arial" w:eastAsia="Times New Roman" w:hAnsi="Arial" w:cs="Arial"/>
                <w:spacing w:val="-1"/>
                <w:sz w:val="20"/>
                <w:szCs w:val="20"/>
                <w:rPrChange w:id="6804"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805" w:author="Adelino Naquarta Sepalanga Domingos" w:date="2025-03-05T09:23:00Z" w16du:dateUtc="2025-03-05T08:23:00Z">
                  <w:rPr>
                    <w:rFonts w:ascii="Times New Roman" w:eastAsia="Times New Roman" w:hAnsi="Times New Roman"/>
                    <w:spacing w:val="-1"/>
                  </w:rPr>
                </w:rPrChange>
              </w:rPr>
              <w:t>Texto 50</w:t>
            </w:r>
          </w:p>
        </w:tc>
      </w:tr>
      <w:tr w:rsidR="003F3EDE" w:rsidRPr="00FB0B06" w14:paraId="12038FD4" w14:textId="77777777" w:rsidTr="0025185C">
        <w:trPr>
          <w:trHeight w:val="338"/>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A60CCF7" w14:textId="77777777" w:rsidR="003F3EDE" w:rsidRPr="00FB0B06" w:rsidRDefault="003F3EDE" w:rsidP="0025185C">
            <w:pPr>
              <w:jc w:val="center"/>
              <w:rPr>
                <w:rFonts w:ascii="Arial" w:eastAsia="Times New Roman" w:hAnsi="Arial" w:cs="Arial"/>
                <w:spacing w:val="-1"/>
                <w:sz w:val="20"/>
                <w:szCs w:val="20"/>
                <w:rPrChange w:id="6806"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807" w:author="Adelino Naquarta Sepalanga Domingos" w:date="2025-03-05T09:23:00Z" w16du:dateUtc="2025-03-05T08:23:00Z">
                  <w:rPr>
                    <w:rFonts w:ascii="Times New Roman" w:eastAsia="Times New Roman" w:hAnsi="Times New Roman"/>
                    <w:spacing w:val="-1"/>
                  </w:rPr>
                </w:rPrChange>
              </w:rPr>
              <w:t>4.2.3.16.5.5.</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EA3F753" w14:textId="77777777" w:rsidR="003F3EDE" w:rsidRPr="00FB0B06" w:rsidRDefault="003F3EDE" w:rsidP="0025185C">
            <w:pPr>
              <w:jc w:val="center"/>
              <w:rPr>
                <w:rFonts w:ascii="Arial" w:eastAsia="Times New Roman" w:hAnsi="Arial" w:cs="Arial"/>
                <w:spacing w:val="-1"/>
                <w:sz w:val="20"/>
                <w:szCs w:val="20"/>
                <w:rPrChange w:id="6808"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353EB97" w14:textId="77777777" w:rsidR="003F3EDE" w:rsidRPr="00FB0B06" w:rsidRDefault="003F3EDE" w:rsidP="0025185C">
            <w:pPr>
              <w:rPr>
                <w:rFonts w:ascii="Arial" w:eastAsia="Times New Roman" w:hAnsi="Arial" w:cs="Arial"/>
                <w:spacing w:val="-1"/>
                <w:sz w:val="20"/>
                <w:szCs w:val="20"/>
                <w:rPrChange w:id="6809"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810" w:author="Adelino Naquarta Sepalanga Domingos" w:date="2025-03-05T09:23:00Z" w16du:dateUtc="2025-03-05T08:23:00Z">
                  <w:rPr>
                    <w:rFonts w:ascii="Times New Roman" w:eastAsia="Times New Roman" w:hAnsi="Times New Roman"/>
                    <w:spacing w:val="-1"/>
                  </w:rPr>
                </w:rPrChange>
              </w:rPr>
              <w:t>Código postal (PostalCode)</w:t>
            </w:r>
          </w:p>
        </w:tc>
        <w:tc>
          <w:tcPr>
            <w:tcW w:w="391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581E1CA" w14:textId="77777777" w:rsidR="003F3EDE" w:rsidRPr="00FB0B06" w:rsidRDefault="003F3EDE" w:rsidP="0025185C">
            <w:pPr>
              <w:rPr>
                <w:rFonts w:ascii="Arial" w:eastAsia="Times New Roman" w:hAnsi="Arial" w:cs="Arial"/>
                <w:spacing w:val="-1"/>
                <w:sz w:val="20"/>
                <w:szCs w:val="20"/>
                <w:rPrChange w:id="6811" w:author="Adelino Naquarta Sepalanga Domingos" w:date="2025-03-05T09:23:00Z" w16du:dateUtc="2025-03-05T08:23:00Z">
                  <w:rPr>
                    <w:rFonts w:ascii="Times New Roman" w:eastAsia="Times New Roman" w:hAnsi="Times New Roman"/>
                    <w:spacing w:val="-1"/>
                  </w:rPr>
                </w:rPrChange>
              </w:rPr>
            </w:pPr>
          </w:p>
        </w:tc>
        <w:tc>
          <w:tcPr>
            <w:tcW w:w="1329"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2BFC55F" w14:textId="77777777" w:rsidR="003F3EDE" w:rsidRPr="00FB0B06" w:rsidRDefault="003F3EDE" w:rsidP="0025185C">
            <w:pPr>
              <w:jc w:val="center"/>
              <w:rPr>
                <w:rFonts w:ascii="Arial" w:eastAsia="Times New Roman" w:hAnsi="Arial" w:cs="Arial"/>
                <w:spacing w:val="-1"/>
                <w:sz w:val="20"/>
                <w:szCs w:val="20"/>
                <w:rPrChange w:id="6812"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813" w:author="Adelino Naquarta Sepalanga Domingos" w:date="2025-03-05T09:23:00Z" w16du:dateUtc="2025-03-05T08:23:00Z">
                  <w:rPr>
                    <w:rFonts w:ascii="Times New Roman" w:eastAsia="Times New Roman" w:hAnsi="Times New Roman"/>
                    <w:spacing w:val="-1"/>
                  </w:rPr>
                </w:rPrChange>
              </w:rPr>
              <w:t>Texto 20</w:t>
            </w:r>
          </w:p>
        </w:tc>
      </w:tr>
      <w:tr w:rsidR="003F3EDE" w:rsidRPr="00FB0B06" w14:paraId="0B5815E5" w14:textId="77777777" w:rsidTr="0025185C">
        <w:trPr>
          <w:trHeight w:val="336"/>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DB161FB" w14:textId="77777777" w:rsidR="003F3EDE" w:rsidRPr="00FB0B06" w:rsidRDefault="003F3EDE" w:rsidP="0025185C">
            <w:pPr>
              <w:jc w:val="center"/>
              <w:rPr>
                <w:rFonts w:ascii="Arial" w:eastAsia="Times New Roman" w:hAnsi="Arial" w:cs="Arial"/>
                <w:spacing w:val="-1"/>
                <w:sz w:val="20"/>
                <w:szCs w:val="20"/>
                <w:rPrChange w:id="6814"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815" w:author="Adelino Naquarta Sepalanga Domingos" w:date="2025-03-05T09:23:00Z" w16du:dateUtc="2025-03-05T08:23:00Z">
                  <w:rPr>
                    <w:rFonts w:ascii="Times New Roman" w:eastAsia="Times New Roman" w:hAnsi="Times New Roman"/>
                    <w:spacing w:val="-1"/>
                  </w:rPr>
                </w:rPrChange>
              </w:rPr>
              <w:t>4.2.3.16.5.6.</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90899E0" w14:textId="77777777" w:rsidR="003F3EDE" w:rsidRPr="00FB0B06" w:rsidRDefault="003F3EDE" w:rsidP="0025185C">
            <w:pPr>
              <w:jc w:val="center"/>
              <w:rPr>
                <w:rFonts w:ascii="Arial" w:eastAsia="Times New Roman" w:hAnsi="Arial" w:cs="Arial"/>
                <w:spacing w:val="-1"/>
                <w:sz w:val="20"/>
                <w:szCs w:val="20"/>
                <w:rPrChange w:id="6816"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A03E8FD" w14:textId="77777777" w:rsidR="003F3EDE" w:rsidRPr="00FB0B06" w:rsidRDefault="003F3EDE" w:rsidP="0025185C">
            <w:pPr>
              <w:rPr>
                <w:rFonts w:ascii="Arial" w:eastAsia="Times New Roman" w:hAnsi="Arial" w:cs="Arial"/>
                <w:spacing w:val="-1"/>
                <w:sz w:val="20"/>
                <w:szCs w:val="20"/>
                <w:rPrChange w:id="6817"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818" w:author="Adelino Naquarta Sepalanga Domingos" w:date="2025-03-05T09:23:00Z" w16du:dateUtc="2025-03-05T08:23:00Z">
                  <w:rPr>
                    <w:rFonts w:ascii="Times New Roman" w:eastAsia="Times New Roman" w:hAnsi="Times New Roman"/>
                    <w:spacing w:val="-1"/>
                  </w:rPr>
                </w:rPrChange>
              </w:rPr>
              <w:t>Província (Province)</w:t>
            </w:r>
          </w:p>
        </w:tc>
        <w:tc>
          <w:tcPr>
            <w:tcW w:w="391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30DF7BE" w14:textId="77777777" w:rsidR="003F3EDE" w:rsidRPr="00FB0B06" w:rsidRDefault="003F3EDE" w:rsidP="0025185C">
            <w:pPr>
              <w:rPr>
                <w:rFonts w:ascii="Arial" w:eastAsia="Times New Roman" w:hAnsi="Arial" w:cs="Arial"/>
                <w:spacing w:val="-1"/>
                <w:sz w:val="20"/>
                <w:szCs w:val="20"/>
                <w:rPrChange w:id="6819" w:author="Adelino Naquarta Sepalanga Domingos" w:date="2025-03-05T09:23:00Z" w16du:dateUtc="2025-03-05T08:23:00Z">
                  <w:rPr>
                    <w:rFonts w:ascii="Times New Roman" w:eastAsia="Times New Roman" w:hAnsi="Times New Roman"/>
                    <w:spacing w:val="-1"/>
                  </w:rPr>
                </w:rPrChange>
              </w:rPr>
            </w:pPr>
          </w:p>
        </w:tc>
        <w:tc>
          <w:tcPr>
            <w:tcW w:w="13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9E618F3" w14:textId="77777777" w:rsidR="003F3EDE" w:rsidRPr="00FB0B06" w:rsidRDefault="003F3EDE" w:rsidP="0025185C">
            <w:pPr>
              <w:jc w:val="center"/>
              <w:rPr>
                <w:rFonts w:ascii="Arial" w:eastAsia="Times New Roman" w:hAnsi="Arial" w:cs="Arial"/>
                <w:spacing w:val="-1"/>
                <w:sz w:val="20"/>
                <w:szCs w:val="20"/>
                <w:rPrChange w:id="6820"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821" w:author="Adelino Naquarta Sepalanga Domingos" w:date="2025-03-05T09:23:00Z" w16du:dateUtc="2025-03-05T08:23:00Z">
                  <w:rPr>
                    <w:rFonts w:ascii="Times New Roman" w:eastAsia="Times New Roman" w:hAnsi="Times New Roman"/>
                    <w:spacing w:val="-1"/>
                  </w:rPr>
                </w:rPrChange>
              </w:rPr>
              <w:t>Texto 50</w:t>
            </w:r>
          </w:p>
        </w:tc>
      </w:tr>
      <w:tr w:rsidR="003F3EDE" w:rsidRPr="00FB0B06" w14:paraId="54217F37" w14:textId="77777777" w:rsidTr="0025185C">
        <w:trPr>
          <w:trHeight w:val="390"/>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D4CB028" w14:textId="77777777" w:rsidR="003F3EDE" w:rsidRPr="00FB0B06" w:rsidRDefault="003F3EDE" w:rsidP="0025185C">
            <w:pPr>
              <w:jc w:val="center"/>
              <w:rPr>
                <w:rFonts w:ascii="Arial" w:eastAsia="Times New Roman" w:hAnsi="Arial" w:cs="Arial"/>
                <w:spacing w:val="-1"/>
                <w:sz w:val="20"/>
                <w:szCs w:val="20"/>
                <w:rPrChange w:id="6822"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823" w:author="Adelino Naquarta Sepalanga Domingos" w:date="2025-03-05T09:23:00Z" w16du:dateUtc="2025-03-05T08:23:00Z">
                  <w:rPr>
                    <w:rFonts w:ascii="Times New Roman" w:eastAsia="Times New Roman" w:hAnsi="Times New Roman"/>
                    <w:spacing w:val="-1"/>
                  </w:rPr>
                </w:rPrChange>
              </w:rPr>
              <w:t>4.2.3.16.5.7.</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20ED0B1" w14:textId="77777777" w:rsidR="003F3EDE" w:rsidRPr="00FB0B06" w:rsidRDefault="003F3EDE" w:rsidP="0025185C">
            <w:pPr>
              <w:jc w:val="center"/>
              <w:rPr>
                <w:rFonts w:ascii="Arial" w:eastAsia="Times New Roman" w:hAnsi="Arial" w:cs="Arial"/>
                <w:spacing w:val="-1"/>
                <w:sz w:val="20"/>
                <w:szCs w:val="20"/>
                <w:rPrChange w:id="6824"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D68C7D4" w14:textId="77777777" w:rsidR="003F3EDE" w:rsidRPr="00FB0B06" w:rsidRDefault="003F3EDE" w:rsidP="0025185C">
            <w:pPr>
              <w:rPr>
                <w:rFonts w:ascii="Arial" w:eastAsia="Times New Roman" w:hAnsi="Arial" w:cs="Arial"/>
                <w:spacing w:val="-1"/>
                <w:sz w:val="20"/>
                <w:szCs w:val="20"/>
                <w:rPrChange w:id="6825"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826" w:author="Adelino Naquarta Sepalanga Domingos" w:date="2025-03-05T09:23:00Z" w16du:dateUtc="2025-03-05T08:23:00Z">
                  <w:rPr>
                    <w:rFonts w:ascii="Times New Roman" w:eastAsia="Times New Roman" w:hAnsi="Times New Roman"/>
                    <w:spacing w:val="-1"/>
                  </w:rPr>
                </w:rPrChange>
              </w:rPr>
              <w:t>País (Country)</w:t>
            </w:r>
          </w:p>
        </w:tc>
        <w:tc>
          <w:tcPr>
            <w:tcW w:w="391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7C6EC54" w14:textId="77777777" w:rsidR="003F3EDE" w:rsidRPr="00FB0B06" w:rsidRDefault="003F3EDE" w:rsidP="0025185C">
            <w:pPr>
              <w:rPr>
                <w:rFonts w:ascii="Arial" w:eastAsia="Times New Roman" w:hAnsi="Arial" w:cs="Arial"/>
                <w:spacing w:val="-1"/>
                <w:sz w:val="20"/>
                <w:szCs w:val="20"/>
                <w:rPrChange w:id="6827"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828" w:author="Adelino Naquarta Sepalanga Domingos" w:date="2025-03-05T09:23:00Z" w16du:dateUtc="2025-03-05T08:23:00Z">
                  <w:rPr>
                    <w:rFonts w:ascii="Times New Roman" w:eastAsia="Times New Roman" w:hAnsi="Times New Roman"/>
                    <w:spacing w:val="-1"/>
                  </w:rPr>
                </w:rPrChange>
              </w:rPr>
              <w:t>Deve ser preenchido de acordo com a norma ISO 3166 – 1-alpha-2.</w:t>
            </w:r>
          </w:p>
        </w:tc>
        <w:tc>
          <w:tcPr>
            <w:tcW w:w="1329"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56523F6" w14:textId="77777777" w:rsidR="003F3EDE" w:rsidRPr="00FB0B06" w:rsidRDefault="003F3EDE" w:rsidP="0025185C">
            <w:pPr>
              <w:jc w:val="center"/>
              <w:rPr>
                <w:rFonts w:ascii="Arial" w:eastAsia="Times New Roman" w:hAnsi="Arial" w:cs="Arial"/>
                <w:spacing w:val="-1"/>
                <w:sz w:val="20"/>
                <w:szCs w:val="20"/>
                <w:rPrChange w:id="6829"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830" w:author="Adelino Naquarta Sepalanga Domingos" w:date="2025-03-05T09:23:00Z" w16du:dateUtc="2025-03-05T08:23:00Z">
                  <w:rPr>
                    <w:rFonts w:ascii="Times New Roman" w:eastAsia="Times New Roman" w:hAnsi="Times New Roman"/>
                    <w:spacing w:val="-1"/>
                  </w:rPr>
                </w:rPrChange>
              </w:rPr>
              <w:t>Texto 2</w:t>
            </w:r>
          </w:p>
        </w:tc>
      </w:tr>
      <w:tr w:rsidR="003F3EDE" w:rsidRPr="00FB0B06" w14:paraId="2D913E8F" w14:textId="77777777" w:rsidTr="0025185C">
        <w:trPr>
          <w:trHeight w:val="581"/>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41A3B92" w14:textId="77777777" w:rsidR="003F3EDE" w:rsidRPr="00FB0B06" w:rsidRDefault="003F3EDE" w:rsidP="0025185C">
            <w:pPr>
              <w:jc w:val="center"/>
              <w:rPr>
                <w:rFonts w:ascii="Arial" w:eastAsia="Times New Roman" w:hAnsi="Arial" w:cs="Arial"/>
                <w:spacing w:val="-1"/>
                <w:sz w:val="20"/>
                <w:szCs w:val="20"/>
                <w:rPrChange w:id="6831"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832" w:author="Adelino Naquarta Sepalanga Domingos" w:date="2025-03-05T09:23:00Z" w16du:dateUtc="2025-03-05T08:23:00Z">
                  <w:rPr>
                    <w:rFonts w:ascii="Times New Roman" w:eastAsia="Times New Roman" w:hAnsi="Times New Roman"/>
                    <w:spacing w:val="-1"/>
                  </w:rPr>
                </w:rPrChange>
              </w:rPr>
              <w:t>4.2.3.17.</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D6C1AAC" w14:textId="77777777" w:rsidR="003F3EDE" w:rsidRPr="00FB0B06" w:rsidRDefault="003F3EDE" w:rsidP="0025185C">
            <w:pPr>
              <w:jc w:val="center"/>
              <w:rPr>
                <w:rFonts w:ascii="Arial" w:eastAsia="Times New Roman" w:hAnsi="Arial" w:cs="Arial"/>
                <w:spacing w:val="-1"/>
                <w:sz w:val="20"/>
                <w:szCs w:val="20"/>
                <w:rPrChange w:id="6833"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747E8AA" w14:textId="77777777" w:rsidR="003F3EDE" w:rsidRPr="00FB0B06" w:rsidRDefault="003F3EDE" w:rsidP="0025185C">
            <w:pPr>
              <w:rPr>
                <w:rFonts w:ascii="Arial" w:eastAsia="Times New Roman" w:hAnsi="Arial" w:cs="Arial"/>
                <w:spacing w:val="-1"/>
                <w:sz w:val="20"/>
                <w:szCs w:val="20"/>
                <w:rPrChange w:id="6834"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835" w:author="Adelino Naquarta Sepalanga Domingos" w:date="2025-03-05T09:23:00Z" w16du:dateUtc="2025-03-05T08:23:00Z">
                  <w:rPr>
                    <w:rFonts w:ascii="Times New Roman" w:eastAsia="Times New Roman" w:hAnsi="Times New Roman"/>
                    <w:spacing w:val="-1"/>
                  </w:rPr>
                </w:rPrChange>
              </w:rPr>
              <w:t>Local de carga (ShipFrom)</w:t>
            </w:r>
          </w:p>
        </w:tc>
        <w:tc>
          <w:tcPr>
            <w:tcW w:w="391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CB593BA" w14:textId="77777777" w:rsidR="003F3EDE" w:rsidRPr="00FB0B06" w:rsidRDefault="003F3EDE" w:rsidP="0025185C">
            <w:pPr>
              <w:rPr>
                <w:rFonts w:ascii="Arial" w:eastAsia="Times New Roman" w:hAnsi="Arial" w:cs="Arial"/>
                <w:spacing w:val="-1"/>
                <w:sz w:val="20"/>
                <w:szCs w:val="20"/>
                <w:rPrChange w:id="6836"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837" w:author="Adelino Naquarta Sepalanga Domingos" w:date="2025-03-05T09:23:00Z" w16du:dateUtc="2025-03-05T08:23:00Z">
                  <w:rPr>
                    <w:rFonts w:ascii="Times New Roman" w:eastAsia="Times New Roman" w:hAnsi="Times New Roman"/>
                    <w:spacing w:val="-1"/>
                  </w:rPr>
                </w:rPrChange>
              </w:rPr>
              <w:t>Informação do local e data de carga onde se inicia a expedição dos artigos vendidos para o cliente.</w:t>
            </w:r>
          </w:p>
        </w:tc>
        <w:tc>
          <w:tcPr>
            <w:tcW w:w="13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CF13BD5" w14:textId="77777777" w:rsidR="003F3EDE" w:rsidRPr="00FB0B06" w:rsidRDefault="003F3EDE" w:rsidP="0025185C">
            <w:pPr>
              <w:jc w:val="center"/>
              <w:rPr>
                <w:rFonts w:ascii="Arial" w:eastAsia="Times New Roman" w:hAnsi="Arial" w:cs="Arial"/>
                <w:spacing w:val="-1"/>
                <w:sz w:val="20"/>
                <w:szCs w:val="20"/>
                <w:rPrChange w:id="6838"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839" w:author="Adelino Naquarta Sepalanga Domingos" w:date="2025-03-05T09:23:00Z" w16du:dateUtc="2025-03-05T08:23:00Z">
                  <w:rPr>
                    <w:rFonts w:ascii="Times New Roman" w:eastAsia="Times New Roman" w:hAnsi="Times New Roman"/>
                    <w:spacing w:val="-1"/>
                  </w:rPr>
                </w:rPrChange>
              </w:rPr>
              <w:t>Não Aplicável</w:t>
            </w:r>
          </w:p>
        </w:tc>
      </w:tr>
      <w:tr w:rsidR="003F3EDE" w:rsidRPr="00FB0B06" w14:paraId="7069F576" w14:textId="77777777" w:rsidTr="0025185C">
        <w:trPr>
          <w:trHeight w:val="967"/>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819C82B" w14:textId="77777777" w:rsidR="003F3EDE" w:rsidRPr="00FB0B06" w:rsidRDefault="003F3EDE" w:rsidP="0025185C">
            <w:pPr>
              <w:jc w:val="center"/>
              <w:rPr>
                <w:rFonts w:ascii="Arial" w:eastAsia="Times New Roman" w:hAnsi="Arial" w:cs="Arial"/>
                <w:spacing w:val="-1"/>
                <w:sz w:val="20"/>
                <w:szCs w:val="20"/>
                <w:rPrChange w:id="6840"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841" w:author="Adelino Naquarta Sepalanga Domingos" w:date="2025-03-05T09:23:00Z" w16du:dateUtc="2025-03-05T08:23:00Z">
                  <w:rPr>
                    <w:rFonts w:ascii="Times New Roman" w:eastAsia="Times New Roman" w:hAnsi="Times New Roman"/>
                    <w:spacing w:val="-1"/>
                  </w:rPr>
                </w:rPrChange>
              </w:rPr>
              <w:t>4.2.3.17.1.</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020F9C1" w14:textId="77777777" w:rsidR="003F3EDE" w:rsidRPr="00FB0B06" w:rsidRDefault="003F3EDE" w:rsidP="0025185C">
            <w:pPr>
              <w:jc w:val="center"/>
              <w:rPr>
                <w:rFonts w:ascii="Arial" w:eastAsia="Times New Roman" w:hAnsi="Arial" w:cs="Arial"/>
                <w:spacing w:val="-1"/>
                <w:sz w:val="20"/>
                <w:szCs w:val="20"/>
                <w:rPrChange w:id="6842"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C1A3CAE" w14:textId="77777777" w:rsidR="003F3EDE" w:rsidRPr="00FB0B06" w:rsidRDefault="003F3EDE" w:rsidP="0025185C">
            <w:pPr>
              <w:rPr>
                <w:rFonts w:ascii="Arial" w:eastAsia="Times New Roman" w:hAnsi="Arial" w:cs="Arial"/>
                <w:spacing w:val="-1"/>
                <w:sz w:val="20"/>
                <w:szCs w:val="20"/>
                <w:rPrChange w:id="6843"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844" w:author="Adelino Naquarta Sepalanga Domingos" w:date="2025-03-05T09:23:00Z" w16du:dateUtc="2025-03-05T08:23:00Z">
                  <w:rPr>
                    <w:rFonts w:ascii="Times New Roman" w:eastAsia="Times New Roman" w:hAnsi="Times New Roman"/>
                    <w:spacing w:val="-1"/>
                  </w:rPr>
                </w:rPrChange>
              </w:rPr>
              <w:t>Identificador da entrega (DeliveryID)</w:t>
            </w:r>
          </w:p>
        </w:tc>
        <w:tc>
          <w:tcPr>
            <w:tcW w:w="391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5969157" w14:textId="77777777" w:rsidR="003F3EDE" w:rsidRPr="00FB0B06" w:rsidRDefault="003F3EDE" w:rsidP="0025185C">
            <w:pPr>
              <w:rPr>
                <w:rFonts w:ascii="Arial" w:eastAsia="Times New Roman" w:hAnsi="Arial" w:cs="Arial"/>
                <w:spacing w:val="-1"/>
                <w:sz w:val="20"/>
                <w:szCs w:val="20"/>
                <w:rPrChange w:id="6845"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846" w:author="Adelino Naquarta Sepalanga Domingos" w:date="2025-03-05T09:23:00Z" w16du:dateUtc="2025-03-05T08:23:00Z">
                  <w:rPr>
                    <w:rFonts w:ascii="Times New Roman" w:eastAsia="Times New Roman" w:hAnsi="Times New Roman"/>
                    <w:spacing w:val="-1"/>
                  </w:rPr>
                </w:rPrChange>
              </w:rPr>
              <w:t>Deve ser indicada a matrícula do veículo transportador ou do meio de expedição utilizado, ex. correio expresso, etc.</w:t>
            </w:r>
          </w:p>
        </w:tc>
        <w:tc>
          <w:tcPr>
            <w:tcW w:w="1329"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C527DEF" w14:textId="77777777" w:rsidR="003F3EDE" w:rsidRPr="00FB0B06" w:rsidRDefault="003F3EDE" w:rsidP="0025185C">
            <w:pPr>
              <w:jc w:val="center"/>
              <w:rPr>
                <w:rFonts w:ascii="Arial" w:eastAsia="Times New Roman" w:hAnsi="Arial" w:cs="Arial"/>
                <w:spacing w:val="-1"/>
                <w:sz w:val="20"/>
                <w:szCs w:val="20"/>
                <w:rPrChange w:id="6847" w:author="Adelino Naquarta Sepalanga Domingos" w:date="2025-03-05T09:23:00Z" w16du:dateUtc="2025-03-05T08:23:00Z">
                  <w:rPr>
                    <w:rFonts w:ascii="Times New Roman" w:eastAsia="Times New Roman" w:hAnsi="Times New Roman"/>
                    <w:spacing w:val="-1"/>
                  </w:rPr>
                </w:rPrChange>
              </w:rPr>
            </w:pPr>
          </w:p>
          <w:p w14:paraId="33B63708" w14:textId="77777777" w:rsidR="003F3EDE" w:rsidRPr="00FB0B06" w:rsidRDefault="003F3EDE" w:rsidP="0025185C">
            <w:pPr>
              <w:jc w:val="center"/>
              <w:rPr>
                <w:rFonts w:ascii="Arial" w:eastAsia="Times New Roman" w:hAnsi="Arial" w:cs="Arial"/>
                <w:spacing w:val="-1"/>
                <w:sz w:val="20"/>
                <w:szCs w:val="20"/>
                <w:rPrChange w:id="6848"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849" w:author="Adelino Naquarta Sepalanga Domingos" w:date="2025-03-05T09:23:00Z" w16du:dateUtc="2025-03-05T08:23:00Z">
                  <w:rPr>
                    <w:rFonts w:ascii="Times New Roman" w:eastAsia="Times New Roman" w:hAnsi="Times New Roman"/>
                    <w:spacing w:val="-1"/>
                  </w:rPr>
                </w:rPrChange>
              </w:rPr>
              <w:t>Texto 255</w:t>
            </w:r>
          </w:p>
        </w:tc>
      </w:tr>
      <w:tr w:rsidR="003F3EDE" w:rsidRPr="00FB0B06" w14:paraId="476275A6" w14:textId="77777777" w:rsidTr="0025185C">
        <w:trPr>
          <w:trHeight w:val="724"/>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BFA9B9E" w14:textId="77777777" w:rsidR="003F3EDE" w:rsidRPr="00FB0B06" w:rsidRDefault="003F3EDE" w:rsidP="0025185C">
            <w:pPr>
              <w:jc w:val="center"/>
              <w:rPr>
                <w:rFonts w:ascii="Arial" w:eastAsia="Times New Roman" w:hAnsi="Arial" w:cs="Arial"/>
                <w:spacing w:val="-1"/>
                <w:sz w:val="20"/>
                <w:szCs w:val="20"/>
                <w:rPrChange w:id="6850"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851" w:author="Adelino Naquarta Sepalanga Domingos" w:date="2025-03-05T09:23:00Z" w16du:dateUtc="2025-03-05T08:23:00Z">
                  <w:rPr>
                    <w:rFonts w:ascii="Times New Roman" w:eastAsia="Times New Roman" w:hAnsi="Times New Roman"/>
                    <w:spacing w:val="-1"/>
                  </w:rPr>
                </w:rPrChange>
              </w:rPr>
              <w:t>4.2.3.17.2.</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830B7AB" w14:textId="77777777" w:rsidR="003F3EDE" w:rsidRPr="00FB0B06" w:rsidRDefault="003F3EDE" w:rsidP="0025185C">
            <w:pPr>
              <w:jc w:val="center"/>
              <w:rPr>
                <w:rFonts w:ascii="Arial" w:eastAsia="Times New Roman" w:hAnsi="Arial" w:cs="Arial"/>
                <w:spacing w:val="-1"/>
                <w:sz w:val="20"/>
                <w:szCs w:val="20"/>
                <w:rPrChange w:id="6852"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002E89A" w14:textId="77777777" w:rsidR="003F3EDE" w:rsidRPr="00FB0B06" w:rsidRDefault="003F3EDE" w:rsidP="0025185C">
            <w:pPr>
              <w:rPr>
                <w:rFonts w:ascii="Arial" w:eastAsia="Times New Roman" w:hAnsi="Arial" w:cs="Arial"/>
                <w:spacing w:val="-1"/>
                <w:sz w:val="20"/>
                <w:szCs w:val="20"/>
                <w:rPrChange w:id="6853"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854" w:author="Adelino Naquarta Sepalanga Domingos" w:date="2025-03-05T09:23:00Z" w16du:dateUtc="2025-03-05T08:23:00Z">
                  <w:rPr>
                    <w:rFonts w:ascii="Times New Roman" w:eastAsia="Times New Roman" w:hAnsi="Times New Roman"/>
                    <w:spacing w:val="-1"/>
                  </w:rPr>
                </w:rPrChange>
              </w:rPr>
              <w:t>Data de expedição (DeliveryDate)</w:t>
            </w:r>
          </w:p>
        </w:tc>
        <w:tc>
          <w:tcPr>
            <w:tcW w:w="391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AA20860" w14:textId="77777777" w:rsidR="003F3EDE" w:rsidRPr="00FB0B06" w:rsidRDefault="003F3EDE" w:rsidP="0025185C">
            <w:pPr>
              <w:rPr>
                <w:rFonts w:ascii="Arial" w:eastAsia="Times New Roman" w:hAnsi="Arial" w:cs="Arial"/>
                <w:spacing w:val="-1"/>
                <w:sz w:val="20"/>
                <w:szCs w:val="20"/>
                <w:rPrChange w:id="6855" w:author="Adelino Naquarta Sepalanga Domingos" w:date="2025-03-05T09:23:00Z" w16du:dateUtc="2025-03-05T08:23:00Z">
                  <w:rPr>
                    <w:rFonts w:ascii="Times New Roman" w:eastAsia="Times New Roman" w:hAnsi="Times New Roman"/>
                    <w:spacing w:val="-1"/>
                  </w:rPr>
                </w:rPrChange>
              </w:rPr>
            </w:pPr>
          </w:p>
        </w:tc>
        <w:tc>
          <w:tcPr>
            <w:tcW w:w="13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5284011" w14:textId="77777777" w:rsidR="003F3EDE" w:rsidRPr="00FB0B06" w:rsidRDefault="003F3EDE" w:rsidP="0025185C">
            <w:pPr>
              <w:jc w:val="center"/>
              <w:rPr>
                <w:rFonts w:ascii="Arial" w:eastAsia="Times New Roman" w:hAnsi="Arial" w:cs="Arial"/>
                <w:spacing w:val="-1"/>
                <w:sz w:val="20"/>
                <w:szCs w:val="20"/>
                <w:rPrChange w:id="6856" w:author="Adelino Naquarta Sepalanga Domingos" w:date="2025-03-05T09:23:00Z" w16du:dateUtc="2025-03-05T08:23:00Z">
                  <w:rPr>
                    <w:rFonts w:ascii="Times New Roman" w:eastAsia="Times New Roman" w:hAnsi="Times New Roman"/>
                    <w:spacing w:val="-1"/>
                  </w:rPr>
                </w:rPrChange>
              </w:rPr>
            </w:pPr>
          </w:p>
          <w:p w14:paraId="442E82F3" w14:textId="77777777" w:rsidR="003F3EDE" w:rsidRPr="00FB0B06" w:rsidRDefault="003F3EDE" w:rsidP="0025185C">
            <w:pPr>
              <w:jc w:val="center"/>
              <w:rPr>
                <w:rFonts w:ascii="Arial" w:eastAsia="Times New Roman" w:hAnsi="Arial" w:cs="Arial"/>
                <w:spacing w:val="-1"/>
                <w:sz w:val="20"/>
                <w:szCs w:val="20"/>
                <w:rPrChange w:id="6857"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858" w:author="Adelino Naquarta Sepalanga Domingos" w:date="2025-03-05T09:23:00Z" w16du:dateUtc="2025-03-05T08:23:00Z">
                  <w:rPr>
                    <w:rFonts w:ascii="Times New Roman" w:eastAsia="Times New Roman" w:hAnsi="Times New Roman"/>
                    <w:spacing w:val="-1"/>
                  </w:rPr>
                </w:rPrChange>
              </w:rPr>
              <w:t>Data</w:t>
            </w:r>
          </w:p>
        </w:tc>
      </w:tr>
      <w:tr w:rsidR="003F3EDE" w:rsidRPr="00FB0B06" w14:paraId="5504738E" w14:textId="77777777" w:rsidTr="0025185C">
        <w:trPr>
          <w:trHeight w:val="294"/>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7484530" w14:textId="77777777" w:rsidR="003F3EDE" w:rsidRPr="00FB0B06" w:rsidRDefault="003F3EDE" w:rsidP="0025185C">
            <w:pPr>
              <w:jc w:val="center"/>
              <w:rPr>
                <w:rFonts w:ascii="Arial" w:eastAsia="Times New Roman" w:hAnsi="Arial" w:cs="Arial"/>
                <w:spacing w:val="-1"/>
                <w:sz w:val="20"/>
                <w:szCs w:val="20"/>
                <w:rPrChange w:id="6859"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860" w:author="Adelino Naquarta Sepalanga Domingos" w:date="2025-03-05T09:23:00Z" w16du:dateUtc="2025-03-05T08:23:00Z">
                  <w:rPr>
                    <w:rFonts w:ascii="Times New Roman" w:eastAsia="Times New Roman" w:hAnsi="Times New Roman"/>
                    <w:spacing w:val="-1"/>
                  </w:rPr>
                </w:rPrChange>
              </w:rPr>
              <w:t>4.2.3.17.3.</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A92FAC9" w14:textId="77777777" w:rsidR="003F3EDE" w:rsidRPr="00FB0B06" w:rsidRDefault="003F3EDE" w:rsidP="0025185C">
            <w:pPr>
              <w:jc w:val="center"/>
              <w:rPr>
                <w:rFonts w:ascii="Arial" w:eastAsia="Times New Roman" w:hAnsi="Arial" w:cs="Arial"/>
                <w:spacing w:val="-1"/>
                <w:sz w:val="20"/>
                <w:szCs w:val="20"/>
                <w:rPrChange w:id="6861"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3ABBB47" w14:textId="77777777" w:rsidR="003F3EDE" w:rsidRPr="00FB0B06" w:rsidRDefault="003F3EDE" w:rsidP="0025185C">
            <w:pPr>
              <w:rPr>
                <w:rFonts w:ascii="Arial" w:eastAsia="Times New Roman" w:hAnsi="Arial" w:cs="Arial"/>
                <w:spacing w:val="-1"/>
                <w:sz w:val="20"/>
                <w:szCs w:val="20"/>
                <w:rPrChange w:id="6862"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863" w:author="Adelino Naquarta Sepalanga Domingos" w:date="2025-03-05T09:23:00Z" w16du:dateUtc="2025-03-05T08:23:00Z">
                  <w:rPr>
                    <w:rFonts w:ascii="Times New Roman" w:eastAsia="Times New Roman" w:hAnsi="Times New Roman"/>
                    <w:spacing w:val="-1"/>
                  </w:rPr>
                </w:rPrChange>
              </w:rPr>
              <w:t>Identificador do armazém de partida (WarehouseID)</w:t>
            </w:r>
          </w:p>
        </w:tc>
        <w:tc>
          <w:tcPr>
            <w:tcW w:w="391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E3C467E" w14:textId="77777777" w:rsidR="003F3EDE" w:rsidRPr="00FB0B06" w:rsidRDefault="003F3EDE" w:rsidP="0025185C">
            <w:pPr>
              <w:rPr>
                <w:rFonts w:ascii="Arial" w:eastAsia="Times New Roman" w:hAnsi="Arial" w:cs="Arial"/>
                <w:spacing w:val="-1"/>
                <w:sz w:val="20"/>
                <w:szCs w:val="20"/>
                <w:rPrChange w:id="6864" w:author="Adelino Naquarta Sepalanga Domingos" w:date="2025-03-05T09:23:00Z" w16du:dateUtc="2025-03-05T08:23:00Z">
                  <w:rPr>
                    <w:rFonts w:ascii="Times New Roman" w:eastAsia="Times New Roman" w:hAnsi="Times New Roman"/>
                    <w:spacing w:val="-1"/>
                  </w:rPr>
                </w:rPrChange>
              </w:rPr>
            </w:pPr>
          </w:p>
        </w:tc>
        <w:tc>
          <w:tcPr>
            <w:tcW w:w="1329"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969365A" w14:textId="77777777" w:rsidR="003F3EDE" w:rsidRPr="00FB0B06" w:rsidRDefault="003F3EDE" w:rsidP="0025185C">
            <w:pPr>
              <w:jc w:val="center"/>
              <w:rPr>
                <w:rFonts w:ascii="Arial" w:eastAsia="Times New Roman" w:hAnsi="Arial" w:cs="Arial"/>
                <w:spacing w:val="-1"/>
                <w:sz w:val="20"/>
                <w:szCs w:val="20"/>
                <w:rPrChange w:id="6865" w:author="Adelino Naquarta Sepalanga Domingos" w:date="2025-03-05T09:23:00Z" w16du:dateUtc="2025-03-05T08:23:00Z">
                  <w:rPr>
                    <w:rFonts w:ascii="Times New Roman" w:eastAsia="Times New Roman" w:hAnsi="Times New Roman"/>
                    <w:spacing w:val="-1"/>
                  </w:rPr>
                </w:rPrChange>
              </w:rPr>
            </w:pPr>
          </w:p>
          <w:p w14:paraId="4456E7B9" w14:textId="77777777" w:rsidR="003F3EDE" w:rsidRPr="00FB0B06" w:rsidRDefault="003F3EDE" w:rsidP="0025185C">
            <w:pPr>
              <w:jc w:val="center"/>
              <w:rPr>
                <w:rFonts w:ascii="Arial" w:eastAsia="Times New Roman" w:hAnsi="Arial" w:cs="Arial"/>
                <w:spacing w:val="-1"/>
                <w:sz w:val="20"/>
                <w:szCs w:val="20"/>
                <w:rPrChange w:id="6866"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867" w:author="Adelino Naquarta Sepalanga Domingos" w:date="2025-03-05T09:23:00Z" w16du:dateUtc="2025-03-05T08:23:00Z">
                  <w:rPr>
                    <w:rFonts w:ascii="Times New Roman" w:eastAsia="Times New Roman" w:hAnsi="Times New Roman"/>
                    <w:spacing w:val="-1"/>
                  </w:rPr>
                </w:rPrChange>
              </w:rPr>
              <w:t>Texto 50</w:t>
            </w:r>
          </w:p>
        </w:tc>
      </w:tr>
      <w:tr w:rsidR="003F3EDE" w:rsidRPr="00FB0B06" w14:paraId="1BA1A73C" w14:textId="77777777" w:rsidTr="0025185C">
        <w:trPr>
          <w:trHeight w:val="380"/>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6D1F624" w14:textId="77777777" w:rsidR="003F3EDE" w:rsidRPr="00FB0B06" w:rsidRDefault="003F3EDE" w:rsidP="0025185C">
            <w:pPr>
              <w:jc w:val="center"/>
              <w:rPr>
                <w:rFonts w:ascii="Arial" w:eastAsia="Times New Roman" w:hAnsi="Arial" w:cs="Arial"/>
                <w:spacing w:val="-1"/>
                <w:sz w:val="20"/>
                <w:szCs w:val="20"/>
                <w:rPrChange w:id="6868"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869" w:author="Adelino Naquarta Sepalanga Domingos" w:date="2025-03-05T09:23:00Z" w16du:dateUtc="2025-03-05T08:23:00Z">
                  <w:rPr>
                    <w:rFonts w:ascii="Times New Roman" w:eastAsia="Times New Roman" w:hAnsi="Times New Roman"/>
                    <w:spacing w:val="-1"/>
                  </w:rPr>
                </w:rPrChange>
              </w:rPr>
              <w:t>4.2.3.17.4.</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FDC779A" w14:textId="77777777" w:rsidR="003F3EDE" w:rsidRPr="00FB0B06" w:rsidRDefault="003F3EDE" w:rsidP="0025185C">
            <w:pPr>
              <w:jc w:val="center"/>
              <w:rPr>
                <w:rFonts w:ascii="Arial" w:eastAsia="Times New Roman" w:hAnsi="Arial" w:cs="Arial"/>
                <w:spacing w:val="-1"/>
                <w:sz w:val="20"/>
                <w:szCs w:val="20"/>
                <w:rPrChange w:id="6870"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7E53573" w14:textId="77777777" w:rsidR="003F3EDE" w:rsidRPr="00FB0B06" w:rsidRDefault="003F3EDE" w:rsidP="0025185C">
            <w:pPr>
              <w:rPr>
                <w:rFonts w:ascii="Arial" w:eastAsia="Times New Roman" w:hAnsi="Arial" w:cs="Arial"/>
                <w:spacing w:val="-1"/>
                <w:sz w:val="20"/>
                <w:szCs w:val="20"/>
                <w:rPrChange w:id="6871"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872" w:author="Adelino Naquarta Sepalanga Domingos" w:date="2025-03-05T09:23:00Z" w16du:dateUtc="2025-03-05T08:23:00Z">
                  <w:rPr>
                    <w:rFonts w:ascii="Times New Roman" w:eastAsia="Times New Roman" w:hAnsi="Times New Roman"/>
                    <w:spacing w:val="-1"/>
                  </w:rPr>
                </w:rPrChange>
              </w:rPr>
              <w:t>Localização dos bens no armazém de partida (LocationID)</w:t>
            </w:r>
          </w:p>
        </w:tc>
        <w:tc>
          <w:tcPr>
            <w:tcW w:w="391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F4042D6" w14:textId="77777777" w:rsidR="003F3EDE" w:rsidRPr="00FB0B06" w:rsidRDefault="003F3EDE" w:rsidP="0025185C">
            <w:pPr>
              <w:rPr>
                <w:rFonts w:ascii="Arial" w:eastAsia="Times New Roman" w:hAnsi="Arial" w:cs="Arial"/>
                <w:spacing w:val="-1"/>
                <w:sz w:val="20"/>
                <w:szCs w:val="20"/>
                <w:rPrChange w:id="6873" w:author="Adelino Naquarta Sepalanga Domingos" w:date="2025-03-05T09:23:00Z" w16du:dateUtc="2025-03-05T08:23:00Z">
                  <w:rPr>
                    <w:rFonts w:ascii="Times New Roman" w:eastAsia="Times New Roman" w:hAnsi="Times New Roman"/>
                    <w:spacing w:val="-1"/>
                  </w:rPr>
                </w:rPrChange>
              </w:rPr>
            </w:pPr>
          </w:p>
        </w:tc>
        <w:tc>
          <w:tcPr>
            <w:tcW w:w="13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F50DF35" w14:textId="77777777" w:rsidR="003F3EDE" w:rsidRPr="00FB0B06" w:rsidRDefault="003F3EDE" w:rsidP="0025185C">
            <w:pPr>
              <w:jc w:val="center"/>
              <w:rPr>
                <w:rFonts w:ascii="Arial" w:eastAsia="Times New Roman" w:hAnsi="Arial" w:cs="Arial"/>
                <w:spacing w:val="-1"/>
                <w:sz w:val="20"/>
                <w:szCs w:val="20"/>
                <w:rPrChange w:id="6874" w:author="Adelino Naquarta Sepalanga Domingos" w:date="2025-03-05T09:23:00Z" w16du:dateUtc="2025-03-05T08:23:00Z">
                  <w:rPr>
                    <w:rFonts w:ascii="Times New Roman" w:eastAsia="Times New Roman" w:hAnsi="Times New Roman"/>
                    <w:spacing w:val="-1"/>
                  </w:rPr>
                </w:rPrChange>
              </w:rPr>
            </w:pPr>
          </w:p>
          <w:p w14:paraId="5C9001CB" w14:textId="77777777" w:rsidR="003F3EDE" w:rsidRPr="00FB0B06" w:rsidRDefault="003F3EDE" w:rsidP="0025185C">
            <w:pPr>
              <w:jc w:val="center"/>
              <w:rPr>
                <w:rFonts w:ascii="Arial" w:eastAsia="Times New Roman" w:hAnsi="Arial" w:cs="Arial"/>
                <w:spacing w:val="-1"/>
                <w:sz w:val="20"/>
                <w:szCs w:val="20"/>
                <w:rPrChange w:id="6875"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876" w:author="Adelino Naquarta Sepalanga Domingos" w:date="2025-03-05T09:23:00Z" w16du:dateUtc="2025-03-05T08:23:00Z">
                  <w:rPr>
                    <w:rFonts w:ascii="Times New Roman" w:eastAsia="Times New Roman" w:hAnsi="Times New Roman"/>
                    <w:spacing w:val="-1"/>
                  </w:rPr>
                </w:rPrChange>
              </w:rPr>
              <w:t>Texto 30</w:t>
            </w:r>
          </w:p>
        </w:tc>
      </w:tr>
      <w:tr w:rsidR="003F3EDE" w:rsidRPr="00FB0B06" w14:paraId="01AD3259" w14:textId="77777777" w:rsidTr="0025185C">
        <w:trPr>
          <w:trHeight w:val="726"/>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3995E26" w14:textId="77777777" w:rsidR="003F3EDE" w:rsidRPr="00FB0B06" w:rsidRDefault="003F3EDE" w:rsidP="0025185C">
            <w:pPr>
              <w:jc w:val="center"/>
              <w:rPr>
                <w:rFonts w:ascii="Arial" w:eastAsia="Times New Roman" w:hAnsi="Arial" w:cs="Arial"/>
                <w:spacing w:val="-1"/>
                <w:sz w:val="20"/>
                <w:szCs w:val="20"/>
                <w:rPrChange w:id="6877"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878" w:author="Adelino Naquarta Sepalanga Domingos" w:date="2025-03-05T09:23:00Z" w16du:dateUtc="2025-03-05T08:23:00Z">
                  <w:rPr>
                    <w:rFonts w:ascii="Times New Roman" w:eastAsia="Times New Roman" w:hAnsi="Times New Roman"/>
                    <w:spacing w:val="-1"/>
                  </w:rPr>
                </w:rPrChange>
              </w:rPr>
              <w:t>4.2.3.17.5.</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DBD97DE" w14:textId="77777777" w:rsidR="003F3EDE" w:rsidRPr="00FB0B06" w:rsidRDefault="003F3EDE" w:rsidP="0025185C">
            <w:pPr>
              <w:jc w:val="center"/>
              <w:rPr>
                <w:rFonts w:ascii="Arial" w:eastAsia="Times New Roman" w:hAnsi="Arial" w:cs="Arial"/>
                <w:spacing w:val="-1"/>
                <w:sz w:val="20"/>
                <w:szCs w:val="20"/>
                <w:rPrChange w:id="6879"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D780519" w14:textId="77777777" w:rsidR="003F3EDE" w:rsidRPr="00FB0B06" w:rsidRDefault="003F3EDE" w:rsidP="0025185C">
            <w:pPr>
              <w:rPr>
                <w:rFonts w:ascii="Arial" w:eastAsia="Times New Roman" w:hAnsi="Arial" w:cs="Arial"/>
                <w:spacing w:val="-1"/>
                <w:sz w:val="20"/>
                <w:szCs w:val="20"/>
                <w:rPrChange w:id="6880"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881" w:author="Adelino Naquarta Sepalanga Domingos" w:date="2025-03-05T09:23:00Z" w16du:dateUtc="2025-03-05T08:23:00Z">
                  <w:rPr>
                    <w:rFonts w:ascii="Times New Roman" w:eastAsia="Times New Roman" w:hAnsi="Times New Roman"/>
                    <w:spacing w:val="-1"/>
                  </w:rPr>
                </w:rPrChange>
              </w:rPr>
              <w:t>Endereço (Address)</w:t>
            </w:r>
          </w:p>
        </w:tc>
        <w:tc>
          <w:tcPr>
            <w:tcW w:w="391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0688E0A" w14:textId="77777777" w:rsidR="003F3EDE" w:rsidRPr="00FB0B06" w:rsidRDefault="003F3EDE" w:rsidP="0025185C">
            <w:pPr>
              <w:rPr>
                <w:rFonts w:ascii="Arial" w:eastAsia="Times New Roman" w:hAnsi="Arial" w:cs="Arial"/>
                <w:spacing w:val="-1"/>
                <w:sz w:val="20"/>
                <w:szCs w:val="20"/>
                <w:rPrChange w:id="6882" w:author="Adelino Naquarta Sepalanga Domingos" w:date="2025-03-05T09:23:00Z" w16du:dateUtc="2025-03-05T08:23:00Z">
                  <w:rPr>
                    <w:rFonts w:ascii="Times New Roman" w:eastAsia="Times New Roman" w:hAnsi="Times New Roman"/>
                    <w:spacing w:val="-1"/>
                  </w:rPr>
                </w:rPrChange>
              </w:rPr>
            </w:pPr>
          </w:p>
        </w:tc>
        <w:tc>
          <w:tcPr>
            <w:tcW w:w="1329"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61DD625" w14:textId="77777777" w:rsidR="003F3EDE" w:rsidRPr="00FB0B06" w:rsidRDefault="003F3EDE" w:rsidP="0025185C">
            <w:pPr>
              <w:jc w:val="center"/>
              <w:rPr>
                <w:rFonts w:ascii="Arial" w:eastAsia="Times New Roman" w:hAnsi="Arial" w:cs="Arial"/>
                <w:spacing w:val="-1"/>
                <w:sz w:val="20"/>
                <w:szCs w:val="20"/>
                <w:rPrChange w:id="6883"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884" w:author="Adelino Naquarta Sepalanga Domingos" w:date="2025-03-05T09:23:00Z" w16du:dateUtc="2025-03-05T08:23:00Z">
                  <w:rPr>
                    <w:rFonts w:ascii="Times New Roman" w:eastAsia="Times New Roman" w:hAnsi="Times New Roman"/>
                    <w:spacing w:val="-1"/>
                  </w:rPr>
                </w:rPrChange>
              </w:rPr>
              <w:t>Não Aplicável</w:t>
            </w:r>
          </w:p>
        </w:tc>
      </w:tr>
      <w:tr w:rsidR="003F3EDE" w:rsidRPr="00FB0B06" w14:paraId="1E9B85D0" w14:textId="77777777" w:rsidTr="0025185C">
        <w:trPr>
          <w:trHeight w:val="240"/>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C712738" w14:textId="77777777" w:rsidR="003F3EDE" w:rsidRPr="00FB0B06" w:rsidRDefault="003F3EDE" w:rsidP="0025185C">
            <w:pPr>
              <w:jc w:val="center"/>
              <w:rPr>
                <w:rFonts w:ascii="Arial" w:eastAsia="Times New Roman" w:hAnsi="Arial" w:cs="Arial"/>
                <w:spacing w:val="-1"/>
                <w:sz w:val="20"/>
                <w:szCs w:val="20"/>
                <w:rPrChange w:id="6885"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886" w:author="Adelino Naquarta Sepalanga Domingos" w:date="2025-03-05T09:23:00Z" w16du:dateUtc="2025-03-05T08:23:00Z">
                  <w:rPr>
                    <w:rFonts w:ascii="Times New Roman" w:eastAsia="Times New Roman" w:hAnsi="Times New Roman"/>
                    <w:spacing w:val="-1"/>
                  </w:rPr>
                </w:rPrChange>
              </w:rPr>
              <w:t>4.2.3.17.5.1.</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BFA739A" w14:textId="77777777" w:rsidR="003F3EDE" w:rsidRPr="00FB0B06" w:rsidRDefault="003F3EDE" w:rsidP="0025185C">
            <w:pPr>
              <w:jc w:val="center"/>
              <w:rPr>
                <w:rFonts w:ascii="Arial" w:eastAsia="Times New Roman" w:hAnsi="Arial" w:cs="Arial"/>
                <w:spacing w:val="-1"/>
                <w:sz w:val="20"/>
                <w:szCs w:val="20"/>
                <w:rPrChange w:id="6887"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231A6D9" w14:textId="77777777" w:rsidR="003F3EDE" w:rsidRPr="00FB0B06" w:rsidRDefault="003F3EDE" w:rsidP="0025185C">
            <w:pPr>
              <w:rPr>
                <w:rFonts w:ascii="Arial" w:eastAsia="Times New Roman" w:hAnsi="Arial" w:cs="Arial"/>
                <w:spacing w:val="-1"/>
                <w:sz w:val="20"/>
                <w:szCs w:val="20"/>
                <w:rPrChange w:id="6888"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889" w:author="Adelino Naquarta Sepalanga Domingos" w:date="2025-03-05T09:23:00Z" w16du:dateUtc="2025-03-05T08:23:00Z">
                  <w:rPr>
                    <w:rFonts w:ascii="Times New Roman" w:eastAsia="Times New Roman" w:hAnsi="Times New Roman"/>
                    <w:spacing w:val="-1"/>
                  </w:rPr>
                </w:rPrChange>
              </w:rPr>
              <w:t>Número da porta (BuildingNumber)</w:t>
            </w:r>
          </w:p>
        </w:tc>
        <w:tc>
          <w:tcPr>
            <w:tcW w:w="391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5DAACBF" w14:textId="77777777" w:rsidR="003F3EDE" w:rsidRPr="00FB0B06" w:rsidRDefault="003F3EDE" w:rsidP="0025185C">
            <w:pPr>
              <w:rPr>
                <w:rFonts w:ascii="Arial" w:eastAsia="Times New Roman" w:hAnsi="Arial" w:cs="Arial"/>
                <w:spacing w:val="-1"/>
                <w:sz w:val="20"/>
                <w:szCs w:val="20"/>
                <w:rPrChange w:id="6890" w:author="Adelino Naquarta Sepalanga Domingos" w:date="2025-03-05T09:23:00Z" w16du:dateUtc="2025-03-05T08:23:00Z">
                  <w:rPr>
                    <w:rFonts w:ascii="Times New Roman" w:eastAsia="Times New Roman" w:hAnsi="Times New Roman"/>
                    <w:spacing w:val="-1"/>
                  </w:rPr>
                </w:rPrChange>
              </w:rPr>
            </w:pPr>
          </w:p>
        </w:tc>
        <w:tc>
          <w:tcPr>
            <w:tcW w:w="13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121F407" w14:textId="77777777" w:rsidR="003F3EDE" w:rsidRPr="00FB0B06" w:rsidRDefault="003F3EDE" w:rsidP="0025185C">
            <w:pPr>
              <w:jc w:val="center"/>
              <w:rPr>
                <w:rFonts w:ascii="Arial" w:eastAsia="Times New Roman" w:hAnsi="Arial" w:cs="Arial"/>
                <w:spacing w:val="-1"/>
                <w:sz w:val="20"/>
                <w:szCs w:val="20"/>
                <w:rPrChange w:id="6891"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892" w:author="Adelino Naquarta Sepalanga Domingos" w:date="2025-03-05T09:23:00Z" w16du:dateUtc="2025-03-05T08:23:00Z">
                  <w:rPr>
                    <w:rFonts w:ascii="Times New Roman" w:eastAsia="Times New Roman" w:hAnsi="Times New Roman"/>
                    <w:spacing w:val="-1"/>
                  </w:rPr>
                </w:rPrChange>
              </w:rPr>
              <w:t>Texto 10</w:t>
            </w:r>
          </w:p>
        </w:tc>
      </w:tr>
      <w:tr w:rsidR="003F3EDE" w:rsidRPr="00FB0B06" w14:paraId="326B6265" w14:textId="77777777" w:rsidTr="0025185C">
        <w:trPr>
          <w:trHeight w:val="794"/>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F694B29" w14:textId="77777777" w:rsidR="003F3EDE" w:rsidRPr="00FB0B06" w:rsidRDefault="003F3EDE" w:rsidP="0025185C">
            <w:pPr>
              <w:jc w:val="center"/>
              <w:rPr>
                <w:rFonts w:ascii="Arial" w:eastAsia="Times New Roman" w:hAnsi="Arial" w:cs="Arial"/>
                <w:spacing w:val="-1"/>
                <w:sz w:val="20"/>
                <w:szCs w:val="20"/>
                <w:rPrChange w:id="6893"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894" w:author="Adelino Naquarta Sepalanga Domingos" w:date="2025-03-05T09:23:00Z" w16du:dateUtc="2025-03-05T08:23:00Z">
                  <w:rPr>
                    <w:rFonts w:ascii="Times New Roman" w:eastAsia="Times New Roman" w:hAnsi="Times New Roman"/>
                    <w:spacing w:val="-1"/>
                  </w:rPr>
                </w:rPrChange>
              </w:rPr>
              <w:t>4.2.3.17.5.2.</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575527E" w14:textId="77777777" w:rsidR="003F3EDE" w:rsidRPr="00FB0B06" w:rsidRDefault="003F3EDE" w:rsidP="0025185C">
            <w:pPr>
              <w:jc w:val="center"/>
              <w:rPr>
                <w:rFonts w:ascii="Arial" w:eastAsia="Times New Roman" w:hAnsi="Arial" w:cs="Arial"/>
                <w:spacing w:val="-1"/>
                <w:sz w:val="20"/>
                <w:szCs w:val="20"/>
                <w:rPrChange w:id="6895"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0EA6325" w14:textId="77777777" w:rsidR="003F3EDE" w:rsidRPr="00FB0B06" w:rsidRDefault="003F3EDE" w:rsidP="0025185C">
            <w:pPr>
              <w:rPr>
                <w:rFonts w:ascii="Arial" w:eastAsia="Times New Roman" w:hAnsi="Arial" w:cs="Arial"/>
                <w:spacing w:val="-1"/>
                <w:sz w:val="20"/>
                <w:szCs w:val="20"/>
                <w:rPrChange w:id="6896"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897" w:author="Adelino Naquarta Sepalanga Domingos" w:date="2025-03-05T09:23:00Z" w16du:dateUtc="2025-03-05T08:23:00Z">
                  <w:rPr>
                    <w:rFonts w:ascii="Times New Roman" w:eastAsia="Times New Roman" w:hAnsi="Times New Roman"/>
                    <w:spacing w:val="-1"/>
                  </w:rPr>
                </w:rPrChange>
              </w:rPr>
              <w:t>Nome da rua (StreetName)</w:t>
            </w:r>
          </w:p>
        </w:tc>
        <w:tc>
          <w:tcPr>
            <w:tcW w:w="391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AEA6532" w14:textId="77777777" w:rsidR="003F3EDE" w:rsidRPr="00FB0B06" w:rsidRDefault="003F3EDE" w:rsidP="0025185C">
            <w:pPr>
              <w:rPr>
                <w:rFonts w:ascii="Arial" w:eastAsia="Times New Roman" w:hAnsi="Arial" w:cs="Arial"/>
                <w:spacing w:val="-1"/>
                <w:sz w:val="20"/>
                <w:szCs w:val="20"/>
                <w:rPrChange w:id="6898" w:author="Adelino Naquarta Sepalanga Domingos" w:date="2025-03-05T09:23:00Z" w16du:dateUtc="2025-03-05T08:23:00Z">
                  <w:rPr>
                    <w:rFonts w:ascii="Times New Roman" w:eastAsia="Times New Roman" w:hAnsi="Times New Roman"/>
                    <w:spacing w:val="-1"/>
                  </w:rPr>
                </w:rPrChange>
              </w:rPr>
            </w:pPr>
          </w:p>
        </w:tc>
        <w:tc>
          <w:tcPr>
            <w:tcW w:w="1329"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D391871" w14:textId="77777777" w:rsidR="003F3EDE" w:rsidRPr="00FB0B06" w:rsidRDefault="003F3EDE" w:rsidP="0025185C">
            <w:pPr>
              <w:jc w:val="center"/>
              <w:rPr>
                <w:rFonts w:ascii="Arial" w:eastAsia="Times New Roman" w:hAnsi="Arial" w:cs="Arial"/>
                <w:spacing w:val="-1"/>
                <w:sz w:val="20"/>
                <w:szCs w:val="20"/>
                <w:rPrChange w:id="6899"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900" w:author="Adelino Naquarta Sepalanga Domingos" w:date="2025-03-05T09:23:00Z" w16du:dateUtc="2025-03-05T08:23:00Z">
                  <w:rPr>
                    <w:rFonts w:ascii="Times New Roman" w:eastAsia="Times New Roman" w:hAnsi="Times New Roman"/>
                    <w:spacing w:val="-1"/>
                  </w:rPr>
                </w:rPrChange>
              </w:rPr>
              <w:t>Texto 200</w:t>
            </w:r>
          </w:p>
        </w:tc>
      </w:tr>
      <w:tr w:rsidR="003F3EDE" w:rsidRPr="00FB0B06" w14:paraId="69825FB8" w14:textId="77777777" w:rsidTr="0025185C">
        <w:trPr>
          <w:trHeight w:val="609"/>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CAA9122" w14:textId="77777777" w:rsidR="003F3EDE" w:rsidRPr="00FB0B06" w:rsidRDefault="003F3EDE" w:rsidP="0025185C">
            <w:pPr>
              <w:jc w:val="center"/>
              <w:rPr>
                <w:rFonts w:ascii="Arial" w:eastAsia="Times New Roman" w:hAnsi="Arial" w:cs="Arial"/>
                <w:spacing w:val="-1"/>
                <w:sz w:val="20"/>
                <w:szCs w:val="20"/>
                <w:rPrChange w:id="6901"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902" w:author="Adelino Naquarta Sepalanga Domingos" w:date="2025-03-05T09:23:00Z" w16du:dateUtc="2025-03-05T08:23:00Z">
                  <w:rPr>
                    <w:rFonts w:ascii="Times New Roman" w:eastAsia="Times New Roman" w:hAnsi="Times New Roman"/>
                    <w:spacing w:val="-1"/>
                  </w:rPr>
                </w:rPrChange>
              </w:rPr>
              <w:t>4.2.3.17.5.3.</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68EBA64" w14:textId="77777777" w:rsidR="003F3EDE" w:rsidRPr="00FB0B06" w:rsidRDefault="003F3EDE" w:rsidP="0025185C">
            <w:pPr>
              <w:jc w:val="center"/>
              <w:rPr>
                <w:rFonts w:ascii="Arial" w:eastAsia="Times New Roman" w:hAnsi="Arial" w:cs="Arial"/>
                <w:spacing w:val="-1"/>
                <w:sz w:val="20"/>
                <w:szCs w:val="20"/>
                <w:rPrChange w:id="6903"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C915D86" w14:textId="77777777" w:rsidR="003F3EDE" w:rsidRPr="00FB0B06" w:rsidRDefault="003F3EDE" w:rsidP="0025185C">
            <w:pPr>
              <w:rPr>
                <w:rFonts w:ascii="Arial" w:eastAsia="Times New Roman" w:hAnsi="Arial" w:cs="Arial"/>
                <w:spacing w:val="-1"/>
                <w:sz w:val="20"/>
                <w:szCs w:val="20"/>
                <w:rPrChange w:id="6904"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905" w:author="Adelino Naquarta Sepalanga Domingos" w:date="2025-03-05T09:23:00Z" w16du:dateUtc="2025-03-05T08:23:00Z">
                  <w:rPr>
                    <w:rFonts w:ascii="Times New Roman" w:eastAsia="Times New Roman" w:hAnsi="Times New Roman"/>
                    <w:spacing w:val="-1"/>
                  </w:rPr>
                </w:rPrChange>
              </w:rPr>
              <w:t>Endereço detalhado (AddressDetail)</w:t>
            </w:r>
          </w:p>
        </w:tc>
        <w:tc>
          <w:tcPr>
            <w:tcW w:w="391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FBDDDA8" w14:textId="77777777" w:rsidR="003F3EDE" w:rsidRPr="00FB0B06" w:rsidRDefault="003F3EDE" w:rsidP="0025185C">
            <w:pPr>
              <w:rPr>
                <w:rFonts w:ascii="Arial" w:eastAsia="Times New Roman" w:hAnsi="Arial" w:cs="Arial"/>
                <w:spacing w:val="-1"/>
                <w:sz w:val="20"/>
                <w:szCs w:val="20"/>
                <w:rPrChange w:id="6906"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907" w:author="Adelino Naquarta Sepalanga Domingos" w:date="2025-03-05T09:23:00Z" w16du:dateUtc="2025-03-05T08:23:00Z">
                  <w:rPr>
                    <w:rFonts w:ascii="Times New Roman" w:eastAsia="Times New Roman" w:hAnsi="Times New Roman"/>
                    <w:spacing w:val="-1"/>
                  </w:rPr>
                </w:rPrChange>
              </w:rPr>
              <w:t>Deve incluir o nome da rua, Número da porta e andar, se aplicável.</w:t>
            </w:r>
          </w:p>
        </w:tc>
        <w:tc>
          <w:tcPr>
            <w:tcW w:w="13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1ED5929" w14:textId="77777777" w:rsidR="003F3EDE" w:rsidRPr="00FB0B06" w:rsidRDefault="003F3EDE" w:rsidP="0025185C">
            <w:pPr>
              <w:jc w:val="center"/>
              <w:rPr>
                <w:rFonts w:ascii="Arial" w:eastAsia="Times New Roman" w:hAnsi="Arial" w:cs="Arial"/>
                <w:spacing w:val="-1"/>
                <w:sz w:val="20"/>
                <w:szCs w:val="20"/>
                <w:rPrChange w:id="6908"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909" w:author="Adelino Naquarta Sepalanga Domingos" w:date="2025-03-05T09:23:00Z" w16du:dateUtc="2025-03-05T08:23:00Z">
                  <w:rPr>
                    <w:rFonts w:ascii="Times New Roman" w:eastAsia="Times New Roman" w:hAnsi="Times New Roman"/>
                    <w:spacing w:val="-1"/>
                  </w:rPr>
                </w:rPrChange>
              </w:rPr>
              <w:t>Texto 210</w:t>
            </w:r>
          </w:p>
        </w:tc>
      </w:tr>
      <w:tr w:rsidR="003F3EDE" w:rsidRPr="00FB0B06" w14:paraId="1B3A0E52" w14:textId="77777777" w:rsidTr="0025185C">
        <w:trPr>
          <w:trHeight w:val="199"/>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99F1047" w14:textId="77777777" w:rsidR="003F3EDE" w:rsidRPr="00FB0B06" w:rsidRDefault="003F3EDE" w:rsidP="0025185C">
            <w:pPr>
              <w:jc w:val="center"/>
              <w:rPr>
                <w:rFonts w:ascii="Arial" w:eastAsia="Times New Roman" w:hAnsi="Arial" w:cs="Arial"/>
                <w:spacing w:val="-1"/>
                <w:sz w:val="20"/>
                <w:szCs w:val="20"/>
                <w:rPrChange w:id="6910"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911" w:author="Adelino Naquarta Sepalanga Domingos" w:date="2025-03-05T09:23:00Z" w16du:dateUtc="2025-03-05T08:23:00Z">
                  <w:rPr>
                    <w:rFonts w:ascii="Times New Roman" w:eastAsia="Times New Roman" w:hAnsi="Times New Roman"/>
                    <w:spacing w:val="-1"/>
                  </w:rPr>
                </w:rPrChange>
              </w:rPr>
              <w:t>4.2.3.17.5.4.</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64045FC" w14:textId="77777777" w:rsidR="003F3EDE" w:rsidRPr="00FB0B06" w:rsidRDefault="003F3EDE" w:rsidP="0025185C">
            <w:pPr>
              <w:jc w:val="center"/>
              <w:rPr>
                <w:rFonts w:ascii="Arial" w:eastAsia="Times New Roman" w:hAnsi="Arial" w:cs="Arial"/>
                <w:spacing w:val="-1"/>
                <w:sz w:val="20"/>
                <w:szCs w:val="20"/>
                <w:rPrChange w:id="6912"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AC9DEB8" w14:textId="77777777" w:rsidR="003F3EDE" w:rsidRPr="00FB0B06" w:rsidRDefault="003F3EDE" w:rsidP="0025185C">
            <w:pPr>
              <w:rPr>
                <w:rFonts w:ascii="Arial" w:eastAsia="Times New Roman" w:hAnsi="Arial" w:cs="Arial"/>
                <w:spacing w:val="-1"/>
                <w:sz w:val="20"/>
                <w:szCs w:val="20"/>
                <w:rPrChange w:id="6913"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914" w:author="Adelino Naquarta Sepalanga Domingos" w:date="2025-03-05T09:23:00Z" w16du:dateUtc="2025-03-05T08:23:00Z">
                  <w:rPr>
                    <w:rFonts w:ascii="Times New Roman" w:eastAsia="Times New Roman" w:hAnsi="Times New Roman"/>
                    <w:spacing w:val="-1"/>
                  </w:rPr>
                </w:rPrChange>
              </w:rPr>
              <w:t>Cidade (City)</w:t>
            </w:r>
          </w:p>
        </w:tc>
        <w:tc>
          <w:tcPr>
            <w:tcW w:w="391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D71EA39" w14:textId="77777777" w:rsidR="003F3EDE" w:rsidRPr="00FB0B06" w:rsidRDefault="003F3EDE" w:rsidP="0025185C">
            <w:pPr>
              <w:rPr>
                <w:rFonts w:ascii="Arial" w:eastAsia="Times New Roman" w:hAnsi="Arial" w:cs="Arial"/>
                <w:spacing w:val="-1"/>
                <w:sz w:val="20"/>
                <w:szCs w:val="20"/>
                <w:rPrChange w:id="6915" w:author="Adelino Naquarta Sepalanga Domingos" w:date="2025-03-05T09:23:00Z" w16du:dateUtc="2025-03-05T08:23:00Z">
                  <w:rPr>
                    <w:rFonts w:ascii="Times New Roman" w:eastAsia="Times New Roman" w:hAnsi="Times New Roman"/>
                    <w:spacing w:val="-1"/>
                  </w:rPr>
                </w:rPrChange>
              </w:rPr>
            </w:pPr>
          </w:p>
        </w:tc>
        <w:tc>
          <w:tcPr>
            <w:tcW w:w="1329"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6335B15" w14:textId="77777777" w:rsidR="003F3EDE" w:rsidRPr="00FB0B06" w:rsidRDefault="003F3EDE" w:rsidP="0025185C">
            <w:pPr>
              <w:jc w:val="center"/>
              <w:rPr>
                <w:rFonts w:ascii="Arial" w:eastAsia="Times New Roman" w:hAnsi="Arial" w:cs="Arial"/>
                <w:spacing w:val="-1"/>
                <w:sz w:val="20"/>
                <w:szCs w:val="20"/>
                <w:rPrChange w:id="6916"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917" w:author="Adelino Naquarta Sepalanga Domingos" w:date="2025-03-05T09:23:00Z" w16du:dateUtc="2025-03-05T08:23:00Z">
                  <w:rPr>
                    <w:rFonts w:ascii="Times New Roman" w:eastAsia="Times New Roman" w:hAnsi="Times New Roman"/>
                    <w:spacing w:val="-1"/>
                  </w:rPr>
                </w:rPrChange>
              </w:rPr>
              <w:t>Texto 50</w:t>
            </w:r>
          </w:p>
        </w:tc>
      </w:tr>
      <w:tr w:rsidR="003F3EDE" w:rsidRPr="00FB0B06" w14:paraId="2E6E71A8" w14:textId="77777777" w:rsidTr="0025185C">
        <w:trPr>
          <w:trHeight w:val="20"/>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D442387" w14:textId="77777777" w:rsidR="003F3EDE" w:rsidRPr="00FB0B06" w:rsidRDefault="003F3EDE" w:rsidP="0025185C">
            <w:pPr>
              <w:jc w:val="center"/>
              <w:rPr>
                <w:rFonts w:ascii="Arial" w:eastAsia="Times New Roman" w:hAnsi="Arial" w:cs="Arial"/>
                <w:spacing w:val="-1"/>
                <w:sz w:val="20"/>
                <w:szCs w:val="20"/>
                <w:rPrChange w:id="6918"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919" w:author="Adelino Naquarta Sepalanga Domingos" w:date="2025-03-05T09:23:00Z" w16du:dateUtc="2025-03-05T08:23:00Z">
                  <w:rPr>
                    <w:rFonts w:ascii="Times New Roman" w:eastAsia="Times New Roman" w:hAnsi="Times New Roman"/>
                    <w:spacing w:val="-1"/>
                  </w:rPr>
                </w:rPrChange>
              </w:rPr>
              <w:t>4.2.3.17.5.5.</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A13AD4F" w14:textId="77777777" w:rsidR="003F3EDE" w:rsidRPr="00FB0B06" w:rsidRDefault="003F3EDE" w:rsidP="0025185C">
            <w:pPr>
              <w:jc w:val="center"/>
              <w:rPr>
                <w:rFonts w:ascii="Arial" w:eastAsia="Times New Roman" w:hAnsi="Arial" w:cs="Arial"/>
                <w:spacing w:val="-1"/>
                <w:sz w:val="20"/>
                <w:szCs w:val="20"/>
                <w:rPrChange w:id="6920"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FECA38A" w14:textId="77777777" w:rsidR="003F3EDE" w:rsidRPr="00FB0B06" w:rsidRDefault="003F3EDE" w:rsidP="0025185C">
            <w:pPr>
              <w:rPr>
                <w:rFonts w:ascii="Arial" w:eastAsia="Times New Roman" w:hAnsi="Arial" w:cs="Arial"/>
                <w:spacing w:val="-1"/>
                <w:sz w:val="20"/>
                <w:szCs w:val="20"/>
                <w:rPrChange w:id="6921"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922" w:author="Adelino Naquarta Sepalanga Domingos" w:date="2025-03-05T09:23:00Z" w16du:dateUtc="2025-03-05T08:23:00Z">
                  <w:rPr>
                    <w:rFonts w:ascii="Times New Roman" w:eastAsia="Times New Roman" w:hAnsi="Times New Roman"/>
                    <w:spacing w:val="-1"/>
                  </w:rPr>
                </w:rPrChange>
              </w:rPr>
              <w:t>Código postal (PostalCode)</w:t>
            </w:r>
          </w:p>
        </w:tc>
        <w:tc>
          <w:tcPr>
            <w:tcW w:w="391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44AB7ED" w14:textId="77777777" w:rsidR="003F3EDE" w:rsidRPr="00FB0B06" w:rsidRDefault="003F3EDE" w:rsidP="0025185C">
            <w:pPr>
              <w:rPr>
                <w:rFonts w:ascii="Arial" w:eastAsia="Times New Roman" w:hAnsi="Arial" w:cs="Arial"/>
                <w:spacing w:val="-1"/>
                <w:sz w:val="20"/>
                <w:szCs w:val="20"/>
                <w:rPrChange w:id="6923" w:author="Adelino Naquarta Sepalanga Domingos" w:date="2025-03-05T09:23:00Z" w16du:dateUtc="2025-03-05T08:23:00Z">
                  <w:rPr>
                    <w:rFonts w:ascii="Times New Roman" w:eastAsia="Times New Roman" w:hAnsi="Times New Roman"/>
                    <w:spacing w:val="-1"/>
                  </w:rPr>
                </w:rPrChange>
              </w:rPr>
            </w:pPr>
          </w:p>
        </w:tc>
        <w:tc>
          <w:tcPr>
            <w:tcW w:w="13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17EF448" w14:textId="77777777" w:rsidR="003F3EDE" w:rsidRPr="00FB0B06" w:rsidRDefault="003F3EDE" w:rsidP="0025185C">
            <w:pPr>
              <w:jc w:val="center"/>
              <w:rPr>
                <w:rFonts w:ascii="Arial" w:eastAsia="Times New Roman" w:hAnsi="Arial" w:cs="Arial"/>
                <w:spacing w:val="-1"/>
                <w:sz w:val="20"/>
                <w:szCs w:val="20"/>
                <w:rPrChange w:id="6924"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925" w:author="Adelino Naquarta Sepalanga Domingos" w:date="2025-03-05T09:23:00Z" w16du:dateUtc="2025-03-05T08:23:00Z">
                  <w:rPr>
                    <w:rFonts w:ascii="Times New Roman" w:eastAsia="Times New Roman" w:hAnsi="Times New Roman"/>
                    <w:spacing w:val="-1"/>
                  </w:rPr>
                </w:rPrChange>
              </w:rPr>
              <w:t>Texto 20</w:t>
            </w:r>
          </w:p>
        </w:tc>
      </w:tr>
      <w:tr w:rsidR="003F3EDE" w:rsidRPr="00FB0B06" w14:paraId="0409D8F0" w14:textId="77777777" w:rsidTr="0025185C">
        <w:trPr>
          <w:trHeight w:val="339"/>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E0B0B7A" w14:textId="77777777" w:rsidR="003F3EDE" w:rsidRPr="00FB0B06" w:rsidRDefault="003F3EDE" w:rsidP="0025185C">
            <w:pPr>
              <w:jc w:val="center"/>
              <w:rPr>
                <w:rFonts w:ascii="Arial" w:eastAsia="Times New Roman" w:hAnsi="Arial" w:cs="Arial"/>
                <w:spacing w:val="-1"/>
                <w:sz w:val="20"/>
                <w:szCs w:val="20"/>
                <w:rPrChange w:id="6926"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927" w:author="Adelino Naquarta Sepalanga Domingos" w:date="2025-03-05T09:23:00Z" w16du:dateUtc="2025-03-05T08:23:00Z">
                  <w:rPr>
                    <w:rFonts w:ascii="Times New Roman" w:eastAsia="Times New Roman" w:hAnsi="Times New Roman"/>
                    <w:spacing w:val="-1"/>
                  </w:rPr>
                </w:rPrChange>
              </w:rPr>
              <w:t>4.2.3.17.5.6.</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8C4322A" w14:textId="77777777" w:rsidR="003F3EDE" w:rsidRPr="00FB0B06" w:rsidRDefault="003F3EDE" w:rsidP="0025185C">
            <w:pPr>
              <w:jc w:val="center"/>
              <w:rPr>
                <w:rFonts w:ascii="Arial" w:eastAsia="Times New Roman" w:hAnsi="Arial" w:cs="Arial"/>
                <w:spacing w:val="-1"/>
                <w:sz w:val="20"/>
                <w:szCs w:val="20"/>
                <w:rPrChange w:id="6928"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9C57636" w14:textId="77777777" w:rsidR="003F3EDE" w:rsidRPr="00FB0B06" w:rsidRDefault="003F3EDE" w:rsidP="0025185C">
            <w:pPr>
              <w:rPr>
                <w:rFonts w:ascii="Arial" w:eastAsia="Times New Roman" w:hAnsi="Arial" w:cs="Arial"/>
                <w:spacing w:val="-1"/>
                <w:sz w:val="20"/>
                <w:szCs w:val="20"/>
                <w:rPrChange w:id="6929"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930" w:author="Adelino Naquarta Sepalanga Domingos" w:date="2025-03-05T09:23:00Z" w16du:dateUtc="2025-03-05T08:23:00Z">
                  <w:rPr>
                    <w:rFonts w:ascii="Times New Roman" w:eastAsia="Times New Roman" w:hAnsi="Times New Roman"/>
                    <w:spacing w:val="-1"/>
                  </w:rPr>
                </w:rPrChange>
              </w:rPr>
              <w:t>Província (Province)</w:t>
            </w:r>
          </w:p>
        </w:tc>
        <w:tc>
          <w:tcPr>
            <w:tcW w:w="391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754C03F" w14:textId="77777777" w:rsidR="003F3EDE" w:rsidRPr="00FB0B06" w:rsidRDefault="003F3EDE" w:rsidP="0025185C">
            <w:pPr>
              <w:rPr>
                <w:rFonts w:ascii="Arial" w:eastAsia="Times New Roman" w:hAnsi="Arial" w:cs="Arial"/>
                <w:spacing w:val="-1"/>
                <w:sz w:val="20"/>
                <w:szCs w:val="20"/>
                <w:rPrChange w:id="6931" w:author="Adelino Naquarta Sepalanga Domingos" w:date="2025-03-05T09:23:00Z" w16du:dateUtc="2025-03-05T08:23:00Z">
                  <w:rPr>
                    <w:rFonts w:ascii="Times New Roman" w:eastAsia="Times New Roman" w:hAnsi="Times New Roman"/>
                    <w:spacing w:val="-1"/>
                  </w:rPr>
                </w:rPrChange>
              </w:rPr>
            </w:pPr>
          </w:p>
        </w:tc>
        <w:tc>
          <w:tcPr>
            <w:tcW w:w="1329"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960076E" w14:textId="77777777" w:rsidR="003F3EDE" w:rsidRPr="00FB0B06" w:rsidRDefault="003F3EDE" w:rsidP="0025185C">
            <w:pPr>
              <w:jc w:val="center"/>
              <w:rPr>
                <w:rFonts w:ascii="Arial" w:eastAsia="Times New Roman" w:hAnsi="Arial" w:cs="Arial"/>
                <w:spacing w:val="-1"/>
                <w:sz w:val="20"/>
                <w:szCs w:val="20"/>
                <w:rPrChange w:id="6932"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933" w:author="Adelino Naquarta Sepalanga Domingos" w:date="2025-03-05T09:23:00Z" w16du:dateUtc="2025-03-05T08:23:00Z">
                  <w:rPr>
                    <w:rFonts w:ascii="Times New Roman" w:eastAsia="Times New Roman" w:hAnsi="Times New Roman"/>
                    <w:spacing w:val="-1"/>
                  </w:rPr>
                </w:rPrChange>
              </w:rPr>
              <w:t>Texto 50</w:t>
            </w:r>
          </w:p>
        </w:tc>
      </w:tr>
      <w:tr w:rsidR="003F3EDE" w:rsidRPr="00FB0B06" w14:paraId="426EBC0C" w14:textId="77777777" w:rsidTr="0025185C">
        <w:trPr>
          <w:trHeight w:val="688"/>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8D417BA" w14:textId="77777777" w:rsidR="003F3EDE" w:rsidRPr="00FB0B06" w:rsidRDefault="003F3EDE" w:rsidP="0025185C">
            <w:pPr>
              <w:jc w:val="center"/>
              <w:rPr>
                <w:rFonts w:ascii="Arial" w:eastAsia="Times New Roman" w:hAnsi="Arial" w:cs="Arial"/>
                <w:spacing w:val="-1"/>
                <w:sz w:val="20"/>
                <w:szCs w:val="20"/>
                <w:rPrChange w:id="6934"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935" w:author="Adelino Naquarta Sepalanga Domingos" w:date="2025-03-05T09:23:00Z" w16du:dateUtc="2025-03-05T08:23:00Z">
                  <w:rPr>
                    <w:rFonts w:ascii="Times New Roman" w:eastAsia="Times New Roman" w:hAnsi="Times New Roman"/>
                    <w:spacing w:val="-1"/>
                  </w:rPr>
                </w:rPrChange>
              </w:rPr>
              <w:t>4.2.3.17.5.7.</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B9EF850" w14:textId="77777777" w:rsidR="003F3EDE" w:rsidRPr="00FB0B06" w:rsidRDefault="003F3EDE" w:rsidP="0025185C">
            <w:pPr>
              <w:jc w:val="center"/>
              <w:rPr>
                <w:rFonts w:ascii="Arial" w:eastAsia="Times New Roman" w:hAnsi="Arial" w:cs="Arial"/>
                <w:spacing w:val="-1"/>
                <w:sz w:val="20"/>
                <w:szCs w:val="20"/>
                <w:rPrChange w:id="6936"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CA8E251" w14:textId="77777777" w:rsidR="003F3EDE" w:rsidRPr="00FB0B06" w:rsidRDefault="003F3EDE" w:rsidP="0025185C">
            <w:pPr>
              <w:rPr>
                <w:rFonts w:ascii="Arial" w:eastAsia="Times New Roman" w:hAnsi="Arial" w:cs="Arial"/>
                <w:spacing w:val="-1"/>
                <w:sz w:val="20"/>
                <w:szCs w:val="20"/>
                <w:rPrChange w:id="6937"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938" w:author="Adelino Naquarta Sepalanga Domingos" w:date="2025-03-05T09:23:00Z" w16du:dateUtc="2025-03-05T08:23:00Z">
                  <w:rPr>
                    <w:rFonts w:ascii="Times New Roman" w:eastAsia="Times New Roman" w:hAnsi="Times New Roman"/>
                    <w:spacing w:val="-1"/>
                  </w:rPr>
                </w:rPrChange>
              </w:rPr>
              <w:t>País (Country)</w:t>
            </w:r>
          </w:p>
        </w:tc>
        <w:tc>
          <w:tcPr>
            <w:tcW w:w="391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5FEFB51" w14:textId="77777777" w:rsidR="003F3EDE" w:rsidRPr="00FB0B06" w:rsidRDefault="003F3EDE" w:rsidP="0025185C">
            <w:pPr>
              <w:rPr>
                <w:rFonts w:ascii="Arial" w:eastAsia="Times New Roman" w:hAnsi="Arial" w:cs="Arial"/>
                <w:spacing w:val="-1"/>
                <w:sz w:val="20"/>
                <w:szCs w:val="20"/>
                <w:rPrChange w:id="6939"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940" w:author="Adelino Naquarta Sepalanga Domingos" w:date="2025-03-05T09:23:00Z" w16du:dateUtc="2025-03-05T08:23:00Z">
                  <w:rPr>
                    <w:rFonts w:ascii="Times New Roman" w:eastAsia="Times New Roman" w:hAnsi="Times New Roman"/>
                    <w:spacing w:val="-1"/>
                  </w:rPr>
                </w:rPrChange>
              </w:rPr>
              <w:t>Deve ser preenchido de acordo com a norma ISO 3166 – 1-alpha- 2.</w:t>
            </w:r>
          </w:p>
        </w:tc>
        <w:tc>
          <w:tcPr>
            <w:tcW w:w="13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1FC2D9E" w14:textId="77777777" w:rsidR="003F3EDE" w:rsidRPr="00FB0B06" w:rsidRDefault="003F3EDE" w:rsidP="0025185C">
            <w:pPr>
              <w:jc w:val="center"/>
              <w:rPr>
                <w:rFonts w:ascii="Arial" w:eastAsia="Times New Roman" w:hAnsi="Arial" w:cs="Arial"/>
                <w:spacing w:val="-1"/>
                <w:sz w:val="20"/>
                <w:szCs w:val="20"/>
                <w:rPrChange w:id="6941"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942" w:author="Adelino Naquarta Sepalanga Domingos" w:date="2025-03-05T09:23:00Z" w16du:dateUtc="2025-03-05T08:23:00Z">
                  <w:rPr>
                    <w:rFonts w:ascii="Times New Roman" w:eastAsia="Times New Roman" w:hAnsi="Times New Roman"/>
                    <w:spacing w:val="-1"/>
                  </w:rPr>
                </w:rPrChange>
              </w:rPr>
              <w:t>Texto 2</w:t>
            </w:r>
          </w:p>
        </w:tc>
      </w:tr>
      <w:tr w:rsidR="003F3EDE" w:rsidRPr="00FB0B06" w14:paraId="1BCA5FD5" w14:textId="77777777" w:rsidTr="0025185C">
        <w:trPr>
          <w:trHeight w:val="1056"/>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D30F44D" w14:textId="77777777" w:rsidR="003F3EDE" w:rsidRPr="00FB0B06" w:rsidRDefault="003F3EDE" w:rsidP="0025185C">
            <w:pPr>
              <w:jc w:val="center"/>
              <w:rPr>
                <w:rFonts w:ascii="Arial" w:eastAsia="Times New Roman" w:hAnsi="Arial" w:cs="Arial"/>
                <w:spacing w:val="-1"/>
                <w:sz w:val="20"/>
                <w:szCs w:val="20"/>
                <w:rPrChange w:id="6943"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944" w:author="Adelino Naquarta Sepalanga Domingos" w:date="2025-03-05T09:23:00Z" w16du:dateUtc="2025-03-05T08:23:00Z">
                  <w:rPr>
                    <w:rFonts w:ascii="Times New Roman" w:eastAsia="Times New Roman" w:hAnsi="Times New Roman"/>
                    <w:spacing w:val="-1"/>
                  </w:rPr>
                </w:rPrChange>
              </w:rPr>
              <w:t>4.2.3.18.</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A18F395" w14:textId="77777777" w:rsidR="003F3EDE" w:rsidRPr="00FB0B06" w:rsidRDefault="003F3EDE" w:rsidP="0025185C">
            <w:pPr>
              <w:jc w:val="center"/>
              <w:rPr>
                <w:rFonts w:ascii="Arial" w:eastAsia="Times New Roman" w:hAnsi="Arial" w:cs="Arial"/>
                <w:spacing w:val="-1"/>
                <w:sz w:val="20"/>
                <w:szCs w:val="20"/>
                <w:rPrChange w:id="6945"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A456B27" w14:textId="77777777" w:rsidR="003F3EDE" w:rsidRPr="00FB0B06" w:rsidRDefault="003F3EDE" w:rsidP="0025185C">
            <w:pPr>
              <w:rPr>
                <w:rFonts w:ascii="Arial" w:eastAsia="Times New Roman" w:hAnsi="Arial" w:cs="Arial"/>
                <w:spacing w:val="-1"/>
                <w:sz w:val="20"/>
                <w:szCs w:val="20"/>
                <w:rPrChange w:id="6946"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947" w:author="Adelino Naquarta Sepalanga Domingos" w:date="2025-03-05T09:23:00Z" w16du:dateUtc="2025-03-05T08:23:00Z">
                  <w:rPr>
                    <w:rFonts w:ascii="Times New Roman" w:eastAsia="Times New Roman" w:hAnsi="Times New Roman"/>
                    <w:spacing w:val="-1"/>
                  </w:rPr>
                </w:rPrChange>
              </w:rPr>
              <w:t>Data e hora de fim de transporte (MovementEndTime)</w:t>
            </w:r>
          </w:p>
        </w:tc>
        <w:tc>
          <w:tcPr>
            <w:tcW w:w="391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42C90B6" w14:textId="77777777" w:rsidR="003F3EDE" w:rsidRPr="00FB0B06" w:rsidRDefault="003F3EDE" w:rsidP="0025185C">
            <w:pPr>
              <w:rPr>
                <w:rFonts w:ascii="Arial" w:eastAsia="Times New Roman" w:hAnsi="Arial" w:cs="Arial"/>
                <w:spacing w:val="-1"/>
                <w:sz w:val="20"/>
                <w:szCs w:val="20"/>
                <w:rPrChange w:id="6948"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949" w:author="Adelino Naquarta Sepalanga Domingos" w:date="2025-03-05T09:23:00Z" w16du:dateUtc="2025-03-05T08:23:00Z">
                  <w:rPr>
                    <w:rFonts w:ascii="Times New Roman" w:eastAsia="Times New Roman" w:hAnsi="Times New Roman"/>
                    <w:spacing w:val="-1"/>
                  </w:rPr>
                </w:rPrChange>
              </w:rPr>
              <w:t>Tipo de data e hora: “AAAA-MM- DDThh:mm:ss” em que o “ss” pode ser “00”, na ausência de informação concreta.</w:t>
            </w:r>
          </w:p>
        </w:tc>
        <w:tc>
          <w:tcPr>
            <w:tcW w:w="1329"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CB84BEB" w14:textId="77777777" w:rsidR="003F3EDE" w:rsidRPr="00FB0B06" w:rsidRDefault="003F3EDE" w:rsidP="0025185C">
            <w:pPr>
              <w:jc w:val="center"/>
              <w:rPr>
                <w:rFonts w:ascii="Arial" w:eastAsia="Times New Roman" w:hAnsi="Arial" w:cs="Arial"/>
                <w:spacing w:val="-1"/>
                <w:sz w:val="20"/>
                <w:szCs w:val="20"/>
                <w:rPrChange w:id="6950" w:author="Adelino Naquarta Sepalanga Domingos" w:date="2025-03-05T09:23:00Z" w16du:dateUtc="2025-03-05T08:23:00Z">
                  <w:rPr>
                    <w:rFonts w:ascii="Times New Roman" w:eastAsia="Times New Roman" w:hAnsi="Times New Roman"/>
                    <w:spacing w:val="-1"/>
                  </w:rPr>
                </w:rPrChange>
              </w:rPr>
            </w:pPr>
          </w:p>
          <w:p w14:paraId="154539E2" w14:textId="77777777" w:rsidR="003F3EDE" w:rsidRPr="00FB0B06" w:rsidRDefault="003F3EDE" w:rsidP="0025185C">
            <w:pPr>
              <w:jc w:val="center"/>
              <w:rPr>
                <w:rFonts w:ascii="Arial" w:eastAsia="Times New Roman" w:hAnsi="Arial" w:cs="Arial"/>
                <w:spacing w:val="-1"/>
                <w:sz w:val="20"/>
                <w:szCs w:val="20"/>
                <w:rPrChange w:id="6951"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952" w:author="Adelino Naquarta Sepalanga Domingos" w:date="2025-03-05T09:23:00Z" w16du:dateUtc="2025-03-05T08:23:00Z">
                  <w:rPr>
                    <w:rFonts w:ascii="Times New Roman" w:eastAsia="Times New Roman" w:hAnsi="Times New Roman"/>
                    <w:spacing w:val="-1"/>
                  </w:rPr>
                </w:rPrChange>
              </w:rPr>
              <w:t>Data e hora</w:t>
            </w:r>
          </w:p>
        </w:tc>
      </w:tr>
      <w:tr w:rsidR="003F3EDE" w:rsidRPr="00FB0B06" w14:paraId="5AF246C8" w14:textId="77777777" w:rsidTr="0025185C">
        <w:trPr>
          <w:trHeight w:val="1021"/>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DCB21DB" w14:textId="77777777" w:rsidR="003F3EDE" w:rsidRPr="00FB0B06" w:rsidRDefault="003F3EDE" w:rsidP="0025185C">
            <w:pPr>
              <w:jc w:val="center"/>
              <w:rPr>
                <w:rFonts w:ascii="Arial" w:eastAsia="Times New Roman" w:hAnsi="Arial" w:cs="Arial"/>
                <w:spacing w:val="-1"/>
                <w:sz w:val="20"/>
                <w:szCs w:val="20"/>
                <w:rPrChange w:id="6953"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954" w:author="Adelino Naquarta Sepalanga Domingos" w:date="2025-03-05T09:23:00Z" w16du:dateUtc="2025-03-05T08:23:00Z">
                  <w:rPr>
                    <w:rFonts w:ascii="Times New Roman" w:eastAsia="Times New Roman" w:hAnsi="Times New Roman"/>
                    <w:spacing w:val="-1"/>
                  </w:rPr>
                </w:rPrChange>
              </w:rPr>
              <w:t>4.2.3.19.</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4DEA03B" w14:textId="77777777" w:rsidR="003F3EDE" w:rsidRPr="00FB0B06" w:rsidRDefault="003F3EDE" w:rsidP="0025185C">
            <w:pPr>
              <w:jc w:val="center"/>
              <w:rPr>
                <w:rFonts w:ascii="Arial" w:eastAsia="Times New Roman" w:hAnsi="Arial" w:cs="Arial"/>
                <w:spacing w:val="-1"/>
                <w:sz w:val="20"/>
                <w:szCs w:val="20"/>
                <w:rPrChange w:id="6955"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BB5D0D2" w14:textId="77777777" w:rsidR="003F3EDE" w:rsidRPr="00FB0B06" w:rsidRDefault="003F3EDE" w:rsidP="0025185C">
            <w:pPr>
              <w:rPr>
                <w:rFonts w:ascii="Arial" w:eastAsia="Times New Roman" w:hAnsi="Arial" w:cs="Arial"/>
                <w:spacing w:val="-1"/>
                <w:sz w:val="20"/>
                <w:szCs w:val="20"/>
                <w:rPrChange w:id="6956"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957" w:author="Adelino Naquarta Sepalanga Domingos" w:date="2025-03-05T09:23:00Z" w16du:dateUtc="2025-03-05T08:23:00Z">
                  <w:rPr>
                    <w:rFonts w:ascii="Times New Roman" w:eastAsia="Times New Roman" w:hAnsi="Times New Roman"/>
                    <w:spacing w:val="-1"/>
                  </w:rPr>
                </w:rPrChange>
              </w:rPr>
              <w:t>Data e hora para o início de transporte (MovementStartTime)</w:t>
            </w:r>
          </w:p>
        </w:tc>
        <w:tc>
          <w:tcPr>
            <w:tcW w:w="391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918FCE0" w14:textId="77777777" w:rsidR="003F3EDE" w:rsidRPr="00FB0B06" w:rsidRDefault="003F3EDE" w:rsidP="0025185C">
            <w:pPr>
              <w:rPr>
                <w:rFonts w:ascii="Arial" w:eastAsia="Times New Roman" w:hAnsi="Arial" w:cs="Arial"/>
                <w:spacing w:val="-1"/>
                <w:sz w:val="20"/>
                <w:szCs w:val="20"/>
                <w:rPrChange w:id="6958"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959" w:author="Adelino Naquarta Sepalanga Domingos" w:date="2025-03-05T09:23:00Z" w16du:dateUtc="2025-03-05T08:23:00Z">
                  <w:rPr>
                    <w:rFonts w:ascii="Times New Roman" w:eastAsia="Times New Roman" w:hAnsi="Times New Roman"/>
                    <w:spacing w:val="-1"/>
                  </w:rPr>
                </w:rPrChange>
              </w:rPr>
              <w:t>Tipo de data e hora: “AAAA-MM- DDThh:mm:ss” em que o “ss” pode ser “00”, na ausência de informação concreta.</w:t>
            </w:r>
          </w:p>
        </w:tc>
        <w:tc>
          <w:tcPr>
            <w:tcW w:w="13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EAA0F7D" w14:textId="77777777" w:rsidR="003F3EDE" w:rsidRPr="00FB0B06" w:rsidRDefault="003F3EDE" w:rsidP="0025185C">
            <w:pPr>
              <w:jc w:val="center"/>
              <w:rPr>
                <w:rFonts w:ascii="Arial" w:eastAsia="Times New Roman" w:hAnsi="Arial" w:cs="Arial"/>
                <w:spacing w:val="-1"/>
                <w:sz w:val="20"/>
                <w:szCs w:val="20"/>
                <w:rPrChange w:id="6960" w:author="Adelino Naquarta Sepalanga Domingos" w:date="2025-03-05T09:23:00Z" w16du:dateUtc="2025-03-05T08:23:00Z">
                  <w:rPr>
                    <w:rFonts w:ascii="Times New Roman" w:eastAsia="Times New Roman" w:hAnsi="Times New Roman"/>
                    <w:spacing w:val="-1"/>
                  </w:rPr>
                </w:rPrChange>
              </w:rPr>
            </w:pPr>
          </w:p>
          <w:p w14:paraId="5D2120C0" w14:textId="77777777" w:rsidR="003F3EDE" w:rsidRPr="00FB0B06" w:rsidRDefault="003F3EDE" w:rsidP="0025185C">
            <w:pPr>
              <w:jc w:val="center"/>
              <w:rPr>
                <w:rFonts w:ascii="Arial" w:eastAsia="Times New Roman" w:hAnsi="Arial" w:cs="Arial"/>
                <w:spacing w:val="-1"/>
                <w:sz w:val="20"/>
                <w:szCs w:val="20"/>
                <w:rPrChange w:id="6961"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962" w:author="Adelino Naquarta Sepalanga Domingos" w:date="2025-03-05T09:23:00Z" w16du:dateUtc="2025-03-05T08:23:00Z">
                  <w:rPr>
                    <w:rFonts w:ascii="Times New Roman" w:eastAsia="Times New Roman" w:hAnsi="Times New Roman"/>
                    <w:spacing w:val="-1"/>
                  </w:rPr>
                </w:rPrChange>
              </w:rPr>
              <w:t>Data e hora</w:t>
            </w:r>
          </w:p>
        </w:tc>
      </w:tr>
      <w:tr w:rsidR="003F3EDE" w:rsidRPr="00FB0B06" w14:paraId="31CFD669" w14:textId="77777777" w:rsidTr="0025185C">
        <w:trPr>
          <w:trHeight w:val="715"/>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B92491D" w14:textId="77777777" w:rsidR="003F3EDE" w:rsidRPr="00FB0B06" w:rsidRDefault="003F3EDE" w:rsidP="0025185C">
            <w:pPr>
              <w:jc w:val="center"/>
              <w:rPr>
                <w:rFonts w:ascii="Arial" w:eastAsia="Times New Roman" w:hAnsi="Arial" w:cs="Arial"/>
                <w:spacing w:val="-1"/>
                <w:sz w:val="20"/>
                <w:szCs w:val="20"/>
                <w:rPrChange w:id="6963"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964" w:author="Adelino Naquarta Sepalanga Domingos" w:date="2025-03-05T09:23:00Z" w16du:dateUtc="2025-03-05T08:23:00Z">
                  <w:rPr>
                    <w:rFonts w:ascii="Times New Roman" w:eastAsia="Times New Roman" w:hAnsi="Times New Roman"/>
                    <w:spacing w:val="-1"/>
                  </w:rPr>
                </w:rPrChange>
              </w:rPr>
              <w:t>4.2.3.20.</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60BAAEF" w14:textId="77777777" w:rsidR="003F3EDE" w:rsidRPr="00FB0B06" w:rsidRDefault="003F3EDE" w:rsidP="0025185C">
            <w:pPr>
              <w:jc w:val="center"/>
              <w:rPr>
                <w:rFonts w:ascii="Arial" w:eastAsia="Times New Roman" w:hAnsi="Arial" w:cs="Arial"/>
                <w:spacing w:val="-1"/>
                <w:sz w:val="20"/>
                <w:szCs w:val="20"/>
                <w:rPrChange w:id="6965"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8A98505" w14:textId="77777777" w:rsidR="003F3EDE" w:rsidRPr="00FB0B06" w:rsidRDefault="003F3EDE" w:rsidP="0025185C">
            <w:pPr>
              <w:rPr>
                <w:rFonts w:ascii="Arial" w:eastAsia="Times New Roman" w:hAnsi="Arial" w:cs="Arial"/>
                <w:spacing w:val="-1"/>
                <w:sz w:val="20"/>
                <w:szCs w:val="20"/>
                <w:rPrChange w:id="6966"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967" w:author="Adelino Naquarta Sepalanga Domingos" w:date="2025-03-05T09:23:00Z" w16du:dateUtc="2025-03-05T08:23:00Z">
                  <w:rPr>
                    <w:rFonts w:ascii="Times New Roman" w:eastAsia="Times New Roman" w:hAnsi="Times New Roman"/>
                    <w:spacing w:val="-1"/>
                  </w:rPr>
                </w:rPrChange>
              </w:rPr>
              <w:t xml:space="preserve">Código de identificação do documento </w:t>
            </w:r>
          </w:p>
        </w:tc>
        <w:tc>
          <w:tcPr>
            <w:tcW w:w="391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A60BD66" w14:textId="77777777" w:rsidR="003F3EDE" w:rsidRPr="00FB0B06" w:rsidRDefault="003F3EDE" w:rsidP="0025185C">
            <w:pPr>
              <w:rPr>
                <w:rFonts w:ascii="Arial" w:eastAsia="Times New Roman" w:hAnsi="Arial" w:cs="Arial"/>
                <w:spacing w:val="-1"/>
                <w:sz w:val="20"/>
                <w:szCs w:val="20"/>
                <w:rPrChange w:id="6968"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969" w:author="Adelino Naquarta Sepalanga Domingos" w:date="2025-03-05T09:23:00Z" w16du:dateUtc="2025-03-05T08:23:00Z">
                  <w:rPr>
                    <w:rFonts w:ascii="Times New Roman" w:eastAsia="Times New Roman" w:hAnsi="Times New Roman"/>
                    <w:spacing w:val="-1"/>
                  </w:rPr>
                </w:rPrChange>
              </w:rPr>
              <w:t>Código de identificação atribuído pela AGT quando aplicável</w:t>
            </w:r>
          </w:p>
        </w:tc>
        <w:tc>
          <w:tcPr>
            <w:tcW w:w="1329"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C4ECED1" w14:textId="77777777" w:rsidR="003F3EDE" w:rsidRPr="00FB0B06" w:rsidRDefault="003F3EDE" w:rsidP="0025185C">
            <w:pPr>
              <w:jc w:val="center"/>
              <w:rPr>
                <w:rFonts w:ascii="Arial" w:eastAsia="Times New Roman" w:hAnsi="Arial" w:cs="Arial"/>
                <w:spacing w:val="-1"/>
                <w:sz w:val="20"/>
                <w:szCs w:val="20"/>
                <w:rPrChange w:id="6970" w:author="Adelino Naquarta Sepalanga Domingos" w:date="2025-03-05T09:23:00Z" w16du:dateUtc="2025-03-05T08:23:00Z">
                  <w:rPr>
                    <w:rFonts w:ascii="Times New Roman" w:eastAsia="Times New Roman" w:hAnsi="Times New Roman"/>
                    <w:spacing w:val="-1"/>
                  </w:rPr>
                </w:rPrChange>
              </w:rPr>
            </w:pPr>
          </w:p>
          <w:p w14:paraId="6660FCD1" w14:textId="77777777" w:rsidR="003F3EDE" w:rsidRPr="00FB0B06" w:rsidRDefault="003F3EDE" w:rsidP="0025185C">
            <w:pPr>
              <w:jc w:val="center"/>
              <w:rPr>
                <w:rFonts w:ascii="Arial" w:eastAsia="Times New Roman" w:hAnsi="Arial" w:cs="Arial"/>
                <w:spacing w:val="-1"/>
                <w:sz w:val="20"/>
                <w:szCs w:val="20"/>
                <w:rPrChange w:id="6971"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972" w:author="Adelino Naquarta Sepalanga Domingos" w:date="2025-03-05T09:23:00Z" w16du:dateUtc="2025-03-05T08:23:00Z">
                  <w:rPr>
                    <w:rFonts w:ascii="Times New Roman" w:eastAsia="Times New Roman" w:hAnsi="Times New Roman"/>
                    <w:spacing w:val="-1"/>
                  </w:rPr>
                </w:rPrChange>
              </w:rPr>
              <w:t>Texto 200</w:t>
            </w:r>
          </w:p>
        </w:tc>
      </w:tr>
      <w:tr w:rsidR="003F3EDE" w:rsidRPr="00FB0B06" w14:paraId="1B665091" w14:textId="77777777" w:rsidTr="0025185C">
        <w:trPr>
          <w:trHeight w:val="489"/>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D6156FC" w14:textId="77777777" w:rsidR="003F3EDE" w:rsidRPr="00FB0B06" w:rsidRDefault="003F3EDE" w:rsidP="0025185C">
            <w:pPr>
              <w:jc w:val="center"/>
              <w:rPr>
                <w:rFonts w:ascii="Arial" w:eastAsia="Times New Roman" w:hAnsi="Arial" w:cs="Arial"/>
                <w:spacing w:val="-1"/>
                <w:sz w:val="20"/>
                <w:szCs w:val="20"/>
                <w:rPrChange w:id="6973"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974" w:author="Adelino Naquarta Sepalanga Domingos" w:date="2025-03-05T09:23:00Z" w16du:dateUtc="2025-03-05T08:23:00Z">
                  <w:rPr>
                    <w:rFonts w:ascii="Times New Roman" w:eastAsia="Times New Roman" w:hAnsi="Times New Roman"/>
                    <w:spacing w:val="-1"/>
                  </w:rPr>
                </w:rPrChange>
              </w:rPr>
              <w:t>4.2.3.21.</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A52B70B" w14:textId="77777777" w:rsidR="003F3EDE" w:rsidRPr="00FB0B06" w:rsidRDefault="003F3EDE" w:rsidP="0025185C">
            <w:pPr>
              <w:jc w:val="center"/>
              <w:rPr>
                <w:rFonts w:ascii="Arial" w:eastAsia="Times New Roman" w:hAnsi="Arial" w:cs="Arial"/>
                <w:spacing w:val="-1"/>
                <w:sz w:val="20"/>
                <w:szCs w:val="20"/>
                <w:rPrChange w:id="6975"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245155D" w14:textId="77777777" w:rsidR="003F3EDE" w:rsidRPr="00FB0B06" w:rsidRDefault="003F3EDE" w:rsidP="0025185C">
            <w:pPr>
              <w:rPr>
                <w:rFonts w:ascii="Arial" w:eastAsia="Times New Roman" w:hAnsi="Arial" w:cs="Arial"/>
                <w:spacing w:val="-1"/>
                <w:sz w:val="20"/>
                <w:szCs w:val="20"/>
                <w:rPrChange w:id="6976"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977" w:author="Adelino Naquarta Sepalanga Domingos" w:date="2025-03-05T09:23:00Z" w16du:dateUtc="2025-03-05T08:23:00Z">
                  <w:rPr>
                    <w:rFonts w:ascii="Times New Roman" w:eastAsia="Times New Roman" w:hAnsi="Times New Roman"/>
                    <w:spacing w:val="-1"/>
                  </w:rPr>
                </w:rPrChange>
              </w:rPr>
              <w:t>Linha (Line)</w:t>
            </w:r>
          </w:p>
        </w:tc>
        <w:tc>
          <w:tcPr>
            <w:tcW w:w="391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F5147A2" w14:textId="77777777" w:rsidR="003F3EDE" w:rsidRPr="00FB0B06" w:rsidRDefault="003F3EDE" w:rsidP="0025185C">
            <w:pPr>
              <w:rPr>
                <w:rFonts w:ascii="Arial" w:eastAsia="Times New Roman" w:hAnsi="Arial" w:cs="Arial"/>
                <w:spacing w:val="-1"/>
                <w:sz w:val="20"/>
                <w:szCs w:val="20"/>
                <w:rPrChange w:id="6978" w:author="Adelino Naquarta Sepalanga Domingos" w:date="2025-03-05T09:23:00Z" w16du:dateUtc="2025-03-05T08:23:00Z">
                  <w:rPr>
                    <w:rFonts w:ascii="Times New Roman" w:eastAsia="Times New Roman" w:hAnsi="Times New Roman"/>
                    <w:spacing w:val="-1"/>
                  </w:rPr>
                </w:rPrChange>
              </w:rPr>
            </w:pPr>
          </w:p>
        </w:tc>
        <w:tc>
          <w:tcPr>
            <w:tcW w:w="13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C35EA31" w14:textId="77777777" w:rsidR="003F3EDE" w:rsidRPr="00FB0B06" w:rsidRDefault="003F3EDE" w:rsidP="0025185C">
            <w:pPr>
              <w:jc w:val="center"/>
              <w:rPr>
                <w:rFonts w:ascii="Arial" w:eastAsia="Times New Roman" w:hAnsi="Arial" w:cs="Arial"/>
                <w:spacing w:val="-1"/>
                <w:sz w:val="20"/>
                <w:szCs w:val="20"/>
                <w:rPrChange w:id="6979"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980" w:author="Adelino Naquarta Sepalanga Domingos" w:date="2025-03-05T09:23:00Z" w16du:dateUtc="2025-03-05T08:23:00Z">
                  <w:rPr>
                    <w:rFonts w:ascii="Times New Roman" w:eastAsia="Times New Roman" w:hAnsi="Times New Roman"/>
                    <w:spacing w:val="-1"/>
                  </w:rPr>
                </w:rPrChange>
              </w:rPr>
              <w:t>Não Aplicável</w:t>
            </w:r>
          </w:p>
        </w:tc>
      </w:tr>
      <w:tr w:rsidR="003F3EDE" w:rsidRPr="00FB0B06" w14:paraId="552B2C11" w14:textId="77777777" w:rsidTr="0025185C">
        <w:trPr>
          <w:trHeight w:val="1047"/>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F2D7A55" w14:textId="77777777" w:rsidR="003F3EDE" w:rsidRPr="00FB0B06" w:rsidRDefault="003F3EDE" w:rsidP="0025185C">
            <w:pPr>
              <w:jc w:val="center"/>
              <w:rPr>
                <w:rFonts w:ascii="Arial" w:eastAsia="Times New Roman" w:hAnsi="Arial" w:cs="Arial"/>
                <w:spacing w:val="-1"/>
                <w:sz w:val="20"/>
                <w:szCs w:val="20"/>
                <w:rPrChange w:id="6981"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982" w:author="Adelino Naquarta Sepalanga Domingos" w:date="2025-03-05T09:23:00Z" w16du:dateUtc="2025-03-05T08:23:00Z">
                  <w:rPr>
                    <w:rFonts w:ascii="Times New Roman" w:eastAsia="Times New Roman" w:hAnsi="Times New Roman"/>
                    <w:spacing w:val="-1"/>
                  </w:rPr>
                </w:rPrChange>
              </w:rPr>
              <w:t>4.2.3.21.1.</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EBAD66F" w14:textId="77777777" w:rsidR="003F3EDE" w:rsidRPr="00FB0B06" w:rsidRDefault="003F3EDE" w:rsidP="0025185C">
            <w:pPr>
              <w:jc w:val="center"/>
              <w:rPr>
                <w:rFonts w:ascii="Arial" w:eastAsia="Times New Roman" w:hAnsi="Arial" w:cs="Arial"/>
                <w:spacing w:val="-1"/>
                <w:sz w:val="20"/>
                <w:szCs w:val="20"/>
                <w:rPrChange w:id="6983"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0C14C12" w14:textId="77777777" w:rsidR="003F3EDE" w:rsidRPr="00FB0B06" w:rsidRDefault="003F3EDE" w:rsidP="0025185C">
            <w:pPr>
              <w:rPr>
                <w:rFonts w:ascii="Arial" w:eastAsia="Times New Roman" w:hAnsi="Arial" w:cs="Arial"/>
                <w:spacing w:val="-1"/>
                <w:sz w:val="20"/>
                <w:szCs w:val="20"/>
                <w:rPrChange w:id="6984"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985" w:author="Adelino Naquarta Sepalanga Domingos" w:date="2025-03-05T09:23:00Z" w16du:dateUtc="2025-03-05T08:23:00Z">
                  <w:rPr>
                    <w:rFonts w:ascii="Times New Roman" w:eastAsia="Times New Roman" w:hAnsi="Times New Roman"/>
                    <w:spacing w:val="-1"/>
                  </w:rPr>
                </w:rPrChange>
              </w:rPr>
              <w:t>Número de linha (LineNumber)</w:t>
            </w:r>
          </w:p>
        </w:tc>
        <w:tc>
          <w:tcPr>
            <w:tcW w:w="391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2903005" w14:textId="77777777" w:rsidR="003F3EDE" w:rsidRPr="00FB0B06" w:rsidRDefault="003F3EDE" w:rsidP="0025185C">
            <w:pPr>
              <w:rPr>
                <w:rFonts w:ascii="Arial" w:eastAsia="Times New Roman" w:hAnsi="Arial" w:cs="Arial"/>
                <w:spacing w:val="-1"/>
                <w:sz w:val="20"/>
                <w:szCs w:val="20"/>
                <w:rPrChange w:id="6986"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987" w:author="Adelino Naquarta Sepalanga Domingos" w:date="2025-03-05T09:23:00Z" w16du:dateUtc="2025-03-05T08:23:00Z">
                  <w:rPr>
                    <w:rFonts w:ascii="Times New Roman" w:eastAsia="Times New Roman" w:hAnsi="Times New Roman"/>
                    <w:spacing w:val="-1"/>
                  </w:rPr>
                </w:rPrChange>
              </w:rPr>
              <w:t>As linhas devem ser exportadas pela mesma ordem em que se encontram no documento original.</w:t>
            </w:r>
          </w:p>
        </w:tc>
        <w:tc>
          <w:tcPr>
            <w:tcW w:w="1329"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08F15CC" w14:textId="77777777" w:rsidR="003F3EDE" w:rsidRPr="00FB0B06" w:rsidRDefault="003F3EDE" w:rsidP="0025185C">
            <w:pPr>
              <w:jc w:val="center"/>
              <w:rPr>
                <w:rFonts w:ascii="Arial" w:eastAsia="Times New Roman" w:hAnsi="Arial" w:cs="Arial"/>
                <w:spacing w:val="-1"/>
                <w:sz w:val="20"/>
                <w:szCs w:val="20"/>
                <w:rPrChange w:id="6988" w:author="Adelino Naquarta Sepalanga Domingos" w:date="2025-03-05T09:23:00Z" w16du:dateUtc="2025-03-05T08:23:00Z">
                  <w:rPr>
                    <w:rFonts w:ascii="Times New Roman" w:eastAsia="Times New Roman" w:hAnsi="Times New Roman"/>
                    <w:spacing w:val="-1"/>
                  </w:rPr>
                </w:rPrChange>
              </w:rPr>
            </w:pPr>
          </w:p>
          <w:p w14:paraId="7C43EEC0" w14:textId="77777777" w:rsidR="003F3EDE" w:rsidRPr="00FB0B06" w:rsidRDefault="003F3EDE" w:rsidP="0025185C">
            <w:pPr>
              <w:jc w:val="center"/>
              <w:rPr>
                <w:rFonts w:ascii="Arial" w:eastAsia="Times New Roman" w:hAnsi="Arial" w:cs="Arial"/>
                <w:spacing w:val="-1"/>
                <w:sz w:val="20"/>
                <w:szCs w:val="20"/>
                <w:rPrChange w:id="6989"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990" w:author="Adelino Naquarta Sepalanga Domingos" w:date="2025-03-05T09:23:00Z" w16du:dateUtc="2025-03-05T08:23:00Z">
                  <w:rPr>
                    <w:rFonts w:ascii="Times New Roman" w:eastAsia="Times New Roman" w:hAnsi="Times New Roman"/>
                    <w:spacing w:val="-1"/>
                  </w:rPr>
                </w:rPrChange>
              </w:rPr>
              <w:t>Inteiro</w:t>
            </w:r>
          </w:p>
        </w:tc>
      </w:tr>
      <w:tr w:rsidR="003F3EDE" w:rsidRPr="00FB0B06" w14:paraId="1B5A7F7D" w14:textId="77777777" w:rsidTr="0025185C">
        <w:trPr>
          <w:trHeight w:val="1364"/>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4466CCD" w14:textId="77777777" w:rsidR="003F3EDE" w:rsidRPr="00FB0B06" w:rsidRDefault="003F3EDE" w:rsidP="0025185C">
            <w:pPr>
              <w:jc w:val="center"/>
              <w:rPr>
                <w:rFonts w:ascii="Arial" w:eastAsia="Times New Roman" w:hAnsi="Arial" w:cs="Arial"/>
                <w:spacing w:val="-1"/>
                <w:sz w:val="20"/>
                <w:szCs w:val="20"/>
                <w:rPrChange w:id="6991"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992" w:author="Adelino Naquarta Sepalanga Domingos" w:date="2025-03-05T09:23:00Z" w16du:dateUtc="2025-03-05T08:23:00Z">
                  <w:rPr>
                    <w:rFonts w:ascii="Times New Roman" w:eastAsia="Times New Roman" w:hAnsi="Times New Roman"/>
                    <w:spacing w:val="-1"/>
                  </w:rPr>
                </w:rPrChange>
              </w:rPr>
              <w:t>4.2.3.21.2.</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CC8F280" w14:textId="77777777" w:rsidR="003F3EDE" w:rsidRPr="00FB0B06" w:rsidRDefault="003F3EDE" w:rsidP="0025185C">
            <w:pPr>
              <w:jc w:val="center"/>
              <w:rPr>
                <w:rFonts w:ascii="Arial" w:eastAsia="Times New Roman" w:hAnsi="Arial" w:cs="Arial"/>
                <w:spacing w:val="-1"/>
                <w:sz w:val="20"/>
                <w:szCs w:val="20"/>
                <w:rPrChange w:id="6993"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40C066B" w14:textId="77777777" w:rsidR="003F3EDE" w:rsidRPr="00FB0B06" w:rsidRDefault="003F3EDE" w:rsidP="0025185C">
            <w:pPr>
              <w:rPr>
                <w:rFonts w:ascii="Arial" w:eastAsia="Times New Roman" w:hAnsi="Arial" w:cs="Arial"/>
                <w:spacing w:val="-1"/>
                <w:sz w:val="20"/>
                <w:szCs w:val="20"/>
                <w:rPrChange w:id="6994"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995" w:author="Adelino Naquarta Sepalanga Domingos" w:date="2025-03-05T09:23:00Z" w16du:dateUtc="2025-03-05T08:23:00Z">
                  <w:rPr>
                    <w:rFonts w:ascii="Times New Roman" w:eastAsia="Times New Roman" w:hAnsi="Times New Roman"/>
                    <w:spacing w:val="-1"/>
                  </w:rPr>
                </w:rPrChange>
              </w:rPr>
              <w:t>Referência ao documento de origem (OrderReferences)</w:t>
            </w:r>
          </w:p>
        </w:tc>
        <w:tc>
          <w:tcPr>
            <w:tcW w:w="391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C5F229E" w14:textId="1CCBB8B1" w:rsidR="003F3EDE" w:rsidRPr="00FB0B06" w:rsidRDefault="003F3EDE" w:rsidP="0025185C">
            <w:pPr>
              <w:rPr>
                <w:rFonts w:ascii="Arial" w:eastAsia="Times New Roman" w:hAnsi="Arial" w:cs="Arial"/>
                <w:spacing w:val="-1"/>
                <w:sz w:val="20"/>
                <w:szCs w:val="20"/>
                <w:rPrChange w:id="6996"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6997" w:author="Adelino Naquarta Sepalanga Domingos" w:date="2025-03-05T09:23:00Z" w16du:dateUtc="2025-03-05T08:23:00Z">
                  <w:rPr>
                    <w:rFonts w:ascii="Times New Roman" w:eastAsia="Times New Roman" w:hAnsi="Times New Roman"/>
                    <w:spacing w:val="-1"/>
                  </w:rPr>
                </w:rPrChange>
              </w:rPr>
              <w:t>Existindo a necessidade de efectuar mais do que uma referência, esta estrutura pode</w:t>
            </w:r>
            <w:del w:id="6998" w:author="Adelino Naquarta Sepalanga Domingos" w:date="2025-03-05T09:35:00Z" w16du:dateUtc="2025-03-05T08:35:00Z">
              <w:r w:rsidRPr="00FB0B06" w:rsidDel="00B45277">
                <w:rPr>
                  <w:rFonts w:ascii="Arial" w:eastAsia="Times New Roman" w:hAnsi="Arial" w:cs="Arial"/>
                  <w:spacing w:val="-1"/>
                  <w:sz w:val="20"/>
                  <w:szCs w:val="20"/>
                  <w:rPrChange w:id="6999" w:author="Adelino Naquarta Sepalanga Domingos" w:date="2025-03-05T09:23:00Z" w16du:dateUtc="2025-03-05T08:23:00Z">
                    <w:rPr>
                      <w:rFonts w:ascii="Times New Roman" w:eastAsia="Times New Roman" w:hAnsi="Times New Roman"/>
                      <w:spacing w:val="-1"/>
                    </w:rPr>
                  </w:rPrChange>
                </w:rPr>
                <w:delText>rá</w:delText>
              </w:r>
            </w:del>
            <w:r w:rsidRPr="00FB0B06">
              <w:rPr>
                <w:rFonts w:ascii="Arial" w:eastAsia="Times New Roman" w:hAnsi="Arial" w:cs="Arial"/>
                <w:spacing w:val="-1"/>
                <w:sz w:val="20"/>
                <w:szCs w:val="20"/>
                <w:rPrChange w:id="7000" w:author="Adelino Naquarta Sepalanga Domingos" w:date="2025-03-05T09:23:00Z" w16du:dateUtc="2025-03-05T08:23:00Z">
                  <w:rPr>
                    <w:rFonts w:ascii="Times New Roman" w:eastAsia="Times New Roman" w:hAnsi="Times New Roman"/>
                    <w:spacing w:val="-1"/>
                  </w:rPr>
                </w:rPrChange>
              </w:rPr>
              <w:t xml:space="preserve"> ser gerada tantas vezes quantas as necessárias.</w:t>
            </w:r>
          </w:p>
        </w:tc>
        <w:tc>
          <w:tcPr>
            <w:tcW w:w="13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8BFE8E2" w14:textId="77777777" w:rsidR="003F3EDE" w:rsidRPr="00FB0B06" w:rsidRDefault="003F3EDE" w:rsidP="0025185C">
            <w:pPr>
              <w:jc w:val="center"/>
              <w:rPr>
                <w:rFonts w:ascii="Arial" w:eastAsia="Times New Roman" w:hAnsi="Arial" w:cs="Arial"/>
                <w:spacing w:val="-1"/>
                <w:sz w:val="20"/>
                <w:szCs w:val="20"/>
                <w:rPrChange w:id="7001" w:author="Adelino Naquarta Sepalanga Domingos" w:date="2025-03-05T09:23:00Z" w16du:dateUtc="2025-03-05T08:23:00Z">
                  <w:rPr>
                    <w:rFonts w:ascii="Times New Roman" w:eastAsia="Times New Roman" w:hAnsi="Times New Roman"/>
                    <w:spacing w:val="-1"/>
                  </w:rPr>
                </w:rPrChange>
              </w:rPr>
            </w:pPr>
          </w:p>
          <w:p w14:paraId="1555E5B8" w14:textId="77777777" w:rsidR="003F3EDE" w:rsidRPr="00FB0B06" w:rsidRDefault="003F3EDE" w:rsidP="0025185C">
            <w:pPr>
              <w:jc w:val="center"/>
              <w:rPr>
                <w:rFonts w:ascii="Arial" w:eastAsia="Times New Roman" w:hAnsi="Arial" w:cs="Arial"/>
                <w:spacing w:val="-1"/>
                <w:sz w:val="20"/>
                <w:szCs w:val="20"/>
                <w:rPrChange w:id="7002"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003" w:author="Adelino Naquarta Sepalanga Domingos" w:date="2025-03-05T09:23:00Z" w16du:dateUtc="2025-03-05T08:23:00Z">
                  <w:rPr>
                    <w:rFonts w:ascii="Times New Roman" w:eastAsia="Times New Roman" w:hAnsi="Times New Roman"/>
                    <w:spacing w:val="-1"/>
                  </w:rPr>
                </w:rPrChange>
              </w:rPr>
              <w:t>Não Aplicável</w:t>
            </w:r>
          </w:p>
        </w:tc>
      </w:tr>
      <w:tr w:rsidR="003F3EDE" w:rsidRPr="00FB0B06" w14:paraId="511F745C" w14:textId="77777777" w:rsidTr="0025185C">
        <w:trPr>
          <w:trHeight w:val="769"/>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9D9A85C" w14:textId="77777777" w:rsidR="003F3EDE" w:rsidRPr="00FB0B06" w:rsidRDefault="003F3EDE" w:rsidP="0025185C">
            <w:pPr>
              <w:jc w:val="center"/>
              <w:rPr>
                <w:rFonts w:ascii="Arial" w:eastAsia="Times New Roman" w:hAnsi="Arial" w:cs="Arial"/>
                <w:spacing w:val="-1"/>
                <w:sz w:val="20"/>
                <w:szCs w:val="20"/>
                <w:rPrChange w:id="7004"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005" w:author="Adelino Naquarta Sepalanga Domingos" w:date="2025-03-05T09:23:00Z" w16du:dateUtc="2025-03-05T08:23:00Z">
                  <w:rPr>
                    <w:rFonts w:ascii="Times New Roman" w:eastAsia="Times New Roman" w:hAnsi="Times New Roman"/>
                    <w:spacing w:val="-1"/>
                  </w:rPr>
                </w:rPrChange>
              </w:rPr>
              <w:t>4.2.3.21.2.1.</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E1CDC57" w14:textId="77777777" w:rsidR="003F3EDE" w:rsidRPr="00FB0B06" w:rsidRDefault="003F3EDE" w:rsidP="0025185C">
            <w:pPr>
              <w:jc w:val="center"/>
              <w:rPr>
                <w:rFonts w:ascii="Arial" w:eastAsia="Times New Roman" w:hAnsi="Arial" w:cs="Arial"/>
                <w:spacing w:val="-1"/>
                <w:sz w:val="20"/>
                <w:szCs w:val="20"/>
                <w:rPrChange w:id="7006"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43DC675" w14:textId="77777777" w:rsidR="003F3EDE" w:rsidRPr="00FB0B06" w:rsidRDefault="003F3EDE" w:rsidP="0025185C">
            <w:pPr>
              <w:rPr>
                <w:rFonts w:ascii="Arial" w:eastAsia="Times New Roman" w:hAnsi="Arial" w:cs="Arial"/>
                <w:spacing w:val="-1"/>
                <w:sz w:val="20"/>
                <w:szCs w:val="20"/>
                <w:rPrChange w:id="7007"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008" w:author="Adelino Naquarta Sepalanga Domingos" w:date="2025-03-05T09:23:00Z" w16du:dateUtc="2025-03-05T08:23:00Z">
                  <w:rPr>
                    <w:rFonts w:ascii="Times New Roman" w:eastAsia="Times New Roman" w:hAnsi="Times New Roman"/>
                    <w:spacing w:val="-1"/>
                  </w:rPr>
                </w:rPrChange>
              </w:rPr>
              <w:t>Número do documento de origem (OriginatingON)</w:t>
            </w:r>
          </w:p>
        </w:tc>
        <w:tc>
          <w:tcPr>
            <w:tcW w:w="391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0F3299A" w14:textId="77777777" w:rsidR="003F3EDE" w:rsidRPr="00FB0B06" w:rsidRDefault="003F3EDE" w:rsidP="0025185C">
            <w:pPr>
              <w:rPr>
                <w:rFonts w:ascii="Arial" w:eastAsia="Times New Roman" w:hAnsi="Arial" w:cs="Arial"/>
                <w:spacing w:val="-1"/>
                <w:sz w:val="20"/>
                <w:szCs w:val="20"/>
                <w:rPrChange w:id="7009"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010" w:author="Adelino Naquarta Sepalanga Domingos" w:date="2025-03-05T09:23:00Z" w16du:dateUtc="2025-03-05T08:23:00Z">
                  <w:rPr>
                    <w:rFonts w:ascii="Times New Roman" w:eastAsia="Times New Roman" w:hAnsi="Times New Roman"/>
                    <w:spacing w:val="-1"/>
                  </w:rPr>
                </w:rPrChange>
              </w:rPr>
              <w:t>Se o documento estiver contido no SAFT (AO) deve ser utilizada a estrutura de numeração do campo de origem.</w:t>
            </w:r>
          </w:p>
        </w:tc>
        <w:tc>
          <w:tcPr>
            <w:tcW w:w="1329"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B8FF481" w14:textId="77777777" w:rsidR="003F3EDE" w:rsidRPr="00FB0B06" w:rsidRDefault="003F3EDE" w:rsidP="0025185C">
            <w:pPr>
              <w:jc w:val="center"/>
              <w:rPr>
                <w:rFonts w:ascii="Arial" w:eastAsia="Times New Roman" w:hAnsi="Arial" w:cs="Arial"/>
                <w:spacing w:val="-1"/>
                <w:sz w:val="20"/>
                <w:szCs w:val="20"/>
                <w:rPrChange w:id="7011" w:author="Adelino Naquarta Sepalanga Domingos" w:date="2025-03-05T09:23:00Z" w16du:dateUtc="2025-03-05T08:23:00Z">
                  <w:rPr>
                    <w:rFonts w:ascii="Times New Roman" w:eastAsia="Times New Roman" w:hAnsi="Times New Roman"/>
                    <w:spacing w:val="-1"/>
                  </w:rPr>
                </w:rPrChange>
              </w:rPr>
            </w:pPr>
          </w:p>
          <w:p w14:paraId="1CA3C092" w14:textId="77777777" w:rsidR="003F3EDE" w:rsidRPr="00FB0B06" w:rsidRDefault="003F3EDE" w:rsidP="0025185C">
            <w:pPr>
              <w:jc w:val="center"/>
              <w:rPr>
                <w:rFonts w:ascii="Arial" w:eastAsia="Times New Roman" w:hAnsi="Arial" w:cs="Arial"/>
                <w:spacing w:val="-1"/>
                <w:sz w:val="20"/>
                <w:szCs w:val="20"/>
                <w:rPrChange w:id="7012"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013" w:author="Adelino Naquarta Sepalanga Domingos" w:date="2025-03-05T09:23:00Z" w16du:dateUtc="2025-03-05T08:23:00Z">
                  <w:rPr>
                    <w:rFonts w:ascii="Times New Roman" w:eastAsia="Times New Roman" w:hAnsi="Times New Roman"/>
                    <w:spacing w:val="-1"/>
                  </w:rPr>
                </w:rPrChange>
              </w:rPr>
              <w:t>Texto 60</w:t>
            </w:r>
          </w:p>
        </w:tc>
      </w:tr>
      <w:tr w:rsidR="003F3EDE" w:rsidRPr="00FB0B06" w14:paraId="7A948AC7" w14:textId="77777777" w:rsidTr="0025185C">
        <w:trPr>
          <w:trHeight w:val="308"/>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EBFC6A9" w14:textId="77777777" w:rsidR="003F3EDE" w:rsidRPr="00FB0B06" w:rsidRDefault="003F3EDE" w:rsidP="0025185C">
            <w:pPr>
              <w:jc w:val="center"/>
              <w:rPr>
                <w:rFonts w:ascii="Arial" w:eastAsia="Times New Roman" w:hAnsi="Arial" w:cs="Arial"/>
                <w:spacing w:val="-1"/>
                <w:sz w:val="20"/>
                <w:szCs w:val="20"/>
                <w:rPrChange w:id="7014"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015" w:author="Adelino Naquarta Sepalanga Domingos" w:date="2025-03-05T09:23:00Z" w16du:dateUtc="2025-03-05T08:23:00Z">
                  <w:rPr>
                    <w:rFonts w:ascii="Times New Roman" w:eastAsia="Times New Roman" w:hAnsi="Times New Roman"/>
                    <w:spacing w:val="-1"/>
                  </w:rPr>
                </w:rPrChange>
              </w:rPr>
              <w:t>4.2.3.21.2.2.</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E35280B" w14:textId="77777777" w:rsidR="003F3EDE" w:rsidRPr="00FB0B06" w:rsidRDefault="003F3EDE" w:rsidP="0025185C">
            <w:pPr>
              <w:jc w:val="center"/>
              <w:rPr>
                <w:rFonts w:ascii="Arial" w:eastAsia="Times New Roman" w:hAnsi="Arial" w:cs="Arial"/>
                <w:spacing w:val="-1"/>
                <w:sz w:val="20"/>
                <w:szCs w:val="20"/>
                <w:rPrChange w:id="7016"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84E285B" w14:textId="77777777" w:rsidR="003F3EDE" w:rsidRPr="00FB0B06" w:rsidRDefault="003F3EDE" w:rsidP="0025185C">
            <w:pPr>
              <w:rPr>
                <w:rFonts w:ascii="Arial" w:eastAsia="Times New Roman" w:hAnsi="Arial" w:cs="Arial"/>
                <w:spacing w:val="-1"/>
                <w:sz w:val="20"/>
                <w:szCs w:val="20"/>
                <w:rPrChange w:id="7017"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018" w:author="Adelino Naquarta Sepalanga Domingos" w:date="2025-03-05T09:23:00Z" w16du:dateUtc="2025-03-05T08:23:00Z">
                  <w:rPr>
                    <w:rFonts w:ascii="Times New Roman" w:eastAsia="Times New Roman" w:hAnsi="Times New Roman"/>
                    <w:spacing w:val="-1"/>
                  </w:rPr>
                </w:rPrChange>
              </w:rPr>
              <w:t>Data do documento de origem (OrderDate)</w:t>
            </w:r>
          </w:p>
        </w:tc>
        <w:tc>
          <w:tcPr>
            <w:tcW w:w="391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96EF64A" w14:textId="77777777" w:rsidR="003F3EDE" w:rsidRPr="00FB0B06" w:rsidRDefault="003F3EDE" w:rsidP="0025185C">
            <w:pPr>
              <w:rPr>
                <w:rFonts w:ascii="Arial" w:eastAsia="Times New Roman" w:hAnsi="Arial" w:cs="Arial"/>
                <w:spacing w:val="-1"/>
                <w:sz w:val="20"/>
                <w:szCs w:val="20"/>
                <w:rPrChange w:id="7019" w:author="Adelino Naquarta Sepalanga Domingos" w:date="2025-03-05T09:23:00Z" w16du:dateUtc="2025-03-05T08:23:00Z">
                  <w:rPr>
                    <w:rFonts w:ascii="Times New Roman" w:eastAsia="Times New Roman" w:hAnsi="Times New Roman"/>
                    <w:spacing w:val="-1"/>
                  </w:rPr>
                </w:rPrChange>
              </w:rPr>
            </w:pPr>
          </w:p>
        </w:tc>
        <w:tc>
          <w:tcPr>
            <w:tcW w:w="13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0EB3673" w14:textId="77777777" w:rsidR="003F3EDE" w:rsidRPr="00FB0B06" w:rsidRDefault="003F3EDE" w:rsidP="0025185C">
            <w:pPr>
              <w:jc w:val="center"/>
              <w:rPr>
                <w:rFonts w:ascii="Arial" w:eastAsia="Times New Roman" w:hAnsi="Arial" w:cs="Arial"/>
                <w:spacing w:val="-1"/>
                <w:sz w:val="20"/>
                <w:szCs w:val="20"/>
                <w:rPrChange w:id="7020"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021" w:author="Adelino Naquarta Sepalanga Domingos" w:date="2025-03-05T09:23:00Z" w16du:dateUtc="2025-03-05T08:23:00Z">
                  <w:rPr>
                    <w:rFonts w:ascii="Times New Roman" w:eastAsia="Times New Roman" w:hAnsi="Times New Roman"/>
                    <w:spacing w:val="-1"/>
                  </w:rPr>
                </w:rPrChange>
              </w:rPr>
              <w:t>Data</w:t>
            </w:r>
          </w:p>
        </w:tc>
      </w:tr>
      <w:tr w:rsidR="003F3EDE" w:rsidRPr="00FB0B06" w14:paraId="6A63D70D" w14:textId="77777777" w:rsidTr="0025185C">
        <w:trPr>
          <w:trHeight w:val="1479"/>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F9CEC8E" w14:textId="77777777" w:rsidR="003F3EDE" w:rsidRPr="00FB0B06" w:rsidRDefault="003F3EDE" w:rsidP="0025185C">
            <w:pPr>
              <w:jc w:val="center"/>
              <w:rPr>
                <w:rFonts w:ascii="Arial" w:eastAsia="Times New Roman" w:hAnsi="Arial" w:cs="Arial"/>
                <w:spacing w:val="-1"/>
                <w:sz w:val="20"/>
                <w:szCs w:val="20"/>
                <w:rPrChange w:id="7022" w:author="Adelino Naquarta Sepalanga Domingos" w:date="2025-03-05T09:23:00Z" w16du:dateUtc="2025-03-05T08:23:00Z">
                  <w:rPr>
                    <w:rFonts w:ascii="Times New Roman" w:eastAsia="Times New Roman" w:hAnsi="Times New Roman"/>
                    <w:spacing w:val="-1"/>
                  </w:rPr>
                </w:rPrChange>
              </w:rPr>
            </w:pPr>
          </w:p>
          <w:p w14:paraId="322BCB98" w14:textId="77777777" w:rsidR="003F3EDE" w:rsidRPr="00FB0B06" w:rsidRDefault="003F3EDE" w:rsidP="0025185C">
            <w:pPr>
              <w:jc w:val="center"/>
              <w:rPr>
                <w:rFonts w:ascii="Arial" w:eastAsia="Times New Roman" w:hAnsi="Arial" w:cs="Arial"/>
                <w:spacing w:val="-1"/>
                <w:sz w:val="20"/>
                <w:szCs w:val="20"/>
                <w:rPrChange w:id="7023"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024" w:author="Adelino Naquarta Sepalanga Domingos" w:date="2025-03-05T09:23:00Z" w16du:dateUtc="2025-03-05T08:23:00Z">
                  <w:rPr>
                    <w:rFonts w:ascii="Times New Roman" w:eastAsia="Times New Roman" w:hAnsi="Times New Roman"/>
                    <w:spacing w:val="-1"/>
                  </w:rPr>
                </w:rPrChange>
              </w:rPr>
              <w:t>4.2.3.21.3.</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52E4F0C" w14:textId="77777777" w:rsidR="003F3EDE" w:rsidRPr="00FB0B06" w:rsidRDefault="003F3EDE" w:rsidP="0025185C">
            <w:pPr>
              <w:jc w:val="center"/>
              <w:rPr>
                <w:rFonts w:ascii="Arial" w:eastAsia="Times New Roman" w:hAnsi="Arial" w:cs="Arial"/>
                <w:spacing w:val="-1"/>
                <w:sz w:val="20"/>
                <w:szCs w:val="20"/>
                <w:rPrChange w:id="7025"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C9B6E7A" w14:textId="77777777" w:rsidR="003F3EDE" w:rsidRPr="00FB0B06" w:rsidRDefault="003F3EDE" w:rsidP="0025185C">
            <w:pPr>
              <w:rPr>
                <w:rFonts w:ascii="Arial" w:eastAsia="Times New Roman" w:hAnsi="Arial" w:cs="Arial"/>
                <w:spacing w:val="-1"/>
                <w:sz w:val="20"/>
                <w:szCs w:val="20"/>
                <w:rPrChange w:id="7026" w:author="Adelino Naquarta Sepalanga Domingos" w:date="2025-03-05T09:23:00Z" w16du:dateUtc="2025-03-05T08:23:00Z">
                  <w:rPr>
                    <w:rFonts w:ascii="Times New Roman" w:eastAsia="Times New Roman" w:hAnsi="Times New Roman"/>
                    <w:spacing w:val="-1"/>
                  </w:rPr>
                </w:rPrChange>
              </w:rPr>
            </w:pPr>
          </w:p>
          <w:p w14:paraId="21EA2679" w14:textId="77777777" w:rsidR="003F3EDE" w:rsidRPr="00FB0B06" w:rsidRDefault="003F3EDE" w:rsidP="0025185C">
            <w:pPr>
              <w:rPr>
                <w:rFonts w:ascii="Arial" w:eastAsia="Times New Roman" w:hAnsi="Arial" w:cs="Arial"/>
                <w:spacing w:val="-1"/>
                <w:sz w:val="20"/>
                <w:szCs w:val="20"/>
                <w:rPrChange w:id="7027"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028" w:author="Adelino Naquarta Sepalanga Domingos" w:date="2025-03-05T09:23:00Z" w16du:dateUtc="2025-03-05T08:23:00Z">
                  <w:rPr>
                    <w:rFonts w:ascii="Times New Roman" w:eastAsia="Times New Roman" w:hAnsi="Times New Roman"/>
                    <w:spacing w:val="-1"/>
                  </w:rPr>
                </w:rPrChange>
              </w:rPr>
              <w:t>Identificador do produto ou serviço (ProductCode)</w:t>
            </w:r>
          </w:p>
        </w:tc>
        <w:tc>
          <w:tcPr>
            <w:tcW w:w="391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ED2B604" w14:textId="77777777" w:rsidR="003F3EDE" w:rsidRPr="00FB0B06" w:rsidRDefault="003F3EDE" w:rsidP="0025185C">
            <w:pPr>
              <w:rPr>
                <w:rFonts w:ascii="Arial" w:eastAsia="Times New Roman" w:hAnsi="Arial" w:cs="Arial"/>
                <w:spacing w:val="-1"/>
                <w:sz w:val="20"/>
                <w:szCs w:val="20"/>
                <w:rPrChange w:id="7029"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030" w:author="Adelino Naquarta Sepalanga Domingos" w:date="2025-03-05T09:23:00Z" w16du:dateUtc="2025-03-05T08:23:00Z">
                  <w:rPr>
                    <w:rFonts w:ascii="Times New Roman" w:eastAsia="Times New Roman" w:hAnsi="Times New Roman"/>
                    <w:spacing w:val="-1"/>
                  </w:rPr>
                </w:rPrChange>
              </w:rPr>
              <w:t>Chave do registo na tabela 2.4. – Tabela de produtos / serviços (Product), no campo 2.4.2. – Identificador do produto ou serviço (ProductCode).</w:t>
            </w:r>
          </w:p>
        </w:tc>
        <w:tc>
          <w:tcPr>
            <w:tcW w:w="1329"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49D8AEC" w14:textId="77777777" w:rsidR="003F3EDE" w:rsidRPr="00FB0B06" w:rsidRDefault="003F3EDE" w:rsidP="0025185C">
            <w:pPr>
              <w:jc w:val="center"/>
              <w:rPr>
                <w:rFonts w:ascii="Arial" w:eastAsia="Times New Roman" w:hAnsi="Arial" w:cs="Arial"/>
                <w:spacing w:val="-1"/>
                <w:sz w:val="20"/>
                <w:szCs w:val="20"/>
                <w:rPrChange w:id="7031" w:author="Adelino Naquarta Sepalanga Domingos" w:date="2025-03-05T09:23:00Z" w16du:dateUtc="2025-03-05T08:23:00Z">
                  <w:rPr>
                    <w:rFonts w:ascii="Times New Roman" w:eastAsia="Times New Roman" w:hAnsi="Times New Roman"/>
                    <w:spacing w:val="-1"/>
                  </w:rPr>
                </w:rPrChange>
              </w:rPr>
            </w:pPr>
          </w:p>
          <w:p w14:paraId="0AE766EA" w14:textId="77777777" w:rsidR="003F3EDE" w:rsidRPr="00FB0B06" w:rsidRDefault="003F3EDE" w:rsidP="0025185C">
            <w:pPr>
              <w:jc w:val="center"/>
              <w:rPr>
                <w:rFonts w:ascii="Arial" w:eastAsia="Times New Roman" w:hAnsi="Arial" w:cs="Arial"/>
                <w:spacing w:val="-1"/>
                <w:sz w:val="20"/>
                <w:szCs w:val="20"/>
                <w:rPrChange w:id="7032"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033" w:author="Adelino Naquarta Sepalanga Domingos" w:date="2025-03-05T09:23:00Z" w16du:dateUtc="2025-03-05T08:23:00Z">
                  <w:rPr>
                    <w:rFonts w:ascii="Times New Roman" w:eastAsia="Times New Roman" w:hAnsi="Times New Roman"/>
                    <w:spacing w:val="-1"/>
                  </w:rPr>
                </w:rPrChange>
              </w:rPr>
              <w:t>Texto 60</w:t>
            </w:r>
          </w:p>
        </w:tc>
      </w:tr>
      <w:tr w:rsidR="003F3EDE" w:rsidRPr="00FB0B06" w14:paraId="3BD5297A" w14:textId="77777777" w:rsidTr="0025185C">
        <w:trPr>
          <w:trHeight w:val="1614"/>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33E08D5" w14:textId="77777777" w:rsidR="003F3EDE" w:rsidRPr="00FB0B06" w:rsidRDefault="003F3EDE" w:rsidP="0025185C">
            <w:pPr>
              <w:jc w:val="center"/>
              <w:rPr>
                <w:rFonts w:ascii="Arial" w:eastAsia="Times New Roman" w:hAnsi="Arial" w:cs="Arial"/>
                <w:spacing w:val="-1"/>
                <w:sz w:val="20"/>
                <w:szCs w:val="20"/>
                <w:rPrChange w:id="7034" w:author="Adelino Naquarta Sepalanga Domingos" w:date="2025-03-05T09:23:00Z" w16du:dateUtc="2025-03-05T08:23:00Z">
                  <w:rPr>
                    <w:rFonts w:ascii="Times New Roman" w:eastAsia="Times New Roman" w:hAnsi="Times New Roman"/>
                    <w:spacing w:val="-1"/>
                  </w:rPr>
                </w:rPrChange>
              </w:rPr>
            </w:pPr>
          </w:p>
          <w:p w14:paraId="4DE59790" w14:textId="77777777" w:rsidR="003F3EDE" w:rsidRPr="00FB0B06" w:rsidRDefault="003F3EDE" w:rsidP="0025185C">
            <w:pPr>
              <w:jc w:val="center"/>
              <w:rPr>
                <w:rFonts w:ascii="Arial" w:eastAsia="Times New Roman" w:hAnsi="Arial" w:cs="Arial"/>
                <w:spacing w:val="-1"/>
                <w:sz w:val="20"/>
                <w:szCs w:val="20"/>
                <w:rPrChange w:id="7035"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036" w:author="Adelino Naquarta Sepalanga Domingos" w:date="2025-03-05T09:23:00Z" w16du:dateUtc="2025-03-05T08:23:00Z">
                  <w:rPr>
                    <w:rFonts w:ascii="Times New Roman" w:eastAsia="Times New Roman" w:hAnsi="Times New Roman"/>
                    <w:spacing w:val="-1"/>
                  </w:rPr>
                </w:rPrChange>
              </w:rPr>
              <w:t>4.2.3.21.4.</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BF45463" w14:textId="77777777" w:rsidR="003F3EDE" w:rsidRPr="00FB0B06" w:rsidRDefault="003F3EDE" w:rsidP="0025185C">
            <w:pPr>
              <w:jc w:val="center"/>
              <w:rPr>
                <w:rFonts w:ascii="Arial" w:eastAsia="Times New Roman" w:hAnsi="Arial" w:cs="Arial"/>
                <w:spacing w:val="-1"/>
                <w:sz w:val="20"/>
                <w:szCs w:val="20"/>
                <w:rPrChange w:id="7037"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7565B70" w14:textId="77777777" w:rsidR="003F3EDE" w:rsidRPr="00FB0B06" w:rsidRDefault="003F3EDE" w:rsidP="0025185C">
            <w:pPr>
              <w:rPr>
                <w:rFonts w:ascii="Arial" w:eastAsia="Times New Roman" w:hAnsi="Arial" w:cs="Arial"/>
                <w:spacing w:val="-1"/>
                <w:sz w:val="20"/>
                <w:szCs w:val="20"/>
                <w:rPrChange w:id="7038" w:author="Adelino Naquarta Sepalanga Domingos" w:date="2025-03-05T09:23:00Z" w16du:dateUtc="2025-03-05T08:23:00Z">
                  <w:rPr>
                    <w:rFonts w:ascii="Times New Roman" w:eastAsia="Times New Roman" w:hAnsi="Times New Roman"/>
                    <w:spacing w:val="-1"/>
                  </w:rPr>
                </w:rPrChange>
              </w:rPr>
            </w:pPr>
          </w:p>
          <w:p w14:paraId="76FED317" w14:textId="77777777" w:rsidR="003F3EDE" w:rsidRPr="00FB0B06" w:rsidRDefault="003F3EDE" w:rsidP="0025185C">
            <w:pPr>
              <w:rPr>
                <w:rFonts w:ascii="Arial" w:eastAsia="Times New Roman" w:hAnsi="Arial" w:cs="Arial"/>
                <w:spacing w:val="-1"/>
                <w:sz w:val="20"/>
                <w:szCs w:val="20"/>
                <w:rPrChange w:id="7039"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040" w:author="Adelino Naquarta Sepalanga Domingos" w:date="2025-03-05T09:23:00Z" w16du:dateUtc="2025-03-05T08:23:00Z">
                  <w:rPr>
                    <w:rFonts w:ascii="Times New Roman" w:eastAsia="Times New Roman" w:hAnsi="Times New Roman"/>
                    <w:spacing w:val="-1"/>
                  </w:rPr>
                </w:rPrChange>
              </w:rPr>
              <w:t>Descrição do produto ou serviço (ProductDescription)</w:t>
            </w:r>
          </w:p>
        </w:tc>
        <w:tc>
          <w:tcPr>
            <w:tcW w:w="391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8F51FC7" w14:textId="77777777" w:rsidR="003F3EDE" w:rsidRPr="00FB0B06" w:rsidRDefault="003F3EDE" w:rsidP="0025185C">
            <w:pPr>
              <w:rPr>
                <w:rFonts w:ascii="Arial" w:eastAsia="Times New Roman" w:hAnsi="Arial" w:cs="Arial"/>
                <w:spacing w:val="-1"/>
                <w:sz w:val="20"/>
                <w:szCs w:val="20"/>
                <w:rPrChange w:id="7041"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042" w:author="Adelino Naquarta Sepalanga Domingos" w:date="2025-03-05T09:23:00Z" w16du:dateUtc="2025-03-05T08:23:00Z">
                  <w:rPr>
                    <w:rFonts w:ascii="Times New Roman" w:eastAsia="Times New Roman" w:hAnsi="Times New Roman"/>
                    <w:spacing w:val="-1"/>
                  </w:rPr>
                </w:rPrChange>
              </w:rPr>
              <w:t>Descrição da linha da factura, ligada à tabela 2.4. – Tabela de produtos/ serviços (Product), no campo 2.4.4.</w:t>
            </w:r>
          </w:p>
          <w:p w14:paraId="5ED0EA09" w14:textId="77777777" w:rsidR="003F3EDE" w:rsidRPr="00FB0B06" w:rsidRDefault="003F3EDE" w:rsidP="0025185C">
            <w:pPr>
              <w:rPr>
                <w:rFonts w:ascii="Arial" w:eastAsia="Times New Roman" w:hAnsi="Arial" w:cs="Arial"/>
                <w:spacing w:val="-1"/>
                <w:sz w:val="20"/>
                <w:szCs w:val="20"/>
                <w:rPrChange w:id="7043"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044" w:author="Adelino Naquarta Sepalanga Domingos" w:date="2025-03-05T09:23:00Z" w16du:dateUtc="2025-03-05T08:23:00Z">
                  <w:rPr>
                    <w:rFonts w:ascii="Times New Roman" w:eastAsia="Times New Roman" w:hAnsi="Times New Roman"/>
                    <w:spacing w:val="-1"/>
                  </w:rPr>
                </w:rPrChange>
              </w:rPr>
              <w:t>– Descrição do produto ou serviço (ProductDescription).</w:t>
            </w:r>
          </w:p>
        </w:tc>
        <w:tc>
          <w:tcPr>
            <w:tcW w:w="13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FAF45D2" w14:textId="77777777" w:rsidR="003F3EDE" w:rsidRPr="00FB0B06" w:rsidRDefault="003F3EDE" w:rsidP="0025185C">
            <w:pPr>
              <w:jc w:val="center"/>
              <w:rPr>
                <w:rFonts w:ascii="Arial" w:eastAsia="Times New Roman" w:hAnsi="Arial" w:cs="Arial"/>
                <w:spacing w:val="-1"/>
                <w:sz w:val="20"/>
                <w:szCs w:val="20"/>
                <w:rPrChange w:id="7045" w:author="Adelino Naquarta Sepalanga Domingos" w:date="2025-03-05T09:23:00Z" w16du:dateUtc="2025-03-05T08:23:00Z">
                  <w:rPr>
                    <w:rFonts w:ascii="Times New Roman" w:eastAsia="Times New Roman" w:hAnsi="Times New Roman"/>
                    <w:spacing w:val="-1"/>
                  </w:rPr>
                </w:rPrChange>
              </w:rPr>
            </w:pPr>
          </w:p>
          <w:p w14:paraId="52164801" w14:textId="77777777" w:rsidR="003F3EDE" w:rsidRPr="00FB0B06" w:rsidRDefault="003F3EDE" w:rsidP="0025185C">
            <w:pPr>
              <w:jc w:val="center"/>
              <w:rPr>
                <w:rFonts w:ascii="Arial" w:eastAsia="Times New Roman" w:hAnsi="Arial" w:cs="Arial"/>
                <w:spacing w:val="-1"/>
                <w:sz w:val="20"/>
                <w:szCs w:val="20"/>
                <w:rPrChange w:id="7046"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047" w:author="Adelino Naquarta Sepalanga Domingos" w:date="2025-03-05T09:23:00Z" w16du:dateUtc="2025-03-05T08:23:00Z">
                  <w:rPr>
                    <w:rFonts w:ascii="Times New Roman" w:eastAsia="Times New Roman" w:hAnsi="Times New Roman"/>
                    <w:spacing w:val="-1"/>
                  </w:rPr>
                </w:rPrChange>
              </w:rPr>
              <w:t>Texto 200</w:t>
            </w:r>
          </w:p>
        </w:tc>
      </w:tr>
      <w:tr w:rsidR="003F3EDE" w:rsidRPr="00FB0B06" w14:paraId="3A4B985B" w14:textId="77777777" w:rsidTr="0025185C">
        <w:trPr>
          <w:trHeight w:val="230"/>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BA5025C" w14:textId="77777777" w:rsidR="003F3EDE" w:rsidRPr="00FB0B06" w:rsidRDefault="003F3EDE" w:rsidP="0025185C">
            <w:pPr>
              <w:jc w:val="center"/>
              <w:rPr>
                <w:rFonts w:ascii="Arial" w:eastAsia="Times New Roman" w:hAnsi="Arial" w:cs="Arial"/>
                <w:spacing w:val="-1"/>
                <w:sz w:val="20"/>
                <w:szCs w:val="20"/>
                <w:rPrChange w:id="7048"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049" w:author="Adelino Naquarta Sepalanga Domingos" w:date="2025-03-05T09:23:00Z" w16du:dateUtc="2025-03-05T08:23:00Z">
                  <w:rPr>
                    <w:rFonts w:ascii="Times New Roman" w:eastAsia="Times New Roman" w:hAnsi="Times New Roman"/>
                    <w:spacing w:val="-1"/>
                  </w:rPr>
                </w:rPrChange>
              </w:rPr>
              <w:t>4.2.3.21.5.</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45889D9" w14:textId="77777777" w:rsidR="003F3EDE" w:rsidRPr="00FB0B06" w:rsidRDefault="003F3EDE" w:rsidP="0025185C">
            <w:pPr>
              <w:jc w:val="center"/>
              <w:rPr>
                <w:rFonts w:ascii="Arial" w:eastAsia="Times New Roman" w:hAnsi="Arial" w:cs="Arial"/>
                <w:spacing w:val="-1"/>
                <w:sz w:val="20"/>
                <w:szCs w:val="20"/>
                <w:rPrChange w:id="7050"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3ACF836" w14:textId="77777777" w:rsidR="003F3EDE" w:rsidRPr="00FB0B06" w:rsidRDefault="003F3EDE" w:rsidP="0025185C">
            <w:pPr>
              <w:rPr>
                <w:rFonts w:ascii="Arial" w:eastAsia="Times New Roman" w:hAnsi="Arial" w:cs="Arial"/>
                <w:spacing w:val="-1"/>
                <w:sz w:val="20"/>
                <w:szCs w:val="20"/>
                <w:rPrChange w:id="7051"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052" w:author="Adelino Naquarta Sepalanga Domingos" w:date="2025-03-05T09:23:00Z" w16du:dateUtc="2025-03-05T08:23:00Z">
                  <w:rPr>
                    <w:rFonts w:ascii="Times New Roman" w:eastAsia="Times New Roman" w:hAnsi="Times New Roman"/>
                    <w:spacing w:val="-1"/>
                  </w:rPr>
                </w:rPrChange>
              </w:rPr>
              <w:t>Quantidade (Quantity)</w:t>
            </w:r>
          </w:p>
        </w:tc>
        <w:tc>
          <w:tcPr>
            <w:tcW w:w="391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DBB1A2B" w14:textId="77777777" w:rsidR="003F3EDE" w:rsidRPr="00FB0B06" w:rsidRDefault="003F3EDE" w:rsidP="0025185C">
            <w:pPr>
              <w:rPr>
                <w:rFonts w:ascii="Arial" w:eastAsia="Times New Roman" w:hAnsi="Arial" w:cs="Arial"/>
                <w:spacing w:val="-1"/>
                <w:sz w:val="20"/>
                <w:szCs w:val="20"/>
                <w:rPrChange w:id="7053" w:author="Adelino Naquarta Sepalanga Domingos" w:date="2025-03-05T09:23:00Z" w16du:dateUtc="2025-03-05T08:23:00Z">
                  <w:rPr>
                    <w:rFonts w:ascii="Times New Roman" w:eastAsia="Times New Roman" w:hAnsi="Times New Roman"/>
                    <w:spacing w:val="-1"/>
                  </w:rPr>
                </w:rPrChange>
              </w:rPr>
            </w:pPr>
          </w:p>
        </w:tc>
        <w:tc>
          <w:tcPr>
            <w:tcW w:w="1329"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DE7A255" w14:textId="77777777" w:rsidR="003F3EDE" w:rsidRPr="00FB0B06" w:rsidRDefault="003F3EDE" w:rsidP="0025185C">
            <w:pPr>
              <w:jc w:val="center"/>
              <w:rPr>
                <w:rFonts w:ascii="Arial" w:eastAsia="Times New Roman" w:hAnsi="Arial" w:cs="Arial"/>
                <w:spacing w:val="-1"/>
                <w:sz w:val="20"/>
                <w:szCs w:val="20"/>
                <w:rPrChange w:id="7054"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055" w:author="Adelino Naquarta Sepalanga Domingos" w:date="2025-03-05T09:23:00Z" w16du:dateUtc="2025-03-05T08:23:00Z">
                  <w:rPr>
                    <w:rFonts w:ascii="Times New Roman" w:eastAsia="Times New Roman" w:hAnsi="Times New Roman"/>
                    <w:spacing w:val="-1"/>
                  </w:rPr>
                </w:rPrChange>
              </w:rPr>
              <w:t>Decimal</w:t>
            </w:r>
          </w:p>
        </w:tc>
      </w:tr>
      <w:tr w:rsidR="003F3EDE" w:rsidRPr="00FB0B06" w14:paraId="1654E532" w14:textId="77777777" w:rsidTr="0025185C">
        <w:trPr>
          <w:trHeight w:val="374"/>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120B01B" w14:textId="77777777" w:rsidR="003F3EDE" w:rsidRPr="00FB0B06" w:rsidRDefault="003F3EDE" w:rsidP="0025185C">
            <w:pPr>
              <w:jc w:val="center"/>
              <w:rPr>
                <w:rFonts w:ascii="Arial" w:eastAsia="Times New Roman" w:hAnsi="Arial" w:cs="Arial"/>
                <w:spacing w:val="-1"/>
                <w:sz w:val="20"/>
                <w:szCs w:val="20"/>
                <w:rPrChange w:id="7056"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057" w:author="Adelino Naquarta Sepalanga Domingos" w:date="2025-03-05T09:23:00Z" w16du:dateUtc="2025-03-05T08:23:00Z">
                  <w:rPr>
                    <w:rFonts w:ascii="Times New Roman" w:eastAsia="Times New Roman" w:hAnsi="Times New Roman"/>
                    <w:spacing w:val="-1"/>
                  </w:rPr>
                </w:rPrChange>
              </w:rPr>
              <w:t>4.2.3.21.6.</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E10B580" w14:textId="77777777" w:rsidR="003F3EDE" w:rsidRPr="00FB0B06" w:rsidRDefault="003F3EDE" w:rsidP="0025185C">
            <w:pPr>
              <w:jc w:val="center"/>
              <w:rPr>
                <w:rFonts w:ascii="Arial" w:eastAsia="Times New Roman" w:hAnsi="Arial" w:cs="Arial"/>
                <w:spacing w:val="-1"/>
                <w:sz w:val="20"/>
                <w:szCs w:val="20"/>
                <w:rPrChange w:id="7058"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20FEA75" w14:textId="77777777" w:rsidR="003F3EDE" w:rsidRPr="00FB0B06" w:rsidRDefault="003F3EDE" w:rsidP="0025185C">
            <w:pPr>
              <w:rPr>
                <w:rFonts w:ascii="Arial" w:eastAsia="Times New Roman" w:hAnsi="Arial" w:cs="Arial"/>
                <w:spacing w:val="-1"/>
                <w:sz w:val="20"/>
                <w:szCs w:val="20"/>
                <w:rPrChange w:id="7059"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060" w:author="Adelino Naquarta Sepalanga Domingos" w:date="2025-03-05T09:23:00Z" w16du:dateUtc="2025-03-05T08:23:00Z">
                  <w:rPr>
                    <w:rFonts w:ascii="Times New Roman" w:eastAsia="Times New Roman" w:hAnsi="Times New Roman"/>
                    <w:spacing w:val="-1"/>
                  </w:rPr>
                </w:rPrChange>
              </w:rPr>
              <w:t>Unidade de medida (UnitOfMeasure)</w:t>
            </w:r>
          </w:p>
        </w:tc>
        <w:tc>
          <w:tcPr>
            <w:tcW w:w="391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7A27294" w14:textId="77777777" w:rsidR="003F3EDE" w:rsidRPr="00FB0B06" w:rsidRDefault="003F3EDE" w:rsidP="0025185C">
            <w:pPr>
              <w:rPr>
                <w:rFonts w:ascii="Arial" w:eastAsia="Times New Roman" w:hAnsi="Arial" w:cs="Arial"/>
                <w:spacing w:val="-1"/>
                <w:sz w:val="20"/>
                <w:szCs w:val="20"/>
                <w:rPrChange w:id="7061" w:author="Adelino Naquarta Sepalanga Domingos" w:date="2025-03-05T09:23:00Z" w16du:dateUtc="2025-03-05T08:23:00Z">
                  <w:rPr>
                    <w:rFonts w:ascii="Times New Roman" w:eastAsia="Times New Roman" w:hAnsi="Times New Roman"/>
                    <w:spacing w:val="-1"/>
                  </w:rPr>
                </w:rPrChange>
              </w:rPr>
            </w:pPr>
          </w:p>
        </w:tc>
        <w:tc>
          <w:tcPr>
            <w:tcW w:w="13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E127D12" w14:textId="77777777" w:rsidR="003F3EDE" w:rsidRPr="00FB0B06" w:rsidRDefault="003F3EDE" w:rsidP="0025185C">
            <w:pPr>
              <w:jc w:val="center"/>
              <w:rPr>
                <w:rFonts w:ascii="Arial" w:eastAsia="Times New Roman" w:hAnsi="Arial" w:cs="Arial"/>
                <w:spacing w:val="-1"/>
                <w:sz w:val="20"/>
                <w:szCs w:val="20"/>
                <w:rPrChange w:id="7062"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063" w:author="Adelino Naquarta Sepalanga Domingos" w:date="2025-03-05T09:23:00Z" w16du:dateUtc="2025-03-05T08:23:00Z">
                  <w:rPr>
                    <w:rFonts w:ascii="Times New Roman" w:eastAsia="Times New Roman" w:hAnsi="Times New Roman"/>
                    <w:spacing w:val="-1"/>
                  </w:rPr>
                </w:rPrChange>
              </w:rPr>
              <w:t>Texto 20</w:t>
            </w:r>
          </w:p>
        </w:tc>
      </w:tr>
      <w:tr w:rsidR="003F3EDE" w:rsidRPr="00FB0B06" w14:paraId="2121D0EB" w14:textId="77777777" w:rsidTr="0025185C">
        <w:trPr>
          <w:trHeight w:val="1823"/>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1E977D8" w14:textId="77777777" w:rsidR="003F3EDE" w:rsidRPr="00FB0B06" w:rsidRDefault="003F3EDE" w:rsidP="0025185C">
            <w:pPr>
              <w:jc w:val="center"/>
              <w:rPr>
                <w:rFonts w:ascii="Arial" w:eastAsia="Times New Roman" w:hAnsi="Arial" w:cs="Arial"/>
                <w:spacing w:val="-1"/>
                <w:sz w:val="20"/>
                <w:szCs w:val="20"/>
                <w:rPrChange w:id="7064" w:author="Adelino Naquarta Sepalanga Domingos" w:date="2025-03-05T09:23:00Z" w16du:dateUtc="2025-03-05T08:23:00Z">
                  <w:rPr>
                    <w:rFonts w:ascii="Times New Roman" w:eastAsia="Times New Roman" w:hAnsi="Times New Roman"/>
                    <w:spacing w:val="-1"/>
                  </w:rPr>
                </w:rPrChange>
              </w:rPr>
            </w:pPr>
          </w:p>
          <w:p w14:paraId="04A77AA8" w14:textId="77777777" w:rsidR="003F3EDE" w:rsidRPr="00FB0B06" w:rsidRDefault="003F3EDE" w:rsidP="0025185C">
            <w:pPr>
              <w:jc w:val="center"/>
              <w:rPr>
                <w:rFonts w:ascii="Arial" w:eastAsia="Times New Roman" w:hAnsi="Arial" w:cs="Arial"/>
                <w:spacing w:val="-1"/>
                <w:sz w:val="20"/>
                <w:szCs w:val="20"/>
                <w:rPrChange w:id="7065"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066" w:author="Adelino Naquarta Sepalanga Domingos" w:date="2025-03-05T09:23:00Z" w16du:dateUtc="2025-03-05T08:23:00Z">
                  <w:rPr>
                    <w:rFonts w:ascii="Times New Roman" w:eastAsia="Times New Roman" w:hAnsi="Times New Roman"/>
                    <w:spacing w:val="-1"/>
                  </w:rPr>
                </w:rPrChange>
              </w:rPr>
              <w:t>4.2.3.21.7.</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81922B3" w14:textId="77777777" w:rsidR="003F3EDE" w:rsidRPr="00FB0B06" w:rsidRDefault="003F3EDE" w:rsidP="0025185C">
            <w:pPr>
              <w:jc w:val="center"/>
              <w:rPr>
                <w:rFonts w:ascii="Arial" w:eastAsia="Times New Roman" w:hAnsi="Arial" w:cs="Arial"/>
                <w:spacing w:val="-1"/>
                <w:sz w:val="20"/>
                <w:szCs w:val="20"/>
                <w:rPrChange w:id="7067"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754F22F" w14:textId="77777777" w:rsidR="003F3EDE" w:rsidRPr="00FB0B06" w:rsidRDefault="003F3EDE" w:rsidP="0025185C">
            <w:pPr>
              <w:rPr>
                <w:rFonts w:ascii="Arial" w:eastAsia="Times New Roman" w:hAnsi="Arial" w:cs="Arial"/>
                <w:spacing w:val="-1"/>
                <w:sz w:val="20"/>
                <w:szCs w:val="20"/>
                <w:rPrChange w:id="7068" w:author="Adelino Naquarta Sepalanga Domingos" w:date="2025-03-05T09:23:00Z" w16du:dateUtc="2025-03-05T08:23:00Z">
                  <w:rPr>
                    <w:rFonts w:ascii="Times New Roman" w:eastAsia="Times New Roman" w:hAnsi="Times New Roman"/>
                    <w:spacing w:val="-1"/>
                  </w:rPr>
                </w:rPrChange>
              </w:rPr>
            </w:pPr>
          </w:p>
          <w:p w14:paraId="40DBE804" w14:textId="77777777" w:rsidR="003F3EDE" w:rsidRPr="00FB0B06" w:rsidRDefault="003F3EDE" w:rsidP="0025185C">
            <w:pPr>
              <w:rPr>
                <w:rFonts w:ascii="Arial" w:eastAsia="Times New Roman" w:hAnsi="Arial" w:cs="Arial"/>
                <w:spacing w:val="-1"/>
                <w:sz w:val="20"/>
                <w:szCs w:val="20"/>
                <w:rPrChange w:id="7069"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070" w:author="Adelino Naquarta Sepalanga Domingos" w:date="2025-03-05T09:23:00Z" w16du:dateUtc="2025-03-05T08:23:00Z">
                  <w:rPr>
                    <w:rFonts w:ascii="Times New Roman" w:eastAsia="Times New Roman" w:hAnsi="Times New Roman"/>
                    <w:spacing w:val="-1"/>
                  </w:rPr>
                </w:rPrChange>
              </w:rPr>
              <w:t>Preço unitário (UnitPrice)</w:t>
            </w:r>
          </w:p>
        </w:tc>
        <w:tc>
          <w:tcPr>
            <w:tcW w:w="391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F60AD5B" w14:textId="77777777" w:rsidR="003F3EDE" w:rsidRPr="00FB0B06" w:rsidRDefault="003F3EDE" w:rsidP="0025185C">
            <w:pPr>
              <w:rPr>
                <w:rFonts w:ascii="Arial" w:eastAsia="Times New Roman" w:hAnsi="Arial" w:cs="Arial"/>
                <w:spacing w:val="-1"/>
                <w:sz w:val="20"/>
                <w:szCs w:val="20"/>
                <w:rPrChange w:id="7071"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072" w:author="Adelino Naquarta Sepalanga Domingos" w:date="2025-03-05T09:23:00Z" w16du:dateUtc="2025-03-05T08:23:00Z">
                  <w:rPr>
                    <w:rFonts w:ascii="Times New Roman" w:eastAsia="Times New Roman" w:hAnsi="Times New Roman"/>
                    <w:spacing w:val="-1"/>
                  </w:rPr>
                </w:rPrChange>
              </w:rPr>
              <w:t>Preço unitário deduzido dos descontos de linha e cabeçalho, sem incluir impostos.</w:t>
            </w:r>
          </w:p>
          <w:p w14:paraId="4AE755F9" w14:textId="77777777" w:rsidR="003F3EDE" w:rsidRPr="00FB0B06" w:rsidRDefault="003F3EDE" w:rsidP="0025185C">
            <w:pPr>
              <w:rPr>
                <w:rFonts w:ascii="Arial" w:eastAsia="Times New Roman" w:hAnsi="Arial" w:cs="Arial"/>
                <w:spacing w:val="-1"/>
                <w:sz w:val="20"/>
                <w:szCs w:val="20"/>
                <w:rPrChange w:id="7073"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074" w:author="Adelino Naquarta Sepalanga Domingos" w:date="2025-03-05T09:23:00Z" w16du:dateUtc="2025-03-05T08:23:00Z">
                  <w:rPr>
                    <w:rFonts w:ascii="Times New Roman" w:eastAsia="Times New Roman" w:hAnsi="Times New Roman"/>
                    <w:spacing w:val="-1"/>
                  </w:rPr>
                </w:rPrChange>
              </w:rPr>
              <w:t>Quando não valorizado na base de dados, deve ser preenchido com “0.00”.</w:t>
            </w:r>
          </w:p>
        </w:tc>
        <w:tc>
          <w:tcPr>
            <w:tcW w:w="1329"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7DA0A19" w14:textId="77777777" w:rsidR="003F3EDE" w:rsidRPr="00FB0B06" w:rsidRDefault="003F3EDE" w:rsidP="0025185C">
            <w:pPr>
              <w:jc w:val="center"/>
              <w:rPr>
                <w:rFonts w:ascii="Arial" w:eastAsia="Times New Roman" w:hAnsi="Arial" w:cs="Arial"/>
                <w:spacing w:val="-1"/>
                <w:sz w:val="20"/>
                <w:szCs w:val="20"/>
                <w:rPrChange w:id="7075" w:author="Adelino Naquarta Sepalanga Domingos" w:date="2025-03-05T09:23:00Z" w16du:dateUtc="2025-03-05T08:23:00Z">
                  <w:rPr>
                    <w:rFonts w:ascii="Times New Roman" w:eastAsia="Times New Roman" w:hAnsi="Times New Roman"/>
                    <w:spacing w:val="-1"/>
                  </w:rPr>
                </w:rPrChange>
              </w:rPr>
            </w:pPr>
          </w:p>
          <w:p w14:paraId="72C23659" w14:textId="77777777" w:rsidR="003F3EDE" w:rsidRPr="00FB0B06" w:rsidRDefault="003F3EDE" w:rsidP="0025185C">
            <w:pPr>
              <w:jc w:val="center"/>
              <w:rPr>
                <w:rFonts w:ascii="Arial" w:eastAsia="Times New Roman" w:hAnsi="Arial" w:cs="Arial"/>
                <w:spacing w:val="-1"/>
                <w:sz w:val="20"/>
                <w:szCs w:val="20"/>
                <w:rPrChange w:id="7076" w:author="Adelino Naquarta Sepalanga Domingos" w:date="2025-03-05T09:23:00Z" w16du:dateUtc="2025-03-05T08:23:00Z">
                  <w:rPr>
                    <w:rFonts w:ascii="Times New Roman" w:eastAsia="Times New Roman" w:hAnsi="Times New Roman"/>
                    <w:spacing w:val="-1"/>
                  </w:rPr>
                </w:rPrChange>
              </w:rPr>
            </w:pPr>
          </w:p>
          <w:p w14:paraId="1FABE94C" w14:textId="77777777" w:rsidR="003F3EDE" w:rsidRPr="00FB0B06" w:rsidRDefault="003F3EDE" w:rsidP="0025185C">
            <w:pPr>
              <w:jc w:val="center"/>
              <w:rPr>
                <w:rFonts w:ascii="Arial" w:eastAsia="Times New Roman" w:hAnsi="Arial" w:cs="Arial"/>
                <w:spacing w:val="-1"/>
                <w:sz w:val="20"/>
                <w:szCs w:val="20"/>
                <w:rPrChange w:id="7077"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078" w:author="Adelino Naquarta Sepalanga Domingos" w:date="2025-03-05T09:23:00Z" w16du:dateUtc="2025-03-05T08:23:00Z">
                  <w:rPr>
                    <w:rFonts w:ascii="Times New Roman" w:eastAsia="Times New Roman" w:hAnsi="Times New Roman"/>
                    <w:spacing w:val="-1"/>
                  </w:rPr>
                </w:rPrChange>
              </w:rPr>
              <w:t>Monetário</w:t>
            </w:r>
          </w:p>
        </w:tc>
      </w:tr>
      <w:tr w:rsidR="003F3EDE" w:rsidRPr="00FB0B06" w14:paraId="38E9D134" w14:textId="77777777" w:rsidTr="0025185C">
        <w:trPr>
          <w:trHeight w:val="288"/>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95885B7" w14:textId="77777777" w:rsidR="003F3EDE" w:rsidRPr="00FB0B06" w:rsidRDefault="003F3EDE" w:rsidP="0025185C">
            <w:pPr>
              <w:jc w:val="center"/>
              <w:rPr>
                <w:rFonts w:ascii="Arial" w:eastAsia="Times New Roman" w:hAnsi="Arial" w:cs="Arial"/>
                <w:spacing w:val="-1"/>
                <w:sz w:val="20"/>
                <w:szCs w:val="20"/>
                <w:rPrChange w:id="7079"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080" w:author="Adelino Naquarta Sepalanga Domingos" w:date="2025-03-05T09:23:00Z" w16du:dateUtc="2025-03-05T08:23:00Z">
                  <w:rPr>
                    <w:rFonts w:ascii="Times New Roman" w:eastAsia="Times New Roman" w:hAnsi="Times New Roman"/>
                    <w:spacing w:val="-1"/>
                  </w:rPr>
                </w:rPrChange>
              </w:rPr>
              <w:t>4.2.3.21.8.</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40E75C0" w14:textId="77777777" w:rsidR="003F3EDE" w:rsidRPr="00FB0B06" w:rsidRDefault="003F3EDE" w:rsidP="0025185C">
            <w:pPr>
              <w:jc w:val="center"/>
              <w:rPr>
                <w:rFonts w:ascii="Arial" w:eastAsia="Times New Roman" w:hAnsi="Arial" w:cs="Arial"/>
                <w:spacing w:val="-1"/>
                <w:sz w:val="20"/>
                <w:szCs w:val="20"/>
                <w:rPrChange w:id="7081"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9C83065" w14:textId="77777777" w:rsidR="003F3EDE" w:rsidRPr="00FB0B06" w:rsidRDefault="003F3EDE" w:rsidP="0025185C">
            <w:pPr>
              <w:rPr>
                <w:rFonts w:ascii="Arial" w:eastAsia="Times New Roman" w:hAnsi="Arial" w:cs="Arial"/>
                <w:spacing w:val="-1"/>
                <w:sz w:val="20"/>
                <w:szCs w:val="20"/>
                <w:rPrChange w:id="7082"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083" w:author="Adelino Naquarta Sepalanga Domingos" w:date="2025-03-05T09:23:00Z" w16du:dateUtc="2025-03-05T08:23:00Z">
                  <w:rPr>
                    <w:rFonts w:ascii="Times New Roman" w:eastAsia="Times New Roman" w:hAnsi="Times New Roman"/>
                    <w:spacing w:val="-1"/>
                  </w:rPr>
                </w:rPrChange>
              </w:rPr>
              <w:t>Descrição da linha (Description)</w:t>
            </w:r>
          </w:p>
        </w:tc>
        <w:tc>
          <w:tcPr>
            <w:tcW w:w="391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FF5973E" w14:textId="77777777" w:rsidR="003F3EDE" w:rsidRPr="00FB0B06" w:rsidRDefault="003F3EDE" w:rsidP="0025185C">
            <w:pPr>
              <w:rPr>
                <w:rFonts w:ascii="Arial" w:eastAsia="Times New Roman" w:hAnsi="Arial" w:cs="Arial"/>
                <w:spacing w:val="-1"/>
                <w:sz w:val="20"/>
                <w:szCs w:val="20"/>
                <w:rPrChange w:id="7084"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085" w:author="Adelino Naquarta Sepalanga Domingos" w:date="2025-03-05T09:23:00Z" w16du:dateUtc="2025-03-05T08:23:00Z">
                  <w:rPr>
                    <w:rFonts w:ascii="Times New Roman" w:eastAsia="Times New Roman" w:hAnsi="Times New Roman"/>
                    <w:spacing w:val="-1"/>
                  </w:rPr>
                </w:rPrChange>
              </w:rPr>
              <w:t>Descrição da linha do documento.</w:t>
            </w:r>
          </w:p>
        </w:tc>
        <w:tc>
          <w:tcPr>
            <w:tcW w:w="13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BB7E570" w14:textId="77777777" w:rsidR="003F3EDE" w:rsidRPr="00FB0B06" w:rsidRDefault="003F3EDE" w:rsidP="0025185C">
            <w:pPr>
              <w:jc w:val="center"/>
              <w:rPr>
                <w:rFonts w:ascii="Arial" w:eastAsia="Times New Roman" w:hAnsi="Arial" w:cs="Arial"/>
                <w:spacing w:val="-1"/>
                <w:sz w:val="20"/>
                <w:szCs w:val="20"/>
                <w:rPrChange w:id="7086"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087" w:author="Adelino Naquarta Sepalanga Domingos" w:date="2025-03-05T09:23:00Z" w16du:dateUtc="2025-03-05T08:23:00Z">
                  <w:rPr>
                    <w:rFonts w:ascii="Times New Roman" w:eastAsia="Times New Roman" w:hAnsi="Times New Roman"/>
                    <w:spacing w:val="-1"/>
                  </w:rPr>
                </w:rPrChange>
              </w:rPr>
              <w:t>Texto 200</w:t>
            </w:r>
          </w:p>
        </w:tc>
      </w:tr>
      <w:tr w:rsidR="003F3EDE" w:rsidRPr="00FB0B06" w14:paraId="4EBEBC0C" w14:textId="77777777" w:rsidTr="0025185C">
        <w:trPr>
          <w:trHeight w:val="360"/>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D0B97B8" w14:textId="77777777" w:rsidR="003F3EDE" w:rsidRPr="00FB0B06" w:rsidRDefault="003F3EDE" w:rsidP="0025185C">
            <w:pPr>
              <w:jc w:val="center"/>
              <w:rPr>
                <w:rFonts w:ascii="Arial" w:eastAsia="Times New Roman" w:hAnsi="Arial" w:cs="Arial"/>
                <w:spacing w:val="-1"/>
                <w:sz w:val="20"/>
                <w:szCs w:val="20"/>
                <w:rPrChange w:id="7088"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089" w:author="Adelino Naquarta Sepalanga Domingos" w:date="2025-03-05T09:23:00Z" w16du:dateUtc="2025-03-05T08:23:00Z">
                  <w:rPr>
                    <w:rFonts w:ascii="Times New Roman" w:eastAsia="Times New Roman" w:hAnsi="Times New Roman"/>
                    <w:spacing w:val="-1"/>
                  </w:rPr>
                </w:rPrChange>
              </w:rPr>
              <w:t>4.2.3.21.9.</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0C87A42" w14:textId="77777777" w:rsidR="003F3EDE" w:rsidRPr="00FB0B06" w:rsidRDefault="003F3EDE" w:rsidP="0025185C">
            <w:pPr>
              <w:jc w:val="center"/>
              <w:rPr>
                <w:rFonts w:ascii="Arial" w:eastAsia="Times New Roman" w:hAnsi="Arial" w:cs="Arial"/>
                <w:spacing w:val="-1"/>
                <w:sz w:val="20"/>
                <w:szCs w:val="20"/>
                <w:rPrChange w:id="7090"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6071F19" w14:textId="77777777" w:rsidR="003F3EDE" w:rsidRPr="00FB0B06" w:rsidRDefault="003F3EDE" w:rsidP="0025185C">
            <w:pPr>
              <w:rPr>
                <w:rFonts w:ascii="Arial" w:eastAsia="Times New Roman" w:hAnsi="Arial" w:cs="Arial"/>
                <w:spacing w:val="-1"/>
                <w:sz w:val="20"/>
                <w:szCs w:val="20"/>
                <w:rPrChange w:id="7091"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092" w:author="Adelino Naquarta Sepalanga Domingos" w:date="2025-03-05T09:23:00Z" w16du:dateUtc="2025-03-05T08:23:00Z">
                  <w:rPr>
                    <w:rFonts w:ascii="Times New Roman" w:eastAsia="Times New Roman" w:hAnsi="Times New Roman"/>
                    <w:spacing w:val="-1"/>
                  </w:rPr>
                </w:rPrChange>
              </w:rPr>
              <w:t>Número de série do produto (ProductSerialNumber)</w:t>
            </w:r>
          </w:p>
        </w:tc>
        <w:tc>
          <w:tcPr>
            <w:tcW w:w="391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A40FC37" w14:textId="77777777" w:rsidR="003F3EDE" w:rsidRPr="00FB0B06" w:rsidRDefault="003F3EDE" w:rsidP="0025185C">
            <w:pPr>
              <w:rPr>
                <w:rFonts w:ascii="Arial" w:eastAsia="Times New Roman" w:hAnsi="Arial" w:cs="Arial"/>
                <w:spacing w:val="-1"/>
                <w:sz w:val="20"/>
                <w:szCs w:val="20"/>
                <w:rPrChange w:id="7093" w:author="Adelino Naquarta Sepalanga Domingos" w:date="2025-03-05T09:23:00Z" w16du:dateUtc="2025-03-05T08:23:00Z">
                  <w:rPr>
                    <w:rFonts w:ascii="Times New Roman" w:eastAsia="Times New Roman" w:hAnsi="Times New Roman"/>
                    <w:spacing w:val="-1"/>
                  </w:rPr>
                </w:rPrChange>
              </w:rPr>
            </w:pPr>
          </w:p>
        </w:tc>
        <w:tc>
          <w:tcPr>
            <w:tcW w:w="1329"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A18A6AA" w14:textId="77777777" w:rsidR="003F3EDE" w:rsidRPr="00FB0B06" w:rsidRDefault="003F3EDE" w:rsidP="0025185C">
            <w:pPr>
              <w:jc w:val="center"/>
              <w:rPr>
                <w:rFonts w:ascii="Arial" w:eastAsia="Times New Roman" w:hAnsi="Arial" w:cs="Arial"/>
                <w:spacing w:val="-1"/>
                <w:sz w:val="20"/>
                <w:szCs w:val="20"/>
                <w:rPrChange w:id="7094"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095" w:author="Adelino Naquarta Sepalanga Domingos" w:date="2025-03-05T09:23:00Z" w16du:dateUtc="2025-03-05T08:23:00Z">
                  <w:rPr>
                    <w:rFonts w:ascii="Times New Roman" w:eastAsia="Times New Roman" w:hAnsi="Times New Roman"/>
                    <w:spacing w:val="-1"/>
                  </w:rPr>
                </w:rPrChange>
              </w:rPr>
              <w:t>Não Aplicável</w:t>
            </w:r>
          </w:p>
        </w:tc>
      </w:tr>
      <w:tr w:rsidR="003F3EDE" w:rsidRPr="00FB0B06" w14:paraId="609600C9" w14:textId="77777777" w:rsidTr="0025185C">
        <w:trPr>
          <w:trHeight w:val="2168"/>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640EE9B" w14:textId="77777777" w:rsidR="003F3EDE" w:rsidRPr="00FB0B06" w:rsidRDefault="003F3EDE" w:rsidP="0025185C">
            <w:pPr>
              <w:jc w:val="center"/>
              <w:rPr>
                <w:rFonts w:ascii="Arial" w:eastAsia="Times New Roman" w:hAnsi="Arial" w:cs="Arial"/>
                <w:spacing w:val="-1"/>
                <w:sz w:val="20"/>
                <w:szCs w:val="20"/>
                <w:rPrChange w:id="7096" w:author="Adelino Naquarta Sepalanga Domingos" w:date="2025-03-05T09:23:00Z" w16du:dateUtc="2025-03-05T08:23:00Z">
                  <w:rPr>
                    <w:rFonts w:ascii="Times New Roman" w:eastAsia="Times New Roman" w:hAnsi="Times New Roman"/>
                    <w:spacing w:val="-1"/>
                  </w:rPr>
                </w:rPrChange>
              </w:rPr>
            </w:pPr>
          </w:p>
          <w:p w14:paraId="040E6669" w14:textId="77777777" w:rsidR="003F3EDE" w:rsidRPr="00FB0B06" w:rsidRDefault="003F3EDE" w:rsidP="0025185C">
            <w:pPr>
              <w:jc w:val="center"/>
              <w:rPr>
                <w:rFonts w:ascii="Arial" w:eastAsia="Times New Roman" w:hAnsi="Arial" w:cs="Arial"/>
                <w:spacing w:val="-1"/>
                <w:sz w:val="20"/>
                <w:szCs w:val="20"/>
                <w:rPrChange w:id="7097" w:author="Adelino Naquarta Sepalanga Domingos" w:date="2025-03-05T09:23:00Z" w16du:dateUtc="2025-03-05T08:23:00Z">
                  <w:rPr>
                    <w:rFonts w:ascii="Times New Roman" w:eastAsia="Times New Roman" w:hAnsi="Times New Roman"/>
                    <w:spacing w:val="-1"/>
                  </w:rPr>
                </w:rPrChange>
              </w:rPr>
            </w:pPr>
          </w:p>
          <w:p w14:paraId="377B832A" w14:textId="77777777" w:rsidR="003F3EDE" w:rsidRPr="00FB0B06" w:rsidRDefault="003F3EDE" w:rsidP="0025185C">
            <w:pPr>
              <w:jc w:val="center"/>
              <w:rPr>
                <w:rFonts w:ascii="Arial" w:eastAsia="Times New Roman" w:hAnsi="Arial" w:cs="Arial"/>
                <w:spacing w:val="-1"/>
                <w:sz w:val="20"/>
                <w:szCs w:val="20"/>
                <w:rPrChange w:id="7098"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099" w:author="Adelino Naquarta Sepalanga Domingos" w:date="2025-03-05T09:23:00Z" w16du:dateUtc="2025-03-05T08:23:00Z">
                  <w:rPr>
                    <w:rFonts w:ascii="Times New Roman" w:eastAsia="Times New Roman" w:hAnsi="Times New Roman"/>
                    <w:spacing w:val="-1"/>
                  </w:rPr>
                </w:rPrChange>
              </w:rPr>
              <w:t>4.2.3.21.9.1.</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863C4DE" w14:textId="77777777" w:rsidR="003F3EDE" w:rsidRPr="00FB0B06" w:rsidRDefault="003F3EDE" w:rsidP="0025185C">
            <w:pPr>
              <w:jc w:val="center"/>
              <w:rPr>
                <w:rFonts w:ascii="Arial" w:eastAsia="Times New Roman" w:hAnsi="Arial" w:cs="Arial"/>
                <w:spacing w:val="-1"/>
                <w:sz w:val="20"/>
                <w:szCs w:val="20"/>
                <w:rPrChange w:id="7100"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6842D9F" w14:textId="77777777" w:rsidR="003F3EDE" w:rsidRPr="00FB0B06" w:rsidRDefault="003F3EDE" w:rsidP="0025185C">
            <w:pPr>
              <w:rPr>
                <w:rFonts w:ascii="Arial" w:eastAsia="Times New Roman" w:hAnsi="Arial" w:cs="Arial"/>
                <w:spacing w:val="-1"/>
                <w:sz w:val="20"/>
                <w:szCs w:val="20"/>
                <w:rPrChange w:id="7101" w:author="Adelino Naquarta Sepalanga Domingos" w:date="2025-03-05T09:23:00Z" w16du:dateUtc="2025-03-05T08:23:00Z">
                  <w:rPr>
                    <w:rFonts w:ascii="Times New Roman" w:eastAsia="Times New Roman" w:hAnsi="Times New Roman"/>
                    <w:spacing w:val="-1"/>
                  </w:rPr>
                </w:rPrChange>
              </w:rPr>
            </w:pPr>
          </w:p>
          <w:p w14:paraId="57D716B6" w14:textId="77777777" w:rsidR="003F3EDE" w:rsidRPr="00FB0B06" w:rsidRDefault="003F3EDE" w:rsidP="0025185C">
            <w:pPr>
              <w:rPr>
                <w:rFonts w:ascii="Arial" w:eastAsia="Times New Roman" w:hAnsi="Arial" w:cs="Arial"/>
                <w:spacing w:val="-1"/>
                <w:sz w:val="20"/>
                <w:szCs w:val="20"/>
                <w:rPrChange w:id="7102" w:author="Adelino Naquarta Sepalanga Domingos" w:date="2025-03-05T09:23:00Z" w16du:dateUtc="2025-03-05T08:23:00Z">
                  <w:rPr>
                    <w:rFonts w:ascii="Times New Roman" w:eastAsia="Times New Roman" w:hAnsi="Times New Roman"/>
                    <w:spacing w:val="-1"/>
                  </w:rPr>
                </w:rPrChange>
              </w:rPr>
            </w:pPr>
          </w:p>
          <w:p w14:paraId="718F17CF" w14:textId="77777777" w:rsidR="003F3EDE" w:rsidRPr="00FB0B06" w:rsidRDefault="003F3EDE" w:rsidP="0025185C">
            <w:pPr>
              <w:rPr>
                <w:rFonts w:ascii="Arial" w:eastAsia="Times New Roman" w:hAnsi="Arial" w:cs="Arial"/>
                <w:spacing w:val="-1"/>
                <w:sz w:val="20"/>
                <w:szCs w:val="20"/>
                <w:rPrChange w:id="7103"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104" w:author="Adelino Naquarta Sepalanga Domingos" w:date="2025-03-05T09:23:00Z" w16du:dateUtc="2025-03-05T08:23:00Z">
                  <w:rPr>
                    <w:rFonts w:ascii="Times New Roman" w:eastAsia="Times New Roman" w:hAnsi="Times New Roman"/>
                    <w:spacing w:val="-1"/>
                  </w:rPr>
                </w:rPrChange>
              </w:rPr>
              <w:t>Número de série (SerialNumber)</w:t>
            </w:r>
          </w:p>
        </w:tc>
        <w:tc>
          <w:tcPr>
            <w:tcW w:w="391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9915C48" w14:textId="77777777" w:rsidR="003F3EDE" w:rsidRPr="00FB0B06" w:rsidRDefault="003F3EDE" w:rsidP="0025185C">
            <w:pPr>
              <w:rPr>
                <w:rFonts w:ascii="Arial" w:eastAsia="Times New Roman" w:hAnsi="Arial" w:cs="Arial"/>
                <w:spacing w:val="-1"/>
                <w:sz w:val="20"/>
                <w:szCs w:val="20"/>
                <w:rPrChange w:id="7105"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106" w:author="Adelino Naquarta Sepalanga Domingos" w:date="2025-03-05T09:23:00Z" w16du:dateUtc="2025-03-05T08:23:00Z">
                  <w:rPr>
                    <w:rFonts w:ascii="Times New Roman" w:eastAsia="Times New Roman" w:hAnsi="Times New Roman"/>
                    <w:spacing w:val="-1"/>
                  </w:rPr>
                </w:rPrChange>
              </w:rPr>
              <w:t xml:space="preserve">Deve incluir o número de série do produto que consta no documento. </w:t>
            </w:r>
          </w:p>
          <w:p w14:paraId="788E0833" w14:textId="77777777" w:rsidR="003F3EDE" w:rsidRPr="00FB0B06" w:rsidRDefault="003F3EDE" w:rsidP="0025185C">
            <w:pPr>
              <w:rPr>
                <w:rFonts w:ascii="Arial" w:eastAsia="Times New Roman" w:hAnsi="Arial" w:cs="Arial"/>
                <w:spacing w:val="-1"/>
                <w:sz w:val="20"/>
                <w:szCs w:val="20"/>
                <w:rPrChange w:id="7107"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108" w:author="Adelino Naquarta Sepalanga Domingos" w:date="2025-03-05T09:23:00Z" w16du:dateUtc="2025-03-05T08:23:00Z">
                  <w:rPr>
                    <w:rFonts w:ascii="Times New Roman" w:eastAsia="Times New Roman" w:hAnsi="Times New Roman"/>
                    <w:spacing w:val="-1"/>
                  </w:rPr>
                </w:rPrChange>
              </w:rPr>
              <w:t>Ex.: VIN, IMEI, ISSN, ISAN.</w:t>
            </w:r>
          </w:p>
          <w:p w14:paraId="7BDD88C1" w14:textId="560DCCF7" w:rsidR="003F3EDE" w:rsidRPr="00FB0B06" w:rsidRDefault="003F3EDE" w:rsidP="0025185C">
            <w:pPr>
              <w:rPr>
                <w:rFonts w:ascii="Arial" w:eastAsia="Times New Roman" w:hAnsi="Arial" w:cs="Arial"/>
                <w:spacing w:val="-1"/>
                <w:sz w:val="20"/>
                <w:szCs w:val="20"/>
                <w:rPrChange w:id="7109"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110" w:author="Adelino Naquarta Sepalanga Domingos" w:date="2025-03-05T09:23:00Z" w16du:dateUtc="2025-03-05T08:23:00Z">
                  <w:rPr>
                    <w:rFonts w:ascii="Times New Roman" w:eastAsia="Times New Roman" w:hAnsi="Times New Roman"/>
                    <w:spacing w:val="-1"/>
                  </w:rPr>
                </w:rPrChange>
              </w:rPr>
              <w:t>Existindo a necessidade de efectuar mais do que uma referência, este campo pode</w:t>
            </w:r>
            <w:del w:id="7111" w:author="Adelino Naquarta Sepalanga Domingos" w:date="2025-03-05T09:35:00Z" w16du:dateUtc="2025-03-05T08:35:00Z">
              <w:r w:rsidRPr="00FB0B06" w:rsidDel="00B45277">
                <w:rPr>
                  <w:rFonts w:ascii="Arial" w:eastAsia="Times New Roman" w:hAnsi="Arial" w:cs="Arial"/>
                  <w:spacing w:val="-1"/>
                  <w:sz w:val="20"/>
                  <w:szCs w:val="20"/>
                  <w:rPrChange w:id="7112" w:author="Adelino Naquarta Sepalanga Domingos" w:date="2025-03-05T09:23:00Z" w16du:dateUtc="2025-03-05T08:23:00Z">
                    <w:rPr>
                      <w:rFonts w:ascii="Times New Roman" w:eastAsia="Times New Roman" w:hAnsi="Times New Roman"/>
                      <w:spacing w:val="-1"/>
                    </w:rPr>
                  </w:rPrChange>
                </w:rPr>
                <w:delText>rá</w:delText>
              </w:r>
            </w:del>
            <w:r w:rsidRPr="00FB0B06">
              <w:rPr>
                <w:rFonts w:ascii="Arial" w:eastAsia="Times New Roman" w:hAnsi="Arial" w:cs="Arial"/>
                <w:spacing w:val="-1"/>
                <w:sz w:val="20"/>
                <w:szCs w:val="20"/>
                <w:rPrChange w:id="7113" w:author="Adelino Naquarta Sepalanga Domingos" w:date="2025-03-05T09:23:00Z" w16du:dateUtc="2025-03-05T08:23:00Z">
                  <w:rPr>
                    <w:rFonts w:ascii="Times New Roman" w:eastAsia="Times New Roman" w:hAnsi="Times New Roman"/>
                    <w:spacing w:val="-1"/>
                  </w:rPr>
                </w:rPrChange>
              </w:rPr>
              <w:t xml:space="preserve"> ser gerado tantas vezes quantas as necessárias.</w:t>
            </w:r>
          </w:p>
        </w:tc>
        <w:tc>
          <w:tcPr>
            <w:tcW w:w="13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CD45A9B" w14:textId="77777777" w:rsidR="003F3EDE" w:rsidRPr="00FB0B06" w:rsidRDefault="003F3EDE" w:rsidP="0025185C">
            <w:pPr>
              <w:jc w:val="center"/>
              <w:rPr>
                <w:rFonts w:ascii="Arial" w:eastAsia="Times New Roman" w:hAnsi="Arial" w:cs="Arial"/>
                <w:spacing w:val="-1"/>
                <w:sz w:val="20"/>
                <w:szCs w:val="20"/>
                <w:rPrChange w:id="7114" w:author="Adelino Naquarta Sepalanga Domingos" w:date="2025-03-05T09:23:00Z" w16du:dateUtc="2025-03-05T08:23:00Z">
                  <w:rPr>
                    <w:rFonts w:ascii="Times New Roman" w:eastAsia="Times New Roman" w:hAnsi="Times New Roman"/>
                    <w:spacing w:val="-1"/>
                  </w:rPr>
                </w:rPrChange>
              </w:rPr>
            </w:pPr>
          </w:p>
          <w:p w14:paraId="79A4EE4E" w14:textId="77777777" w:rsidR="003F3EDE" w:rsidRPr="00FB0B06" w:rsidRDefault="003F3EDE" w:rsidP="0025185C">
            <w:pPr>
              <w:jc w:val="center"/>
              <w:rPr>
                <w:rFonts w:ascii="Arial" w:eastAsia="Times New Roman" w:hAnsi="Arial" w:cs="Arial"/>
                <w:spacing w:val="-1"/>
                <w:sz w:val="20"/>
                <w:szCs w:val="20"/>
                <w:rPrChange w:id="7115" w:author="Adelino Naquarta Sepalanga Domingos" w:date="2025-03-05T09:23:00Z" w16du:dateUtc="2025-03-05T08:23:00Z">
                  <w:rPr>
                    <w:rFonts w:ascii="Times New Roman" w:eastAsia="Times New Roman" w:hAnsi="Times New Roman"/>
                    <w:spacing w:val="-1"/>
                  </w:rPr>
                </w:rPrChange>
              </w:rPr>
            </w:pPr>
          </w:p>
          <w:p w14:paraId="47572C3C" w14:textId="77777777" w:rsidR="003F3EDE" w:rsidRPr="00FB0B06" w:rsidRDefault="003F3EDE" w:rsidP="0025185C">
            <w:pPr>
              <w:jc w:val="center"/>
              <w:rPr>
                <w:rFonts w:ascii="Arial" w:eastAsia="Times New Roman" w:hAnsi="Arial" w:cs="Arial"/>
                <w:spacing w:val="-1"/>
                <w:sz w:val="20"/>
                <w:szCs w:val="20"/>
                <w:rPrChange w:id="7116"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117" w:author="Adelino Naquarta Sepalanga Domingos" w:date="2025-03-05T09:23:00Z" w16du:dateUtc="2025-03-05T08:23:00Z">
                  <w:rPr>
                    <w:rFonts w:ascii="Times New Roman" w:eastAsia="Times New Roman" w:hAnsi="Times New Roman"/>
                    <w:spacing w:val="-1"/>
                  </w:rPr>
                </w:rPrChange>
              </w:rPr>
              <w:t>Texto</w:t>
            </w:r>
          </w:p>
          <w:p w14:paraId="7648C40C" w14:textId="77777777" w:rsidR="003F3EDE" w:rsidRPr="00FB0B06" w:rsidRDefault="003F3EDE" w:rsidP="0025185C">
            <w:pPr>
              <w:jc w:val="center"/>
              <w:rPr>
                <w:rFonts w:ascii="Arial" w:eastAsia="Times New Roman" w:hAnsi="Arial" w:cs="Arial"/>
                <w:spacing w:val="-1"/>
                <w:sz w:val="20"/>
                <w:szCs w:val="20"/>
                <w:rPrChange w:id="7118"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119" w:author="Adelino Naquarta Sepalanga Domingos" w:date="2025-03-05T09:23:00Z" w16du:dateUtc="2025-03-05T08:23:00Z">
                  <w:rPr>
                    <w:rFonts w:ascii="Times New Roman" w:eastAsia="Times New Roman" w:hAnsi="Times New Roman"/>
                    <w:spacing w:val="-1"/>
                  </w:rPr>
                </w:rPrChange>
              </w:rPr>
              <w:t>100</w:t>
            </w:r>
          </w:p>
        </w:tc>
      </w:tr>
      <w:tr w:rsidR="003F3EDE" w:rsidRPr="00FB0B06" w14:paraId="70B7F3DE" w14:textId="77777777" w:rsidTr="0025185C">
        <w:trPr>
          <w:trHeight w:val="1568"/>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5A905BE" w14:textId="77777777" w:rsidR="003F3EDE" w:rsidRPr="00FB0B06" w:rsidRDefault="003F3EDE" w:rsidP="0025185C">
            <w:pPr>
              <w:jc w:val="center"/>
              <w:rPr>
                <w:rFonts w:ascii="Arial" w:eastAsia="Times New Roman" w:hAnsi="Arial" w:cs="Arial"/>
                <w:spacing w:val="-1"/>
                <w:sz w:val="20"/>
                <w:szCs w:val="20"/>
                <w:rPrChange w:id="7120" w:author="Adelino Naquarta Sepalanga Domingos" w:date="2025-03-05T09:23:00Z" w16du:dateUtc="2025-03-05T08:23:00Z">
                  <w:rPr>
                    <w:rFonts w:ascii="Times New Roman" w:eastAsia="Times New Roman" w:hAnsi="Times New Roman"/>
                    <w:spacing w:val="-1"/>
                  </w:rPr>
                </w:rPrChange>
              </w:rPr>
            </w:pPr>
          </w:p>
          <w:p w14:paraId="704E4B59" w14:textId="77777777" w:rsidR="003F3EDE" w:rsidRPr="00FB0B06" w:rsidRDefault="003F3EDE" w:rsidP="0025185C">
            <w:pPr>
              <w:jc w:val="center"/>
              <w:rPr>
                <w:rFonts w:ascii="Arial" w:eastAsia="Times New Roman" w:hAnsi="Arial" w:cs="Arial"/>
                <w:spacing w:val="-1"/>
                <w:sz w:val="20"/>
                <w:szCs w:val="20"/>
                <w:rPrChange w:id="7121"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122" w:author="Adelino Naquarta Sepalanga Domingos" w:date="2025-03-05T09:23:00Z" w16du:dateUtc="2025-03-05T08:23:00Z">
                  <w:rPr>
                    <w:rFonts w:ascii="Times New Roman" w:eastAsia="Times New Roman" w:hAnsi="Times New Roman"/>
                    <w:spacing w:val="-1"/>
                  </w:rPr>
                </w:rPrChange>
              </w:rPr>
              <w:t>4.2.3.21.10.</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6AD82F5" w14:textId="77777777" w:rsidR="003F3EDE" w:rsidRPr="00FB0B06" w:rsidRDefault="003F3EDE" w:rsidP="0025185C">
            <w:pPr>
              <w:jc w:val="center"/>
              <w:rPr>
                <w:rFonts w:ascii="Arial" w:eastAsia="Times New Roman" w:hAnsi="Arial" w:cs="Arial"/>
                <w:spacing w:val="-1"/>
                <w:sz w:val="20"/>
                <w:szCs w:val="20"/>
                <w:rPrChange w:id="7123"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9859A97" w14:textId="77777777" w:rsidR="003F3EDE" w:rsidRPr="00FB0B06" w:rsidRDefault="003F3EDE" w:rsidP="0025185C">
            <w:pPr>
              <w:rPr>
                <w:rFonts w:ascii="Arial" w:eastAsia="Times New Roman" w:hAnsi="Arial" w:cs="Arial"/>
                <w:spacing w:val="-1"/>
                <w:sz w:val="20"/>
                <w:szCs w:val="20"/>
                <w:rPrChange w:id="7124" w:author="Adelino Naquarta Sepalanga Domingos" w:date="2025-03-05T09:23:00Z" w16du:dateUtc="2025-03-05T08:23:00Z">
                  <w:rPr>
                    <w:rFonts w:ascii="Times New Roman" w:eastAsia="Times New Roman" w:hAnsi="Times New Roman"/>
                    <w:spacing w:val="-1"/>
                  </w:rPr>
                </w:rPrChange>
              </w:rPr>
            </w:pPr>
          </w:p>
          <w:p w14:paraId="2588656E" w14:textId="77777777" w:rsidR="003F3EDE" w:rsidRPr="00FB0B06" w:rsidRDefault="003F3EDE" w:rsidP="0025185C">
            <w:pPr>
              <w:rPr>
                <w:rFonts w:ascii="Arial" w:eastAsia="Times New Roman" w:hAnsi="Arial" w:cs="Arial"/>
                <w:spacing w:val="-1"/>
                <w:sz w:val="20"/>
                <w:szCs w:val="20"/>
                <w:rPrChange w:id="7125"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126" w:author="Adelino Naquarta Sepalanga Domingos" w:date="2025-03-05T09:23:00Z" w16du:dateUtc="2025-03-05T08:23:00Z">
                  <w:rPr>
                    <w:rFonts w:ascii="Times New Roman" w:eastAsia="Times New Roman" w:hAnsi="Times New Roman"/>
                    <w:spacing w:val="-1"/>
                  </w:rPr>
                </w:rPrChange>
              </w:rPr>
              <w:t>Valor a débito (DebitAmount)</w:t>
            </w:r>
          </w:p>
        </w:tc>
        <w:tc>
          <w:tcPr>
            <w:tcW w:w="391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CA7E6E1" w14:textId="77777777" w:rsidR="003F3EDE" w:rsidRPr="00FB0B06" w:rsidRDefault="003F3EDE" w:rsidP="0025185C">
            <w:pPr>
              <w:rPr>
                <w:rFonts w:ascii="Arial" w:eastAsia="Times New Roman" w:hAnsi="Arial" w:cs="Arial"/>
                <w:spacing w:val="-1"/>
                <w:sz w:val="20"/>
                <w:szCs w:val="20"/>
                <w:rPrChange w:id="7127"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128" w:author="Adelino Naquarta Sepalanga Domingos" w:date="2025-03-05T09:23:00Z" w16du:dateUtc="2025-03-05T08:23:00Z">
                  <w:rPr>
                    <w:rFonts w:ascii="Times New Roman" w:eastAsia="Times New Roman" w:hAnsi="Times New Roman"/>
                    <w:spacing w:val="-1"/>
                  </w:rPr>
                </w:rPrChange>
              </w:rPr>
              <w:t>Campo a preencher no caso de entrada de mercadoria valorizada.</w:t>
            </w:r>
          </w:p>
          <w:p w14:paraId="50512F3D" w14:textId="77777777" w:rsidR="003F3EDE" w:rsidRPr="00FB0B06" w:rsidRDefault="003F3EDE" w:rsidP="0025185C">
            <w:pPr>
              <w:rPr>
                <w:rFonts w:ascii="Arial" w:eastAsia="Times New Roman" w:hAnsi="Arial" w:cs="Arial"/>
                <w:spacing w:val="-1"/>
                <w:sz w:val="20"/>
                <w:szCs w:val="20"/>
                <w:rPrChange w:id="7129"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130" w:author="Adelino Naquarta Sepalanga Domingos" w:date="2025-03-05T09:23:00Z" w16du:dateUtc="2025-03-05T08:23:00Z">
                  <w:rPr>
                    <w:rFonts w:ascii="Times New Roman" w:eastAsia="Times New Roman" w:hAnsi="Times New Roman"/>
                    <w:spacing w:val="-1"/>
                  </w:rPr>
                </w:rPrChange>
              </w:rPr>
              <w:t>Quando não valorizado na base de dados, deve ser preenchido com “0.00”.</w:t>
            </w:r>
          </w:p>
        </w:tc>
        <w:tc>
          <w:tcPr>
            <w:tcW w:w="1329"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58E0768" w14:textId="77777777" w:rsidR="003F3EDE" w:rsidRPr="00FB0B06" w:rsidRDefault="003F3EDE" w:rsidP="0025185C">
            <w:pPr>
              <w:jc w:val="center"/>
              <w:rPr>
                <w:rFonts w:ascii="Arial" w:eastAsia="Times New Roman" w:hAnsi="Arial" w:cs="Arial"/>
                <w:spacing w:val="-1"/>
                <w:sz w:val="20"/>
                <w:szCs w:val="20"/>
                <w:rPrChange w:id="7131" w:author="Adelino Naquarta Sepalanga Domingos" w:date="2025-03-05T09:23:00Z" w16du:dateUtc="2025-03-05T08:23:00Z">
                  <w:rPr>
                    <w:rFonts w:ascii="Times New Roman" w:eastAsia="Times New Roman" w:hAnsi="Times New Roman"/>
                    <w:spacing w:val="-1"/>
                  </w:rPr>
                </w:rPrChange>
              </w:rPr>
            </w:pPr>
          </w:p>
          <w:p w14:paraId="44BF0F3A" w14:textId="77777777" w:rsidR="003F3EDE" w:rsidRPr="00FB0B06" w:rsidRDefault="003F3EDE" w:rsidP="0025185C">
            <w:pPr>
              <w:jc w:val="center"/>
              <w:rPr>
                <w:rFonts w:ascii="Arial" w:eastAsia="Times New Roman" w:hAnsi="Arial" w:cs="Arial"/>
                <w:spacing w:val="-1"/>
                <w:sz w:val="20"/>
                <w:szCs w:val="20"/>
                <w:rPrChange w:id="7132"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133" w:author="Adelino Naquarta Sepalanga Domingos" w:date="2025-03-05T09:23:00Z" w16du:dateUtc="2025-03-05T08:23:00Z">
                  <w:rPr>
                    <w:rFonts w:ascii="Times New Roman" w:eastAsia="Times New Roman" w:hAnsi="Times New Roman"/>
                    <w:spacing w:val="-1"/>
                  </w:rPr>
                </w:rPrChange>
              </w:rPr>
              <w:t>Monetário</w:t>
            </w:r>
          </w:p>
        </w:tc>
      </w:tr>
      <w:tr w:rsidR="003F3EDE" w:rsidRPr="00FB0B06" w14:paraId="31D56316" w14:textId="77777777" w:rsidTr="0025185C">
        <w:trPr>
          <w:trHeight w:val="941"/>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C1376A5" w14:textId="77777777" w:rsidR="003F3EDE" w:rsidRPr="00FB0B06" w:rsidRDefault="003F3EDE" w:rsidP="0025185C">
            <w:pPr>
              <w:jc w:val="center"/>
              <w:rPr>
                <w:rFonts w:ascii="Arial" w:eastAsia="Times New Roman" w:hAnsi="Arial" w:cs="Arial"/>
                <w:spacing w:val="-1"/>
                <w:sz w:val="20"/>
                <w:szCs w:val="20"/>
                <w:rPrChange w:id="7134"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135" w:author="Adelino Naquarta Sepalanga Domingos" w:date="2025-03-05T09:23:00Z" w16du:dateUtc="2025-03-05T08:23:00Z">
                  <w:rPr>
                    <w:rFonts w:ascii="Times New Roman" w:eastAsia="Times New Roman" w:hAnsi="Times New Roman"/>
                    <w:spacing w:val="-1"/>
                  </w:rPr>
                </w:rPrChange>
              </w:rPr>
              <w:t>4.2.3.21.12.</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1BB8077" w14:textId="77777777" w:rsidR="003F3EDE" w:rsidRPr="00FB0B06" w:rsidRDefault="003F3EDE" w:rsidP="0025185C">
            <w:pPr>
              <w:jc w:val="center"/>
              <w:rPr>
                <w:rFonts w:ascii="Arial" w:eastAsia="Times New Roman" w:hAnsi="Arial" w:cs="Arial"/>
                <w:spacing w:val="-1"/>
                <w:sz w:val="20"/>
                <w:szCs w:val="20"/>
                <w:rPrChange w:id="7136"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13C3DFB" w14:textId="77777777" w:rsidR="003F3EDE" w:rsidRPr="00FB0B06" w:rsidRDefault="003F3EDE" w:rsidP="0025185C">
            <w:pPr>
              <w:rPr>
                <w:rFonts w:ascii="Arial" w:eastAsia="Times New Roman" w:hAnsi="Arial" w:cs="Arial"/>
                <w:spacing w:val="-1"/>
                <w:sz w:val="20"/>
                <w:szCs w:val="20"/>
                <w:rPrChange w:id="7137"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138" w:author="Adelino Naquarta Sepalanga Domingos" w:date="2025-03-05T09:23:00Z" w16du:dateUtc="2025-03-05T08:23:00Z">
                  <w:rPr>
                    <w:rFonts w:ascii="Times New Roman" w:eastAsia="Times New Roman" w:hAnsi="Times New Roman"/>
                    <w:spacing w:val="-1"/>
                  </w:rPr>
                </w:rPrChange>
              </w:rPr>
              <w:t>Taxa de imposto (Tax)</w:t>
            </w:r>
          </w:p>
        </w:tc>
        <w:tc>
          <w:tcPr>
            <w:tcW w:w="391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F229DA0" w14:textId="77777777" w:rsidR="003F3EDE" w:rsidRPr="00FB0B06" w:rsidRDefault="003F3EDE" w:rsidP="0025185C">
            <w:pPr>
              <w:rPr>
                <w:rFonts w:ascii="Arial" w:eastAsia="Times New Roman" w:hAnsi="Arial" w:cs="Arial"/>
                <w:spacing w:val="-1"/>
                <w:sz w:val="20"/>
                <w:szCs w:val="20"/>
                <w:rPrChange w:id="7139"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140" w:author="Adelino Naquarta Sepalanga Domingos" w:date="2025-03-05T09:23:00Z" w16du:dateUtc="2025-03-05T08:23:00Z">
                  <w:rPr>
                    <w:rFonts w:ascii="Times New Roman" w:eastAsia="Times New Roman" w:hAnsi="Times New Roman"/>
                    <w:spacing w:val="-1"/>
                  </w:rPr>
                </w:rPrChange>
              </w:rPr>
              <w:t>Esta estrutura só deve ser criada nos documentos valorizados na base de dados.</w:t>
            </w:r>
          </w:p>
        </w:tc>
        <w:tc>
          <w:tcPr>
            <w:tcW w:w="13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E05DBFE" w14:textId="77777777" w:rsidR="003F3EDE" w:rsidRPr="00FB0B06" w:rsidRDefault="003F3EDE" w:rsidP="0025185C">
            <w:pPr>
              <w:jc w:val="center"/>
              <w:rPr>
                <w:rFonts w:ascii="Arial" w:eastAsia="Times New Roman" w:hAnsi="Arial" w:cs="Arial"/>
                <w:spacing w:val="-1"/>
                <w:sz w:val="20"/>
                <w:szCs w:val="20"/>
                <w:rPrChange w:id="7141"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142" w:author="Adelino Naquarta Sepalanga Domingos" w:date="2025-03-05T09:23:00Z" w16du:dateUtc="2025-03-05T08:23:00Z">
                  <w:rPr>
                    <w:rFonts w:ascii="Times New Roman" w:eastAsia="Times New Roman" w:hAnsi="Times New Roman"/>
                    <w:spacing w:val="-1"/>
                  </w:rPr>
                </w:rPrChange>
              </w:rPr>
              <w:t>Não Aplicável</w:t>
            </w:r>
          </w:p>
        </w:tc>
      </w:tr>
      <w:tr w:rsidR="003F3EDE" w:rsidRPr="00FB0B06" w14:paraId="42AB3FE1" w14:textId="77777777" w:rsidTr="0025185C">
        <w:trPr>
          <w:trHeight w:val="1337"/>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247053A" w14:textId="77777777" w:rsidR="003F3EDE" w:rsidRPr="00FB0B06" w:rsidRDefault="003F3EDE" w:rsidP="0025185C">
            <w:pPr>
              <w:jc w:val="center"/>
              <w:rPr>
                <w:rFonts w:ascii="Arial" w:eastAsia="Times New Roman" w:hAnsi="Arial" w:cs="Arial"/>
                <w:spacing w:val="-1"/>
                <w:sz w:val="20"/>
                <w:szCs w:val="20"/>
                <w:rPrChange w:id="7143" w:author="Adelino Naquarta Sepalanga Domingos" w:date="2025-03-05T09:23:00Z" w16du:dateUtc="2025-03-05T08:23:00Z">
                  <w:rPr>
                    <w:rFonts w:ascii="Times New Roman" w:eastAsia="Times New Roman" w:hAnsi="Times New Roman"/>
                    <w:spacing w:val="-1"/>
                  </w:rPr>
                </w:rPrChange>
              </w:rPr>
            </w:pPr>
          </w:p>
          <w:p w14:paraId="59A071CA" w14:textId="77777777" w:rsidR="003F3EDE" w:rsidRPr="00FB0B06" w:rsidRDefault="003F3EDE" w:rsidP="0025185C">
            <w:pPr>
              <w:jc w:val="center"/>
              <w:rPr>
                <w:rFonts w:ascii="Arial" w:eastAsia="Times New Roman" w:hAnsi="Arial" w:cs="Arial"/>
                <w:spacing w:val="-1"/>
                <w:sz w:val="20"/>
                <w:szCs w:val="20"/>
                <w:rPrChange w:id="7144"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145" w:author="Adelino Naquarta Sepalanga Domingos" w:date="2025-03-05T09:23:00Z" w16du:dateUtc="2025-03-05T08:23:00Z">
                  <w:rPr>
                    <w:rFonts w:ascii="Times New Roman" w:eastAsia="Times New Roman" w:hAnsi="Times New Roman"/>
                    <w:spacing w:val="-1"/>
                  </w:rPr>
                </w:rPrChange>
              </w:rPr>
              <w:t>4.2.3.21.12.1.</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B3A258D" w14:textId="77777777" w:rsidR="003F3EDE" w:rsidRPr="00FB0B06" w:rsidRDefault="003F3EDE" w:rsidP="0025185C">
            <w:pPr>
              <w:jc w:val="center"/>
              <w:rPr>
                <w:rFonts w:ascii="Arial" w:eastAsia="Times New Roman" w:hAnsi="Arial" w:cs="Arial"/>
                <w:spacing w:val="-1"/>
                <w:sz w:val="20"/>
                <w:szCs w:val="20"/>
                <w:rPrChange w:id="7146"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0BF83E5" w14:textId="77777777" w:rsidR="003F3EDE" w:rsidRPr="00FB0B06" w:rsidRDefault="003F3EDE" w:rsidP="0025185C">
            <w:pPr>
              <w:rPr>
                <w:rFonts w:ascii="Arial" w:eastAsia="Times New Roman" w:hAnsi="Arial" w:cs="Arial"/>
                <w:spacing w:val="-1"/>
                <w:sz w:val="20"/>
                <w:szCs w:val="20"/>
                <w:rPrChange w:id="7147" w:author="Adelino Naquarta Sepalanga Domingos" w:date="2025-03-05T09:23:00Z" w16du:dateUtc="2025-03-05T08:23:00Z">
                  <w:rPr>
                    <w:rFonts w:ascii="Times New Roman" w:eastAsia="Times New Roman" w:hAnsi="Times New Roman"/>
                    <w:spacing w:val="-1"/>
                  </w:rPr>
                </w:rPrChange>
              </w:rPr>
            </w:pPr>
          </w:p>
          <w:p w14:paraId="4E338A6F" w14:textId="77777777" w:rsidR="003F3EDE" w:rsidRPr="00FB0B06" w:rsidRDefault="003F3EDE" w:rsidP="0025185C">
            <w:pPr>
              <w:rPr>
                <w:rFonts w:ascii="Arial" w:eastAsia="Times New Roman" w:hAnsi="Arial" w:cs="Arial"/>
                <w:spacing w:val="-1"/>
                <w:sz w:val="20"/>
                <w:szCs w:val="20"/>
                <w:rPrChange w:id="7148"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149" w:author="Adelino Naquarta Sepalanga Domingos" w:date="2025-03-05T09:23:00Z" w16du:dateUtc="2025-03-05T08:23:00Z">
                  <w:rPr>
                    <w:rFonts w:ascii="Times New Roman" w:eastAsia="Times New Roman" w:hAnsi="Times New Roman"/>
                    <w:spacing w:val="-1"/>
                  </w:rPr>
                </w:rPrChange>
              </w:rPr>
              <w:t>Código do tipo de imposto (TaxType)</w:t>
            </w:r>
          </w:p>
        </w:tc>
        <w:tc>
          <w:tcPr>
            <w:tcW w:w="391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A529E8A" w14:textId="77777777" w:rsidR="003F3EDE" w:rsidRPr="00FB0B06" w:rsidRDefault="003F3EDE" w:rsidP="0025185C">
            <w:pPr>
              <w:rPr>
                <w:rFonts w:ascii="Arial" w:eastAsia="Times New Roman" w:hAnsi="Arial" w:cs="Arial"/>
                <w:spacing w:val="-1"/>
                <w:sz w:val="20"/>
                <w:szCs w:val="20"/>
                <w:rPrChange w:id="7150"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151" w:author="Adelino Naquarta Sepalanga Domingos" w:date="2025-03-05T09:23:00Z" w16du:dateUtc="2025-03-05T08:23:00Z">
                  <w:rPr>
                    <w:rFonts w:ascii="Times New Roman" w:eastAsia="Times New Roman" w:hAnsi="Times New Roman"/>
                    <w:spacing w:val="-1"/>
                  </w:rPr>
                </w:rPrChange>
              </w:rPr>
              <w:t>Este campo deve ser preenchido com:</w:t>
            </w:r>
          </w:p>
          <w:p w14:paraId="3E98EDBF" w14:textId="77777777" w:rsidR="003F3EDE" w:rsidRPr="00FB0B06" w:rsidRDefault="003F3EDE" w:rsidP="0025185C">
            <w:pPr>
              <w:spacing w:after="0"/>
              <w:rPr>
                <w:rFonts w:ascii="Arial" w:eastAsia="Times New Roman" w:hAnsi="Arial" w:cs="Arial"/>
                <w:spacing w:val="-1"/>
                <w:sz w:val="20"/>
                <w:szCs w:val="20"/>
                <w:rPrChange w:id="7152"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153" w:author="Adelino Naquarta Sepalanga Domingos" w:date="2025-03-05T09:23:00Z" w16du:dateUtc="2025-03-05T08:23:00Z">
                  <w:rPr>
                    <w:rFonts w:ascii="Times New Roman" w:eastAsia="Times New Roman" w:hAnsi="Times New Roman"/>
                    <w:spacing w:val="-1"/>
                  </w:rPr>
                </w:rPrChange>
              </w:rPr>
              <w:t>“IVA” – Imposto sobre o valor acrescentado.</w:t>
            </w:r>
          </w:p>
          <w:p w14:paraId="0BE59B85" w14:textId="77777777" w:rsidR="003F3EDE" w:rsidRPr="00FB0B06" w:rsidRDefault="003F3EDE" w:rsidP="0025185C">
            <w:pPr>
              <w:spacing w:after="0"/>
              <w:rPr>
                <w:rFonts w:ascii="Arial" w:eastAsia="Times New Roman" w:hAnsi="Arial" w:cs="Arial"/>
                <w:spacing w:val="-1"/>
                <w:sz w:val="20"/>
                <w:szCs w:val="20"/>
                <w:rPrChange w:id="7154"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155" w:author="Adelino Naquarta Sepalanga Domingos" w:date="2025-03-05T09:23:00Z" w16du:dateUtc="2025-03-05T08:23:00Z">
                  <w:rPr>
                    <w:rFonts w:ascii="Times New Roman" w:eastAsia="Times New Roman" w:hAnsi="Times New Roman"/>
                    <w:spacing w:val="-1"/>
                  </w:rPr>
                </w:rPrChange>
              </w:rPr>
              <w:t>“NS” – Não sujeição a IVA.</w:t>
            </w:r>
          </w:p>
        </w:tc>
        <w:tc>
          <w:tcPr>
            <w:tcW w:w="1329"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28BFCB6" w14:textId="77777777" w:rsidR="003F3EDE" w:rsidRPr="00FB0B06" w:rsidRDefault="003F3EDE" w:rsidP="0025185C">
            <w:pPr>
              <w:jc w:val="center"/>
              <w:rPr>
                <w:rFonts w:ascii="Arial" w:eastAsia="Times New Roman" w:hAnsi="Arial" w:cs="Arial"/>
                <w:spacing w:val="-1"/>
                <w:sz w:val="20"/>
                <w:szCs w:val="20"/>
                <w:rPrChange w:id="7156" w:author="Adelino Naquarta Sepalanga Domingos" w:date="2025-03-05T09:23:00Z" w16du:dateUtc="2025-03-05T08:23:00Z">
                  <w:rPr>
                    <w:rFonts w:ascii="Times New Roman" w:eastAsia="Times New Roman" w:hAnsi="Times New Roman"/>
                    <w:spacing w:val="-1"/>
                  </w:rPr>
                </w:rPrChange>
              </w:rPr>
            </w:pPr>
          </w:p>
          <w:p w14:paraId="4F6A78DB" w14:textId="77777777" w:rsidR="003F3EDE" w:rsidRPr="00FB0B06" w:rsidRDefault="003F3EDE" w:rsidP="0025185C">
            <w:pPr>
              <w:jc w:val="center"/>
              <w:rPr>
                <w:rFonts w:ascii="Arial" w:eastAsia="Times New Roman" w:hAnsi="Arial" w:cs="Arial"/>
                <w:spacing w:val="-1"/>
                <w:sz w:val="20"/>
                <w:szCs w:val="20"/>
                <w:rPrChange w:id="7157"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158" w:author="Adelino Naquarta Sepalanga Domingos" w:date="2025-03-05T09:23:00Z" w16du:dateUtc="2025-03-05T08:23:00Z">
                  <w:rPr>
                    <w:rFonts w:ascii="Times New Roman" w:eastAsia="Times New Roman" w:hAnsi="Times New Roman"/>
                    <w:spacing w:val="-1"/>
                  </w:rPr>
                </w:rPrChange>
              </w:rPr>
              <w:t>Texto 3</w:t>
            </w:r>
          </w:p>
        </w:tc>
      </w:tr>
      <w:tr w:rsidR="003F3EDE" w:rsidRPr="00FB0B06" w14:paraId="64A2B350" w14:textId="77777777" w:rsidTr="0025185C">
        <w:trPr>
          <w:trHeight w:val="664"/>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EBE6ECF" w14:textId="77777777" w:rsidR="003F3EDE" w:rsidRPr="00FB0B06" w:rsidRDefault="003F3EDE" w:rsidP="0025185C">
            <w:pPr>
              <w:jc w:val="center"/>
              <w:rPr>
                <w:rFonts w:ascii="Arial" w:eastAsia="Times New Roman" w:hAnsi="Arial" w:cs="Arial"/>
                <w:spacing w:val="-1"/>
                <w:sz w:val="20"/>
                <w:szCs w:val="20"/>
                <w:rPrChange w:id="7159"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160" w:author="Adelino Naquarta Sepalanga Domingos" w:date="2025-03-05T09:23:00Z" w16du:dateUtc="2025-03-05T08:23:00Z">
                  <w:rPr>
                    <w:rFonts w:ascii="Times New Roman" w:eastAsia="Times New Roman" w:hAnsi="Times New Roman"/>
                    <w:spacing w:val="-1"/>
                  </w:rPr>
                </w:rPrChange>
              </w:rPr>
              <w:t>4.2.3.21.12.2.</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AADCD66" w14:textId="77777777" w:rsidR="003F3EDE" w:rsidRPr="00FB0B06" w:rsidRDefault="003F3EDE" w:rsidP="0025185C">
            <w:pPr>
              <w:jc w:val="center"/>
              <w:rPr>
                <w:rFonts w:ascii="Arial" w:eastAsia="Times New Roman" w:hAnsi="Arial" w:cs="Arial"/>
                <w:spacing w:val="-1"/>
                <w:sz w:val="20"/>
                <w:szCs w:val="20"/>
                <w:rPrChange w:id="7161"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8AD7F7E" w14:textId="77777777" w:rsidR="003F3EDE" w:rsidRPr="00FB0B06" w:rsidRDefault="003F3EDE" w:rsidP="0025185C">
            <w:pPr>
              <w:rPr>
                <w:rFonts w:ascii="Arial" w:eastAsia="Times New Roman" w:hAnsi="Arial" w:cs="Arial"/>
                <w:spacing w:val="-1"/>
                <w:sz w:val="20"/>
                <w:szCs w:val="20"/>
                <w:rPrChange w:id="7162"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163" w:author="Adelino Naquarta Sepalanga Domingos" w:date="2025-03-05T09:23:00Z" w16du:dateUtc="2025-03-05T08:23:00Z">
                  <w:rPr>
                    <w:rFonts w:ascii="Times New Roman" w:eastAsia="Times New Roman" w:hAnsi="Times New Roman"/>
                    <w:spacing w:val="-1"/>
                  </w:rPr>
                </w:rPrChange>
              </w:rPr>
              <w:t>País ou região do imposto (TaxCountryRegion)</w:t>
            </w:r>
          </w:p>
        </w:tc>
        <w:tc>
          <w:tcPr>
            <w:tcW w:w="391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30102E0" w14:textId="77777777" w:rsidR="003F3EDE" w:rsidRPr="00FB0B06" w:rsidRDefault="003F3EDE" w:rsidP="0025185C">
            <w:pPr>
              <w:widowControl w:val="0"/>
              <w:spacing w:after="0" w:line="240" w:lineRule="auto"/>
              <w:rPr>
                <w:rFonts w:ascii="Arial" w:eastAsia="Times New Roman" w:hAnsi="Arial" w:cs="Arial"/>
                <w:spacing w:val="-1"/>
                <w:sz w:val="20"/>
                <w:szCs w:val="20"/>
                <w:rPrChange w:id="7164"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165" w:author="Adelino Naquarta Sepalanga Domingos" w:date="2025-03-05T09:23:00Z" w16du:dateUtc="2025-03-05T08:23:00Z">
                  <w:rPr>
                    <w:rFonts w:ascii="Times New Roman" w:eastAsia="Times New Roman" w:hAnsi="Times New Roman"/>
                    <w:spacing w:val="-1"/>
                  </w:rPr>
                </w:rPrChange>
              </w:rPr>
              <w:t xml:space="preserve">Deve ser preenchido de acordo com a norma ISO 3166 - 1- alpha-2. </w:t>
            </w:r>
          </w:p>
          <w:p w14:paraId="38D8401D" w14:textId="77777777" w:rsidR="003F3EDE" w:rsidRPr="00FB0B06" w:rsidRDefault="003F3EDE" w:rsidP="0025185C">
            <w:pPr>
              <w:widowControl w:val="0"/>
              <w:spacing w:after="0" w:line="240" w:lineRule="auto"/>
              <w:rPr>
                <w:rFonts w:ascii="Arial" w:eastAsia="Times New Roman" w:hAnsi="Arial" w:cs="Arial"/>
                <w:spacing w:val="-1"/>
                <w:sz w:val="20"/>
                <w:szCs w:val="20"/>
                <w:rPrChange w:id="7166" w:author="Adelino Naquarta Sepalanga Domingos" w:date="2025-03-05T09:23:00Z" w16du:dateUtc="2025-03-05T08:23:00Z">
                  <w:rPr>
                    <w:rFonts w:ascii="Times New Roman" w:eastAsia="Times New Roman" w:hAnsi="Times New Roman"/>
                    <w:spacing w:val="-1"/>
                  </w:rPr>
                </w:rPrChange>
              </w:rPr>
            </w:pPr>
          </w:p>
          <w:p w14:paraId="5B207239" w14:textId="77777777" w:rsidR="003F3EDE" w:rsidRPr="00FB0B06" w:rsidRDefault="003F3EDE" w:rsidP="0025185C">
            <w:pPr>
              <w:widowControl w:val="0"/>
              <w:spacing w:after="0" w:line="240" w:lineRule="auto"/>
              <w:rPr>
                <w:rFonts w:ascii="Arial" w:eastAsia="Times New Roman" w:hAnsi="Arial" w:cs="Arial"/>
                <w:spacing w:val="-1"/>
                <w:sz w:val="20"/>
                <w:szCs w:val="20"/>
                <w:rPrChange w:id="7167"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168" w:author="Adelino Naquarta Sepalanga Domingos" w:date="2025-03-05T09:23:00Z" w16du:dateUtc="2025-03-05T08:23:00Z">
                  <w:rPr>
                    <w:rFonts w:ascii="Times New Roman" w:eastAsia="Times New Roman" w:hAnsi="Times New Roman"/>
                    <w:spacing w:val="-1"/>
                  </w:rPr>
                </w:rPrChange>
              </w:rPr>
              <w:t xml:space="preserve">No caso da província de Cabinda deve ser preencher com: </w:t>
            </w:r>
          </w:p>
          <w:p w14:paraId="06CADECF" w14:textId="77777777" w:rsidR="003F3EDE" w:rsidRPr="00FB0B06" w:rsidRDefault="003F3EDE" w:rsidP="0025185C">
            <w:pPr>
              <w:widowControl w:val="0"/>
              <w:spacing w:after="0" w:line="240" w:lineRule="auto"/>
              <w:rPr>
                <w:rFonts w:ascii="Arial" w:eastAsia="Times New Roman" w:hAnsi="Arial" w:cs="Arial"/>
                <w:spacing w:val="-1"/>
                <w:sz w:val="20"/>
                <w:szCs w:val="20"/>
                <w:rPrChange w:id="7169" w:author="Adelino Naquarta Sepalanga Domingos" w:date="2025-03-05T09:23:00Z" w16du:dateUtc="2025-03-05T08:23:00Z">
                  <w:rPr>
                    <w:rFonts w:ascii="Times New Roman" w:eastAsia="Times New Roman" w:hAnsi="Times New Roman"/>
                    <w:spacing w:val="-1"/>
                  </w:rPr>
                </w:rPrChange>
              </w:rPr>
            </w:pPr>
          </w:p>
          <w:p w14:paraId="2FD26678" w14:textId="77777777" w:rsidR="003F3EDE" w:rsidRPr="00FB0B06" w:rsidRDefault="003F3EDE" w:rsidP="0025185C">
            <w:pPr>
              <w:rPr>
                <w:rFonts w:ascii="Arial" w:eastAsia="Times New Roman" w:hAnsi="Arial" w:cs="Arial"/>
                <w:spacing w:val="-1"/>
                <w:sz w:val="20"/>
                <w:szCs w:val="20"/>
                <w:rPrChange w:id="7170"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171" w:author="Adelino Naquarta Sepalanga Domingos" w:date="2025-03-05T09:23:00Z" w16du:dateUtc="2025-03-05T08:23:00Z">
                  <w:rPr>
                    <w:rFonts w:ascii="Times New Roman" w:eastAsia="Times New Roman" w:hAnsi="Times New Roman"/>
                    <w:spacing w:val="-1"/>
                  </w:rPr>
                </w:rPrChange>
              </w:rPr>
              <w:t>“AO-CAB” – Espaço Fiscal da Região de Cabinda</w:t>
            </w:r>
          </w:p>
        </w:tc>
        <w:tc>
          <w:tcPr>
            <w:tcW w:w="13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5B1D712" w14:textId="77777777" w:rsidR="003F3EDE" w:rsidRPr="00FB0B06" w:rsidRDefault="003F3EDE" w:rsidP="0025185C">
            <w:pPr>
              <w:jc w:val="center"/>
              <w:rPr>
                <w:rFonts w:ascii="Arial" w:eastAsia="Times New Roman" w:hAnsi="Arial" w:cs="Arial"/>
                <w:spacing w:val="-1"/>
                <w:sz w:val="20"/>
                <w:szCs w:val="20"/>
                <w:rPrChange w:id="7172" w:author="Adelino Naquarta Sepalanga Domingos" w:date="2025-03-05T09:23:00Z" w16du:dateUtc="2025-03-05T08:23:00Z">
                  <w:rPr>
                    <w:rFonts w:ascii="Times New Roman" w:eastAsia="Times New Roman" w:hAnsi="Times New Roman"/>
                    <w:spacing w:val="-1"/>
                  </w:rPr>
                </w:rPrChange>
              </w:rPr>
            </w:pPr>
          </w:p>
          <w:p w14:paraId="0294A057" w14:textId="77777777" w:rsidR="003F3EDE" w:rsidRPr="00FB0B06" w:rsidRDefault="003F3EDE" w:rsidP="0025185C">
            <w:pPr>
              <w:jc w:val="center"/>
              <w:rPr>
                <w:rFonts w:ascii="Arial" w:eastAsia="Times New Roman" w:hAnsi="Arial" w:cs="Arial"/>
                <w:spacing w:val="-1"/>
                <w:sz w:val="20"/>
                <w:szCs w:val="20"/>
                <w:rPrChange w:id="7173" w:author="Adelino Naquarta Sepalanga Domingos" w:date="2025-03-05T09:23:00Z" w16du:dateUtc="2025-03-05T08:23:00Z">
                  <w:rPr>
                    <w:rFonts w:ascii="Times New Roman" w:eastAsia="Times New Roman" w:hAnsi="Times New Roman"/>
                    <w:spacing w:val="-1"/>
                  </w:rPr>
                </w:rPrChange>
              </w:rPr>
            </w:pPr>
          </w:p>
          <w:p w14:paraId="1AD7D212" w14:textId="77777777" w:rsidR="003F3EDE" w:rsidRPr="00FB0B06" w:rsidRDefault="003F3EDE" w:rsidP="0025185C">
            <w:pPr>
              <w:jc w:val="center"/>
              <w:rPr>
                <w:rFonts w:ascii="Arial" w:eastAsia="Times New Roman" w:hAnsi="Arial" w:cs="Arial"/>
                <w:spacing w:val="-1"/>
                <w:sz w:val="20"/>
                <w:szCs w:val="20"/>
                <w:rPrChange w:id="7174"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175" w:author="Adelino Naquarta Sepalanga Domingos" w:date="2025-03-05T09:23:00Z" w16du:dateUtc="2025-03-05T08:23:00Z">
                  <w:rPr>
                    <w:rFonts w:ascii="Times New Roman" w:eastAsia="Times New Roman" w:hAnsi="Times New Roman"/>
                    <w:spacing w:val="-1"/>
                  </w:rPr>
                </w:rPrChange>
              </w:rPr>
              <w:t>Texto 6</w:t>
            </w:r>
          </w:p>
        </w:tc>
      </w:tr>
      <w:tr w:rsidR="003F3EDE" w:rsidRPr="00FB0B06" w14:paraId="19C257ED" w14:textId="77777777" w:rsidTr="0025185C">
        <w:trPr>
          <w:trHeight w:val="764"/>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0C5EC70" w14:textId="77777777" w:rsidR="003F3EDE" w:rsidRPr="00FB0B06" w:rsidRDefault="003F3EDE" w:rsidP="0025185C">
            <w:pPr>
              <w:jc w:val="center"/>
              <w:rPr>
                <w:rFonts w:ascii="Arial" w:eastAsia="Times New Roman" w:hAnsi="Arial" w:cs="Arial"/>
                <w:spacing w:val="-1"/>
                <w:sz w:val="20"/>
                <w:szCs w:val="20"/>
                <w:rPrChange w:id="7176" w:author="Adelino Naquarta Sepalanga Domingos" w:date="2025-03-05T09:23:00Z" w16du:dateUtc="2025-03-05T08:23:00Z">
                  <w:rPr>
                    <w:rFonts w:ascii="Times New Roman" w:eastAsia="Times New Roman" w:hAnsi="Times New Roman"/>
                    <w:spacing w:val="-1"/>
                  </w:rPr>
                </w:rPrChange>
              </w:rPr>
            </w:pPr>
          </w:p>
          <w:p w14:paraId="540C5F80" w14:textId="77777777" w:rsidR="003F3EDE" w:rsidRPr="00FB0B06" w:rsidRDefault="003F3EDE" w:rsidP="0025185C">
            <w:pPr>
              <w:jc w:val="center"/>
              <w:rPr>
                <w:rFonts w:ascii="Arial" w:eastAsia="Times New Roman" w:hAnsi="Arial" w:cs="Arial"/>
                <w:spacing w:val="-1"/>
                <w:sz w:val="20"/>
                <w:szCs w:val="20"/>
                <w:rPrChange w:id="7177" w:author="Adelino Naquarta Sepalanga Domingos" w:date="2025-03-05T09:23:00Z" w16du:dateUtc="2025-03-05T08:23:00Z">
                  <w:rPr>
                    <w:rFonts w:ascii="Times New Roman" w:eastAsia="Times New Roman" w:hAnsi="Times New Roman"/>
                    <w:spacing w:val="-1"/>
                  </w:rPr>
                </w:rPrChange>
              </w:rPr>
            </w:pPr>
          </w:p>
          <w:p w14:paraId="79B89108" w14:textId="77777777" w:rsidR="003F3EDE" w:rsidRPr="00FB0B06" w:rsidRDefault="003F3EDE" w:rsidP="0025185C">
            <w:pPr>
              <w:jc w:val="center"/>
              <w:rPr>
                <w:rFonts w:ascii="Arial" w:eastAsia="Times New Roman" w:hAnsi="Arial" w:cs="Arial"/>
                <w:spacing w:val="-1"/>
                <w:sz w:val="20"/>
                <w:szCs w:val="20"/>
                <w:rPrChange w:id="7178" w:author="Adelino Naquarta Sepalanga Domingos" w:date="2025-03-05T09:23:00Z" w16du:dateUtc="2025-03-05T08:23:00Z">
                  <w:rPr>
                    <w:rFonts w:ascii="Times New Roman" w:eastAsia="Times New Roman" w:hAnsi="Times New Roman"/>
                    <w:spacing w:val="-1"/>
                  </w:rPr>
                </w:rPrChange>
              </w:rPr>
            </w:pPr>
          </w:p>
          <w:p w14:paraId="38A0D073" w14:textId="77777777" w:rsidR="003F3EDE" w:rsidRPr="00FB0B06" w:rsidRDefault="003F3EDE" w:rsidP="0025185C">
            <w:pPr>
              <w:jc w:val="center"/>
              <w:rPr>
                <w:rFonts w:ascii="Arial" w:eastAsia="Times New Roman" w:hAnsi="Arial" w:cs="Arial"/>
                <w:spacing w:val="-1"/>
                <w:sz w:val="20"/>
                <w:szCs w:val="20"/>
                <w:rPrChange w:id="7179"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180" w:author="Adelino Naquarta Sepalanga Domingos" w:date="2025-03-05T09:23:00Z" w16du:dateUtc="2025-03-05T08:23:00Z">
                  <w:rPr>
                    <w:rFonts w:ascii="Times New Roman" w:eastAsia="Times New Roman" w:hAnsi="Times New Roman"/>
                    <w:spacing w:val="-1"/>
                  </w:rPr>
                </w:rPrChange>
              </w:rPr>
              <w:t>4.2.3.21.12.3.</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C699F07" w14:textId="77777777" w:rsidR="003F3EDE" w:rsidRPr="00FB0B06" w:rsidRDefault="003F3EDE" w:rsidP="0025185C">
            <w:pPr>
              <w:jc w:val="center"/>
              <w:rPr>
                <w:rFonts w:ascii="Arial" w:eastAsia="Times New Roman" w:hAnsi="Arial" w:cs="Arial"/>
                <w:spacing w:val="-1"/>
                <w:sz w:val="20"/>
                <w:szCs w:val="20"/>
                <w:rPrChange w:id="7181"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B067B73" w14:textId="77777777" w:rsidR="003F3EDE" w:rsidRPr="00FB0B06" w:rsidRDefault="003F3EDE" w:rsidP="0025185C">
            <w:pPr>
              <w:rPr>
                <w:rFonts w:ascii="Arial" w:eastAsia="Times New Roman" w:hAnsi="Arial" w:cs="Arial"/>
                <w:spacing w:val="-1"/>
                <w:sz w:val="20"/>
                <w:szCs w:val="20"/>
                <w:rPrChange w:id="7182" w:author="Adelino Naquarta Sepalanga Domingos" w:date="2025-03-05T09:23:00Z" w16du:dateUtc="2025-03-05T08:23:00Z">
                  <w:rPr>
                    <w:rFonts w:ascii="Times New Roman" w:eastAsia="Times New Roman" w:hAnsi="Times New Roman"/>
                    <w:spacing w:val="-1"/>
                  </w:rPr>
                </w:rPrChange>
              </w:rPr>
            </w:pPr>
          </w:p>
          <w:p w14:paraId="52BAD58D" w14:textId="77777777" w:rsidR="003F3EDE" w:rsidRPr="00FB0B06" w:rsidRDefault="003F3EDE" w:rsidP="0025185C">
            <w:pPr>
              <w:rPr>
                <w:rFonts w:ascii="Arial" w:eastAsia="Times New Roman" w:hAnsi="Arial" w:cs="Arial"/>
                <w:spacing w:val="-1"/>
                <w:sz w:val="20"/>
                <w:szCs w:val="20"/>
                <w:rPrChange w:id="7183" w:author="Adelino Naquarta Sepalanga Domingos" w:date="2025-03-05T09:23:00Z" w16du:dateUtc="2025-03-05T08:23:00Z">
                  <w:rPr>
                    <w:rFonts w:ascii="Times New Roman" w:eastAsia="Times New Roman" w:hAnsi="Times New Roman"/>
                    <w:spacing w:val="-1"/>
                  </w:rPr>
                </w:rPrChange>
              </w:rPr>
            </w:pPr>
          </w:p>
          <w:p w14:paraId="649F55D7" w14:textId="77777777" w:rsidR="003F3EDE" w:rsidRPr="00FB0B06" w:rsidRDefault="003F3EDE" w:rsidP="0025185C">
            <w:pPr>
              <w:rPr>
                <w:rFonts w:ascii="Arial" w:eastAsia="Times New Roman" w:hAnsi="Arial" w:cs="Arial"/>
                <w:spacing w:val="-1"/>
                <w:sz w:val="20"/>
                <w:szCs w:val="20"/>
                <w:rPrChange w:id="7184" w:author="Adelino Naquarta Sepalanga Domingos" w:date="2025-03-05T09:23:00Z" w16du:dateUtc="2025-03-05T08:23:00Z">
                  <w:rPr>
                    <w:rFonts w:ascii="Times New Roman" w:eastAsia="Times New Roman" w:hAnsi="Times New Roman"/>
                    <w:spacing w:val="-1"/>
                  </w:rPr>
                </w:rPrChange>
              </w:rPr>
            </w:pPr>
          </w:p>
          <w:p w14:paraId="4FAD0E38" w14:textId="77777777" w:rsidR="003F3EDE" w:rsidRPr="00FB0B06" w:rsidRDefault="003F3EDE" w:rsidP="0025185C">
            <w:pPr>
              <w:rPr>
                <w:rFonts w:ascii="Arial" w:eastAsia="Times New Roman" w:hAnsi="Arial" w:cs="Arial"/>
                <w:spacing w:val="-1"/>
                <w:sz w:val="20"/>
                <w:szCs w:val="20"/>
                <w:rPrChange w:id="7185"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186" w:author="Adelino Naquarta Sepalanga Domingos" w:date="2025-03-05T09:23:00Z" w16du:dateUtc="2025-03-05T08:23:00Z">
                  <w:rPr>
                    <w:rFonts w:ascii="Times New Roman" w:eastAsia="Times New Roman" w:hAnsi="Times New Roman"/>
                    <w:spacing w:val="-1"/>
                  </w:rPr>
                </w:rPrChange>
              </w:rPr>
              <w:t>Código da taxa (TaxCode)</w:t>
            </w:r>
          </w:p>
        </w:tc>
        <w:tc>
          <w:tcPr>
            <w:tcW w:w="391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D075083" w14:textId="77777777" w:rsidR="003F3EDE" w:rsidRPr="00FB0B06" w:rsidRDefault="003F3EDE" w:rsidP="0025185C">
            <w:pPr>
              <w:rPr>
                <w:rFonts w:ascii="Arial" w:eastAsia="Times New Roman" w:hAnsi="Arial" w:cs="Arial"/>
                <w:spacing w:val="-1"/>
                <w:sz w:val="20"/>
                <w:szCs w:val="20"/>
                <w:rPrChange w:id="7187"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188" w:author="Adelino Naquarta Sepalanga Domingos" w:date="2025-03-05T09:23:00Z" w16du:dateUtc="2025-03-05T08:23:00Z">
                  <w:rPr>
                    <w:rFonts w:ascii="Times New Roman" w:eastAsia="Times New Roman" w:hAnsi="Times New Roman"/>
                    <w:spacing w:val="-1"/>
                  </w:rPr>
                </w:rPrChange>
              </w:rPr>
              <w:t>Código</w:t>
            </w:r>
            <w:r w:rsidRPr="00FB0B06">
              <w:rPr>
                <w:rFonts w:ascii="Arial" w:eastAsia="Times New Roman" w:hAnsi="Arial" w:cs="Arial"/>
                <w:spacing w:val="-1"/>
                <w:sz w:val="20"/>
                <w:szCs w:val="20"/>
                <w:rPrChange w:id="7189" w:author="Adelino Naquarta Sepalanga Domingos" w:date="2025-03-05T09:23:00Z" w16du:dateUtc="2025-03-05T08:23:00Z">
                  <w:rPr>
                    <w:rFonts w:ascii="Times New Roman" w:eastAsia="Times New Roman" w:hAnsi="Times New Roman"/>
                    <w:spacing w:val="-1"/>
                  </w:rPr>
                </w:rPrChange>
              </w:rPr>
              <w:tab/>
              <w:t>da taxa</w:t>
            </w:r>
            <w:r w:rsidRPr="00FB0B06">
              <w:rPr>
                <w:rFonts w:ascii="Arial" w:eastAsia="Times New Roman" w:hAnsi="Arial" w:cs="Arial"/>
                <w:spacing w:val="-1"/>
                <w:sz w:val="20"/>
                <w:szCs w:val="20"/>
                <w:rPrChange w:id="7190" w:author="Adelino Naquarta Sepalanga Domingos" w:date="2025-03-05T09:23:00Z" w16du:dateUtc="2025-03-05T08:23:00Z">
                  <w:rPr>
                    <w:rFonts w:ascii="Times New Roman" w:eastAsia="Times New Roman" w:hAnsi="Times New Roman"/>
                    <w:spacing w:val="-1"/>
                  </w:rPr>
                </w:rPrChange>
              </w:rPr>
              <w:tab/>
              <w:t>na tabela   de impostos.</w:t>
            </w:r>
          </w:p>
          <w:p w14:paraId="5CA88715" w14:textId="77777777" w:rsidR="003F3EDE" w:rsidRPr="00FB0B06" w:rsidRDefault="003F3EDE" w:rsidP="0025185C">
            <w:pPr>
              <w:rPr>
                <w:rFonts w:ascii="Arial" w:eastAsia="Times New Roman" w:hAnsi="Arial" w:cs="Arial"/>
                <w:spacing w:val="-1"/>
                <w:sz w:val="20"/>
                <w:szCs w:val="20"/>
                <w:rPrChange w:id="7191"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192" w:author="Adelino Naquarta Sepalanga Domingos" w:date="2025-03-05T09:23:00Z" w16du:dateUtc="2025-03-05T08:23:00Z">
                  <w:rPr>
                    <w:rFonts w:ascii="Times New Roman" w:eastAsia="Times New Roman" w:hAnsi="Times New Roman"/>
                    <w:spacing w:val="-1"/>
                  </w:rPr>
                </w:rPrChange>
              </w:rPr>
              <w:t>Deve ser preenchido com:</w:t>
            </w:r>
          </w:p>
          <w:p w14:paraId="48531422" w14:textId="77777777" w:rsidR="003F3EDE" w:rsidRPr="00FB0B06" w:rsidRDefault="003F3EDE" w:rsidP="0025185C">
            <w:pPr>
              <w:spacing w:after="0"/>
              <w:rPr>
                <w:rFonts w:ascii="Arial" w:eastAsia="Times New Roman" w:hAnsi="Arial" w:cs="Arial"/>
                <w:spacing w:val="-1"/>
                <w:sz w:val="20"/>
                <w:szCs w:val="20"/>
                <w:rPrChange w:id="7193"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194" w:author="Adelino Naquarta Sepalanga Domingos" w:date="2025-03-05T09:23:00Z" w16du:dateUtc="2025-03-05T08:23:00Z">
                  <w:rPr>
                    <w:rFonts w:ascii="Times New Roman" w:eastAsia="Times New Roman" w:hAnsi="Times New Roman"/>
                    <w:spacing w:val="-1"/>
                  </w:rPr>
                </w:rPrChange>
              </w:rPr>
              <w:t xml:space="preserve">“NOR” – Taxa normal; </w:t>
            </w:r>
          </w:p>
          <w:p w14:paraId="36383E95" w14:textId="77777777" w:rsidR="003F3EDE" w:rsidRPr="00FB0B06" w:rsidRDefault="003F3EDE" w:rsidP="0025185C">
            <w:pPr>
              <w:spacing w:after="0"/>
              <w:rPr>
                <w:rFonts w:ascii="Arial" w:eastAsia="Times New Roman" w:hAnsi="Arial" w:cs="Arial"/>
                <w:spacing w:val="-1"/>
                <w:sz w:val="20"/>
                <w:szCs w:val="20"/>
                <w:rPrChange w:id="7195"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196" w:author="Adelino Naquarta Sepalanga Domingos" w:date="2025-03-05T09:23:00Z" w16du:dateUtc="2025-03-05T08:23:00Z">
                  <w:rPr>
                    <w:rFonts w:ascii="Times New Roman" w:eastAsia="Times New Roman" w:hAnsi="Times New Roman"/>
                    <w:spacing w:val="-1"/>
                  </w:rPr>
                </w:rPrChange>
              </w:rPr>
              <w:t>“ISE” – Isenta;</w:t>
            </w:r>
          </w:p>
          <w:p w14:paraId="26C5B8FD" w14:textId="77777777" w:rsidR="003F3EDE" w:rsidRPr="00FB0B06" w:rsidRDefault="003F3EDE" w:rsidP="0025185C">
            <w:pPr>
              <w:spacing w:after="0"/>
              <w:rPr>
                <w:rFonts w:ascii="Arial" w:eastAsia="Times New Roman" w:hAnsi="Arial" w:cs="Arial"/>
                <w:spacing w:val="-1"/>
                <w:sz w:val="20"/>
                <w:szCs w:val="20"/>
                <w:rPrChange w:id="7197"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198" w:author="Adelino Naquarta Sepalanga Domingos" w:date="2025-03-05T09:23:00Z" w16du:dateUtc="2025-03-05T08:23:00Z">
                  <w:rPr>
                    <w:rFonts w:ascii="Times New Roman" w:eastAsia="Times New Roman" w:hAnsi="Times New Roman"/>
                    <w:spacing w:val="-1"/>
                  </w:rPr>
                </w:rPrChange>
              </w:rPr>
              <w:t>“RED” – Taxa reduzida;</w:t>
            </w:r>
          </w:p>
          <w:p w14:paraId="0A569A1B" w14:textId="77777777" w:rsidR="003F3EDE" w:rsidRPr="00FB0B06" w:rsidRDefault="003F3EDE" w:rsidP="0025185C">
            <w:pPr>
              <w:spacing w:after="0"/>
              <w:rPr>
                <w:rFonts w:ascii="Arial" w:eastAsia="Times New Roman" w:hAnsi="Arial" w:cs="Arial"/>
                <w:spacing w:val="-1"/>
                <w:sz w:val="20"/>
                <w:szCs w:val="20"/>
                <w:rPrChange w:id="7199"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200" w:author="Adelino Naquarta Sepalanga Domingos" w:date="2025-03-05T09:23:00Z" w16du:dateUtc="2025-03-05T08:23:00Z">
                  <w:rPr>
                    <w:rFonts w:ascii="Times New Roman" w:eastAsia="Times New Roman" w:hAnsi="Times New Roman"/>
                    <w:spacing w:val="-1"/>
                  </w:rPr>
                </w:rPrChange>
              </w:rPr>
              <w:t>“INT” – Taxa intermédia;</w:t>
            </w:r>
          </w:p>
          <w:p w14:paraId="3762A945" w14:textId="77777777" w:rsidR="003F3EDE" w:rsidRPr="00FB0B06" w:rsidRDefault="003F3EDE" w:rsidP="0025185C">
            <w:pPr>
              <w:spacing w:after="0"/>
              <w:rPr>
                <w:rFonts w:ascii="Arial" w:eastAsia="Times New Roman" w:hAnsi="Arial" w:cs="Arial"/>
                <w:spacing w:val="-1"/>
                <w:sz w:val="20"/>
                <w:szCs w:val="20"/>
                <w:rPrChange w:id="7201"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202" w:author="Adelino Naquarta Sepalanga Domingos" w:date="2025-03-05T09:23:00Z" w16du:dateUtc="2025-03-05T08:23:00Z">
                  <w:rPr>
                    <w:rFonts w:ascii="Times New Roman" w:eastAsia="Times New Roman" w:hAnsi="Times New Roman"/>
                    <w:spacing w:val="-1"/>
                  </w:rPr>
                </w:rPrChange>
              </w:rPr>
              <w:t>“OUT” – Outros, aplicável para os regimes especiais de IVA.</w:t>
            </w:r>
          </w:p>
          <w:p w14:paraId="5F047D07" w14:textId="77777777" w:rsidR="003F3EDE" w:rsidRPr="00FB0B06" w:rsidRDefault="003F3EDE" w:rsidP="0025185C">
            <w:pPr>
              <w:spacing w:after="0"/>
              <w:rPr>
                <w:rFonts w:ascii="Arial" w:eastAsia="Times New Roman" w:hAnsi="Arial" w:cs="Arial"/>
                <w:spacing w:val="-1"/>
                <w:sz w:val="20"/>
                <w:szCs w:val="20"/>
                <w:rPrChange w:id="7203"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204" w:author="Adelino Naquarta Sepalanga Domingos" w:date="2025-03-05T09:23:00Z" w16du:dateUtc="2025-03-05T08:23:00Z">
                  <w:rPr>
                    <w:rFonts w:ascii="Times New Roman" w:eastAsia="Times New Roman" w:hAnsi="Times New Roman"/>
                    <w:spacing w:val="-1"/>
                  </w:rPr>
                </w:rPrChange>
              </w:rPr>
              <w:t>No caso de não sujeição deve ser preenchido com “NS”.</w:t>
            </w:r>
          </w:p>
        </w:tc>
        <w:tc>
          <w:tcPr>
            <w:tcW w:w="1329"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A3D61E4" w14:textId="77777777" w:rsidR="003F3EDE" w:rsidRPr="00FB0B06" w:rsidRDefault="003F3EDE" w:rsidP="0025185C">
            <w:pPr>
              <w:jc w:val="center"/>
              <w:rPr>
                <w:rFonts w:ascii="Arial" w:eastAsia="Times New Roman" w:hAnsi="Arial" w:cs="Arial"/>
                <w:spacing w:val="-1"/>
                <w:sz w:val="20"/>
                <w:szCs w:val="20"/>
                <w:rPrChange w:id="7205" w:author="Adelino Naquarta Sepalanga Domingos" w:date="2025-03-05T09:23:00Z" w16du:dateUtc="2025-03-05T08:23:00Z">
                  <w:rPr>
                    <w:rFonts w:ascii="Times New Roman" w:eastAsia="Times New Roman" w:hAnsi="Times New Roman"/>
                    <w:spacing w:val="-1"/>
                  </w:rPr>
                </w:rPrChange>
              </w:rPr>
            </w:pPr>
          </w:p>
          <w:p w14:paraId="2FE13455" w14:textId="77777777" w:rsidR="003F3EDE" w:rsidRPr="00FB0B06" w:rsidRDefault="003F3EDE" w:rsidP="0025185C">
            <w:pPr>
              <w:jc w:val="center"/>
              <w:rPr>
                <w:rFonts w:ascii="Arial" w:eastAsia="Times New Roman" w:hAnsi="Arial" w:cs="Arial"/>
                <w:spacing w:val="-1"/>
                <w:sz w:val="20"/>
                <w:szCs w:val="20"/>
                <w:rPrChange w:id="7206" w:author="Adelino Naquarta Sepalanga Domingos" w:date="2025-03-05T09:23:00Z" w16du:dateUtc="2025-03-05T08:23:00Z">
                  <w:rPr>
                    <w:rFonts w:ascii="Times New Roman" w:eastAsia="Times New Roman" w:hAnsi="Times New Roman"/>
                    <w:spacing w:val="-1"/>
                  </w:rPr>
                </w:rPrChange>
              </w:rPr>
            </w:pPr>
          </w:p>
          <w:p w14:paraId="6DA165CF" w14:textId="77777777" w:rsidR="003F3EDE" w:rsidRPr="00FB0B06" w:rsidRDefault="003F3EDE" w:rsidP="0025185C">
            <w:pPr>
              <w:jc w:val="center"/>
              <w:rPr>
                <w:rFonts w:ascii="Arial" w:eastAsia="Times New Roman" w:hAnsi="Arial" w:cs="Arial"/>
                <w:spacing w:val="-1"/>
                <w:sz w:val="20"/>
                <w:szCs w:val="20"/>
                <w:rPrChange w:id="7207" w:author="Adelino Naquarta Sepalanga Domingos" w:date="2025-03-05T09:23:00Z" w16du:dateUtc="2025-03-05T08:23:00Z">
                  <w:rPr>
                    <w:rFonts w:ascii="Times New Roman" w:eastAsia="Times New Roman" w:hAnsi="Times New Roman"/>
                    <w:spacing w:val="-1"/>
                  </w:rPr>
                </w:rPrChange>
              </w:rPr>
            </w:pPr>
          </w:p>
          <w:p w14:paraId="63CBBA98" w14:textId="77777777" w:rsidR="003F3EDE" w:rsidRPr="00FB0B06" w:rsidRDefault="003F3EDE" w:rsidP="0025185C">
            <w:pPr>
              <w:jc w:val="center"/>
              <w:rPr>
                <w:rFonts w:ascii="Arial" w:eastAsia="Times New Roman" w:hAnsi="Arial" w:cs="Arial"/>
                <w:spacing w:val="-1"/>
                <w:sz w:val="20"/>
                <w:szCs w:val="20"/>
                <w:rPrChange w:id="7208"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209" w:author="Adelino Naquarta Sepalanga Domingos" w:date="2025-03-05T09:23:00Z" w16du:dateUtc="2025-03-05T08:23:00Z">
                  <w:rPr>
                    <w:rFonts w:ascii="Times New Roman" w:eastAsia="Times New Roman" w:hAnsi="Times New Roman"/>
                    <w:spacing w:val="-1"/>
                  </w:rPr>
                </w:rPrChange>
              </w:rPr>
              <w:t>Texto 10</w:t>
            </w:r>
          </w:p>
        </w:tc>
      </w:tr>
      <w:tr w:rsidR="003F3EDE" w:rsidRPr="00FB0B06" w14:paraId="1347C906" w14:textId="77777777" w:rsidTr="0025185C">
        <w:trPr>
          <w:trHeight w:val="2168"/>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FB3D87E" w14:textId="77777777" w:rsidR="003F3EDE" w:rsidRPr="00FB0B06" w:rsidRDefault="003F3EDE" w:rsidP="0025185C">
            <w:pPr>
              <w:jc w:val="center"/>
              <w:rPr>
                <w:rFonts w:ascii="Arial" w:eastAsia="Times New Roman" w:hAnsi="Arial" w:cs="Arial"/>
                <w:spacing w:val="-1"/>
                <w:sz w:val="20"/>
                <w:szCs w:val="20"/>
                <w:rPrChange w:id="7210" w:author="Adelino Naquarta Sepalanga Domingos" w:date="2025-03-05T09:23:00Z" w16du:dateUtc="2025-03-05T08:23:00Z">
                  <w:rPr>
                    <w:rFonts w:ascii="Times New Roman" w:eastAsia="Times New Roman" w:hAnsi="Times New Roman"/>
                    <w:spacing w:val="-1"/>
                  </w:rPr>
                </w:rPrChange>
              </w:rPr>
            </w:pPr>
          </w:p>
          <w:p w14:paraId="418538DC" w14:textId="77777777" w:rsidR="003F3EDE" w:rsidRPr="00FB0B06" w:rsidRDefault="003F3EDE" w:rsidP="0025185C">
            <w:pPr>
              <w:jc w:val="center"/>
              <w:rPr>
                <w:rFonts w:ascii="Arial" w:eastAsia="Times New Roman" w:hAnsi="Arial" w:cs="Arial"/>
                <w:spacing w:val="-1"/>
                <w:sz w:val="20"/>
                <w:szCs w:val="20"/>
                <w:rPrChange w:id="7211" w:author="Adelino Naquarta Sepalanga Domingos" w:date="2025-03-05T09:23:00Z" w16du:dateUtc="2025-03-05T08:23:00Z">
                  <w:rPr>
                    <w:rFonts w:ascii="Times New Roman" w:eastAsia="Times New Roman" w:hAnsi="Times New Roman"/>
                    <w:spacing w:val="-1"/>
                  </w:rPr>
                </w:rPrChange>
              </w:rPr>
            </w:pPr>
          </w:p>
          <w:p w14:paraId="2EE316A8" w14:textId="77777777" w:rsidR="003F3EDE" w:rsidRPr="00FB0B06" w:rsidRDefault="003F3EDE" w:rsidP="0025185C">
            <w:pPr>
              <w:jc w:val="center"/>
              <w:rPr>
                <w:rFonts w:ascii="Arial" w:eastAsia="Times New Roman" w:hAnsi="Arial" w:cs="Arial"/>
                <w:spacing w:val="-1"/>
                <w:sz w:val="20"/>
                <w:szCs w:val="20"/>
                <w:rPrChange w:id="7212" w:author="Adelino Naquarta Sepalanga Domingos" w:date="2025-03-05T09:23:00Z" w16du:dateUtc="2025-03-05T08:23:00Z">
                  <w:rPr>
                    <w:rFonts w:ascii="Times New Roman" w:eastAsia="Times New Roman" w:hAnsi="Times New Roman"/>
                    <w:spacing w:val="-1"/>
                  </w:rPr>
                </w:rPrChange>
              </w:rPr>
            </w:pPr>
          </w:p>
          <w:p w14:paraId="58E8F07D" w14:textId="77777777" w:rsidR="003F3EDE" w:rsidRPr="00FB0B06" w:rsidRDefault="003F3EDE" w:rsidP="0025185C">
            <w:pPr>
              <w:jc w:val="center"/>
              <w:rPr>
                <w:rFonts w:ascii="Arial" w:eastAsia="Times New Roman" w:hAnsi="Arial" w:cs="Arial"/>
                <w:spacing w:val="-1"/>
                <w:sz w:val="20"/>
                <w:szCs w:val="20"/>
                <w:rPrChange w:id="7213"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214" w:author="Adelino Naquarta Sepalanga Domingos" w:date="2025-03-05T09:23:00Z" w16du:dateUtc="2025-03-05T08:23:00Z">
                  <w:rPr>
                    <w:rFonts w:ascii="Times New Roman" w:eastAsia="Times New Roman" w:hAnsi="Times New Roman"/>
                    <w:spacing w:val="-1"/>
                  </w:rPr>
                </w:rPrChange>
              </w:rPr>
              <w:t>4.2.3.21.12.4.</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B5ED3DB" w14:textId="77777777" w:rsidR="003F3EDE" w:rsidRPr="00FB0B06" w:rsidRDefault="003F3EDE" w:rsidP="0025185C">
            <w:pPr>
              <w:jc w:val="center"/>
              <w:rPr>
                <w:rFonts w:ascii="Arial" w:eastAsia="Times New Roman" w:hAnsi="Arial" w:cs="Arial"/>
                <w:spacing w:val="-1"/>
                <w:sz w:val="20"/>
                <w:szCs w:val="20"/>
                <w:rPrChange w:id="7215"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FF280B3" w14:textId="77777777" w:rsidR="003F3EDE" w:rsidRPr="00FB0B06" w:rsidRDefault="003F3EDE" w:rsidP="0025185C">
            <w:pPr>
              <w:rPr>
                <w:rFonts w:ascii="Arial" w:eastAsia="Times New Roman" w:hAnsi="Arial" w:cs="Arial"/>
                <w:spacing w:val="-1"/>
                <w:sz w:val="20"/>
                <w:szCs w:val="20"/>
                <w:rPrChange w:id="7216" w:author="Adelino Naquarta Sepalanga Domingos" w:date="2025-03-05T09:23:00Z" w16du:dateUtc="2025-03-05T08:23:00Z">
                  <w:rPr>
                    <w:rFonts w:ascii="Times New Roman" w:eastAsia="Times New Roman" w:hAnsi="Times New Roman"/>
                    <w:spacing w:val="-1"/>
                  </w:rPr>
                </w:rPrChange>
              </w:rPr>
            </w:pPr>
          </w:p>
          <w:p w14:paraId="154054E2" w14:textId="77777777" w:rsidR="003F3EDE" w:rsidRPr="00FB0B06" w:rsidRDefault="003F3EDE" w:rsidP="0025185C">
            <w:pPr>
              <w:rPr>
                <w:rFonts w:ascii="Arial" w:eastAsia="Times New Roman" w:hAnsi="Arial" w:cs="Arial"/>
                <w:spacing w:val="-1"/>
                <w:sz w:val="20"/>
                <w:szCs w:val="20"/>
                <w:rPrChange w:id="7217" w:author="Adelino Naquarta Sepalanga Domingos" w:date="2025-03-05T09:23:00Z" w16du:dateUtc="2025-03-05T08:23:00Z">
                  <w:rPr>
                    <w:rFonts w:ascii="Times New Roman" w:eastAsia="Times New Roman" w:hAnsi="Times New Roman"/>
                    <w:spacing w:val="-1"/>
                  </w:rPr>
                </w:rPrChange>
              </w:rPr>
            </w:pPr>
          </w:p>
          <w:p w14:paraId="60050D55" w14:textId="77777777" w:rsidR="003F3EDE" w:rsidRPr="00FB0B06" w:rsidRDefault="003F3EDE" w:rsidP="0025185C">
            <w:pPr>
              <w:rPr>
                <w:rFonts w:ascii="Arial" w:eastAsia="Times New Roman" w:hAnsi="Arial" w:cs="Arial"/>
                <w:spacing w:val="-1"/>
                <w:sz w:val="20"/>
                <w:szCs w:val="20"/>
                <w:rPrChange w:id="7218" w:author="Adelino Naquarta Sepalanga Domingos" w:date="2025-03-05T09:23:00Z" w16du:dateUtc="2025-03-05T08:23:00Z">
                  <w:rPr>
                    <w:rFonts w:ascii="Times New Roman" w:eastAsia="Times New Roman" w:hAnsi="Times New Roman"/>
                    <w:spacing w:val="-1"/>
                  </w:rPr>
                </w:rPrChange>
              </w:rPr>
            </w:pPr>
          </w:p>
          <w:p w14:paraId="3CDD6EAA" w14:textId="77777777" w:rsidR="003F3EDE" w:rsidRPr="00FB0B06" w:rsidRDefault="003F3EDE" w:rsidP="0025185C">
            <w:pPr>
              <w:rPr>
                <w:rFonts w:ascii="Arial" w:eastAsia="Times New Roman" w:hAnsi="Arial" w:cs="Arial"/>
                <w:spacing w:val="-1"/>
                <w:sz w:val="20"/>
                <w:szCs w:val="20"/>
                <w:rPrChange w:id="7219"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220" w:author="Adelino Naquarta Sepalanga Domingos" w:date="2025-03-05T09:23:00Z" w16du:dateUtc="2025-03-05T08:23:00Z">
                  <w:rPr>
                    <w:rFonts w:ascii="Times New Roman" w:eastAsia="Times New Roman" w:hAnsi="Times New Roman"/>
                    <w:spacing w:val="-1"/>
                  </w:rPr>
                </w:rPrChange>
              </w:rPr>
              <w:t>Percentagem da taxa de imposto (TaxPercentage)</w:t>
            </w:r>
          </w:p>
        </w:tc>
        <w:tc>
          <w:tcPr>
            <w:tcW w:w="391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5EB421B" w14:textId="77777777" w:rsidR="003F3EDE" w:rsidRPr="00FB0B06" w:rsidRDefault="003F3EDE" w:rsidP="0025185C">
            <w:pPr>
              <w:rPr>
                <w:rFonts w:ascii="Arial" w:eastAsia="Times New Roman" w:hAnsi="Arial" w:cs="Arial"/>
                <w:spacing w:val="-1"/>
                <w:sz w:val="20"/>
                <w:szCs w:val="20"/>
                <w:rPrChange w:id="7221"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222" w:author="Adelino Naquarta Sepalanga Domingos" w:date="2025-03-05T09:23:00Z" w16du:dateUtc="2025-03-05T08:23:00Z">
                  <w:rPr>
                    <w:rFonts w:ascii="Times New Roman" w:eastAsia="Times New Roman" w:hAnsi="Times New Roman"/>
                    <w:spacing w:val="-1"/>
                  </w:rPr>
                </w:rPrChange>
              </w:rPr>
              <w:t>Percentagem da taxa correspondente ao imposto aplicável ao campo 4.2.3.21.10. - Valor a débito (DebitAmount) ou ao campo 4.2.3.21.11. - Valor a crédito (CreditAmount).</w:t>
            </w:r>
          </w:p>
          <w:p w14:paraId="7D53D12F" w14:textId="77777777" w:rsidR="003F3EDE" w:rsidRPr="00FB0B06" w:rsidRDefault="003F3EDE" w:rsidP="0025185C">
            <w:pPr>
              <w:rPr>
                <w:rFonts w:ascii="Arial" w:eastAsia="Times New Roman" w:hAnsi="Arial" w:cs="Arial"/>
                <w:spacing w:val="-1"/>
                <w:sz w:val="20"/>
                <w:szCs w:val="20"/>
                <w:rPrChange w:id="7223"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224" w:author="Adelino Naquarta Sepalanga Domingos" w:date="2025-03-05T09:23:00Z" w16du:dateUtc="2025-03-05T08:23:00Z">
                  <w:rPr>
                    <w:rFonts w:ascii="Times New Roman" w:eastAsia="Times New Roman" w:hAnsi="Times New Roman"/>
                    <w:spacing w:val="-1"/>
                  </w:rPr>
                </w:rPrChange>
              </w:rPr>
              <w:t>No caso de isenção ou não sujeição a imposto, utilizar este campo com o valor “0” (zero).</w:t>
            </w:r>
          </w:p>
        </w:tc>
        <w:tc>
          <w:tcPr>
            <w:tcW w:w="13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38CEDF1" w14:textId="77777777" w:rsidR="003F3EDE" w:rsidRPr="00FB0B06" w:rsidRDefault="003F3EDE" w:rsidP="0025185C">
            <w:pPr>
              <w:jc w:val="center"/>
              <w:rPr>
                <w:rFonts w:ascii="Arial" w:eastAsia="Times New Roman" w:hAnsi="Arial" w:cs="Arial"/>
                <w:spacing w:val="-1"/>
                <w:sz w:val="20"/>
                <w:szCs w:val="20"/>
                <w:rPrChange w:id="7225" w:author="Adelino Naquarta Sepalanga Domingos" w:date="2025-03-05T09:23:00Z" w16du:dateUtc="2025-03-05T08:23:00Z">
                  <w:rPr>
                    <w:rFonts w:ascii="Times New Roman" w:eastAsia="Times New Roman" w:hAnsi="Times New Roman"/>
                    <w:spacing w:val="-1"/>
                  </w:rPr>
                </w:rPrChange>
              </w:rPr>
            </w:pPr>
          </w:p>
          <w:p w14:paraId="2090DF64" w14:textId="77777777" w:rsidR="003F3EDE" w:rsidRPr="00FB0B06" w:rsidRDefault="003F3EDE" w:rsidP="0025185C">
            <w:pPr>
              <w:jc w:val="center"/>
              <w:rPr>
                <w:rFonts w:ascii="Arial" w:eastAsia="Times New Roman" w:hAnsi="Arial" w:cs="Arial"/>
                <w:spacing w:val="-1"/>
                <w:sz w:val="20"/>
                <w:szCs w:val="20"/>
                <w:rPrChange w:id="7226" w:author="Adelino Naquarta Sepalanga Domingos" w:date="2025-03-05T09:23:00Z" w16du:dateUtc="2025-03-05T08:23:00Z">
                  <w:rPr>
                    <w:rFonts w:ascii="Times New Roman" w:eastAsia="Times New Roman" w:hAnsi="Times New Roman"/>
                    <w:spacing w:val="-1"/>
                  </w:rPr>
                </w:rPrChange>
              </w:rPr>
            </w:pPr>
          </w:p>
          <w:p w14:paraId="70D6B294" w14:textId="77777777" w:rsidR="003F3EDE" w:rsidRPr="00FB0B06" w:rsidRDefault="003F3EDE" w:rsidP="0025185C">
            <w:pPr>
              <w:jc w:val="center"/>
              <w:rPr>
                <w:rFonts w:ascii="Arial" w:eastAsia="Times New Roman" w:hAnsi="Arial" w:cs="Arial"/>
                <w:spacing w:val="-1"/>
                <w:sz w:val="20"/>
                <w:szCs w:val="20"/>
                <w:rPrChange w:id="7227" w:author="Adelino Naquarta Sepalanga Domingos" w:date="2025-03-05T09:23:00Z" w16du:dateUtc="2025-03-05T08:23:00Z">
                  <w:rPr>
                    <w:rFonts w:ascii="Times New Roman" w:eastAsia="Times New Roman" w:hAnsi="Times New Roman"/>
                    <w:spacing w:val="-1"/>
                  </w:rPr>
                </w:rPrChange>
              </w:rPr>
            </w:pPr>
          </w:p>
          <w:p w14:paraId="778DBAE5" w14:textId="77777777" w:rsidR="003F3EDE" w:rsidRPr="00FB0B06" w:rsidRDefault="003F3EDE" w:rsidP="0025185C">
            <w:pPr>
              <w:jc w:val="center"/>
              <w:rPr>
                <w:rFonts w:ascii="Arial" w:eastAsia="Times New Roman" w:hAnsi="Arial" w:cs="Arial"/>
                <w:spacing w:val="-1"/>
                <w:sz w:val="20"/>
                <w:szCs w:val="20"/>
                <w:rPrChange w:id="7228"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229" w:author="Adelino Naquarta Sepalanga Domingos" w:date="2025-03-05T09:23:00Z" w16du:dateUtc="2025-03-05T08:23:00Z">
                  <w:rPr>
                    <w:rFonts w:ascii="Times New Roman" w:eastAsia="Times New Roman" w:hAnsi="Times New Roman"/>
                    <w:spacing w:val="-1"/>
                  </w:rPr>
                </w:rPrChange>
              </w:rPr>
              <w:t>Decimal</w:t>
            </w:r>
          </w:p>
        </w:tc>
      </w:tr>
      <w:tr w:rsidR="003F3EDE" w:rsidRPr="00FB0B06" w14:paraId="689BBEF6" w14:textId="77777777" w:rsidTr="0025185C">
        <w:trPr>
          <w:trHeight w:val="1974"/>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3F798F6" w14:textId="77777777" w:rsidR="003F3EDE" w:rsidRPr="00FB0B06" w:rsidRDefault="003F3EDE" w:rsidP="0025185C">
            <w:pPr>
              <w:jc w:val="center"/>
              <w:rPr>
                <w:rFonts w:ascii="Arial" w:eastAsia="Times New Roman" w:hAnsi="Arial" w:cs="Arial"/>
                <w:spacing w:val="-1"/>
                <w:sz w:val="20"/>
                <w:szCs w:val="20"/>
                <w:rPrChange w:id="7230" w:author="Adelino Naquarta Sepalanga Domingos" w:date="2025-03-05T09:23:00Z" w16du:dateUtc="2025-03-05T08:23:00Z">
                  <w:rPr>
                    <w:rFonts w:ascii="Times New Roman" w:eastAsia="Times New Roman" w:hAnsi="Times New Roman"/>
                    <w:spacing w:val="-1"/>
                  </w:rPr>
                </w:rPrChange>
              </w:rPr>
            </w:pPr>
          </w:p>
          <w:p w14:paraId="0CB3EE89" w14:textId="77777777" w:rsidR="003F3EDE" w:rsidRPr="00FB0B06" w:rsidRDefault="003F3EDE" w:rsidP="0025185C">
            <w:pPr>
              <w:jc w:val="center"/>
              <w:rPr>
                <w:rFonts w:ascii="Arial" w:eastAsia="Times New Roman" w:hAnsi="Arial" w:cs="Arial"/>
                <w:spacing w:val="-1"/>
                <w:sz w:val="20"/>
                <w:szCs w:val="20"/>
                <w:rPrChange w:id="7231" w:author="Adelino Naquarta Sepalanga Domingos" w:date="2025-03-05T09:23:00Z" w16du:dateUtc="2025-03-05T08:23:00Z">
                  <w:rPr>
                    <w:rFonts w:ascii="Times New Roman" w:eastAsia="Times New Roman" w:hAnsi="Times New Roman"/>
                    <w:spacing w:val="-1"/>
                  </w:rPr>
                </w:rPrChange>
              </w:rPr>
            </w:pPr>
          </w:p>
          <w:p w14:paraId="6DD2B716" w14:textId="77777777" w:rsidR="003F3EDE" w:rsidRPr="00FB0B06" w:rsidRDefault="003F3EDE" w:rsidP="0025185C">
            <w:pPr>
              <w:jc w:val="center"/>
              <w:rPr>
                <w:rFonts w:ascii="Arial" w:eastAsia="Times New Roman" w:hAnsi="Arial" w:cs="Arial"/>
                <w:spacing w:val="-1"/>
                <w:sz w:val="20"/>
                <w:szCs w:val="20"/>
                <w:rPrChange w:id="7232"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233" w:author="Adelino Naquarta Sepalanga Domingos" w:date="2025-03-05T09:23:00Z" w16du:dateUtc="2025-03-05T08:23:00Z">
                  <w:rPr>
                    <w:rFonts w:ascii="Times New Roman" w:eastAsia="Times New Roman" w:hAnsi="Times New Roman"/>
                    <w:spacing w:val="-1"/>
                  </w:rPr>
                </w:rPrChange>
              </w:rPr>
              <w:t>4.2.3.21.13.</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7C6C579" w14:textId="77777777" w:rsidR="003F3EDE" w:rsidRPr="00FB0B06" w:rsidRDefault="003F3EDE" w:rsidP="0025185C">
            <w:pPr>
              <w:jc w:val="center"/>
              <w:rPr>
                <w:rFonts w:ascii="Arial" w:eastAsia="Times New Roman" w:hAnsi="Arial" w:cs="Arial"/>
                <w:spacing w:val="-1"/>
                <w:sz w:val="20"/>
                <w:szCs w:val="20"/>
                <w:rPrChange w:id="7234"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F927DD0" w14:textId="77777777" w:rsidR="003F3EDE" w:rsidRPr="00FB0B06" w:rsidRDefault="003F3EDE" w:rsidP="0025185C">
            <w:pPr>
              <w:rPr>
                <w:rFonts w:ascii="Arial" w:eastAsia="Times New Roman" w:hAnsi="Arial" w:cs="Arial"/>
                <w:spacing w:val="-1"/>
                <w:sz w:val="20"/>
                <w:szCs w:val="20"/>
                <w:rPrChange w:id="7235" w:author="Adelino Naquarta Sepalanga Domingos" w:date="2025-03-05T09:23:00Z" w16du:dateUtc="2025-03-05T08:23:00Z">
                  <w:rPr>
                    <w:rFonts w:ascii="Times New Roman" w:eastAsia="Times New Roman" w:hAnsi="Times New Roman"/>
                    <w:spacing w:val="-1"/>
                  </w:rPr>
                </w:rPrChange>
              </w:rPr>
            </w:pPr>
          </w:p>
          <w:p w14:paraId="21F159A6" w14:textId="77777777" w:rsidR="003F3EDE" w:rsidRPr="00FB0B06" w:rsidRDefault="003F3EDE" w:rsidP="0025185C">
            <w:pPr>
              <w:rPr>
                <w:rFonts w:ascii="Arial" w:eastAsia="Times New Roman" w:hAnsi="Arial" w:cs="Arial"/>
                <w:spacing w:val="-1"/>
                <w:sz w:val="20"/>
                <w:szCs w:val="20"/>
                <w:rPrChange w:id="7236" w:author="Adelino Naquarta Sepalanga Domingos" w:date="2025-03-05T09:23:00Z" w16du:dateUtc="2025-03-05T08:23:00Z">
                  <w:rPr>
                    <w:rFonts w:ascii="Times New Roman" w:eastAsia="Times New Roman" w:hAnsi="Times New Roman"/>
                    <w:spacing w:val="-1"/>
                  </w:rPr>
                </w:rPrChange>
              </w:rPr>
            </w:pPr>
          </w:p>
          <w:p w14:paraId="4308FAEA" w14:textId="77777777" w:rsidR="003F3EDE" w:rsidRPr="00FB0B06" w:rsidRDefault="003F3EDE" w:rsidP="0025185C">
            <w:pPr>
              <w:rPr>
                <w:rFonts w:ascii="Arial" w:eastAsia="Times New Roman" w:hAnsi="Arial" w:cs="Arial"/>
                <w:spacing w:val="-1"/>
                <w:sz w:val="20"/>
                <w:szCs w:val="20"/>
                <w:rPrChange w:id="7237"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238" w:author="Adelino Naquarta Sepalanga Domingos" w:date="2025-03-05T09:23:00Z" w16du:dateUtc="2025-03-05T08:23:00Z">
                  <w:rPr>
                    <w:rFonts w:ascii="Times New Roman" w:eastAsia="Times New Roman" w:hAnsi="Times New Roman"/>
                    <w:spacing w:val="-1"/>
                  </w:rPr>
                </w:rPrChange>
              </w:rPr>
              <w:t>Motivo da isenção de imposto</w:t>
            </w:r>
          </w:p>
          <w:p w14:paraId="4A8EB308" w14:textId="77777777" w:rsidR="003F3EDE" w:rsidRPr="00FB0B06" w:rsidRDefault="003F3EDE" w:rsidP="0025185C">
            <w:pPr>
              <w:rPr>
                <w:rFonts w:ascii="Arial" w:eastAsia="Times New Roman" w:hAnsi="Arial" w:cs="Arial"/>
                <w:spacing w:val="-1"/>
                <w:sz w:val="20"/>
                <w:szCs w:val="20"/>
                <w:rPrChange w:id="7239"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240" w:author="Adelino Naquarta Sepalanga Domingos" w:date="2025-03-05T09:23:00Z" w16du:dateUtc="2025-03-05T08:23:00Z">
                  <w:rPr>
                    <w:rFonts w:ascii="Times New Roman" w:eastAsia="Times New Roman" w:hAnsi="Times New Roman"/>
                    <w:spacing w:val="-1"/>
                  </w:rPr>
                </w:rPrChange>
              </w:rPr>
              <w:t>(TaxExemptionReason)</w:t>
            </w:r>
          </w:p>
        </w:tc>
        <w:tc>
          <w:tcPr>
            <w:tcW w:w="391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F771372" w14:textId="77777777" w:rsidR="003F3EDE" w:rsidRPr="00FB0B06" w:rsidRDefault="003F3EDE" w:rsidP="0025185C">
            <w:pPr>
              <w:rPr>
                <w:rFonts w:ascii="Arial" w:eastAsia="Times New Roman" w:hAnsi="Arial" w:cs="Arial"/>
                <w:spacing w:val="-1"/>
                <w:sz w:val="20"/>
                <w:szCs w:val="20"/>
                <w:rPrChange w:id="7241"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242" w:author="Adelino Naquarta Sepalanga Domingos" w:date="2025-03-05T09:23:00Z" w16du:dateUtc="2025-03-05T08:23:00Z">
                  <w:rPr>
                    <w:rFonts w:ascii="Times New Roman" w:eastAsia="Times New Roman" w:hAnsi="Times New Roman"/>
                    <w:spacing w:val="-1"/>
                  </w:rPr>
                </w:rPrChange>
              </w:rPr>
              <w:t>O seu preenchimento é obrigatório, quando o campo 4.2.3.21.12.4  -</w:t>
            </w:r>
          </w:p>
          <w:p w14:paraId="7631D893" w14:textId="77777777" w:rsidR="003F3EDE" w:rsidRPr="00FB0B06" w:rsidRDefault="003F3EDE" w:rsidP="0025185C">
            <w:pPr>
              <w:rPr>
                <w:rFonts w:ascii="Arial" w:eastAsia="Times New Roman" w:hAnsi="Arial" w:cs="Arial"/>
                <w:spacing w:val="-1"/>
                <w:sz w:val="20"/>
                <w:szCs w:val="20"/>
                <w:rPrChange w:id="7243"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244" w:author="Adelino Naquarta Sepalanga Domingos" w:date="2025-03-05T09:23:00Z" w16du:dateUtc="2025-03-05T08:23:00Z">
                  <w:rPr>
                    <w:rFonts w:ascii="Times New Roman" w:eastAsia="Times New Roman" w:hAnsi="Times New Roman"/>
                    <w:spacing w:val="-1"/>
                  </w:rPr>
                </w:rPrChange>
              </w:rPr>
              <w:t>Percentagem da taxa de imposto (TaxPercentage) é igual a “0” (zero), devendo ser referido o preceito legal aplicável.</w:t>
            </w:r>
          </w:p>
        </w:tc>
        <w:tc>
          <w:tcPr>
            <w:tcW w:w="1329"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14E6946" w14:textId="77777777" w:rsidR="003F3EDE" w:rsidRPr="00FB0B06" w:rsidRDefault="003F3EDE" w:rsidP="0025185C">
            <w:pPr>
              <w:jc w:val="center"/>
              <w:rPr>
                <w:rFonts w:ascii="Arial" w:eastAsia="Times New Roman" w:hAnsi="Arial" w:cs="Arial"/>
                <w:spacing w:val="-1"/>
                <w:sz w:val="20"/>
                <w:szCs w:val="20"/>
                <w:rPrChange w:id="7245" w:author="Adelino Naquarta Sepalanga Domingos" w:date="2025-03-05T09:23:00Z" w16du:dateUtc="2025-03-05T08:23:00Z">
                  <w:rPr>
                    <w:rFonts w:ascii="Times New Roman" w:eastAsia="Times New Roman" w:hAnsi="Times New Roman"/>
                    <w:spacing w:val="-1"/>
                  </w:rPr>
                </w:rPrChange>
              </w:rPr>
            </w:pPr>
          </w:p>
          <w:p w14:paraId="68299598" w14:textId="77777777" w:rsidR="003F3EDE" w:rsidRPr="00FB0B06" w:rsidRDefault="003F3EDE" w:rsidP="0025185C">
            <w:pPr>
              <w:jc w:val="center"/>
              <w:rPr>
                <w:rFonts w:ascii="Arial" w:eastAsia="Times New Roman" w:hAnsi="Arial" w:cs="Arial"/>
                <w:spacing w:val="-1"/>
                <w:sz w:val="20"/>
                <w:szCs w:val="20"/>
                <w:rPrChange w:id="7246" w:author="Adelino Naquarta Sepalanga Domingos" w:date="2025-03-05T09:23:00Z" w16du:dateUtc="2025-03-05T08:23:00Z">
                  <w:rPr>
                    <w:rFonts w:ascii="Times New Roman" w:eastAsia="Times New Roman" w:hAnsi="Times New Roman"/>
                    <w:spacing w:val="-1"/>
                  </w:rPr>
                </w:rPrChange>
              </w:rPr>
            </w:pPr>
          </w:p>
          <w:p w14:paraId="1E5CC91A" w14:textId="77777777" w:rsidR="003F3EDE" w:rsidRPr="00FB0B06" w:rsidRDefault="003F3EDE" w:rsidP="0025185C">
            <w:pPr>
              <w:jc w:val="center"/>
              <w:rPr>
                <w:rFonts w:ascii="Arial" w:eastAsia="Times New Roman" w:hAnsi="Arial" w:cs="Arial"/>
                <w:spacing w:val="-1"/>
                <w:sz w:val="20"/>
                <w:szCs w:val="20"/>
                <w:rPrChange w:id="7247"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248" w:author="Adelino Naquarta Sepalanga Domingos" w:date="2025-03-05T09:23:00Z" w16du:dateUtc="2025-03-05T08:23:00Z">
                  <w:rPr>
                    <w:rFonts w:ascii="Times New Roman" w:eastAsia="Times New Roman" w:hAnsi="Times New Roman"/>
                    <w:spacing w:val="-1"/>
                  </w:rPr>
                </w:rPrChange>
              </w:rPr>
              <w:t>Texto 60</w:t>
            </w:r>
          </w:p>
        </w:tc>
      </w:tr>
      <w:tr w:rsidR="003F3EDE" w:rsidRPr="00FB0B06" w14:paraId="23F3ADCD" w14:textId="77777777" w:rsidTr="0025185C">
        <w:trPr>
          <w:trHeight w:val="906"/>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9F9DF60" w14:textId="77777777" w:rsidR="003F3EDE" w:rsidRPr="00FB0B06" w:rsidRDefault="003F3EDE" w:rsidP="0025185C">
            <w:pPr>
              <w:jc w:val="center"/>
              <w:rPr>
                <w:rFonts w:ascii="Arial" w:eastAsia="Times New Roman" w:hAnsi="Arial" w:cs="Arial"/>
                <w:spacing w:val="-1"/>
                <w:sz w:val="20"/>
                <w:szCs w:val="20"/>
                <w:rPrChange w:id="7249" w:author="Adelino Naquarta Sepalanga Domingos" w:date="2025-03-05T09:23:00Z" w16du:dateUtc="2025-03-05T08:23:00Z">
                  <w:rPr>
                    <w:rFonts w:ascii="Times New Roman" w:eastAsia="Times New Roman" w:hAnsi="Times New Roman"/>
                    <w:spacing w:val="-1"/>
                  </w:rPr>
                </w:rPrChange>
              </w:rPr>
            </w:pPr>
          </w:p>
          <w:p w14:paraId="41FB30F4" w14:textId="77777777" w:rsidR="003F3EDE" w:rsidRPr="00FB0B06" w:rsidRDefault="003F3EDE" w:rsidP="0025185C">
            <w:pPr>
              <w:jc w:val="center"/>
              <w:rPr>
                <w:rFonts w:ascii="Arial" w:eastAsia="Times New Roman" w:hAnsi="Arial" w:cs="Arial"/>
                <w:spacing w:val="-1"/>
                <w:sz w:val="20"/>
                <w:szCs w:val="20"/>
                <w:rPrChange w:id="7250" w:author="Adelino Naquarta Sepalanga Domingos" w:date="2025-03-05T09:23:00Z" w16du:dateUtc="2025-03-05T08:23:00Z">
                  <w:rPr>
                    <w:rFonts w:ascii="Times New Roman" w:eastAsia="Times New Roman" w:hAnsi="Times New Roman"/>
                    <w:spacing w:val="-1"/>
                  </w:rPr>
                </w:rPrChange>
              </w:rPr>
            </w:pPr>
          </w:p>
          <w:p w14:paraId="5C91DAA1" w14:textId="77777777" w:rsidR="003F3EDE" w:rsidRPr="00FB0B06" w:rsidRDefault="003F3EDE" w:rsidP="0025185C">
            <w:pPr>
              <w:jc w:val="center"/>
              <w:rPr>
                <w:rFonts w:ascii="Arial" w:eastAsia="Times New Roman" w:hAnsi="Arial" w:cs="Arial"/>
                <w:spacing w:val="-1"/>
                <w:sz w:val="20"/>
                <w:szCs w:val="20"/>
                <w:rPrChange w:id="7251" w:author="Adelino Naquarta Sepalanga Domingos" w:date="2025-03-05T09:23:00Z" w16du:dateUtc="2025-03-05T08:23:00Z">
                  <w:rPr>
                    <w:rFonts w:ascii="Times New Roman" w:eastAsia="Times New Roman" w:hAnsi="Times New Roman"/>
                    <w:spacing w:val="-1"/>
                  </w:rPr>
                </w:rPrChange>
              </w:rPr>
            </w:pPr>
          </w:p>
          <w:p w14:paraId="627D3218" w14:textId="77777777" w:rsidR="003F3EDE" w:rsidRPr="00FB0B06" w:rsidRDefault="003F3EDE" w:rsidP="0025185C">
            <w:pPr>
              <w:jc w:val="center"/>
              <w:rPr>
                <w:rFonts w:ascii="Arial" w:eastAsia="Times New Roman" w:hAnsi="Arial" w:cs="Arial"/>
                <w:spacing w:val="-1"/>
                <w:sz w:val="20"/>
                <w:szCs w:val="20"/>
                <w:rPrChange w:id="7252" w:author="Adelino Naquarta Sepalanga Domingos" w:date="2025-03-05T09:23:00Z" w16du:dateUtc="2025-03-05T08:23:00Z">
                  <w:rPr>
                    <w:rFonts w:ascii="Times New Roman" w:eastAsia="Times New Roman" w:hAnsi="Times New Roman"/>
                    <w:spacing w:val="-1"/>
                  </w:rPr>
                </w:rPrChange>
              </w:rPr>
            </w:pPr>
          </w:p>
          <w:p w14:paraId="77F7BA3A" w14:textId="77777777" w:rsidR="003F3EDE" w:rsidRPr="00FB0B06" w:rsidRDefault="003F3EDE" w:rsidP="0025185C">
            <w:pPr>
              <w:jc w:val="center"/>
              <w:rPr>
                <w:rFonts w:ascii="Arial" w:eastAsia="Times New Roman" w:hAnsi="Arial" w:cs="Arial"/>
                <w:spacing w:val="-1"/>
                <w:sz w:val="20"/>
                <w:szCs w:val="20"/>
                <w:rPrChange w:id="7253"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254" w:author="Adelino Naquarta Sepalanga Domingos" w:date="2025-03-05T09:23:00Z" w16du:dateUtc="2025-03-05T08:23:00Z">
                  <w:rPr>
                    <w:rFonts w:ascii="Times New Roman" w:eastAsia="Times New Roman" w:hAnsi="Times New Roman"/>
                    <w:spacing w:val="-1"/>
                  </w:rPr>
                </w:rPrChange>
              </w:rPr>
              <w:t>4.2.3.21.14.</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5B03868" w14:textId="77777777" w:rsidR="003F3EDE" w:rsidRPr="00FB0B06" w:rsidRDefault="003F3EDE" w:rsidP="0025185C">
            <w:pPr>
              <w:jc w:val="center"/>
              <w:rPr>
                <w:rFonts w:ascii="Arial" w:eastAsia="Times New Roman" w:hAnsi="Arial" w:cs="Arial"/>
                <w:spacing w:val="-1"/>
                <w:sz w:val="20"/>
                <w:szCs w:val="20"/>
                <w:rPrChange w:id="7255"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470D902" w14:textId="77777777" w:rsidR="003F3EDE" w:rsidRPr="00FB0B06" w:rsidRDefault="003F3EDE" w:rsidP="0025185C">
            <w:pPr>
              <w:rPr>
                <w:rFonts w:ascii="Arial" w:eastAsia="Times New Roman" w:hAnsi="Arial" w:cs="Arial"/>
                <w:spacing w:val="-1"/>
                <w:sz w:val="20"/>
                <w:szCs w:val="20"/>
                <w:rPrChange w:id="7256" w:author="Adelino Naquarta Sepalanga Domingos" w:date="2025-03-05T09:23:00Z" w16du:dateUtc="2025-03-05T08:23:00Z">
                  <w:rPr>
                    <w:rFonts w:ascii="Times New Roman" w:eastAsia="Times New Roman" w:hAnsi="Times New Roman"/>
                    <w:spacing w:val="-1"/>
                  </w:rPr>
                </w:rPrChange>
              </w:rPr>
            </w:pPr>
          </w:p>
          <w:p w14:paraId="7841D280" w14:textId="77777777" w:rsidR="003F3EDE" w:rsidRPr="00FB0B06" w:rsidRDefault="003F3EDE" w:rsidP="0025185C">
            <w:pPr>
              <w:rPr>
                <w:rFonts w:ascii="Arial" w:eastAsia="Times New Roman" w:hAnsi="Arial" w:cs="Arial"/>
                <w:spacing w:val="-1"/>
                <w:sz w:val="20"/>
                <w:szCs w:val="20"/>
                <w:rPrChange w:id="7257" w:author="Adelino Naquarta Sepalanga Domingos" w:date="2025-03-05T09:23:00Z" w16du:dateUtc="2025-03-05T08:23:00Z">
                  <w:rPr>
                    <w:rFonts w:ascii="Times New Roman" w:eastAsia="Times New Roman" w:hAnsi="Times New Roman"/>
                    <w:spacing w:val="-1"/>
                  </w:rPr>
                </w:rPrChange>
              </w:rPr>
            </w:pPr>
          </w:p>
          <w:p w14:paraId="10358239" w14:textId="77777777" w:rsidR="003F3EDE" w:rsidRPr="00FB0B06" w:rsidRDefault="003F3EDE" w:rsidP="0025185C">
            <w:pPr>
              <w:rPr>
                <w:rFonts w:ascii="Arial" w:eastAsia="Times New Roman" w:hAnsi="Arial" w:cs="Arial"/>
                <w:spacing w:val="-1"/>
                <w:sz w:val="20"/>
                <w:szCs w:val="20"/>
                <w:rPrChange w:id="7258" w:author="Adelino Naquarta Sepalanga Domingos" w:date="2025-03-05T09:23:00Z" w16du:dateUtc="2025-03-05T08:23:00Z">
                  <w:rPr>
                    <w:rFonts w:ascii="Times New Roman" w:eastAsia="Times New Roman" w:hAnsi="Times New Roman"/>
                    <w:spacing w:val="-1"/>
                  </w:rPr>
                </w:rPrChange>
              </w:rPr>
            </w:pPr>
          </w:p>
          <w:p w14:paraId="6FD172C9" w14:textId="77777777" w:rsidR="003F3EDE" w:rsidRPr="00FB0B06" w:rsidRDefault="003F3EDE" w:rsidP="0025185C">
            <w:pPr>
              <w:rPr>
                <w:rFonts w:ascii="Arial" w:eastAsia="Times New Roman" w:hAnsi="Arial" w:cs="Arial"/>
                <w:spacing w:val="-1"/>
                <w:sz w:val="20"/>
                <w:szCs w:val="20"/>
                <w:rPrChange w:id="7259" w:author="Adelino Naquarta Sepalanga Domingos" w:date="2025-03-05T09:23:00Z" w16du:dateUtc="2025-03-05T08:23:00Z">
                  <w:rPr>
                    <w:rFonts w:ascii="Times New Roman" w:eastAsia="Times New Roman" w:hAnsi="Times New Roman"/>
                    <w:spacing w:val="-1"/>
                  </w:rPr>
                </w:rPrChange>
              </w:rPr>
            </w:pPr>
          </w:p>
          <w:p w14:paraId="512D7E0F" w14:textId="77777777" w:rsidR="003F3EDE" w:rsidRPr="00FB0B06" w:rsidRDefault="003F3EDE" w:rsidP="0025185C">
            <w:pPr>
              <w:rPr>
                <w:rFonts w:ascii="Arial" w:eastAsia="Times New Roman" w:hAnsi="Arial" w:cs="Arial"/>
                <w:spacing w:val="-1"/>
                <w:sz w:val="20"/>
                <w:szCs w:val="20"/>
                <w:rPrChange w:id="7260"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261" w:author="Adelino Naquarta Sepalanga Domingos" w:date="2025-03-05T09:23:00Z" w16du:dateUtc="2025-03-05T08:23:00Z">
                  <w:rPr>
                    <w:rFonts w:ascii="Times New Roman" w:eastAsia="Times New Roman" w:hAnsi="Times New Roman"/>
                    <w:spacing w:val="-1"/>
                  </w:rPr>
                </w:rPrChange>
              </w:rPr>
              <w:t>Código do motivo de isenção de imposto (TaxExemptionCode)</w:t>
            </w:r>
          </w:p>
        </w:tc>
        <w:tc>
          <w:tcPr>
            <w:tcW w:w="391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949D4CC" w14:textId="77777777" w:rsidR="003F3EDE" w:rsidRPr="00FB0B06" w:rsidRDefault="003F3EDE" w:rsidP="0025185C">
            <w:pPr>
              <w:rPr>
                <w:rFonts w:ascii="Arial" w:eastAsia="Times New Roman" w:hAnsi="Arial" w:cs="Arial"/>
                <w:spacing w:val="-1"/>
                <w:sz w:val="20"/>
                <w:szCs w:val="20"/>
                <w:rPrChange w:id="7262"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263" w:author="Adelino Naquarta Sepalanga Domingos" w:date="2025-03-05T09:23:00Z" w16du:dateUtc="2025-03-05T08:23:00Z">
                  <w:rPr>
                    <w:rFonts w:ascii="Times New Roman" w:eastAsia="Times New Roman" w:hAnsi="Times New Roman"/>
                    <w:spacing w:val="-1"/>
                  </w:rPr>
                </w:rPrChange>
              </w:rPr>
              <w:t>Deve ser preenchido com o código do motivo de isenção ou não liquidação.</w:t>
            </w:r>
          </w:p>
          <w:p w14:paraId="00757DAA" w14:textId="77777777" w:rsidR="003F3EDE" w:rsidRPr="00FB0B06" w:rsidRDefault="003F3EDE" w:rsidP="0025185C">
            <w:pPr>
              <w:rPr>
                <w:rFonts w:ascii="Arial" w:eastAsia="Times New Roman" w:hAnsi="Arial" w:cs="Arial"/>
                <w:spacing w:val="-1"/>
                <w:sz w:val="20"/>
                <w:szCs w:val="20"/>
                <w:rPrChange w:id="7264"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265" w:author="Adelino Naquarta Sepalanga Domingos" w:date="2025-03-05T09:23:00Z" w16du:dateUtc="2025-03-05T08:23:00Z">
                  <w:rPr>
                    <w:rFonts w:ascii="Times New Roman" w:eastAsia="Times New Roman" w:hAnsi="Times New Roman"/>
                    <w:spacing w:val="-1"/>
                  </w:rPr>
                </w:rPrChange>
              </w:rPr>
              <w:t>O preenchimento é obrigatório, quando o campo 4.2.3.21.12.4 - Percentagem da taxa de imposto (TaxPercentage) é igual a zero.</w:t>
            </w:r>
          </w:p>
          <w:p w14:paraId="36629749" w14:textId="77777777" w:rsidR="003F3EDE" w:rsidRPr="00FB0B06" w:rsidRDefault="003F3EDE" w:rsidP="0025185C">
            <w:pPr>
              <w:rPr>
                <w:rFonts w:ascii="Arial" w:eastAsia="Times New Roman" w:hAnsi="Arial" w:cs="Arial"/>
                <w:spacing w:val="-1"/>
                <w:sz w:val="20"/>
                <w:szCs w:val="20"/>
                <w:rPrChange w:id="7266"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267" w:author="Adelino Naquarta Sepalanga Domingos" w:date="2025-03-05T09:23:00Z" w16du:dateUtc="2025-03-05T08:23:00Z">
                  <w:rPr>
                    <w:rFonts w:ascii="Times New Roman" w:eastAsia="Times New Roman" w:hAnsi="Times New Roman"/>
                    <w:spacing w:val="-1"/>
                  </w:rPr>
                </w:rPrChange>
              </w:rPr>
              <w:t>Este campo deve ser igualmente preenchido nos casos de não sujeição aos impostos referidos na tabela 2.5. – Tabela de impostos (TaxTable).</w:t>
            </w:r>
          </w:p>
        </w:tc>
        <w:tc>
          <w:tcPr>
            <w:tcW w:w="13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F528BA8" w14:textId="77777777" w:rsidR="003F3EDE" w:rsidRPr="00FB0B06" w:rsidRDefault="003F3EDE" w:rsidP="0025185C">
            <w:pPr>
              <w:jc w:val="center"/>
              <w:rPr>
                <w:rFonts w:ascii="Arial" w:eastAsia="Times New Roman" w:hAnsi="Arial" w:cs="Arial"/>
                <w:spacing w:val="-1"/>
                <w:sz w:val="20"/>
                <w:szCs w:val="20"/>
                <w:rPrChange w:id="7268" w:author="Adelino Naquarta Sepalanga Domingos" w:date="2025-03-05T09:23:00Z" w16du:dateUtc="2025-03-05T08:23:00Z">
                  <w:rPr>
                    <w:rFonts w:ascii="Times New Roman" w:eastAsia="Times New Roman" w:hAnsi="Times New Roman"/>
                    <w:spacing w:val="-1"/>
                  </w:rPr>
                </w:rPrChange>
              </w:rPr>
            </w:pPr>
          </w:p>
          <w:p w14:paraId="1CC4A3EB" w14:textId="77777777" w:rsidR="003F3EDE" w:rsidRPr="00FB0B06" w:rsidRDefault="003F3EDE" w:rsidP="0025185C">
            <w:pPr>
              <w:jc w:val="center"/>
              <w:rPr>
                <w:rFonts w:ascii="Arial" w:eastAsia="Times New Roman" w:hAnsi="Arial" w:cs="Arial"/>
                <w:spacing w:val="-1"/>
                <w:sz w:val="20"/>
                <w:szCs w:val="20"/>
                <w:rPrChange w:id="7269" w:author="Adelino Naquarta Sepalanga Domingos" w:date="2025-03-05T09:23:00Z" w16du:dateUtc="2025-03-05T08:23:00Z">
                  <w:rPr>
                    <w:rFonts w:ascii="Times New Roman" w:eastAsia="Times New Roman" w:hAnsi="Times New Roman"/>
                    <w:spacing w:val="-1"/>
                  </w:rPr>
                </w:rPrChange>
              </w:rPr>
            </w:pPr>
          </w:p>
          <w:p w14:paraId="3ED139D3" w14:textId="77777777" w:rsidR="003F3EDE" w:rsidRPr="00FB0B06" w:rsidRDefault="003F3EDE" w:rsidP="0025185C">
            <w:pPr>
              <w:jc w:val="center"/>
              <w:rPr>
                <w:rFonts w:ascii="Arial" w:eastAsia="Times New Roman" w:hAnsi="Arial" w:cs="Arial"/>
                <w:spacing w:val="-1"/>
                <w:sz w:val="20"/>
                <w:szCs w:val="20"/>
                <w:rPrChange w:id="7270" w:author="Adelino Naquarta Sepalanga Domingos" w:date="2025-03-05T09:23:00Z" w16du:dateUtc="2025-03-05T08:23:00Z">
                  <w:rPr>
                    <w:rFonts w:ascii="Times New Roman" w:eastAsia="Times New Roman" w:hAnsi="Times New Roman"/>
                    <w:spacing w:val="-1"/>
                  </w:rPr>
                </w:rPrChange>
              </w:rPr>
            </w:pPr>
          </w:p>
          <w:p w14:paraId="7BA42A1E" w14:textId="77777777" w:rsidR="003F3EDE" w:rsidRPr="00FB0B06" w:rsidRDefault="003F3EDE" w:rsidP="0025185C">
            <w:pPr>
              <w:jc w:val="center"/>
              <w:rPr>
                <w:rFonts w:ascii="Arial" w:eastAsia="Times New Roman" w:hAnsi="Arial" w:cs="Arial"/>
                <w:spacing w:val="-1"/>
                <w:sz w:val="20"/>
                <w:szCs w:val="20"/>
                <w:rPrChange w:id="7271" w:author="Adelino Naquarta Sepalanga Domingos" w:date="2025-03-05T09:23:00Z" w16du:dateUtc="2025-03-05T08:23:00Z">
                  <w:rPr>
                    <w:rFonts w:ascii="Times New Roman" w:eastAsia="Times New Roman" w:hAnsi="Times New Roman"/>
                    <w:spacing w:val="-1"/>
                  </w:rPr>
                </w:rPrChange>
              </w:rPr>
            </w:pPr>
          </w:p>
          <w:p w14:paraId="63F0B243" w14:textId="77777777" w:rsidR="003F3EDE" w:rsidRPr="00FB0B06" w:rsidRDefault="003F3EDE" w:rsidP="0025185C">
            <w:pPr>
              <w:jc w:val="center"/>
              <w:rPr>
                <w:rFonts w:ascii="Arial" w:eastAsia="Times New Roman" w:hAnsi="Arial" w:cs="Arial"/>
                <w:spacing w:val="-1"/>
                <w:sz w:val="20"/>
                <w:szCs w:val="20"/>
                <w:rPrChange w:id="7272"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273" w:author="Adelino Naquarta Sepalanga Domingos" w:date="2025-03-05T09:23:00Z" w16du:dateUtc="2025-03-05T08:23:00Z">
                  <w:rPr>
                    <w:rFonts w:ascii="Times New Roman" w:eastAsia="Times New Roman" w:hAnsi="Times New Roman"/>
                    <w:spacing w:val="-1"/>
                  </w:rPr>
                </w:rPrChange>
              </w:rPr>
              <w:t>Texto 3</w:t>
            </w:r>
          </w:p>
        </w:tc>
      </w:tr>
      <w:tr w:rsidR="003F3EDE" w:rsidRPr="00FB0B06" w14:paraId="0805EA78" w14:textId="77777777" w:rsidTr="0025185C">
        <w:trPr>
          <w:trHeight w:val="1436"/>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65F55CE" w14:textId="77777777" w:rsidR="003F3EDE" w:rsidRPr="00FB0B06" w:rsidRDefault="003F3EDE" w:rsidP="0025185C">
            <w:pPr>
              <w:jc w:val="center"/>
              <w:rPr>
                <w:rFonts w:ascii="Arial" w:eastAsia="Times New Roman" w:hAnsi="Arial" w:cs="Arial"/>
                <w:spacing w:val="-1"/>
                <w:sz w:val="20"/>
                <w:szCs w:val="20"/>
                <w:rPrChange w:id="7274" w:author="Adelino Naquarta Sepalanga Domingos" w:date="2025-03-05T09:23:00Z" w16du:dateUtc="2025-03-05T08:23:00Z">
                  <w:rPr>
                    <w:rFonts w:ascii="Times New Roman" w:eastAsia="Times New Roman" w:hAnsi="Times New Roman"/>
                    <w:spacing w:val="-1"/>
                  </w:rPr>
                </w:rPrChange>
              </w:rPr>
            </w:pPr>
          </w:p>
          <w:p w14:paraId="226BB2DA" w14:textId="77777777" w:rsidR="003F3EDE" w:rsidRPr="00FB0B06" w:rsidRDefault="003F3EDE" w:rsidP="0025185C">
            <w:pPr>
              <w:jc w:val="center"/>
              <w:rPr>
                <w:rFonts w:ascii="Arial" w:eastAsia="Times New Roman" w:hAnsi="Arial" w:cs="Arial"/>
                <w:spacing w:val="-1"/>
                <w:sz w:val="20"/>
                <w:szCs w:val="20"/>
                <w:rPrChange w:id="7275" w:author="Adelino Naquarta Sepalanga Domingos" w:date="2025-03-05T09:23:00Z" w16du:dateUtc="2025-03-05T08:23:00Z">
                  <w:rPr>
                    <w:rFonts w:ascii="Times New Roman" w:eastAsia="Times New Roman" w:hAnsi="Times New Roman"/>
                    <w:spacing w:val="-1"/>
                  </w:rPr>
                </w:rPrChange>
              </w:rPr>
            </w:pPr>
          </w:p>
          <w:p w14:paraId="18B92812" w14:textId="77777777" w:rsidR="003F3EDE" w:rsidRPr="00FB0B06" w:rsidRDefault="003F3EDE" w:rsidP="0025185C">
            <w:pPr>
              <w:jc w:val="center"/>
              <w:rPr>
                <w:rFonts w:ascii="Arial" w:eastAsia="Times New Roman" w:hAnsi="Arial" w:cs="Arial"/>
                <w:spacing w:val="-1"/>
                <w:sz w:val="20"/>
                <w:szCs w:val="20"/>
                <w:rPrChange w:id="7276"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277" w:author="Adelino Naquarta Sepalanga Domingos" w:date="2025-03-05T09:23:00Z" w16du:dateUtc="2025-03-05T08:23:00Z">
                  <w:rPr>
                    <w:rFonts w:ascii="Times New Roman" w:eastAsia="Times New Roman" w:hAnsi="Times New Roman"/>
                    <w:spacing w:val="-1"/>
                  </w:rPr>
                </w:rPrChange>
              </w:rPr>
              <w:t>4.2.3.21.15.</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242E9F9" w14:textId="77777777" w:rsidR="003F3EDE" w:rsidRPr="00FB0B06" w:rsidRDefault="003F3EDE" w:rsidP="0025185C">
            <w:pPr>
              <w:jc w:val="center"/>
              <w:rPr>
                <w:rFonts w:ascii="Arial" w:eastAsia="Times New Roman" w:hAnsi="Arial" w:cs="Arial"/>
                <w:spacing w:val="-1"/>
                <w:sz w:val="20"/>
                <w:szCs w:val="20"/>
                <w:rPrChange w:id="7278"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C16A81C" w14:textId="77777777" w:rsidR="003F3EDE" w:rsidRPr="00FB0B06" w:rsidRDefault="003F3EDE" w:rsidP="0025185C">
            <w:pPr>
              <w:rPr>
                <w:rFonts w:ascii="Arial" w:eastAsia="Times New Roman" w:hAnsi="Arial" w:cs="Arial"/>
                <w:spacing w:val="-1"/>
                <w:sz w:val="20"/>
                <w:szCs w:val="20"/>
                <w:rPrChange w:id="7279" w:author="Adelino Naquarta Sepalanga Domingos" w:date="2025-03-05T09:23:00Z" w16du:dateUtc="2025-03-05T08:23:00Z">
                  <w:rPr>
                    <w:rFonts w:ascii="Times New Roman" w:eastAsia="Times New Roman" w:hAnsi="Times New Roman"/>
                    <w:spacing w:val="-1"/>
                  </w:rPr>
                </w:rPrChange>
              </w:rPr>
            </w:pPr>
          </w:p>
          <w:p w14:paraId="7C3C0BEA" w14:textId="77777777" w:rsidR="003F3EDE" w:rsidRPr="00FB0B06" w:rsidRDefault="003F3EDE" w:rsidP="0025185C">
            <w:pPr>
              <w:rPr>
                <w:rFonts w:ascii="Arial" w:eastAsia="Times New Roman" w:hAnsi="Arial" w:cs="Arial"/>
                <w:spacing w:val="-1"/>
                <w:sz w:val="20"/>
                <w:szCs w:val="20"/>
                <w:rPrChange w:id="7280" w:author="Adelino Naquarta Sepalanga Domingos" w:date="2025-03-05T09:23:00Z" w16du:dateUtc="2025-03-05T08:23:00Z">
                  <w:rPr>
                    <w:rFonts w:ascii="Times New Roman" w:eastAsia="Times New Roman" w:hAnsi="Times New Roman"/>
                    <w:spacing w:val="-1"/>
                  </w:rPr>
                </w:rPrChange>
              </w:rPr>
            </w:pPr>
          </w:p>
          <w:p w14:paraId="26A216BB" w14:textId="77777777" w:rsidR="003F3EDE" w:rsidRPr="00FB0B06" w:rsidRDefault="003F3EDE" w:rsidP="0025185C">
            <w:pPr>
              <w:rPr>
                <w:rFonts w:ascii="Arial" w:eastAsia="Times New Roman" w:hAnsi="Arial" w:cs="Arial"/>
                <w:spacing w:val="-1"/>
                <w:sz w:val="20"/>
                <w:szCs w:val="20"/>
                <w:rPrChange w:id="7281"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282" w:author="Adelino Naquarta Sepalanga Domingos" w:date="2025-03-05T09:23:00Z" w16du:dateUtc="2025-03-05T08:23:00Z">
                  <w:rPr>
                    <w:rFonts w:ascii="Times New Roman" w:eastAsia="Times New Roman" w:hAnsi="Times New Roman"/>
                    <w:spacing w:val="-1"/>
                  </w:rPr>
                </w:rPrChange>
              </w:rPr>
              <w:t>Montante do desconto da linha (SettlementAmount)</w:t>
            </w:r>
          </w:p>
        </w:tc>
        <w:tc>
          <w:tcPr>
            <w:tcW w:w="391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34ECE30" w14:textId="77777777" w:rsidR="003F3EDE" w:rsidRPr="00FB0B06" w:rsidRDefault="003F3EDE" w:rsidP="0025185C">
            <w:pPr>
              <w:rPr>
                <w:rFonts w:ascii="Arial" w:eastAsia="Times New Roman" w:hAnsi="Arial" w:cs="Arial"/>
                <w:spacing w:val="-1"/>
                <w:sz w:val="20"/>
                <w:szCs w:val="20"/>
                <w:rPrChange w:id="7283"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284" w:author="Adelino Naquarta Sepalanga Domingos" w:date="2025-03-05T09:23:00Z" w16du:dateUtc="2025-03-05T08:23:00Z">
                  <w:rPr>
                    <w:rFonts w:ascii="Times New Roman" w:eastAsia="Times New Roman" w:hAnsi="Times New Roman"/>
                    <w:spacing w:val="-1"/>
                  </w:rPr>
                </w:rPrChange>
              </w:rPr>
              <w:t>Deve reflectir todos os descontos concedidos (a proporção dos descontos globais para esta linha e os específicos da mesma linha) que afectam o valor do campo 4.2.3.22.3. – Total do documento com impostos (GrossTotal).</w:t>
            </w:r>
          </w:p>
        </w:tc>
        <w:tc>
          <w:tcPr>
            <w:tcW w:w="1329"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148E180" w14:textId="77777777" w:rsidR="003F3EDE" w:rsidRPr="00FB0B06" w:rsidRDefault="003F3EDE" w:rsidP="0025185C">
            <w:pPr>
              <w:jc w:val="center"/>
              <w:rPr>
                <w:rFonts w:ascii="Arial" w:eastAsia="Times New Roman" w:hAnsi="Arial" w:cs="Arial"/>
                <w:spacing w:val="-1"/>
                <w:sz w:val="20"/>
                <w:szCs w:val="20"/>
                <w:rPrChange w:id="7285" w:author="Adelino Naquarta Sepalanga Domingos" w:date="2025-03-05T09:23:00Z" w16du:dateUtc="2025-03-05T08:23:00Z">
                  <w:rPr>
                    <w:rFonts w:ascii="Times New Roman" w:eastAsia="Times New Roman" w:hAnsi="Times New Roman"/>
                    <w:spacing w:val="-1"/>
                  </w:rPr>
                </w:rPrChange>
              </w:rPr>
            </w:pPr>
          </w:p>
          <w:p w14:paraId="13FFD214" w14:textId="77777777" w:rsidR="003F3EDE" w:rsidRPr="00FB0B06" w:rsidRDefault="003F3EDE" w:rsidP="0025185C">
            <w:pPr>
              <w:jc w:val="center"/>
              <w:rPr>
                <w:rFonts w:ascii="Arial" w:eastAsia="Times New Roman" w:hAnsi="Arial" w:cs="Arial"/>
                <w:spacing w:val="-1"/>
                <w:sz w:val="20"/>
                <w:szCs w:val="20"/>
                <w:rPrChange w:id="7286" w:author="Adelino Naquarta Sepalanga Domingos" w:date="2025-03-05T09:23:00Z" w16du:dateUtc="2025-03-05T08:23:00Z">
                  <w:rPr>
                    <w:rFonts w:ascii="Times New Roman" w:eastAsia="Times New Roman" w:hAnsi="Times New Roman"/>
                    <w:spacing w:val="-1"/>
                  </w:rPr>
                </w:rPrChange>
              </w:rPr>
            </w:pPr>
          </w:p>
          <w:p w14:paraId="582B165E" w14:textId="77777777" w:rsidR="003F3EDE" w:rsidRPr="00FB0B06" w:rsidRDefault="003F3EDE" w:rsidP="0025185C">
            <w:pPr>
              <w:jc w:val="center"/>
              <w:rPr>
                <w:rFonts w:ascii="Arial" w:eastAsia="Times New Roman" w:hAnsi="Arial" w:cs="Arial"/>
                <w:spacing w:val="-1"/>
                <w:sz w:val="20"/>
                <w:szCs w:val="20"/>
                <w:rPrChange w:id="7287"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288" w:author="Adelino Naquarta Sepalanga Domingos" w:date="2025-03-05T09:23:00Z" w16du:dateUtc="2025-03-05T08:23:00Z">
                  <w:rPr>
                    <w:rFonts w:ascii="Times New Roman" w:eastAsia="Times New Roman" w:hAnsi="Times New Roman"/>
                    <w:spacing w:val="-1"/>
                  </w:rPr>
                </w:rPrChange>
              </w:rPr>
              <w:t>Monetário</w:t>
            </w:r>
          </w:p>
        </w:tc>
      </w:tr>
      <w:tr w:rsidR="003F3EDE" w:rsidRPr="00FB0B06" w14:paraId="6D668EB1" w14:textId="77777777" w:rsidTr="0025185C">
        <w:trPr>
          <w:trHeight w:val="804"/>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600BAA9" w14:textId="77777777" w:rsidR="003F3EDE" w:rsidRPr="00FB0B06" w:rsidRDefault="003F3EDE" w:rsidP="0025185C">
            <w:pPr>
              <w:jc w:val="center"/>
              <w:rPr>
                <w:rFonts w:ascii="Arial" w:eastAsia="Times New Roman" w:hAnsi="Arial" w:cs="Arial"/>
                <w:spacing w:val="-1"/>
                <w:sz w:val="20"/>
                <w:szCs w:val="20"/>
                <w:rPrChange w:id="7289"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290" w:author="Adelino Naquarta Sepalanga Domingos" w:date="2025-03-05T09:23:00Z" w16du:dateUtc="2025-03-05T08:23:00Z">
                  <w:rPr>
                    <w:rFonts w:ascii="Times New Roman" w:eastAsia="Times New Roman" w:hAnsi="Times New Roman"/>
                    <w:spacing w:val="-1"/>
                  </w:rPr>
                </w:rPrChange>
              </w:rPr>
              <w:t>4.2.3.21.16.</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505C0A8" w14:textId="77777777" w:rsidR="003F3EDE" w:rsidRPr="00FB0B06" w:rsidRDefault="003F3EDE" w:rsidP="0025185C">
            <w:pPr>
              <w:jc w:val="center"/>
              <w:rPr>
                <w:rFonts w:ascii="Arial" w:eastAsia="Times New Roman" w:hAnsi="Arial" w:cs="Arial"/>
                <w:spacing w:val="-1"/>
                <w:sz w:val="20"/>
                <w:szCs w:val="20"/>
                <w:rPrChange w:id="7291"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8BCD004" w14:textId="77777777" w:rsidR="003F3EDE" w:rsidRPr="00FB0B06" w:rsidRDefault="003F3EDE" w:rsidP="0025185C">
            <w:pPr>
              <w:rPr>
                <w:rFonts w:ascii="Arial" w:eastAsia="Times New Roman" w:hAnsi="Arial" w:cs="Arial"/>
                <w:spacing w:val="-1"/>
                <w:sz w:val="20"/>
                <w:szCs w:val="20"/>
                <w:rPrChange w:id="7292"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293" w:author="Adelino Naquarta Sepalanga Domingos" w:date="2025-03-05T09:23:00Z" w16du:dateUtc="2025-03-05T08:23:00Z">
                  <w:rPr>
                    <w:rFonts w:ascii="Times New Roman" w:eastAsia="Times New Roman" w:hAnsi="Times New Roman"/>
                    <w:spacing w:val="-1"/>
                  </w:rPr>
                </w:rPrChange>
              </w:rPr>
              <w:t>Informação aduaneira (CustomsInformation)</w:t>
            </w:r>
          </w:p>
        </w:tc>
        <w:tc>
          <w:tcPr>
            <w:tcW w:w="391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E84DAE8" w14:textId="77777777" w:rsidR="003F3EDE" w:rsidRPr="00FB0B06" w:rsidRDefault="003F3EDE" w:rsidP="0025185C">
            <w:pPr>
              <w:rPr>
                <w:rFonts w:ascii="Arial" w:eastAsia="Times New Roman" w:hAnsi="Arial" w:cs="Arial"/>
                <w:spacing w:val="-1"/>
                <w:sz w:val="20"/>
                <w:szCs w:val="20"/>
                <w:rPrChange w:id="7294" w:author="Adelino Naquarta Sepalanga Domingos" w:date="2025-03-05T09:23:00Z" w16du:dateUtc="2025-03-05T08:23:00Z">
                  <w:rPr>
                    <w:rFonts w:ascii="Times New Roman" w:eastAsia="Times New Roman" w:hAnsi="Times New Roman"/>
                    <w:spacing w:val="-1"/>
                  </w:rPr>
                </w:rPrChange>
              </w:rPr>
            </w:pPr>
          </w:p>
        </w:tc>
        <w:tc>
          <w:tcPr>
            <w:tcW w:w="13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9CECBA0" w14:textId="77777777" w:rsidR="003F3EDE" w:rsidRPr="00FB0B06" w:rsidRDefault="003F3EDE" w:rsidP="0025185C">
            <w:pPr>
              <w:jc w:val="center"/>
              <w:rPr>
                <w:rFonts w:ascii="Arial" w:eastAsia="Times New Roman" w:hAnsi="Arial" w:cs="Arial"/>
                <w:spacing w:val="-1"/>
                <w:sz w:val="20"/>
                <w:szCs w:val="20"/>
                <w:rPrChange w:id="7295"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296" w:author="Adelino Naquarta Sepalanga Domingos" w:date="2025-03-05T09:23:00Z" w16du:dateUtc="2025-03-05T08:23:00Z">
                  <w:rPr>
                    <w:rFonts w:ascii="Times New Roman" w:eastAsia="Times New Roman" w:hAnsi="Times New Roman"/>
                    <w:spacing w:val="-1"/>
                  </w:rPr>
                </w:rPrChange>
              </w:rPr>
              <w:t>Não Aplicável</w:t>
            </w:r>
          </w:p>
        </w:tc>
      </w:tr>
      <w:tr w:rsidR="003F3EDE" w:rsidRPr="00FB0B06" w14:paraId="158CA73C" w14:textId="77777777" w:rsidTr="0025185C">
        <w:trPr>
          <w:trHeight w:val="2168"/>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27D06C7" w14:textId="77777777" w:rsidR="003F3EDE" w:rsidRPr="00FB0B06" w:rsidRDefault="003F3EDE" w:rsidP="0025185C">
            <w:pPr>
              <w:jc w:val="center"/>
              <w:rPr>
                <w:rFonts w:ascii="Arial" w:eastAsia="Times New Roman" w:hAnsi="Arial" w:cs="Arial"/>
                <w:spacing w:val="-1"/>
                <w:sz w:val="20"/>
                <w:szCs w:val="20"/>
                <w:rPrChange w:id="7297" w:author="Adelino Naquarta Sepalanga Domingos" w:date="2025-03-05T09:23:00Z" w16du:dateUtc="2025-03-05T08:23:00Z">
                  <w:rPr>
                    <w:rFonts w:ascii="Times New Roman" w:eastAsia="Times New Roman" w:hAnsi="Times New Roman"/>
                    <w:spacing w:val="-1"/>
                  </w:rPr>
                </w:rPrChange>
              </w:rPr>
            </w:pPr>
          </w:p>
          <w:p w14:paraId="6179B81D" w14:textId="77777777" w:rsidR="003F3EDE" w:rsidRPr="00FB0B06" w:rsidRDefault="003F3EDE" w:rsidP="0025185C">
            <w:pPr>
              <w:jc w:val="center"/>
              <w:rPr>
                <w:rFonts w:ascii="Arial" w:eastAsia="Times New Roman" w:hAnsi="Arial" w:cs="Arial"/>
                <w:spacing w:val="-1"/>
                <w:sz w:val="20"/>
                <w:szCs w:val="20"/>
                <w:rPrChange w:id="7298" w:author="Adelino Naquarta Sepalanga Domingos" w:date="2025-03-05T09:23:00Z" w16du:dateUtc="2025-03-05T08:23:00Z">
                  <w:rPr>
                    <w:rFonts w:ascii="Times New Roman" w:eastAsia="Times New Roman" w:hAnsi="Times New Roman"/>
                    <w:spacing w:val="-1"/>
                  </w:rPr>
                </w:rPrChange>
              </w:rPr>
            </w:pPr>
          </w:p>
          <w:p w14:paraId="159916BE" w14:textId="77777777" w:rsidR="003F3EDE" w:rsidRPr="00FB0B06" w:rsidRDefault="003F3EDE" w:rsidP="0025185C">
            <w:pPr>
              <w:jc w:val="center"/>
              <w:rPr>
                <w:rFonts w:ascii="Arial" w:eastAsia="Times New Roman" w:hAnsi="Arial" w:cs="Arial"/>
                <w:spacing w:val="-1"/>
                <w:sz w:val="20"/>
                <w:szCs w:val="20"/>
                <w:rPrChange w:id="7299" w:author="Adelino Naquarta Sepalanga Domingos" w:date="2025-03-05T09:23:00Z" w16du:dateUtc="2025-03-05T08:23:00Z">
                  <w:rPr>
                    <w:rFonts w:ascii="Times New Roman" w:eastAsia="Times New Roman" w:hAnsi="Times New Roman"/>
                    <w:spacing w:val="-1"/>
                  </w:rPr>
                </w:rPrChange>
              </w:rPr>
            </w:pPr>
          </w:p>
          <w:p w14:paraId="2D0A2136" w14:textId="77777777" w:rsidR="003F3EDE" w:rsidRPr="00FB0B06" w:rsidRDefault="003F3EDE" w:rsidP="0025185C">
            <w:pPr>
              <w:jc w:val="center"/>
              <w:rPr>
                <w:rFonts w:ascii="Arial" w:eastAsia="Times New Roman" w:hAnsi="Arial" w:cs="Arial"/>
                <w:spacing w:val="-1"/>
                <w:sz w:val="20"/>
                <w:szCs w:val="20"/>
                <w:rPrChange w:id="7300"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301" w:author="Adelino Naquarta Sepalanga Domingos" w:date="2025-03-05T09:23:00Z" w16du:dateUtc="2025-03-05T08:23:00Z">
                  <w:rPr>
                    <w:rFonts w:ascii="Times New Roman" w:eastAsia="Times New Roman" w:hAnsi="Times New Roman"/>
                    <w:spacing w:val="-1"/>
                  </w:rPr>
                </w:rPrChange>
              </w:rPr>
              <w:t>4.2.3.21.16.1.</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8A8D235" w14:textId="77777777" w:rsidR="003F3EDE" w:rsidRPr="00FB0B06" w:rsidRDefault="003F3EDE" w:rsidP="0025185C">
            <w:pPr>
              <w:jc w:val="center"/>
              <w:rPr>
                <w:rFonts w:ascii="Arial" w:eastAsia="Times New Roman" w:hAnsi="Arial" w:cs="Arial"/>
                <w:spacing w:val="-1"/>
                <w:sz w:val="20"/>
                <w:szCs w:val="20"/>
                <w:rPrChange w:id="7302"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F9520EE" w14:textId="77777777" w:rsidR="003F3EDE" w:rsidRPr="00FB0B06" w:rsidRDefault="003F3EDE" w:rsidP="0025185C">
            <w:pPr>
              <w:rPr>
                <w:rFonts w:ascii="Arial" w:eastAsia="Times New Roman" w:hAnsi="Arial" w:cs="Arial"/>
                <w:spacing w:val="-1"/>
                <w:sz w:val="20"/>
                <w:szCs w:val="20"/>
                <w:rPrChange w:id="7303" w:author="Adelino Naquarta Sepalanga Domingos" w:date="2025-03-05T09:23:00Z" w16du:dateUtc="2025-03-05T08:23:00Z">
                  <w:rPr>
                    <w:rFonts w:ascii="Times New Roman" w:eastAsia="Times New Roman" w:hAnsi="Times New Roman"/>
                    <w:spacing w:val="-1"/>
                  </w:rPr>
                </w:rPrChange>
              </w:rPr>
            </w:pPr>
          </w:p>
          <w:p w14:paraId="171D3709" w14:textId="77777777" w:rsidR="003F3EDE" w:rsidRPr="00FB0B06" w:rsidRDefault="003F3EDE" w:rsidP="0025185C">
            <w:pPr>
              <w:rPr>
                <w:rFonts w:ascii="Arial" w:eastAsia="Times New Roman" w:hAnsi="Arial" w:cs="Arial"/>
                <w:spacing w:val="-1"/>
                <w:sz w:val="20"/>
                <w:szCs w:val="20"/>
                <w:rPrChange w:id="7304" w:author="Adelino Naquarta Sepalanga Domingos" w:date="2025-03-05T09:23:00Z" w16du:dateUtc="2025-03-05T08:23:00Z">
                  <w:rPr>
                    <w:rFonts w:ascii="Times New Roman" w:eastAsia="Times New Roman" w:hAnsi="Times New Roman"/>
                    <w:spacing w:val="-1"/>
                  </w:rPr>
                </w:rPrChange>
              </w:rPr>
            </w:pPr>
          </w:p>
          <w:p w14:paraId="56D50F63" w14:textId="77777777" w:rsidR="003F3EDE" w:rsidRPr="00FB0B06" w:rsidRDefault="003F3EDE" w:rsidP="0025185C">
            <w:pPr>
              <w:rPr>
                <w:rFonts w:ascii="Arial" w:eastAsia="Times New Roman" w:hAnsi="Arial" w:cs="Arial"/>
                <w:spacing w:val="-1"/>
                <w:sz w:val="20"/>
                <w:szCs w:val="20"/>
                <w:rPrChange w:id="7305"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306" w:author="Adelino Naquarta Sepalanga Domingos" w:date="2025-03-05T09:23:00Z" w16du:dateUtc="2025-03-05T08:23:00Z">
                  <w:rPr>
                    <w:rFonts w:ascii="Times New Roman" w:eastAsia="Times New Roman" w:hAnsi="Times New Roman"/>
                    <w:spacing w:val="-1"/>
                  </w:rPr>
                </w:rPrChange>
              </w:rPr>
              <w:t>Código de referência administrativo ou D.U (ARCNo)</w:t>
            </w:r>
          </w:p>
        </w:tc>
        <w:tc>
          <w:tcPr>
            <w:tcW w:w="391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6BC2EDE" w14:textId="77777777" w:rsidR="003F3EDE" w:rsidRPr="00FB0B06" w:rsidRDefault="003F3EDE" w:rsidP="0025185C">
            <w:pPr>
              <w:rPr>
                <w:rFonts w:ascii="Arial" w:eastAsia="Times New Roman" w:hAnsi="Arial" w:cs="Arial"/>
                <w:spacing w:val="-1"/>
                <w:sz w:val="20"/>
                <w:szCs w:val="20"/>
                <w:rPrChange w:id="7307"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308" w:author="Adelino Naquarta Sepalanga Domingos" w:date="2025-03-05T09:23:00Z" w16du:dateUtc="2025-03-05T08:23:00Z">
                  <w:rPr>
                    <w:rFonts w:ascii="Times New Roman" w:eastAsia="Times New Roman" w:hAnsi="Times New Roman"/>
                    <w:spacing w:val="-1"/>
                  </w:rPr>
                </w:rPrChange>
              </w:rPr>
              <w:t>Preencher com o código atribuído</w:t>
            </w:r>
          </w:p>
          <w:p w14:paraId="3C5ED5B0" w14:textId="77777777" w:rsidR="003F3EDE" w:rsidRPr="00FB0B06" w:rsidRDefault="003F3EDE" w:rsidP="0025185C">
            <w:pPr>
              <w:rPr>
                <w:rFonts w:ascii="Arial" w:eastAsia="Times New Roman" w:hAnsi="Arial" w:cs="Arial"/>
                <w:spacing w:val="-1"/>
                <w:sz w:val="20"/>
                <w:szCs w:val="20"/>
                <w:rPrChange w:id="7309"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310" w:author="Adelino Naquarta Sepalanga Domingos" w:date="2025-03-05T09:23:00Z" w16du:dateUtc="2025-03-05T08:23:00Z">
                  <w:rPr>
                    <w:rFonts w:ascii="Times New Roman" w:eastAsia="Times New Roman" w:hAnsi="Times New Roman"/>
                    <w:spacing w:val="-1"/>
                  </w:rPr>
                </w:rPrChange>
              </w:rPr>
              <w:t xml:space="preserve">após a validação do documento administrativo. </w:t>
            </w:r>
          </w:p>
          <w:p w14:paraId="1D388F04" w14:textId="48AAD2ED" w:rsidR="003F3EDE" w:rsidRPr="00FB0B06" w:rsidRDefault="003F3EDE" w:rsidP="0025185C">
            <w:pPr>
              <w:rPr>
                <w:rFonts w:ascii="Arial" w:eastAsia="Times New Roman" w:hAnsi="Arial" w:cs="Arial"/>
                <w:spacing w:val="-1"/>
                <w:sz w:val="20"/>
                <w:szCs w:val="20"/>
                <w:rPrChange w:id="7311"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312" w:author="Adelino Naquarta Sepalanga Domingos" w:date="2025-03-05T09:23:00Z" w16du:dateUtc="2025-03-05T08:23:00Z">
                  <w:rPr>
                    <w:rFonts w:ascii="Times New Roman" w:eastAsia="Times New Roman" w:hAnsi="Times New Roman"/>
                    <w:spacing w:val="-1"/>
                  </w:rPr>
                </w:rPrChange>
              </w:rPr>
              <w:t>Existindo a necessidade de efectuar mais do que uma referência, este campo pode</w:t>
            </w:r>
            <w:del w:id="7313" w:author="Adelino Naquarta Sepalanga Domingos" w:date="2025-03-05T09:35:00Z" w16du:dateUtc="2025-03-05T08:35:00Z">
              <w:r w:rsidRPr="00FB0B06" w:rsidDel="00B45277">
                <w:rPr>
                  <w:rFonts w:ascii="Arial" w:eastAsia="Times New Roman" w:hAnsi="Arial" w:cs="Arial"/>
                  <w:spacing w:val="-1"/>
                  <w:sz w:val="20"/>
                  <w:szCs w:val="20"/>
                  <w:rPrChange w:id="7314" w:author="Adelino Naquarta Sepalanga Domingos" w:date="2025-03-05T09:23:00Z" w16du:dateUtc="2025-03-05T08:23:00Z">
                    <w:rPr>
                      <w:rFonts w:ascii="Times New Roman" w:eastAsia="Times New Roman" w:hAnsi="Times New Roman"/>
                      <w:spacing w:val="-1"/>
                    </w:rPr>
                  </w:rPrChange>
                </w:rPr>
                <w:delText>rá</w:delText>
              </w:r>
            </w:del>
            <w:r w:rsidRPr="00FB0B06">
              <w:rPr>
                <w:rFonts w:ascii="Arial" w:eastAsia="Times New Roman" w:hAnsi="Arial" w:cs="Arial"/>
                <w:spacing w:val="-1"/>
                <w:sz w:val="20"/>
                <w:szCs w:val="20"/>
                <w:rPrChange w:id="7315" w:author="Adelino Naquarta Sepalanga Domingos" w:date="2025-03-05T09:23:00Z" w16du:dateUtc="2025-03-05T08:23:00Z">
                  <w:rPr>
                    <w:rFonts w:ascii="Times New Roman" w:eastAsia="Times New Roman" w:hAnsi="Times New Roman"/>
                    <w:spacing w:val="-1"/>
                  </w:rPr>
                </w:rPrChange>
              </w:rPr>
              <w:t xml:space="preserve"> ser gerado tantas vezes quantas as necessárias.</w:t>
            </w:r>
          </w:p>
        </w:tc>
        <w:tc>
          <w:tcPr>
            <w:tcW w:w="1329"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DD34A45" w14:textId="77777777" w:rsidR="003F3EDE" w:rsidRPr="00FB0B06" w:rsidRDefault="003F3EDE" w:rsidP="0025185C">
            <w:pPr>
              <w:jc w:val="center"/>
              <w:rPr>
                <w:rFonts w:ascii="Arial" w:eastAsia="Times New Roman" w:hAnsi="Arial" w:cs="Arial"/>
                <w:spacing w:val="-1"/>
                <w:sz w:val="20"/>
                <w:szCs w:val="20"/>
                <w:rPrChange w:id="7316" w:author="Adelino Naquarta Sepalanga Domingos" w:date="2025-03-05T09:23:00Z" w16du:dateUtc="2025-03-05T08:23:00Z">
                  <w:rPr>
                    <w:rFonts w:ascii="Times New Roman" w:eastAsia="Times New Roman" w:hAnsi="Times New Roman"/>
                    <w:spacing w:val="-1"/>
                  </w:rPr>
                </w:rPrChange>
              </w:rPr>
            </w:pPr>
          </w:p>
          <w:p w14:paraId="4DD50D49" w14:textId="77777777" w:rsidR="003F3EDE" w:rsidRPr="00FB0B06" w:rsidRDefault="003F3EDE" w:rsidP="0025185C">
            <w:pPr>
              <w:jc w:val="center"/>
              <w:rPr>
                <w:rFonts w:ascii="Arial" w:eastAsia="Times New Roman" w:hAnsi="Arial" w:cs="Arial"/>
                <w:spacing w:val="-1"/>
                <w:sz w:val="20"/>
                <w:szCs w:val="20"/>
                <w:rPrChange w:id="7317" w:author="Adelino Naquarta Sepalanga Domingos" w:date="2025-03-05T09:23:00Z" w16du:dateUtc="2025-03-05T08:23:00Z">
                  <w:rPr>
                    <w:rFonts w:ascii="Times New Roman" w:eastAsia="Times New Roman" w:hAnsi="Times New Roman"/>
                    <w:spacing w:val="-1"/>
                  </w:rPr>
                </w:rPrChange>
              </w:rPr>
            </w:pPr>
          </w:p>
          <w:p w14:paraId="016B89A8" w14:textId="77777777" w:rsidR="003F3EDE" w:rsidRPr="00FB0B06" w:rsidRDefault="003F3EDE" w:rsidP="0025185C">
            <w:pPr>
              <w:jc w:val="center"/>
              <w:rPr>
                <w:rFonts w:ascii="Arial" w:eastAsia="Times New Roman" w:hAnsi="Arial" w:cs="Arial"/>
                <w:spacing w:val="-1"/>
                <w:sz w:val="20"/>
                <w:szCs w:val="20"/>
                <w:rPrChange w:id="7318"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319" w:author="Adelino Naquarta Sepalanga Domingos" w:date="2025-03-05T09:23:00Z" w16du:dateUtc="2025-03-05T08:23:00Z">
                  <w:rPr>
                    <w:rFonts w:ascii="Times New Roman" w:eastAsia="Times New Roman" w:hAnsi="Times New Roman"/>
                    <w:spacing w:val="-1"/>
                  </w:rPr>
                </w:rPrChange>
              </w:rPr>
              <w:t>Texto 21</w:t>
            </w:r>
          </w:p>
        </w:tc>
      </w:tr>
      <w:tr w:rsidR="003F3EDE" w:rsidRPr="00FB0B06" w14:paraId="32DF770A" w14:textId="77777777" w:rsidTr="0025185C">
        <w:trPr>
          <w:trHeight w:val="2026"/>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FF85AED" w14:textId="77777777" w:rsidR="003F3EDE" w:rsidRPr="00FB0B06" w:rsidRDefault="003F3EDE" w:rsidP="0025185C">
            <w:pPr>
              <w:jc w:val="center"/>
              <w:rPr>
                <w:rFonts w:ascii="Arial" w:eastAsia="Times New Roman" w:hAnsi="Arial" w:cs="Arial"/>
                <w:spacing w:val="-1"/>
                <w:sz w:val="20"/>
                <w:szCs w:val="20"/>
                <w:rPrChange w:id="7320" w:author="Adelino Naquarta Sepalanga Domingos" w:date="2025-03-05T09:23:00Z" w16du:dateUtc="2025-03-05T08:23:00Z">
                  <w:rPr>
                    <w:rFonts w:ascii="Times New Roman" w:eastAsia="Times New Roman" w:hAnsi="Times New Roman"/>
                    <w:spacing w:val="-1"/>
                  </w:rPr>
                </w:rPrChange>
              </w:rPr>
            </w:pPr>
          </w:p>
          <w:p w14:paraId="05C508EF" w14:textId="77777777" w:rsidR="003F3EDE" w:rsidRPr="00FB0B06" w:rsidRDefault="003F3EDE" w:rsidP="0025185C">
            <w:pPr>
              <w:jc w:val="center"/>
              <w:rPr>
                <w:rFonts w:ascii="Arial" w:eastAsia="Times New Roman" w:hAnsi="Arial" w:cs="Arial"/>
                <w:spacing w:val="-1"/>
                <w:sz w:val="20"/>
                <w:szCs w:val="20"/>
                <w:rPrChange w:id="7321" w:author="Adelino Naquarta Sepalanga Domingos" w:date="2025-03-05T09:23:00Z" w16du:dateUtc="2025-03-05T08:23:00Z">
                  <w:rPr>
                    <w:rFonts w:ascii="Times New Roman" w:eastAsia="Times New Roman" w:hAnsi="Times New Roman"/>
                    <w:spacing w:val="-1"/>
                  </w:rPr>
                </w:rPrChange>
              </w:rPr>
            </w:pPr>
          </w:p>
          <w:p w14:paraId="72F477E9" w14:textId="77777777" w:rsidR="003F3EDE" w:rsidRPr="00FB0B06" w:rsidRDefault="003F3EDE" w:rsidP="0025185C">
            <w:pPr>
              <w:jc w:val="center"/>
              <w:rPr>
                <w:rFonts w:ascii="Arial" w:eastAsia="Times New Roman" w:hAnsi="Arial" w:cs="Arial"/>
                <w:spacing w:val="-1"/>
                <w:sz w:val="20"/>
                <w:szCs w:val="20"/>
                <w:rPrChange w:id="7322"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323" w:author="Adelino Naquarta Sepalanga Domingos" w:date="2025-03-05T09:23:00Z" w16du:dateUtc="2025-03-05T08:23:00Z">
                  <w:rPr>
                    <w:rFonts w:ascii="Times New Roman" w:eastAsia="Times New Roman" w:hAnsi="Times New Roman"/>
                    <w:spacing w:val="-1"/>
                  </w:rPr>
                </w:rPrChange>
              </w:rPr>
              <w:t>4.2.3.21.16.2.</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7A9239A" w14:textId="77777777" w:rsidR="003F3EDE" w:rsidRPr="00FB0B06" w:rsidRDefault="003F3EDE" w:rsidP="0025185C">
            <w:pPr>
              <w:jc w:val="center"/>
              <w:rPr>
                <w:rFonts w:ascii="Arial" w:eastAsia="Times New Roman" w:hAnsi="Arial" w:cs="Arial"/>
                <w:spacing w:val="-1"/>
                <w:sz w:val="20"/>
                <w:szCs w:val="20"/>
                <w:rPrChange w:id="7324"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EC78B76" w14:textId="77777777" w:rsidR="003F3EDE" w:rsidRPr="00FB0B06" w:rsidRDefault="003F3EDE" w:rsidP="0025185C">
            <w:pPr>
              <w:rPr>
                <w:rFonts w:ascii="Arial" w:eastAsia="Times New Roman" w:hAnsi="Arial" w:cs="Arial"/>
                <w:spacing w:val="-1"/>
                <w:sz w:val="20"/>
                <w:szCs w:val="20"/>
                <w:rPrChange w:id="7325" w:author="Adelino Naquarta Sepalanga Domingos" w:date="2025-03-05T09:23:00Z" w16du:dateUtc="2025-03-05T08:23:00Z">
                  <w:rPr>
                    <w:rFonts w:ascii="Times New Roman" w:eastAsia="Times New Roman" w:hAnsi="Times New Roman"/>
                    <w:spacing w:val="-1"/>
                  </w:rPr>
                </w:rPrChange>
              </w:rPr>
            </w:pPr>
          </w:p>
          <w:p w14:paraId="683DF067" w14:textId="77777777" w:rsidR="003F3EDE" w:rsidRPr="00FB0B06" w:rsidRDefault="003F3EDE" w:rsidP="0025185C">
            <w:pPr>
              <w:rPr>
                <w:rFonts w:ascii="Arial" w:eastAsia="Times New Roman" w:hAnsi="Arial" w:cs="Arial"/>
                <w:spacing w:val="-1"/>
                <w:sz w:val="20"/>
                <w:szCs w:val="20"/>
                <w:rPrChange w:id="7326" w:author="Adelino Naquarta Sepalanga Domingos" w:date="2025-03-05T09:23:00Z" w16du:dateUtc="2025-03-05T08:23:00Z">
                  <w:rPr>
                    <w:rFonts w:ascii="Times New Roman" w:eastAsia="Times New Roman" w:hAnsi="Times New Roman"/>
                    <w:spacing w:val="-1"/>
                  </w:rPr>
                </w:rPrChange>
              </w:rPr>
            </w:pPr>
          </w:p>
          <w:p w14:paraId="2B3C84A6" w14:textId="77777777" w:rsidR="003F3EDE" w:rsidRPr="00FB0B06" w:rsidRDefault="003F3EDE" w:rsidP="0025185C">
            <w:pPr>
              <w:rPr>
                <w:rFonts w:ascii="Arial" w:eastAsia="Times New Roman" w:hAnsi="Arial" w:cs="Arial"/>
                <w:spacing w:val="-1"/>
                <w:sz w:val="20"/>
                <w:szCs w:val="20"/>
                <w:rPrChange w:id="7327"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328" w:author="Adelino Naquarta Sepalanga Domingos" w:date="2025-03-05T09:23:00Z" w16du:dateUtc="2025-03-05T08:23:00Z">
                  <w:rPr>
                    <w:rFonts w:ascii="Times New Roman" w:eastAsia="Times New Roman" w:hAnsi="Times New Roman"/>
                    <w:spacing w:val="-1"/>
                  </w:rPr>
                </w:rPrChange>
              </w:rPr>
              <w:t>Montante do imposto especial de consumo da linha (IECAmount)</w:t>
            </w:r>
          </w:p>
        </w:tc>
        <w:tc>
          <w:tcPr>
            <w:tcW w:w="391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BB996FE" w14:textId="77777777" w:rsidR="003F3EDE" w:rsidRPr="00FB0B06" w:rsidRDefault="003F3EDE" w:rsidP="0025185C">
            <w:pPr>
              <w:rPr>
                <w:rFonts w:ascii="Arial" w:eastAsia="Times New Roman" w:hAnsi="Arial" w:cs="Arial"/>
                <w:spacing w:val="-1"/>
                <w:sz w:val="20"/>
                <w:szCs w:val="20"/>
                <w:rPrChange w:id="7329"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330" w:author="Adelino Naquarta Sepalanga Domingos" w:date="2025-03-05T09:23:00Z" w16du:dateUtc="2025-03-05T08:23:00Z">
                  <w:rPr>
                    <w:rFonts w:ascii="Times New Roman" w:eastAsia="Times New Roman" w:hAnsi="Times New Roman"/>
                    <w:spacing w:val="-1"/>
                  </w:rPr>
                </w:rPrChange>
              </w:rPr>
              <w:t>Montante do imposto especial de</w:t>
            </w:r>
          </w:p>
          <w:p w14:paraId="29E25B14" w14:textId="77777777" w:rsidR="003F3EDE" w:rsidRPr="00FB0B06" w:rsidRDefault="003F3EDE" w:rsidP="0025185C">
            <w:pPr>
              <w:rPr>
                <w:rFonts w:ascii="Arial" w:eastAsia="Times New Roman" w:hAnsi="Arial" w:cs="Arial"/>
                <w:spacing w:val="-1"/>
                <w:sz w:val="20"/>
                <w:szCs w:val="20"/>
                <w:rPrChange w:id="7331"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332" w:author="Adelino Naquarta Sepalanga Domingos" w:date="2025-03-05T09:23:00Z" w16du:dateUtc="2025-03-05T08:23:00Z">
                  <w:rPr>
                    <w:rFonts w:ascii="Times New Roman" w:eastAsia="Times New Roman" w:hAnsi="Times New Roman"/>
                    <w:spacing w:val="-1"/>
                  </w:rPr>
                </w:rPrChange>
              </w:rPr>
              <w:t>consumo contido na base tributável da linha do documento caso este não esteja discriminado em linha independente no documento, com o “Indicador de produto ou serviço (ProductType)” = E.</w:t>
            </w:r>
          </w:p>
        </w:tc>
        <w:tc>
          <w:tcPr>
            <w:tcW w:w="13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BCCC8B5" w14:textId="77777777" w:rsidR="003F3EDE" w:rsidRPr="00FB0B06" w:rsidRDefault="003F3EDE" w:rsidP="0025185C">
            <w:pPr>
              <w:jc w:val="center"/>
              <w:rPr>
                <w:rFonts w:ascii="Arial" w:eastAsia="Times New Roman" w:hAnsi="Arial" w:cs="Arial"/>
                <w:spacing w:val="-1"/>
                <w:sz w:val="20"/>
                <w:szCs w:val="20"/>
                <w:rPrChange w:id="7333" w:author="Adelino Naquarta Sepalanga Domingos" w:date="2025-03-05T09:23:00Z" w16du:dateUtc="2025-03-05T08:23:00Z">
                  <w:rPr>
                    <w:rFonts w:ascii="Times New Roman" w:eastAsia="Times New Roman" w:hAnsi="Times New Roman"/>
                    <w:spacing w:val="-1"/>
                  </w:rPr>
                </w:rPrChange>
              </w:rPr>
            </w:pPr>
          </w:p>
          <w:p w14:paraId="2A3CBBAB" w14:textId="77777777" w:rsidR="003F3EDE" w:rsidRPr="00FB0B06" w:rsidRDefault="003F3EDE" w:rsidP="0025185C">
            <w:pPr>
              <w:jc w:val="center"/>
              <w:rPr>
                <w:rFonts w:ascii="Arial" w:eastAsia="Times New Roman" w:hAnsi="Arial" w:cs="Arial"/>
                <w:spacing w:val="-1"/>
                <w:sz w:val="20"/>
                <w:szCs w:val="20"/>
                <w:rPrChange w:id="7334" w:author="Adelino Naquarta Sepalanga Domingos" w:date="2025-03-05T09:23:00Z" w16du:dateUtc="2025-03-05T08:23:00Z">
                  <w:rPr>
                    <w:rFonts w:ascii="Times New Roman" w:eastAsia="Times New Roman" w:hAnsi="Times New Roman"/>
                    <w:spacing w:val="-1"/>
                  </w:rPr>
                </w:rPrChange>
              </w:rPr>
            </w:pPr>
          </w:p>
          <w:p w14:paraId="76F868F5" w14:textId="77777777" w:rsidR="003F3EDE" w:rsidRPr="00FB0B06" w:rsidRDefault="003F3EDE" w:rsidP="0025185C">
            <w:pPr>
              <w:jc w:val="center"/>
              <w:rPr>
                <w:rFonts w:ascii="Arial" w:eastAsia="Times New Roman" w:hAnsi="Arial" w:cs="Arial"/>
                <w:spacing w:val="-1"/>
                <w:sz w:val="20"/>
                <w:szCs w:val="20"/>
                <w:rPrChange w:id="7335"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336" w:author="Adelino Naquarta Sepalanga Domingos" w:date="2025-03-05T09:23:00Z" w16du:dateUtc="2025-03-05T08:23:00Z">
                  <w:rPr>
                    <w:rFonts w:ascii="Times New Roman" w:eastAsia="Times New Roman" w:hAnsi="Times New Roman"/>
                    <w:spacing w:val="-1"/>
                  </w:rPr>
                </w:rPrChange>
              </w:rPr>
              <w:t>Monetário</w:t>
            </w:r>
          </w:p>
        </w:tc>
      </w:tr>
      <w:tr w:rsidR="003F3EDE" w:rsidRPr="00FB0B06" w14:paraId="36813966" w14:textId="77777777" w:rsidTr="0025185C">
        <w:trPr>
          <w:trHeight w:val="160"/>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1E6942C" w14:textId="77777777" w:rsidR="003F3EDE" w:rsidRPr="00FB0B06" w:rsidRDefault="003F3EDE" w:rsidP="0025185C">
            <w:pPr>
              <w:jc w:val="center"/>
              <w:rPr>
                <w:rFonts w:ascii="Arial" w:eastAsia="Times New Roman" w:hAnsi="Arial" w:cs="Arial"/>
                <w:spacing w:val="-1"/>
                <w:sz w:val="20"/>
                <w:szCs w:val="20"/>
                <w:rPrChange w:id="7337"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338" w:author="Adelino Naquarta Sepalanga Domingos" w:date="2025-03-05T09:23:00Z" w16du:dateUtc="2025-03-05T08:23:00Z">
                  <w:rPr>
                    <w:rFonts w:ascii="Times New Roman" w:eastAsia="Times New Roman" w:hAnsi="Times New Roman"/>
                    <w:spacing w:val="-1"/>
                  </w:rPr>
                </w:rPrChange>
              </w:rPr>
              <w:t>4.2.3.22.</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5CF3825" w14:textId="77777777" w:rsidR="003F3EDE" w:rsidRPr="00FB0B06" w:rsidRDefault="003F3EDE" w:rsidP="0025185C">
            <w:pPr>
              <w:jc w:val="center"/>
              <w:rPr>
                <w:rFonts w:ascii="Arial" w:eastAsia="Times New Roman" w:hAnsi="Arial" w:cs="Arial"/>
                <w:spacing w:val="-1"/>
                <w:sz w:val="20"/>
                <w:szCs w:val="20"/>
                <w:rPrChange w:id="7339"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9A9CD51" w14:textId="77777777" w:rsidR="003F3EDE" w:rsidRPr="00FB0B06" w:rsidRDefault="003F3EDE" w:rsidP="0025185C">
            <w:pPr>
              <w:rPr>
                <w:rFonts w:ascii="Arial" w:eastAsia="Times New Roman" w:hAnsi="Arial" w:cs="Arial"/>
                <w:spacing w:val="-1"/>
                <w:sz w:val="20"/>
                <w:szCs w:val="20"/>
                <w:rPrChange w:id="7340"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341" w:author="Adelino Naquarta Sepalanga Domingos" w:date="2025-03-05T09:23:00Z" w16du:dateUtc="2025-03-05T08:23:00Z">
                  <w:rPr>
                    <w:rFonts w:ascii="Times New Roman" w:eastAsia="Times New Roman" w:hAnsi="Times New Roman"/>
                    <w:spacing w:val="-1"/>
                  </w:rPr>
                </w:rPrChange>
              </w:rPr>
              <w:t>Totais do documento (DocumentTotals)</w:t>
            </w:r>
          </w:p>
        </w:tc>
        <w:tc>
          <w:tcPr>
            <w:tcW w:w="391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2366927" w14:textId="77777777" w:rsidR="003F3EDE" w:rsidRPr="00FB0B06" w:rsidRDefault="003F3EDE" w:rsidP="0025185C">
            <w:pPr>
              <w:rPr>
                <w:rFonts w:ascii="Arial" w:eastAsia="Times New Roman" w:hAnsi="Arial" w:cs="Arial"/>
                <w:spacing w:val="-1"/>
                <w:sz w:val="20"/>
                <w:szCs w:val="20"/>
                <w:rPrChange w:id="7342" w:author="Adelino Naquarta Sepalanga Domingos" w:date="2025-03-05T09:23:00Z" w16du:dateUtc="2025-03-05T08:23:00Z">
                  <w:rPr>
                    <w:rFonts w:ascii="Times New Roman" w:eastAsia="Times New Roman" w:hAnsi="Times New Roman"/>
                    <w:spacing w:val="-1"/>
                  </w:rPr>
                </w:rPrChange>
              </w:rPr>
            </w:pPr>
          </w:p>
        </w:tc>
        <w:tc>
          <w:tcPr>
            <w:tcW w:w="1329"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C6CD702" w14:textId="77777777" w:rsidR="003F3EDE" w:rsidRPr="00FB0B06" w:rsidRDefault="003F3EDE" w:rsidP="0025185C">
            <w:pPr>
              <w:jc w:val="center"/>
              <w:rPr>
                <w:rFonts w:ascii="Arial" w:eastAsia="Times New Roman" w:hAnsi="Arial" w:cs="Arial"/>
                <w:spacing w:val="-1"/>
                <w:sz w:val="20"/>
                <w:szCs w:val="20"/>
                <w:rPrChange w:id="7343"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344" w:author="Adelino Naquarta Sepalanga Domingos" w:date="2025-03-05T09:23:00Z" w16du:dateUtc="2025-03-05T08:23:00Z">
                  <w:rPr>
                    <w:rFonts w:ascii="Times New Roman" w:eastAsia="Times New Roman" w:hAnsi="Times New Roman"/>
                    <w:spacing w:val="-1"/>
                  </w:rPr>
                </w:rPrChange>
              </w:rPr>
              <w:t>Não Aplicável</w:t>
            </w:r>
          </w:p>
        </w:tc>
      </w:tr>
      <w:tr w:rsidR="003F3EDE" w:rsidRPr="00FB0B06" w14:paraId="4199ACAF" w14:textId="77777777" w:rsidTr="0025185C">
        <w:trPr>
          <w:trHeight w:val="244"/>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683D772" w14:textId="77777777" w:rsidR="003F3EDE" w:rsidRPr="00FB0B06" w:rsidRDefault="003F3EDE" w:rsidP="0025185C">
            <w:pPr>
              <w:jc w:val="center"/>
              <w:rPr>
                <w:rFonts w:ascii="Arial" w:eastAsia="Times New Roman" w:hAnsi="Arial" w:cs="Arial"/>
                <w:spacing w:val="-1"/>
                <w:sz w:val="20"/>
                <w:szCs w:val="20"/>
                <w:rPrChange w:id="7345"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346" w:author="Adelino Naquarta Sepalanga Domingos" w:date="2025-03-05T09:23:00Z" w16du:dateUtc="2025-03-05T08:23:00Z">
                  <w:rPr>
                    <w:rFonts w:ascii="Times New Roman" w:eastAsia="Times New Roman" w:hAnsi="Times New Roman"/>
                    <w:spacing w:val="-1"/>
                  </w:rPr>
                </w:rPrChange>
              </w:rPr>
              <w:t>4.2.3.22.1.</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AECFEA3" w14:textId="77777777" w:rsidR="003F3EDE" w:rsidRPr="00FB0B06" w:rsidRDefault="003F3EDE" w:rsidP="0025185C">
            <w:pPr>
              <w:jc w:val="center"/>
              <w:rPr>
                <w:rFonts w:ascii="Arial" w:eastAsia="Times New Roman" w:hAnsi="Arial" w:cs="Arial"/>
                <w:spacing w:val="-1"/>
                <w:sz w:val="20"/>
                <w:szCs w:val="20"/>
                <w:rPrChange w:id="7347"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0F1A554" w14:textId="77777777" w:rsidR="003F3EDE" w:rsidRPr="00FB0B06" w:rsidRDefault="003F3EDE" w:rsidP="0025185C">
            <w:pPr>
              <w:rPr>
                <w:rFonts w:ascii="Arial" w:eastAsia="Times New Roman" w:hAnsi="Arial" w:cs="Arial"/>
                <w:spacing w:val="-1"/>
                <w:sz w:val="20"/>
                <w:szCs w:val="20"/>
                <w:rPrChange w:id="7348"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349" w:author="Adelino Naquarta Sepalanga Domingos" w:date="2025-03-05T09:23:00Z" w16du:dateUtc="2025-03-05T08:23:00Z">
                  <w:rPr>
                    <w:rFonts w:ascii="Times New Roman" w:eastAsia="Times New Roman" w:hAnsi="Times New Roman"/>
                    <w:spacing w:val="-1"/>
                  </w:rPr>
                </w:rPrChange>
              </w:rPr>
              <w:t>Valor do imposto a pagar (TaxPayable)</w:t>
            </w:r>
          </w:p>
        </w:tc>
        <w:tc>
          <w:tcPr>
            <w:tcW w:w="391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16079DB" w14:textId="77777777" w:rsidR="003F3EDE" w:rsidRPr="00FB0B06" w:rsidRDefault="003F3EDE" w:rsidP="0025185C">
            <w:pPr>
              <w:rPr>
                <w:rFonts w:ascii="Arial" w:eastAsia="Times New Roman" w:hAnsi="Arial" w:cs="Arial"/>
                <w:spacing w:val="-1"/>
                <w:sz w:val="20"/>
                <w:szCs w:val="20"/>
                <w:rPrChange w:id="7350"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351" w:author="Adelino Naquarta Sepalanga Domingos" w:date="2025-03-05T09:23:00Z" w16du:dateUtc="2025-03-05T08:23:00Z">
                  <w:rPr>
                    <w:rFonts w:ascii="Times New Roman" w:eastAsia="Times New Roman" w:hAnsi="Times New Roman"/>
                    <w:spacing w:val="-1"/>
                  </w:rPr>
                </w:rPrChange>
              </w:rPr>
              <w:t>Quando não valorizado na base de dados, deve ser preenchido com “0.00”.</w:t>
            </w:r>
          </w:p>
        </w:tc>
        <w:tc>
          <w:tcPr>
            <w:tcW w:w="13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D2FA771" w14:textId="77777777" w:rsidR="003F3EDE" w:rsidRPr="00FB0B06" w:rsidRDefault="003F3EDE" w:rsidP="0025185C">
            <w:pPr>
              <w:jc w:val="center"/>
              <w:rPr>
                <w:rFonts w:ascii="Arial" w:eastAsia="Times New Roman" w:hAnsi="Arial" w:cs="Arial"/>
                <w:spacing w:val="-1"/>
                <w:sz w:val="20"/>
                <w:szCs w:val="20"/>
                <w:rPrChange w:id="7352" w:author="Adelino Naquarta Sepalanga Domingos" w:date="2025-03-05T09:23:00Z" w16du:dateUtc="2025-03-05T08:23:00Z">
                  <w:rPr>
                    <w:rFonts w:ascii="Times New Roman" w:eastAsia="Times New Roman" w:hAnsi="Times New Roman"/>
                    <w:spacing w:val="-1"/>
                  </w:rPr>
                </w:rPrChange>
              </w:rPr>
            </w:pPr>
          </w:p>
          <w:p w14:paraId="38376E92" w14:textId="77777777" w:rsidR="003F3EDE" w:rsidRPr="00FB0B06" w:rsidRDefault="003F3EDE" w:rsidP="0025185C">
            <w:pPr>
              <w:jc w:val="center"/>
              <w:rPr>
                <w:rFonts w:ascii="Arial" w:eastAsia="Times New Roman" w:hAnsi="Arial" w:cs="Arial"/>
                <w:spacing w:val="-1"/>
                <w:sz w:val="20"/>
                <w:szCs w:val="20"/>
                <w:rPrChange w:id="7353"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354" w:author="Adelino Naquarta Sepalanga Domingos" w:date="2025-03-05T09:23:00Z" w16du:dateUtc="2025-03-05T08:23:00Z">
                  <w:rPr>
                    <w:rFonts w:ascii="Times New Roman" w:eastAsia="Times New Roman" w:hAnsi="Times New Roman"/>
                    <w:spacing w:val="-1"/>
                  </w:rPr>
                </w:rPrChange>
              </w:rPr>
              <w:t>Monetário</w:t>
            </w:r>
          </w:p>
        </w:tc>
      </w:tr>
      <w:tr w:rsidR="003F3EDE" w:rsidRPr="00FB0B06" w14:paraId="0AAF9AD4" w14:textId="77777777" w:rsidTr="0025185C">
        <w:trPr>
          <w:trHeight w:val="2168"/>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F8280A7" w14:textId="77777777" w:rsidR="003F3EDE" w:rsidRPr="00FB0B06" w:rsidRDefault="003F3EDE" w:rsidP="0025185C">
            <w:pPr>
              <w:jc w:val="center"/>
              <w:rPr>
                <w:rFonts w:ascii="Arial" w:eastAsia="Times New Roman" w:hAnsi="Arial" w:cs="Arial"/>
                <w:spacing w:val="-1"/>
                <w:sz w:val="20"/>
                <w:szCs w:val="20"/>
                <w:rPrChange w:id="7355" w:author="Adelino Naquarta Sepalanga Domingos" w:date="2025-03-05T09:23:00Z" w16du:dateUtc="2025-03-05T08:23:00Z">
                  <w:rPr>
                    <w:rFonts w:ascii="Times New Roman" w:eastAsia="Times New Roman" w:hAnsi="Times New Roman"/>
                    <w:spacing w:val="-1"/>
                  </w:rPr>
                </w:rPrChange>
              </w:rPr>
            </w:pPr>
          </w:p>
          <w:p w14:paraId="0C8E60A9" w14:textId="77777777" w:rsidR="003F3EDE" w:rsidRPr="00FB0B06" w:rsidRDefault="003F3EDE" w:rsidP="0025185C">
            <w:pPr>
              <w:jc w:val="center"/>
              <w:rPr>
                <w:rFonts w:ascii="Arial" w:eastAsia="Times New Roman" w:hAnsi="Arial" w:cs="Arial"/>
                <w:spacing w:val="-1"/>
                <w:sz w:val="20"/>
                <w:szCs w:val="20"/>
                <w:rPrChange w:id="7356" w:author="Adelino Naquarta Sepalanga Domingos" w:date="2025-03-05T09:23:00Z" w16du:dateUtc="2025-03-05T08:23:00Z">
                  <w:rPr>
                    <w:rFonts w:ascii="Times New Roman" w:eastAsia="Times New Roman" w:hAnsi="Times New Roman"/>
                    <w:spacing w:val="-1"/>
                  </w:rPr>
                </w:rPrChange>
              </w:rPr>
            </w:pPr>
          </w:p>
          <w:p w14:paraId="4D1EECA4" w14:textId="77777777" w:rsidR="003F3EDE" w:rsidRPr="00FB0B06" w:rsidRDefault="003F3EDE" w:rsidP="0025185C">
            <w:pPr>
              <w:jc w:val="center"/>
              <w:rPr>
                <w:rFonts w:ascii="Arial" w:eastAsia="Times New Roman" w:hAnsi="Arial" w:cs="Arial"/>
                <w:spacing w:val="-1"/>
                <w:sz w:val="20"/>
                <w:szCs w:val="20"/>
                <w:rPrChange w:id="7357"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358" w:author="Adelino Naquarta Sepalanga Domingos" w:date="2025-03-05T09:23:00Z" w16du:dateUtc="2025-03-05T08:23:00Z">
                  <w:rPr>
                    <w:rFonts w:ascii="Times New Roman" w:eastAsia="Times New Roman" w:hAnsi="Times New Roman"/>
                    <w:spacing w:val="-1"/>
                  </w:rPr>
                </w:rPrChange>
              </w:rPr>
              <w:t>4.2.3.22.2.</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66920BA" w14:textId="77777777" w:rsidR="003F3EDE" w:rsidRPr="00FB0B06" w:rsidRDefault="003F3EDE" w:rsidP="0025185C">
            <w:pPr>
              <w:jc w:val="center"/>
              <w:rPr>
                <w:rFonts w:ascii="Arial" w:eastAsia="Times New Roman" w:hAnsi="Arial" w:cs="Arial"/>
                <w:spacing w:val="-1"/>
                <w:sz w:val="20"/>
                <w:szCs w:val="20"/>
                <w:rPrChange w:id="7359"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A194E8B" w14:textId="77777777" w:rsidR="003F3EDE" w:rsidRPr="00FB0B06" w:rsidRDefault="003F3EDE" w:rsidP="0025185C">
            <w:pPr>
              <w:rPr>
                <w:rFonts w:ascii="Arial" w:eastAsia="Times New Roman" w:hAnsi="Arial" w:cs="Arial"/>
                <w:spacing w:val="-1"/>
                <w:sz w:val="20"/>
                <w:szCs w:val="20"/>
                <w:rPrChange w:id="7360" w:author="Adelino Naquarta Sepalanga Domingos" w:date="2025-03-05T09:23:00Z" w16du:dateUtc="2025-03-05T08:23:00Z">
                  <w:rPr>
                    <w:rFonts w:ascii="Times New Roman" w:eastAsia="Times New Roman" w:hAnsi="Times New Roman"/>
                    <w:spacing w:val="-1"/>
                  </w:rPr>
                </w:rPrChange>
              </w:rPr>
            </w:pPr>
          </w:p>
          <w:p w14:paraId="37E71592" w14:textId="77777777" w:rsidR="003F3EDE" w:rsidRPr="00FB0B06" w:rsidRDefault="003F3EDE" w:rsidP="0025185C">
            <w:pPr>
              <w:rPr>
                <w:rFonts w:ascii="Arial" w:eastAsia="Times New Roman" w:hAnsi="Arial" w:cs="Arial"/>
                <w:spacing w:val="-1"/>
                <w:sz w:val="20"/>
                <w:szCs w:val="20"/>
                <w:rPrChange w:id="7361" w:author="Adelino Naquarta Sepalanga Domingos" w:date="2025-03-05T09:23:00Z" w16du:dateUtc="2025-03-05T08:23:00Z">
                  <w:rPr>
                    <w:rFonts w:ascii="Times New Roman" w:eastAsia="Times New Roman" w:hAnsi="Times New Roman"/>
                    <w:spacing w:val="-1"/>
                  </w:rPr>
                </w:rPrChange>
              </w:rPr>
            </w:pPr>
          </w:p>
          <w:p w14:paraId="37334B3F" w14:textId="77777777" w:rsidR="003F3EDE" w:rsidRPr="00FB0B06" w:rsidRDefault="003F3EDE" w:rsidP="0025185C">
            <w:pPr>
              <w:rPr>
                <w:rFonts w:ascii="Arial" w:eastAsia="Times New Roman" w:hAnsi="Arial" w:cs="Arial"/>
                <w:spacing w:val="-1"/>
                <w:sz w:val="20"/>
                <w:szCs w:val="20"/>
                <w:rPrChange w:id="7362"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363" w:author="Adelino Naquarta Sepalanga Domingos" w:date="2025-03-05T09:23:00Z" w16du:dateUtc="2025-03-05T08:23:00Z">
                  <w:rPr>
                    <w:rFonts w:ascii="Times New Roman" w:eastAsia="Times New Roman" w:hAnsi="Times New Roman"/>
                    <w:spacing w:val="-1"/>
                  </w:rPr>
                </w:rPrChange>
              </w:rPr>
              <w:t>Total do documento sem impostos (NetTotal)</w:t>
            </w:r>
          </w:p>
        </w:tc>
        <w:tc>
          <w:tcPr>
            <w:tcW w:w="391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5DA751F" w14:textId="77777777" w:rsidR="003F3EDE" w:rsidRPr="00FB0B06" w:rsidRDefault="003F3EDE" w:rsidP="0025185C">
            <w:pPr>
              <w:rPr>
                <w:rFonts w:ascii="Arial" w:eastAsia="Times New Roman" w:hAnsi="Arial" w:cs="Arial"/>
                <w:spacing w:val="-1"/>
                <w:sz w:val="20"/>
                <w:szCs w:val="20"/>
                <w:rPrChange w:id="7364"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365" w:author="Adelino Naquarta Sepalanga Domingos" w:date="2025-03-05T09:23:00Z" w16du:dateUtc="2025-03-05T08:23:00Z">
                  <w:rPr>
                    <w:rFonts w:ascii="Times New Roman" w:eastAsia="Times New Roman" w:hAnsi="Times New Roman"/>
                    <w:spacing w:val="-1"/>
                  </w:rPr>
                </w:rPrChange>
              </w:rPr>
              <w:t>Este campo não deve incluir as parcelas referentes aos impostos constantes da tabela 2.5 – Tabela de impostos (TaxTable).</w:t>
            </w:r>
          </w:p>
          <w:p w14:paraId="68CBF9CE" w14:textId="77777777" w:rsidR="003F3EDE" w:rsidRPr="00FB0B06" w:rsidRDefault="003F3EDE" w:rsidP="0025185C">
            <w:pPr>
              <w:rPr>
                <w:rFonts w:ascii="Arial" w:eastAsia="Times New Roman" w:hAnsi="Arial" w:cs="Arial"/>
                <w:spacing w:val="-1"/>
                <w:sz w:val="20"/>
                <w:szCs w:val="20"/>
                <w:rPrChange w:id="7366"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367" w:author="Adelino Naquarta Sepalanga Domingos" w:date="2025-03-05T09:23:00Z" w16du:dateUtc="2025-03-05T08:23:00Z">
                  <w:rPr>
                    <w:rFonts w:ascii="Times New Roman" w:eastAsia="Times New Roman" w:hAnsi="Times New Roman"/>
                    <w:spacing w:val="-1"/>
                  </w:rPr>
                </w:rPrChange>
              </w:rPr>
              <w:t>Quando não valorizado na base de dados, deve ser preenchido com “0.00”.</w:t>
            </w:r>
          </w:p>
        </w:tc>
        <w:tc>
          <w:tcPr>
            <w:tcW w:w="1329"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43B41FA" w14:textId="77777777" w:rsidR="003F3EDE" w:rsidRPr="00FB0B06" w:rsidRDefault="003F3EDE" w:rsidP="0025185C">
            <w:pPr>
              <w:jc w:val="center"/>
              <w:rPr>
                <w:rFonts w:ascii="Arial" w:eastAsia="Times New Roman" w:hAnsi="Arial" w:cs="Arial"/>
                <w:spacing w:val="-1"/>
                <w:sz w:val="20"/>
                <w:szCs w:val="20"/>
                <w:rPrChange w:id="7368" w:author="Adelino Naquarta Sepalanga Domingos" w:date="2025-03-05T09:23:00Z" w16du:dateUtc="2025-03-05T08:23:00Z">
                  <w:rPr>
                    <w:rFonts w:ascii="Times New Roman" w:eastAsia="Times New Roman" w:hAnsi="Times New Roman"/>
                    <w:spacing w:val="-1"/>
                  </w:rPr>
                </w:rPrChange>
              </w:rPr>
            </w:pPr>
          </w:p>
          <w:p w14:paraId="205F1479" w14:textId="77777777" w:rsidR="003F3EDE" w:rsidRPr="00FB0B06" w:rsidRDefault="003F3EDE" w:rsidP="0025185C">
            <w:pPr>
              <w:jc w:val="center"/>
              <w:rPr>
                <w:rFonts w:ascii="Arial" w:eastAsia="Times New Roman" w:hAnsi="Arial" w:cs="Arial"/>
                <w:spacing w:val="-1"/>
                <w:sz w:val="20"/>
                <w:szCs w:val="20"/>
                <w:rPrChange w:id="7369" w:author="Adelino Naquarta Sepalanga Domingos" w:date="2025-03-05T09:23:00Z" w16du:dateUtc="2025-03-05T08:23:00Z">
                  <w:rPr>
                    <w:rFonts w:ascii="Times New Roman" w:eastAsia="Times New Roman" w:hAnsi="Times New Roman"/>
                    <w:spacing w:val="-1"/>
                  </w:rPr>
                </w:rPrChange>
              </w:rPr>
            </w:pPr>
          </w:p>
          <w:p w14:paraId="7AA13B26" w14:textId="77777777" w:rsidR="003F3EDE" w:rsidRPr="00FB0B06" w:rsidRDefault="003F3EDE" w:rsidP="0025185C">
            <w:pPr>
              <w:jc w:val="center"/>
              <w:rPr>
                <w:rFonts w:ascii="Arial" w:eastAsia="Times New Roman" w:hAnsi="Arial" w:cs="Arial"/>
                <w:spacing w:val="-1"/>
                <w:sz w:val="20"/>
                <w:szCs w:val="20"/>
                <w:rPrChange w:id="7370" w:author="Adelino Naquarta Sepalanga Domingos" w:date="2025-03-05T09:23:00Z" w16du:dateUtc="2025-03-05T08:23:00Z">
                  <w:rPr>
                    <w:rFonts w:ascii="Times New Roman" w:eastAsia="Times New Roman" w:hAnsi="Times New Roman"/>
                    <w:spacing w:val="-1"/>
                  </w:rPr>
                </w:rPrChange>
              </w:rPr>
            </w:pPr>
          </w:p>
          <w:p w14:paraId="16670ECD" w14:textId="77777777" w:rsidR="003F3EDE" w:rsidRPr="00FB0B06" w:rsidRDefault="003F3EDE" w:rsidP="0025185C">
            <w:pPr>
              <w:jc w:val="center"/>
              <w:rPr>
                <w:rFonts w:ascii="Arial" w:eastAsia="Times New Roman" w:hAnsi="Arial" w:cs="Arial"/>
                <w:spacing w:val="-1"/>
                <w:sz w:val="20"/>
                <w:szCs w:val="20"/>
                <w:rPrChange w:id="7371"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372" w:author="Adelino Naquarta Sepalanga Domingos" w:date="2025-03-05T09:23:00Z" w16du:dateUtc="2025-03-05T08:23:00Z">
                  <w:rPr>
                    <w:rFonts w:ascii="Times New Roman" w:eastAsia="Times New Roman" w:hAnsi="Times New Roman"/>
                    <w:spacing w:val="-1"/>
                  </w:rPr>
                </w:rPrChange>
              </w:rPr>
              <w:t>Monetário</w:t>
            </w:r>
          </w:p>
        </w:tc>
      </w:tr>
      <w:tr w:rsidR="003F3EDE" w:rsidRPr="00FB0B06" w14:paraId="5EB5123E" w14:textId="77777777" w:rsidTr="0025185C">
        <w:trPr>
          <w:trHeight w:val="1035"/>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DD36E04" w14:textId="77777777" w:rsidR="003F3EDE" w:rsidRPr="00FB0B06" w:rsidRDefault="003F3EDE" w:rsidP="0025185C">
            <w:pPr>
              <w:jc w:val="center"/>
              <w:rPr>
                <w:rFonts w:ascii="Arial" w:eastAsia="Times New Roman" w:hAnsi="Arial" w:cs="Arial"/>
                <w:spacing w:val="-1"/>
                <w:sz w:val="20"/>
                <w:szCs w:val="20"/>
                <w:rPrChange w:id="7373"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374" w:author="Adelino Naquarta Sepalanga Domingos" w:date="2025-03-05T09:23:00Z" w16du:dateUtc="2025-03-05T08:23:00Z">
                  <w:rPr>
                    <w:rFonts w:ascii="Times New Roman" w:eastAsia="Times New Roman" w:hAnsi="Times New Roman"/>
                    <w:spacing w:val="-1"/>
                  </w:rPr>
                </w:rPrChange>
              </w:rPr>
              <w:t>4.2.3.22.3.</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3304F5F" w14:textId="77777777" w:rsidR="003F3EDE" w:rsidRPr="00FB0B06" w:rsidRDefault="003F3EDE" w:rsidP="0025185C">
            <w:pPr>
              <w:jc w:val="center"/>
              <w:rPr>
                <w:rFonts w:ascii="Arial" w:eastAsia="Times New Roman" w:hAnsi="Arial" w:cs="Arial"/>
                <w:spacing w:val="-1"/>
                <w:sz w:val="20"/>
                <w:szCs w:val="20"/>
                <w:rPrChange w:id="7375"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F61A0AA" w14:textId="77777777" w:rsidR="003F3EDE" w:rsidRPr="00FB0B06" w:rsidRDefault="003F3EDE" w:rsidP="0025185C">
            <w:pPr>
              <w:rPr>
                <w:rFonts w:ascii="Arial" w:eastAsia="Times New Roman" w:hAnsi="Arial" w:cs="Arial"/>
                <w:spacing w:val="-1"/>
                <w:sz w:val="20"/>
                <w:szCs w:val="20"/>
                <w:rPrChange w:id="7376"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377" w:author="Adelino Naquarta Sepalanga Domingos" w:date="2025-03-05T09:23:00Z" w16du:dateUtc="2025-03-05T08:23:00Z">
                  <w:rPr>
                    <w:rFonts w:ascii="Times New Roman" w:eastAsia="Times New Roman" w:hAnsi="Times New Roman"/>
                    <w:spacing w:val="-1"/>
                  </w:rPr>
                </w:rPrChange>
              </w:rPr>
              <w:t>Total do documento com impostos (GrossTotal)</w:t>
            </w:r>
          </w:p>
        </w:tc>
        <w:tc>
          <w:tcPr>
            <w:tcW w:w="391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F5D7999" w14:textId="77777777" w:rsidR="003F3EDE" w:rsidRPr="00FB0B06" w:rsidRDefault="003F3EDE" w:rsidP="0025185C">
            <w:pPr>
              <w:rPr>
                <w:rFonts w:ascii="Arial" w:eastAsia="Times New Roman" w:hAnsi="Arial" w:cs="Arial"/>
                <w:spacing w:val="-1"/>
                <w:sz w:val="20"/>
                <w:szCs w:val="20"/>
                <w:rPrChange w:id="7378"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379" w:author="Adelino Naquarta Sepalanga Domingos" w:date="2025-03-05T09:23:00Z" w16du:dateUtc="2025-03-05T08:23:00Z">
                  <w:rPr>
                    <w:rFonts w:ascii="Times New Roman" w:eastAsia="Times New Roman" w:hAnsi="Times New Roman"/>
                    <w:spacing w:val="-1"/>
                  </w:rPr>
                </w:rPrChange>
              </w:rPr>
              <w:t>Quando não valorizado na base de dados, deve ser preenchido com “0.00”.</w:t>
            </w:r>
          </w:p>
        </w:tc>
        <w:tc>
          <w:tcPr>
            <w:tcW w:w="13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00E92EA" w14:textId="77777777" w:rsidR="003F3EDE" w:rsidRPr="00FB0B06" w:rsidRDefault="003F3EDE" w:rsidP="0025185C">
            <w:pPr>
              <w:jc w:val="center"/>
              <w:rPr>
                <w:rFonts w:ascii="Arial" w:eastAsia="Times New Roman" w:hAnsi="Arial" w:cs="Arial"/>
                <w:spacing w:val="-1"/>
                <w:sz w:val="20"/>
                <w:szCs w:val="20"/>
                <w:rPrChange w:id="7380" w:author="Adelino Naquarta Sepalanga Domingos" w:date="2025-03-05T09:23:00Z" w16du:dateUtc="2025-03-05T08:23:00Z">
                  <w:rPr>
                    <w:rFonts w:ascii="Times New Roman" w:eastAsia="Times New Roman" w:hAnsi="Times New Roman"/>
                    <w:spacing w:val="-1"/>
                  </w:rPr>
                </w:rPrChange>
              </w:rPr>
            </w:pPr>
          </w:p>
          <w:p w14:paraId="1A26D48E" w14:textId="77777777" w:rsidR="003F3EDE" w:rsidRPr="00FB0B06" w:rsidRDefault="003F3EDE" w:rsidP="0025185C">
            <w:pPr>
              <w:jc w:val="center"/>
              <w:rPr>
                <w:rFonts w:ascii="Arial" w:eastAsia="Times New Roman" w:hAnsi="Arial" w:cs="Arial"/>
                <w:spacing w:val="-1"/>
                <w:sz w:val="20"/>
                <w:szCs w:val="20"/>
                <w:rPrChange w:id="7381"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382" w:author="Adelino Naquarta Sepalanga Domingos" w:date="2025-03-05T09:23:00Z" w16du:dateUtc="2025-03-05T08:23:00Z">
                  <w:rPr>
                    <w:rFonts w:ascii="Times New Roman" w:eastAsia="Times New Roman" w:hAnsi="Times New Roman"/>
                    <w:spacing w:val="-1"/>
                  </w:rPr>
                </w:rPrChange>
              </w:rPr>
              <w:t>Monetário</w:t>
            </w:r>
          </w:p>
        </w:tc>
      </w:tr>
      <w:tr w:rsidR="003F3EDE" w:rsidRPr="00FB0B06" w14:paraId="52CD1859" w14:textId="77777777" w:rsidTr="0025185C">
        <w:trPr>
          <w:trHeight w:val="799"/>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389B960" w14:textId="77777777" w:rsidR="003F3EDE" w:rsidRPr="00FB0B06" w:rsidRDefault="003F3EDE" w:rsidP="0025185C">
            <w:pPr>
              <w:jc w:val="center"/>
              <w:rPr>
                <w:rFonts w:ascii="Arial" w:eastAsia="Times New Roman" w:hAnsi="Arial" w:cs="Arial"/>
                <w:spacing w:val="-1"/>
                <w:sz w:val="20"/>
                <w:szCs w:val="20"/>
                <w:rPrChange w:id="7383"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384" w:author="Adelino Naquarta Sepalanga Domingos" w:date="2025-03-05T09:23:00Z" w16du:dateUtc="2025-03-05T08:23:00Z">
                  <w:rPr>
                    <w:rFonts w:ascii="Times New Roman" w:eastAsia="Times New Roman" w:hAnsi="Times New Roman"/>
                    <w:spacing w:val="-1"/>
                  </w:rPr>
                </w:rPrChange>
              </w:rPr>
              <w:t>4.2.3.22.4.</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5998472" w14:textId="77777777" w:rsidR="003F3EDE" w:rsidRPr="00FB0B06" w:rsidRDefault="003F3EDE" w:rsidP="0025185C">
            <w:pPr>
              <w:jc w:val="center"/>
              <w:rPr>
                <w:rFonts w:ascii="Arial" w:eastAsia="Times New Roman" w:hAnsi="Arial" w:cs="Arial"/>
                <w:spacing w:val="-1"/>
                <w:sz w:val="20"/>
                <w:szCs w:val="20"/>
                <w:rPrChange w:id="7385"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D7AEAD2" w14:textId="77777777" w:rsidR="003F3EDE" w:rsidRPr="00FB0B06" w:rsidRDefault="003F3EDE" w:rsidP="0025185C">
            <w:pPr>
              <w:rPr>
                <w:rFonts w:ascii="Arial" w:eastAsia="Times New Roman" w:hAnsi="Arial" w:cs="Arial"/>
                <w:spacing w:val="-1"/>
                <w:sz w:val="20"/>
                <w:szCs w:val="20"/>
                <w:rPrChange w:id="7386"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387" w:author="Adelino Naquarta Sepalanga Domingos" w:date="2025-03-05T09:23:00Z" w16du:dateUtc="2025-03-05T08:23:00Z">
                  <w:rPr>
                    <w:rFonts w:ascii="Times New Roman" w:eastAsia="Times New Roman" w:hAnsi="Times New Roman"/>
                    <w:spacing w:val="-1"/>
                  </w:rPr>
                </w:rPrChange>
              </w:rPr>
              <w:t>Moeda (Currency)</w:t>
            </w:r>
          </w:p>
        </w:tc>
        <w:tc>
          <w:tcPr>
            <w:tcW w:w="391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F8F5939" w14:textId="77777777" w:rsidR="003F3EDE" w:rsidRPr="00FB0B06" w:rsidRDefault="003F3EDE" w:rsidP="0025185C">
            <w:pPr>
              <w:rPr>
                <w:rFonts w:ascii="Arial" w:eastAsia="Times New Roman" w:hAnsi="Arial" w:cs="Arial"/>
                <w:spacing w:val="-1"/>
                <w:sz w:val="20"/>
                <w:szCs w:val="20"/>
                <w:rPrChange w:id="7388"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389" w:author="Adelino Naquarta Sepalanga Domingos" w:date="2025-03-05T09:23:00Z" w16du:dateUtc="2025-03-05T08:23:00Z">
                  <w:rPr>
                    <w:rFonts w:ascii="Times New Roman" w:eastAsia="Times New Roman" w:hAnsi="Times New Roman"/>
                    <w:spacing w:val="-1"/>
                  </w:rPr>
                </w:rPrChange>
              </w:rPr>
              <w:t>Não deve ser gerada no caso da emissão do documento ser em AOA.</w:t>
            </w:r>
          </w:p>
        </w:tc>
        <w:tc>
          <w:tcPr>
            <w:tcW w:w="1329"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95EBEDE" w14:textId="77777777" w:rsidR="003F3EDE" w:rsidRPr="00FB0B06" w:rsidRDefault="003F3EDE" w:rsidP="0025185C">
            <w:pPr>
              <w:jc w:val="center"/>
              <w:rPr>
                <w:rFonts w:ascii="Arial" w:eastAsia="Times New Roman" w:hAnsi="Arial" w:cs="Arial"/>
                <w:spacing w:val="-1"/>
                <w:sz w:val="20"/>
                <w:szCs w:val="20"/>
                <w:rPrChange w:id="7390"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391" w:author="Adelino Naquarta Sepalanga Domingos" w:date="2025-03-05T09:23:00Z" w16du:dateUtc="2025-03-05T08:23:00Z">
                  <w:rPr>
                    <w:rFonts w:ascii="Times New Roman" w:eastAsia="Times New Roman" w:hAnsi="Times New Roman"/>
                    <w:spacing w:val="-1"/>
                  </w:rPr>
                </w:rPrChange>
              </w:rPr>
              <w:t>Não Aplicável</w:t>
            </w:r>
          </w:p>
        </w:tc>
      </w:tr>
      <w:tr w:rsidR="003F3EDE" w:rsidRPr="00FB0B06" w14:paraId="369B511E" w14:textId="77777777" w:rsidTr="0025185C">
        <w:trPr>
          <w:trHeight w:val="1083"/>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12BF609" w14:textId="77777777" w:rsidR="003F3EDE" w:rsidRPr="00FB0B06" w:rsidRDefault="003F3EDE" w:rsidP="0025185C">
            <w:pPr>
              <w:jc w:val="center"/>
              <w:rPr>
                <w:rFonts w:ascii="Arial" w:eastAsia="Times New Roman" w:hAnsi="Arial" w:cs="Arial"/>
                <w:spacing w:val="-1"/>
                <w:sz w:val="20"/>
                <w:szCs w:val="20"/>
                <w:rPrChange w:id="7392"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393" w:author="Adelino Naquarta Sepalanga Domingos" w:date="2025-03-05T09:23:00Z" w16du:dateUtc="2025-03-05T08:23:00Z">
                  <w:rPr>
                    <w:rFonts w:ascii="Times New Roman" w:eastAsia="Times New Roman" w:hAnsi="Times New Roman"/>
                    <w:spacing w:val="-1"/>
                  </w:rPr>
                </w:rPrChange>
              </w:rPr>
              <w:t>4.2.3.22.4.1.</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E8A79BB" w14:textId="77777777" w:rsidR="003F3EDE" w:rsidRPr="00FB0B06" w:rsidRDefault="003F3EDE" w:rsidP="0025185C">
            <w:pPr>
              <w:jc w:val="center"/>
              <w:rPr>
                <w:rFonts w:ascii="Arial" w:eastAsia="Times New Roman" w:hAnsi="Arial" w:cs="Arial"/>
                <w:spacing w:val="-1"/>
                <w:sz w:val="20"/>
                <w:szCs w:val="20"/>
                <w:rPrChange w:id="7394"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16CD932" w14:textId="77777777" w:rsidR="003F3EDE" w:rsidRPr="00FB0B06" w:rsidRDefault="003F3EDE" w:rsidP="0025185C">
            <w:pPr>
              <w:rPr>
                <w:rFonts w:ascii="Arial" w:eastAsia="Times New Roman" w:hAnsi="Arial" w:cs="Arial"/>
                <w:spacing w:val="-1"/>
                <w:sz w:val="20"/>
                <w:szCs w:val="20"/>
                <w:rPrChange w:id="7395"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396" w:author="Adelino Naquarta Sepalanga Domingos" w:date="2025-03-05T09:23:00Z" w16du:dateUtc="2025-03-05T08:23:00Z">
                  <w:rPr>
                    <w:rFonts w:ascii="Times New Roman" w:eastAsia="Times New Roman" w:hAnsi="Times New Roman"/>
                    <w:spacing w:val="-1"/>
                  </w:rPr>
                </w:rPrChange>
              </w:rPr>
              <w:t>Código de moeda (CurrencyCode)</w:t>
            </w:r>
          </w:p>
        </w:tc>
        <w:tc>
          <w:tcPr>
            <w:tcW w:w="391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7D519F9" w14:textId="77777777" w:rsidR="003F3EDE" w:rsidRPr="00FB0B06" w:rsidRDefault="003F3EDE" w:rsidP="0025185C">
            <w:pPr>
              <w:rPr>
                <w:rFonts w:ascii="Arial" w:eastAsia="Times New Roman" w:hAnsi="Arial" w:cs="Arial"/>
                <w:spacing w:val="-1"/>
                <w:sz w:val="20"/>
                <w:szCs w:val="20"/>
                <w:rPrChange w:id="7397"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398" w:author="Adelino Naquarta Sepalanga Domingos" w:date="2025-03-05T09:23:00Z" w16du:dateUtc="2025-03-05T08:23:00Z">
                  <w:rPr>
                    <w:rFonts w:ascii="Times New Roman" w:eastAsia="Times New Roman" w:hAnsi="Times New Roman"/>
                    <w:spacing w:val="-1"/>
                  </w:rPr>
                </w:rPrChange>
              </w:rPr>
              <w:t>No caso de moeda estrangeira deve ser preenchido de acordo com a norma ISO 4217.</w:t>
            </w:r>
          </w:p>
        </w:tc>
        <w:tc>
          <w:tcPr>
            <w:tcW w:w="13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55231E2" w14:textId="77777777" w:rsidR="003F3EDE" w:rsidRPr="00FB0B06" w:rsidRDefault="003F3EDE" w:rsidP="0025185C">
            <w:pPr>
              <w:jc w:val="center"/>
              <w:rPr>
                <w:rFonts w:ascii="Arial" w:eastAsia="Times New Roman" w:hAnsi="Arial" w:cs="Arial"/>
                <w:spacing w:val="-1"/>
                <w:sz w:val="20"/>
                <w:szCs w:val="20"/>
                <w:rPrChange w:id="7399" w:author="Adelino Naquarta Sepalanga Domingos" w:date="2025-03-05T09:23:00Z" w16du:dateUtc="2025-03-05T08:23:00Z">
                  <w:rPr>
                    <w:rFonts w:ascii="Times New Roman" w:eastAsia="Times New Roman" w:hAnsi="Times New Roman"/>
                    <w:spacing w:val="-1"/>
                  </w:rPr>
                </w:rPrChange>
              </w:rPr>
            </w:pPr>
          </w:p>
          <w:p w14:paraId="1D508F6F" w14:textId="77777777" w:rsidR="003F3EDE" w:rsidRPr="00FB0B06" w:rsidRDefault="003F3EDE" w:rsidP="0025185C">
            <w:pPr>
              <w:jc w:val="center"/>
              <w:rPr>
                <w:rFonts w:ascii="Arial" w:eastAsia="Times New Roman" w:hAnsi="Arial" w:cs="Arial"/>
                <w:spacing w:val="-1"/>
                <w:sz w:val="20"/>
                <w:szCs w:val="20"/>
                <w:rPrChange w:id="7400"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401" w:author="Adelino Naquarta Sepalanga Domingos" w:date="2025-03-05T09:23:00Z" w16du:dateUtc="2025-03-05T08:23:00Z">
                  <w:rPr>
                    <w:rFonts w:ascii="Times New Roman" w:eastAsia="Times New Roman" w:hAnsi="Times New Roman"/>
                    <w:spacing w:val="-1"/>
                  </w:rPr>
                </w:rPrChange>
              </w:rPr>
              <w:t>Texto 3</w:t>
            </w:r>
          </w:p>
        </w:tc>
      </w:tr>
      <w:tr w:rsidR="003F3EDE" w:rsidRPr="00FB0B06" w14:paraId="0ABCB3E5" w14:textId="77777777" w:rsidTr="0025185C">
        <w:trPr>
          <w:trHeight w:val="1176"/>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F83C3C9" w14:textId="77777777" w:rsidR="003F3EDE" w:rsidRPr="00FB0B06" w:rsidRDefault="003F3EDE" w:rsidP="0025185C">
            <w:pPr>
              <w:jc w:val="center"/>
              <w:rPr>
                <w:rFonts w:ascii="Arial" w:eastAsia="Times New Roman" w:hAnsi="Arial" w:cs="Arial"/>
                <w:spacing w:val="-1"/>
                <w:sz w:val="20"/>
                <w:szCs w:val="20"/>
                <w:rPrChange w:id="7402"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403" w:author="Adelino Naquarta Sepalanga Domingos" w:date="2025-03-05T09:23:00Z" w16du:dateUtc="2025-03-05T08:23:00Z">
                  <w:rPr>
                    <w:rFonts w:ascii="Times New Roman" w:eastAsia="Times New Roman" w:hAnsi="Times New Roman"/>
                    <w:spacing w:val="-1"/>
                  </w:rPr>
                </w:rPrChange>
              </w:rPr>
              <w:t>4.2.3.22.4.2.</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CFAF8B1" w14:textId="77777777" w:rsidR="003F3EDE" w:rsidRPr="00FB0B06" w:rsidRDefault="003F3EDE" w:rsidP="0025185C">
            <w:pPr>
              <w:jc w:val="center"/>
              <w:rPr>
                <w:rFonts w:ascii="Arial" w:eastAsia="Times New Roman" w:hAnsi="Arial" w:cs="Arial"/>
                <w:spacing w:val="-1"/>
                <w:sz w:val="20"/>
                <w:szCs w:val="20"/>
                <w:rPrChange w:id="7404"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323961C" w14:textId="77777777" w:rsidR="003F3EDE" w:rsidRPr="00FB0B06" w:rsidRDefault="003F3EDE" w:rsidP="0025185C">
            <w:pPr>
              <w:rPr>
                <w:rFonts w:ascii="Arial" w:eastAsia="Times New Roman" w:hAnsi="Arial" w:cs="Arial"/>
                <w:spacing w:val="-1"/>
                <w:sz w:val="20"/>
                <w:szCs w:val="20"/>
                <w:rPrChange w:id="7405"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406" w:author="Adelino Naquarta Sepalanga Domingos" w:date="2025-03-05T09:23:00Z" w16du:dateUtc="2025-03-05T08:23:00Z">
                  <w:rPr>
                    <w:rFonts w:ascii="Times New Roman" w:eastAsia="Times New Roman" w:hAnsi="Times New Roman"/>
                    <w:spacing w:val="-1"/>
                  </w:rPr>
                </w:rPrChange>
              </w:rPr>
              <w:t>Valor total em moeda estrangeira (CurrencyAmount)</w:t>
            </w:r>
          </w:p>
        </w:tc>
        <w:tc>
          <w:tcPr>
            <w:tcW w:w="391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7429B18" w14:textId="77777777" w:rsidR="003F3EDE" w:rsidRPr="00FB0B06" w:rsidRDefault="003F3EDE" w:rsidP="0025185C">
            <w:pPr>
              <w:rPr>
                <w:rFonts w:ascii="Arial" w:eastAsia="Times New Roman" w:hAnsi="Arial" w:cs="Arial"/>
                <w:spacing w:val="-1"/>
                <w:sz w:val="20"/>
                <w:szCs w:val="20"/>
                <w:rPrChange w:id="7407"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408" w:author="Adelino Naquarta Sepalanga Domingos" w:date="2025-03-05T09:23:00Z" w16du:dateUtc="2025-03-05T08:23:00Z">
                  <w:rPr>
                    <w:rFonts w:ascii="Times New Roman" w:eastAsia="Times New Roman" w:hAnsi="Times New Roman"/>
                    <w:spacing w:val="-1"/>
                  </w:rPr>
                </w:rPrChange>
              </w:rPr>
              <w:t>Valor do campo 4.2.3.22.3. – Total do documento com impostos (GrossTotal) na moeda original do documento.</w:t>
            </w:r>
          </w:p>
        </w:tc>
        <w:tc>
          <w:tcPr>
            <w:tcW w:w="1329"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144C946" w14:textId="77777777" w:rsidR="003F3EDE" w:rsidRPr="00FB0B06" w:rsidRDefault="003F3EDE" w:rsidP="0025185C">
            <w:pPr>
              <w:jc w:val="center"/>
              <w:rPr>
                <w:rFonts w:ascii="Arial" w:eastAsia="Times New Roman" w:hAnsi="Arial" w:cs="Arial"/>
                <w:spacing w:val="-1"/>
                <w:sz w:val="20"/>
                <w:szCs w:val="20"/>
                <w:rPrChange w:id="7409" w:author="Adelino Naquarta Sepalanga Domingos" w:date="2025-03-05T09:23:00Z" w16du:dateUtc="2025-03-05T08:23:00Z">
                  <w:rPr>
                    <w:rFonts w:ascii="Times New Roman" w:eastAsia="Times New Roman" w:hAnsi="Times New Roman"/>
                    <w:spacing w:val="-1"/>
                  </w:rPr>
                </w:rPrChange>
              </w:rPr>
            </w:pPr>
          </w:p>
          <w:p w14:paraId="26EA6F4D" w14:textId="77777777" w:rsidR="003F3EDE" w:rsidRPr="00FB0B06" w:rsidRDefault="003F3EDE" w:rsidP="0025185C">
            <w:pPr>
              <w:jc w:val="center"/>
              <w:rPr>
                <w:rFonts w:ascii="Arial" w:eastAsia="Times New Roman" w:hAnsi="Arial" w:cs="Arial"/>
                <w:spacing w:val="-1"/>
                <w:sz w:val="20"/>
                <w:szCs w:val="20"/>
                <w:rPrChange w:id="7410"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411" w:author="Adelino Naquarta Sepalanga Domingos" w:date="2025-03-05T09:23:00Z" w16du:dateUtc="2025-03-05T08:23:00Z">
                  <w:rPr>
                    <w:rFonts w:ascii="Times New Roman" w:eastAsia="Times New Roman" w:hAnsi="Times New Roman"/>
                    <w:spacing w:val="-1"/>
                  </w:rPr>
                </w:rPrChange>
              </w:rPr>
              <w:t>Monetário</w:t>
            </w:r>
          </w:p>
        </w:tc>
      </w:tr>
      <w:tr w:rsidR="003F3EDE" w:rsidRPr="00FB0B06" w14:paraId="4072049E" w14:textId="77777777" w:rsidTr="0025185C">
        <w:trPr>
          <w:trHeight w:val="640"/>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44E0048" w14:textId="77777777" w:rsidR="003F3EDE" w:rsidRPr="00FB0B06" w:rsidRDefault="003F3EDE" w:rsidP="0025185C">
            <w:pPr>
              <w:jc w:val="center"/>
              <w:rPr>
                <w:rFonts w:ascii="Arial" w:eastAsia="Times New Roman" w:hAnsi="Arial" w:cs="Arial"/>
                <w:spacing w:val="-1"/>
                <w:sz w:val="20"/>
                <w:szCs w:val="20"/>
                <w:rPrChange w:id="7412"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413" w:author="Adelino Naquarta Sepalanga Domingos" w:date="2025-03-05T09:23:00Z" w16du:dateUtc="2025-03-05T08:23:00Z">
                  <w:rPr>
                    <w:rFonts w:ascii="Times New Roman" w:eastAsia="Times New Roman" w:hAnsi="Times New Roman"/>
                    <w:spacing w:val="-1"/>
                  </w:rPr>
                </w:rPrChange>
              </w:rPr>
              <w:t>4.2.3.22.4.3.</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F6D8473" w14:textId="77777777" w:rsidR="003F3EDE" w:rsidRPr="00FB0B06" w:rsidRDefault="003F3EDE" w:rsidP="0025185C">
            <w:pPr>
              <w:jc w:val="center"/>
              <w:rPr>
                <w:rFonts w:ascii="Arial" w:eastAsia="Times New Roman" w:hAnsi="Arial" w:cs="Arial"/>
                <w:spacing w:val="-1"/>
                <w:sz w:val="20"/>
                <w:szCs w:val="20"/>
                <w:rPrChange w:id="7414" w:author="Adelino Naquarta Sepalanga Domingos" w:date="2025-03-05T09:23:00Z" w16du:dateUtc="2025-03-05T08:23:00Z">
                  <w:rPr>
                    <w:rFonts w:ascii="Times New Roman" w:eastAsia="Times New Roman" w:hAnsi="Times New Roman"/>
                    <w:spacing w:val="-1"/>
                  </w:rPr>
                </w:rPrChange>
              </w:rPr>
            </w:pPr>
          </w:p>
        </w:tc>
        <w:tc>
          <w:tcPr>
            <w:tcW w:w="308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77F15C1" w14:textId="77777777" w:rsidR="003F3EDE" w:rsidRPr="00FB0B06" w:rsidRDefault="003F3EDE" w:rsidP="0025185C">
            <w:pPr>
              <w:rPr>
                <w:rFonts w:ascii="Arial" w:eastAsia="Times New Roman" w:hAnsi="Arial" w:cs="Arial"/>
                <w:spacing w:val="-1"/>
                <w:sz w:val="20"/>
                <w:szCs w:val="20"/>
                <w:rPrChange w:id="7415"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416" w:author="Adelino Naquarta Sepalanga Domingos" w:date="2025-03-05T09:23:00Z" w16du:dateUtc="2025-03-05T08:23:00Z">
                  <w:rPr>
                    <w:rFonts w:ascii="Times New Roman" w:eastAsia="Times New Roman" w:hAnsi="Times New Roman"/>
                    <w:spacing w:val="-1"/>
                  </w:rPr>
                </w:rPrChange>
              </w:rPr>
              <w:t>Taxa de câmbio (ExchangeRate)</w:t>
            </w:r>
          </w:p>
        </w:tc>
        <w:tc>
          <w:tcPr>
            <w:tcW w:w="391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1726F1F" w14:textId="77777777" w:rsidR="003F3EDE" w:rsidRPr="00FB0B06" w:rsidRDefault="003F3EDE" w:rsidP="0025185C">
            <w:pPr>
              <w:rPr>
                <w:rFonts w:ascii="Arial" w:eastAsia="Times New Roman" w:hAnsi="Arial" w:cs="Arial"/>
                <w:spacing w:val="-1"/>
                <w:sz w:val="20"/>
                <w:szCs w:val="20"/>
                <w:rPrChange w:id="7417"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418" w:author="Adelino Naquarta Sepalanga Domingos" w:date="2025-03-05T09:23:00Z" w16du:dateUtc="2025-03-05T08:23:00Z">
                  <w:rPr>
                    <w:rFonts w:ascii="Times New Roman" w:eastAsia="Times New Roman" w:hAnsi="Times New Roman"/>
                    <w:spacing w:val="-1"/>
                  </w:rPr>
                </w:rPrChange>
              </w:rPr>
              <w:t>Deve ser indicada a taxa de câmbio utilizada na conversão para AOA.</w:t>
            </w:r>
          </w:p>
        </w:tc>
        <w:tc>
          <w:tcPr>
            <w:tcW w:w="132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E1DC237" w14:textId="77777777" w:rsidR="003F3EDE" w:rsidRPr="00FB0B06" w:rsidRDefault="003F3EDE" w:rsidP="0025185C">
            <w:pPr>
              <w:jc w:val="center"/>
              <w:rPr>
                <w:rFonts w:ascii="Arial" w:eastAsia="Times New Roman" w:hAnsi="Arial" w:cs="Arial"/>
                <w:spacing w:val="-1"/>
                <w:sz w:val="20"/>
                <w:szCs w:val="20"/>
                <w:rPrChange w:id="7419" w:author="Adelino Naquarta Sepalanga Domingos" w:date="2025-03-05T09:23:00Z" w16du:dateUtc="2025-03-05T08:23:00Z">
                  <w:rPr>
                    <w:rFonts w:ascii="Times New Roman" w:eastAsia="Times New Roman" w:hAnsi="Times New Roman"/>
                    <w:spacing w:val="-1"/>
                  </w:rPr>
                </w:rPrChange>
              </w:rPr>
            </w:pPr>
          </w:p>
          <w:p w14:paraId="06B09C8A" w14:textId="77777777" w:rsidR="003F3EDE" w:rsidRPr="00FB0B06" w:rsidRDefault="003F3EDE" w:rsidP="0025185C">
            <w:pPr>
              <w:jc w:val="center"/>
              <w:rPr>
                <w:rFonts w:ascii="Arial" w:eastAsia="Times New Roman" w:hAnsi="Arial" w:cs="Arial"/>
                <w:spacing w:val="-1"/>
                <w:sz w:val="20"/>
                <w:szCs w:val="20"/>
                <w:rPrChange w:id="7420" w:author="Adelino Naquarta Sepalanga Domingos" w:date="2025-03-05T09:23:00Z" w16du:dateUtc="2025-03-05T08:23:00Z">
                  <w:rPr>
                    <w:rFonts w:ascii="Times New Roman" w:eastAsia="Times New Roman" w:hAnsi="Times New Roman"/>
                    <w:spacing w:val="-1"/>
                  </w:rPr>
                </w:rPrChange>
              </w:rPr>
            </w:pPr>
            <w:r w:rsidRPr="00FB0B06">
              <w:rPr>
                <w:rFonts w:ascii="Arial" w:eastAsia="Times New Roman" w:hAnsi="Arial" w:cs="Arial"/>
                <w:spacing w:val="-1"/>
                <w:sz w:val="20"/>
                <w:szCs w:val="20"/>
                <w:rPrChange w:id="7421" w:author="Adelino Naquarta Sepalanga Domingos" w:date="2025-03-05T09:23:00Z" w16du:dateUtc="2025-03-05T08:23:00Z">
                  <w:rPr>
                    <w:rFonts w:ascii="Times New Roman" w:eastAsia="Times New Roman" w:hAnsi="Times New Roman"/>
                    <w:spacing w:val="-1"/>
                  </w:rPr>
                </w:rPrChange>
              </w:rPr>
              <w:t>Decimal</w:t>
            </w:r>
          </w:p>
        </w:tc>
      </w:tr>
    </w:tbl>
    <w:p w14:paraId="7127FADC" w14:textId="77777777" w:rsidR="003F3EDE" w:rsidRPr="00691778" w:rsidRDefault="003F3EDE" w:rsidP="003F3EDE">
      <w:pPr>
        <w:jc w:val="center"/>
        <w:rPr>
          <w:rFonts w:ascii="Arial" w:eastAsia="Times New Roman" w:hAnsi="Arial" w:cs="Arial"/>
          <w:spacing w:val="-1"/>
          <w:rPrChange w:id="7422" w:author="Adelino Naquarta Sepalanga Domingos" w:date="2025-03-05T08:49:00Z" w16du:dateUtc="2025-03-05T07:49:00Z">
            <w:rPr>
              <w:rFonts w:ascii="Times New Roman" w:eastAsia="Times New Roman" w:hAnsi="Times New Roman"/>
              <w:spacing w:val="-1"/>
            </w:rPr>
          </w:rPrChange>
        </w:rPr>
      </w:pPr>
    </w:p>
    <w:p w14:paraId="25CFC57B" w14:textId="77777777" w:rsidR="003F3EDE" w:rsidRPr="00691778" w:rsidRDefault="003F3EDE" w:rsidP="003F3EDE">
      <w:pPr>
        <w:spacing w:after="240" w:line="276" w:lineRule="auto"/>
        <w:rPr>
          <w:rFonts w:ascii="Arial" w:eastAsia="Microsoft JhengHei" w:hAnsi="Arial" w:cs="Arial"/>
          <w:sz w:val="24"/>
          <w:szCs w:val="24"/>
          <w:rPrChange w:id="7423" w:author="Adelino Naquarta Sepalanga Domingos" w:date="2025-03-05T08:49:00Z" w16du:dateUtc="2025-03-05T07:49:00Z">
            <w:rPr>
              <w:rFonts w:ascii="Times New Roman" w:eastAsia="Microsoft JhengHei" w:hAnsi="Times New Roman" w:cs="Times New Roman"/>
              <w:sz w:val="24"/>
              <w:szCs w:val="24"/>
            </w:rPr>
          </w:rPrChange>
        </w:rPr>
      </w:pPr>
      <w:r w:rsidRPr="00691778">
        <w:rPr>
          <w:rFonts w:ascii="Arial" w:eastAsia="Microsoft JhengHei" w:hAnsi="Arial" w:cs="Arial"/>
          <w:b/>
          <w:sz w:val="24"/>
          <w:szCs w:val="24"/>
          <w:rPrChange w:id="7424" w:author="Adelino Naquarta Sepalanga Domingos" w:date="2025-03-05T08:49:00Z" w16du:dateUtc="2025-03-05T07:49:00Z">
            <w:rPr>
              <w:rFonts w:ascii="Times New Roman" w:eastAsia="Microsoft JhengHei" w:hAnsi="Times New Roman" w:cs="Times New Roman"/>
              <w:b/>
              <w:sz w:val="24"/>
              <w:szCs w:val="24"/>
            </w:rPr>
          </w:rPrChange>
        </w:rPr>
        <w:t>4.3– Documentos de conferência de mercadorias ou de prestação de serviços (WorkingDocuments).</w:t>
      </w:r>
    </w:p>
    <w:p w14:paraId="2ED7C764" w14:textId="77777777" w:rsidR="003F3EDE" w:rsidRPr="00691778" w:rsidRDefault="003F3EDE" w:rsidP="003F3EDE">
      <w:pPr>
        <w:spacing w:after="240" w:line="276" w:lineRule="auto"/>
        <w:jc w:val="both"/>
        <w:rPr>
          <w:rFonts w:ascii="Arial" w:eastAsia="Times New Roman" w:hAnsi="Arial" w:cs="Arial"/>
          <w:spacing w:val="-1"/>
          <w:sz w:val="24"/>
          <w:szCs w:val="24"/>
          <w:rPrChange w:id="7425" w:author="Adelino Naquarta Sepalanga Domingos" w:date="2025-03-05T08:49:00Z" w16du:dateUtc="2025-03-05T07:49:00Z">
            <w:rPr>
              <w:rFonts w:ascii="Times New Roman" w:eastAsia="Times New Roman" w:hAnsi="Times New Roman" w:cs="Times New Roman"/>
              <w:spacing w:val="-1"/>
              <w:sz w:val="24"/>
              <w:szCs w:val="24"/>
            </w:rPr>
          </w:rPrChange>
        </w:rPr>
      </w:pPr>
      <w:r w:rsidRPr="00691778">
        <w:rPr>
          <w:rFonts w:ascii="Arial" w:eastAsia="Times New Roman" w:hAnsi="Arial" w:cs="Arial"/>
          <w:spacing w:val="-1"/>
          <w:sz w:val="24"/>
          <w:szCs w:val="24"/>
          <w:rPrChange w:id="7426" w:author="Adelino Naquarta Sepalanga Domingos" w:date="2025-03-05T08:49:00Z" w16du:dateUtc="2025-03-05T07:49:00Z">
            <w:rPr>
              <w:rFonts w:ascii="Times New Roman" w:eastAsia="Times New Roman" w:hAnsi="Times New Roman" w:cs="Times New Roman"/>
              <w:spacing w:val="-1"/>
              <w:sz w:val="24"/>
              <w:szCs w:val="24"/>
            </w:rPr>
          </w:rPrChange>
        </w:rPr>
        <w:t>Nesta tabela devem ser exportados quaisquer outros documentos emitidos, independentemente da sua designação, susceptíveis de apresentação ao cliente para conferência de mercadorias ou de prestação de serviços, mesmo que objecto de facturação posterior.</w:t>
      </w:r>
    </w:p>
    <w:p w14:paraId="27091AA6" w14:textId="77777777" w:rsidR="003F3EDE" w:rsidRPr="00691778" w:rsidRDefault="003F3EDE" w:rsidP="003F3EDE">
      <w:pPr>
        <w:spacing w:after="240" w:line="276" w:lineRule="auto"/>
        <w:jc w:val="both"/>
        <w:rPr>
          <w:rFonts w:ascii="Arial" w:eastAsia="Times New Roman" w:hAnsi="Arial" w:cs="Arial"/>
          <w:spacing w:val="-1"/>
          <w:sz w:val="24"/>
          <w:szCs w:val="24"/>
          <w:rPrChange w:id="7427" w:author="Adelino Naquarta Sepalanga Domingos" w:date="2025-03-05T08:49:00Z" w16du:dateUtc="2025-03-05T07:49:00Z">
            <w:rPr>
              <w:rFonts w:ascii="Times New Roman" w:eastAsia="Times New Roman" w:hAnsi="Times New Roman" w:cs="Times New Roman"/>
              <w:spacing w:val="-1"/>
              <w:sz w:val="24"/>
              <w:szCs w:val="24"/>
            </w:rPr>
          </w:rPrChange>
        </w:rPr>
      </w:pPr>
      <w:r w:rsidRPr="00691778">
        <w:rPr>
          <w:rFonts w:ascii="Arial" w:eastAsia="Times New Roman" w:hAnsi="Arial" w:cs="Arial"/>
          <w:spacing w:val="-1"/>
          <w:sz w:val="24"/>
          <w:szCs w:val="24"/>
          <w:rPrChange w:id="7428" w:author="Adelino Naquarta Sepalanga Domingos" w:date="2025-03-05T08:49:00Z" w16du:dateUtc="2025-03-05T07:49:00Z">
            <w:rPr>
              <w:rFonts w:ascii="Times New Roman" w:eastAsia="Times New Roman" w:hAnsi="Times New Roman" w:cs="Times New Roman"/>
              <w:spacing w:val="-1"/>
              <w:sz w:val="24"/>
              <w:szCs w:val="24"/>
            </w:rPr>
          </w:rPrChange>
        </w:rPr>
        <w:t>Não devem ser exportados nesta tabela aqueles documentos que devam constar nas tabelas.</w:t>
      </w:r>
    </w:p>
    <w:p w14:paraId="23502B8C" w14:textId="77777777" w:rsidR="003F3EDE" w:rsidRPr="00691778" w:rsidRDefault="003F3EDE" w:rsidP="003F3EDE">
      <w:pPr>
        <w:spacing w:after="240" w:line="276" w:lineRule="auto"/>
        <w:jc w:val="both"/>
        <w:rPr>
          <w:rFonts w:ascii="Arial" w:eastAsia="Microsoft JhengHei" w:hAnsi="Arial" w:cs="Arial"/>
          <w:rPrChange w:id="7429" w:author="Adelino Naquarta Sepalanga Domingos" w:date="2025-03-05T08:49:00Z" w16du:dateUtc="2025-03-05T07:49:00Z">
            <w:rPr>
              <w:rFonts w:ascii="Microsoft JhengHei" w:eastAsia="Microsoft JhengHei" w:hAnsi="Microsoft JhengHei" w:cstheme="minorHAnsi"/>
            </w:rPr>
          </w:rPrChange>
        </w:rPr>
      </w:pPr>
      <w:r w:rsidRPr="00691778">
        <w:rPr>
          <w:rFonts w:ascii="Arial" w:eastAsia="Times New Roman" w:hAnsi="Arial" w:cs="Arial"/>
          <w:spacing w:val="-1"/>
          <w:sz w:val="24"/>
          <w:szCs w:val="24"/>
          <w:rPrChange w:id="7430" w:author="Adelino Naquarta Sepalanga Domingos" w:date="2025-03-05T08:49:00Z" w16du:dateUtc="2025-03-05T07:49:00Z">
            <w:rPr>
              <w:rFonts w:ascii="Times New Roman" w:eastAsia="Times New Roman" w:hAnsi="Times New Roman" w:cs="Times New Roman"/>
              <w:spacing w:val="-1"/>
              <w:sz w:val="24"/>
              <w:szCs w:val="24"/>
            </w:rPr>
          </w:rPrChange>
        </w:rPr>
        <w:t xml:space="preserve"> 4.1 – Documentos comerciais a clientes (SalesInvoices) ou 4.2 – Documentos de movimentação de mercadorias (MovementOfGoods).</w:t>
      </w:r>
    </w:p>
    <w:p w14:paraId="55A35A26" w14:textId="77777777" w:rsidR="003F3EDE" w:rsidRPr="00691778" w:rsidRDefault="003F3EDE" w:rsidP="003F3EDE">
      <w:pPr>
        <w:spacing w:after="240" w:line="276" w:lineRule="auto"/>
        <w:jc w:val="both"/>
        <w:rPr>
          <w:rFonts w:ascii="Arial" w:eastAsia="Microsoft JhengHei" w:hAnsi="Arial" w:cs="Arial"/>
          <w:rPrChange w:id="7431" w:author="Adelino Naquarta Sepalanga Domingos" w:date="2025-03-05T08:49:00Z" w16du:dateUtc="2025-03-05T07:49:00Z">
            <w:rPr>
              <w:rFonts w:ascii="Microsoft JhengHei" w:eastAsia="Microsoft JhengHei" w:hAnsi="Microsoft JhengHei" w:cstheme="minorHAnsi"/>
            </w:rPr>
          </w:rPrChange>
        </w:rPr>
      </w:pPr>
    </w:p>
    <w:tbl>
      <w:tblPr>
        <w:tblW w:w="11199" w:type="dxa"/>
        <w:tblInd w:w="-1001" w:type="dxa"/>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560"/>
        <w:gridCol w:w="1448"/>
        <w:gridCol w:w="3000"/>
        <w:gridCol w:w="3774"/>
        <w:gridCol w:w="1417"/>
      </w:tblGrid>
      <w:tr w:rsidR="003F3EDE" w:rsidRPr="00FB0B06" w14:paraId="2425D00F" w14:textId="77777777" w:rsidTr="0025185C">
        <w:trPr>
          <w:trHeight w:val="463"/>
          <w:tblHeader/>
        </w:trPr>
        <w:tc>
          <w:tcPr>
            <w:tcW w:w="1560"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76C637CC" w14:textId="77777777" w:rsidR="003F3EDE" w:rsidRPr="00FB0B06" w:rsidRDefault="003F3EDE" w:rsidP="0025185C">
            <w:pPr>
              <w:widowControl w:val="0"/>
              <w:spacing w:after="0" w:line="240" w:lineRule="auto"/>
              <w:jc w:val="center"/>
              <w:rPr>
                <w:rFonts w:ascii="Arial" w:eastAsia="Times New Roman" w:hAnsi="Arial" w:cs="Arial"/>
                <w:b/>
                <w:bCs/>
                <w:spacing w:val="-1"/>
                <w:sz w:val="20"/>
                <w:szCs w:val="20"/>
                <w:rPrChange w:id="7432" w:author="Adelino Naquarta Sepalanga Domingos" w:date="2025-03-05T09:26:00Z" w16du:dateUtc="2025-03-05T08:26:00Z">
                  <w:rPr>
                    <w:rFonts w:ascii="Times New Roman" w:eastAsia="Times New Roman" w:hAnsi="Times New Roman"/>
                    <w:b/>
                    <w:bCs/>
                    <w:spacing w:val="-1"/>
                  </w:rPr>
                </w:rPrChange>
              </w:rPr>
            </w:pPr>
            <w:r w:rsidRPr="00FB0B06">
              <w:rPr>
                <w:rFonts w:ascii="Arial" w:eastAsia="Times New Roman" w:hAnsi="Arial" w:cs="Arial"/>
                <w:b/>
                <w:bCs/>
                <w:spacing w:val="-1"/>
                <w:sz w:val="20"/>
                <w:szCs w:val="20"/>
                <w:rPrChange w:id="7433" w:author="Adelino Naquarta Sepalanga Domingos" w:date="2025-03-05T09:26:00Z" w16du:dateUtc="2025-03-05T08:26:00Z">
                  <w:rPr>
                    <w:rFonts w:ascii="Times New Roman" w:eastAsia="Times New Roman" w:hAnsi="Times New Roman"/>
                    <w:b/>
                    <w:bCs/>
                    <w:spacing w:val="-1"/>
                  </w:rPr>
                </w:rPrChange>
              </w:rPr>
              <w:t>Índice do campo</w:t>
            </w:r>
          </w:p>
        </w:tc>
        <w:tc>
          <w:tcPr>
            <w:tcW w:w="1448"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2D577EB4" w14:textId="77777777" w:rsidR="003F3EDE" w:rsidRPr="00FB0B06" w:rsidRDefault="003F3EDE" w:rsidP="0025185C">
            <w:pPr>
              <w:widowControl w:val="0"/>
              <w:spacing w:after="0" w:line="240" w:lineRule="auto"/>
              <w:jc w:val="center"/>
              <w:rPr>
                <w:rFonts w:ascii="Arial" w:eastAsia="Times New Roman" w:hAnsi="Arial" w:cs="Arial"/>
                <w:b/>
                <w:bCs/>
                <w:spacing w:val="-1"/>
                <w:sz w:val="20"/>
                <w:szCs w:val="20"/>
                <w:rPrChange w:id="7434" w:author="Adelino Naquarta Sepalanga Domingos" w:date="2025-03-05T09:26:00Z" w16du:dateUtc="2025-03-05T08:26:00Z">
                  <w:rPr>
                    <w:rFonts w:ascii="Times New Roman" w:eastAsia="Times New Roman" w:hAnsi="Times New Roman"/>
                    <w:b/>
                    <w:bCs/>
                    <w:spacing w:val="-1"/>
                  </w:rPr>
                </w:rPrChange>
              </w:rPr>
            </w:pPr>
            <w:r w:rsidRPr="00FB0B06">
              <w:rPr>
                <w:rFonts w:ascii="Arial" w:eastAsia="Times New Roman" w:hAnsi="Arial" w:cs="Arial"/>
                <w:b/>
                <w:bCs/>
                <w:spacing w:val="-1"/>
                <w:sz w:val="20"/>
                <w:szCs w:val="20"/>
                <w:rPrChange w:id="7435" w:author="Adelino Naquarta Sepalanga Domingos" w:date="2025-03-05T09:26:00Z" w16du:dateUtc="2025-03-05T08:26:00Z">
                  <w:rPr>
                    <w:rFonts w:ascii="Times New Roman" w:eastAsia="Times New Roman" w:hAnsi="Times New Roman"/>
                    <w:b/>
                    <w:bCs/>
                    <w:spacing w:val="-1"/>
                  </w:rPr>
                </w:rPrChange>
              </w:rPr>
              <w:t>Obrigatório</w:t>
            </w:r>
          </w:p>
        </w:tc>
        <w:tc>
          <w:tcPr>
            <w:tcW w:w="3000"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10A480F5" w14:textId="77777777" w:rsidR="003F3EDE" w:rsidRPr="00FB0B06" w:rsidRDefault="003F3EDE" w:rsidP="0025185C">
            <w:pPr>
              <w:widowControl w:val="0"/>
              <w:spacing w:after="0" w:line="240" w:lineRule="auto"/>
              <w:jc w:val="center"/>
              <w:rPr>
                <w:rFonts w:ascii="Arial" w:eastAsia="Times New Roman" w:hAnsi="Arial" w:cs="Arial"/>
                <w:b/>
                <w:bCs/>
                <w:spacing w:val="-1"/>
                <w:sz w:val="20"/>
                <w:szCs w:val="20"/>
                <w:rPrChange w:id="7436" w:author="Adelino Naquarta Sepalanga Domingos" w:date="2025-03-05T09:26:00Z" w16du:dateUtc="2025-03-05T08:26:00Z">
                  <w:rPr>
                    <w:rFonts w:ascii="Times New Roman" w:eastAsia="Times New Roman" w:hAnsi="Times New Roman"/>
                    <w:b/>
                    <w:bCs/>
                    <w:spacing w:val="-1"/>
                  </w:rPr>
                </w:rPrChange>
              </w:rPr>
            </w:pPr>
            <w:r w:rsidRPr="00FB0B06">
              <w:rPr>
                <w:rFonts w:ascii="Arial" w:eastAsia="Times New Roman" w:hAnsi="Arial" w:cs="Arial"/>
                <w:b/>
                <w:bCs/>
                <w:spacing w:val="-1"/>
                <w:sz w:val="20"/>
                <w:szCs w:val="20"/>
                <w:rPrChange w:id="7437" w:author="Adelino Naquarta Sepalanga Domingos" w:date="2025-03-05T09:26:00Z" w16du:dateUtc="2025-03-05T08:26:00Z">
                  <w:rPr>
                    <w:rFonts w:ascii="Times New Roman" w:eastAsia="Times New Roman" w:hAnsi="Times New Roman"/>
                    <w:b/>
                    <w:bCs/>
                    <w:spacing w:val="-1"/>
                  </w:rPr>
                </w:rPrChange>
              </w:rPr>
              <w:t>Nome do campo</w:t>
            </w:r>
          </w:p>
        </w:tc>
        <w:tc>
          <w:tcPr>
            <w:tcW w:w="3774"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11F3E803" w14:textId="77777777" w:rsidR="003F3EDE" w:rsidRPr="00FB0B06" w:rsidRDefault="003F3EDE" w:rsidP="0025185C">
            <w:pPr>
              <w:widowControl w:val="0"/>
              <w:spacing w:after="0" w:line="240" w:lineRule="auto"/>
              <w:jc w:val="center"/>
              <w:rPr>
                <w:rFonts w:ascii="Arial" w:eastAsia="Times New Roman" w:hAnsi="Arial" w:cs="Arial"/>
                <w:b/>
                <w:bCs/>
                <w:spacing w:val="-1"/>
                <w:sz w:val="20"/>
                <w:szCs w:val="20"/>
                <w:rPrChange w:id="7438" w:author="Adelino Naquarta Sepalanga Domingos" w:date="2025-03-05T09:26:00Z" w16du:dateUtc="2025-03-05T08:26:00Z">
                  <w:rPr>
                    <w:rFonts w:ascii="Times New Roman" w:eastAsia="Times New Roman" w:hAnsi="Times New Roman"/>
                    <w:b/>
                    <w:bCs/>
                    <w:spacing w:val="-1"/>
                  </w:rPr>
                </w:rPrChange>
              </w:rPr>
            </w:pPr>
            <w:r w:rsidRPr="00FB0B06">
              <w:rPr>
                <w:rFonts w:ascii="Arial" w:eastAsia="Times New Roman" w:hAnsi="Arial" w:cs="Arial"/>
                <w:b/>
                <w:bCs/>
                <w:spacing w:val="-1"/>
                <w:sz w:val="20"/>
                <w:szCs w:val="20"/>
                <w:rPrChange w:id="7439" w:author="Adelino Naquarta Sepalanga Domingos" w:date="2025-03-05T09:26:00Z" w16du:dateUtc="2025-03-05T08:26:00Z">
                  <w:rPr>
                    <w:rFonts w:ascii="Times New Roman" w:eastAsia="Times New Roman" w:hAnsi="Times New Roman"/>
                    <w:b/>
                    <w:bCs/>
                    <w:spacing w:val="-1"/>
                  </w:rPr>
                </w:rPrChange>
              </w:rPr>
              <w:t>Notas técnicas</w:t>
            </w:r>
          </w:p>
        </w:tc>
        <w:tc>
          <w:tcPr>
            <w:tcW w:w="1417"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5518669F" w14:textId="77777777" w:rsidR="003F3EDE" w:rsidRPr="00FB0B06" w:rsidRDefault="003F3EDE" w:rsidP="0025185C">
            <w:pPr>
              <w:widowControl w:val="0"/>
              <w:spacing w:after="0" w:line="240" w:lineRule="auto"/>
              <w:jc w:val="center"/>
              <w:rPr>
                <w:rFonts w:ascii="Arial" w:eastAsia="Times New Roman" w:hAnsi="Arial" w:cs="Arial"/>
                <w:b/>
                <w:bCs/>
                <w:spacing w:val="-1"/>
                <w:sz w:val="20"/>
                <w:szCs w:val="20"/>
                <w:rPrChange w:id="7440" w:author="Adelino Naquarta Sepalanga Domingos" w:date="2025-03-05T09:26:00Z" w16du:dateUtc="2025-03-05T08:26:00Z">
                  <w:rPr>
                    <w:rFonts w:ascii="Times New Roman" w:eastAsia="Times New Roman" w:hAnsi="Times New Roman"/>
                    <w:b/>
                    <w:bCs/>
                    <w:spacing w:val="-1"/>
                  </w:rPr>
                </w:rPrChange>
              </w:rPr>
            </w:pPr>
            <w:r w:rsidRPr="00FB0B06">
              <w:rPr>
                <w:rFonts w:ascii="Arial" w:eastAsia="Times New Roman" w:hAnsi="Arial" w:cs="Arial"/>
                <w:b/>
                <w:bCs/>
                <w:spacing w:val="-1"/>
                <w:sz w:val="20"/>
                <w:szCs w:val="20"/>
                <w:rPrChange w:id="7441" w:author="Adelino Naquarta Sepalanga Domingos" w:date="2025-03-05T09:26:00Z" w16du:dateUtc="2025-03-05T08:26:00Z">
                  <w:rPr>
                    <w:rFonts w:ascii="Times New Roman" w:eastAsia="Times New Roman" w:hAnsi="Times New Roman"/>
                    <w:b/>
                    <w:bCs/>
                    <w:spacing w:val="-1"/>
                  </w:rPr>
                </w:rPrChange>
              </w:rPr>
              <w:t>Formato</w:t>
            </w:r>
          </w:p>
        </w:tc>
      </w:tr>
      <w:tr w:rsidR="003F3EDE" w:rsidRPr="00FB0B06" w14:paraId="4C126473" w14:textId="77777777" w:rsidTr="0025185C">
        <w:trPr>
          <w:trHeight w:val="609"/>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9AB914F" w14:textId="77777777" w:rsidR="003F3EDE" w:rsidRPr="00FB0B06" w:rsidRDefault="003F3EDE" w:rsidP="0025185C">
            <w:pPr>
              <w:jc w:val="center"/>
              <w:rPr>
                <w:rFonts w:ascii="Arial" w:eastAsia="Times New Roman" w:hAnsi="Arial" w:cs="Arial"/>
                <w:spacing w:val="-1"/>
                <w:sz w:val="20"/>
                <w:szCs w:val="20"/>
                <w:rPrChange w:id="7442"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443" w:author="Adelino Naquarta Sepalanga Domingos" w:date="2025-03-05T09:26:00Z" w16du:dateUtc="2025-03-05T08:26:00Z">
                  <w:rPr>
                    <w:rFonts w:ascii="Times New Roman" w:eastAsia="Times New Roman" w:hAnsi="Times New Roman"/>
                    <w:spacing w:val="-1"/>
                  </w:rPr>
                </w:rPrChange>
              </w:rPr>
              <w:t>4.3.</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5F276F1" w14:textId="77777777" w:rsidR="003F3EDE" w:rsidRPr="00FB0B06" w:rsidRDefault="003F3EDE" w:rsidP="0025185C">
            <w:pPr>
              <w:jc w:val="center"/>
              <w:rPr>
                <w:rFonts w:ascii="Arial" w:eastAsia="Times New Roman" w:hAnsi="Arial" w:cs="Arial"/>
                <w:spacing w:val="-1"/>
                <w:sz w:val="20"/>
                <w:szCs w:val="20"/>
                <w:rPrChange w:id="7444" w:author="Adelino Naquarta Sepalanga Domingos" w:date="2025-03-05T09:26:00Z" w16du:dateUtc="2025-03-05T08:26: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1C9BCF6" w14:textId="77777777" w:rsidR="003F3EDE" w:rsidRPr="00FB0B06" w:rsidRDefault="003F3EDE" w:rsidP="0025185C">
            <w:pPr>
              <w:rPr>
                <w:rFonts w:ascii="Arial" w:eastAsia="Times New Roman" w:hAnsi="Arial" w:cs="Arial"/>
                <w:spacing w:val="-1"/>
                <w:sz w:val="20"/>
                <w:szCs w:val="20"/>
                <w:rPrChange w:id="7445"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446" w:author="Adelino Naquarta Sepalanga Domingos" w:date="2025-03-05T09:26:00Z" w16du:dateUtc="2025-03-05T08:26:00Z">
                  <w:rPr>
                    <w:rFonts w:ascii="Times New Roman" w:eastAsia="Times New Roman" w:hAnsi="Times New Roman"/>
                    <w:spacing w:val="-1"/>
                  </w:rPr>
                </w:rPrChange>
              </w:rPr>
              <w:t>Documentos de conferência (WorkingDocuments)</w:t>
            </w:r>
          </w:p>
        </w:tc>
        <w:tc>
          <w:tcPr>
            <w:tcW w:w="377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363192A" w14:textId="77777777" w:rsidR="003F3EDE" w:rsidRPr="00FB0B06" w:rsidRDefault="003F3EDE" w:rsidP="0025185C">
            <w:pPr>
              <w:rPr>
                <w:rFonts w:ascii="Arial" w:eastAsia="Times New Roman" w:hAnsi="Arial" w:cs="Arial"/>
                <w:spacing w:val="-1"/>
                <w:sz w:val="20"/>
                <w:szCs w:val="20"/>
                <w:rPrChange w:id="7447" w:author="Adelino Naquarta Sepalanga Domingos" w:date="2025-03-05T09:26:00Z" w16du:dateUtc="2025-03-05T08:26:00Z">
                  <w:rPr>
                    <w:rFonts w:ascii="Times New Roman" w:eastAsia="Times New Roman" w:hAnsi="Times New Roman"/>
                    <w:spacing w:val="-1"/>
                  </w:rPr>
                </w:rPrChange>
              </w:rPr>
            </w:pPr>
          </w:p>
        </w:tc>
        <w:tc>
          <w:tcPr>
            <w:tcW w:w="141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BC91408" w14:textId="77777777" w:rsidR="003F3EDE" w:rsidRPr="00FB0B06" w:rsidRDefault="003F3EDE" w:rsidP="0025185C">
            <w:pPr>
              <w:jc w:val="center"/>
              <w:rPr>
                <w:rFonts w:ascii="Arial" w:eastAsia="Times New Roman" w:hAnsi="Arial" w:cs="Arial"/>
                <w:spacing w:val="-1"/>
                <w:sz w:val="20"/>
                <w:szCs w:val="20"/>
                <w:rPrChange w:id="7448"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449" w:author="Adelino Naquarta Sepalanga Domingos" w:date="2025-03-05T09:26:00Z" w16du:dateUtc="2025-03-05T08:26:00Z">
                  <w:rPr>
                    <w:rFonts w:ascii="Times New Roman" w:eastAsia="Times New Roman" w:hAnsi="Times New Roman"/>
                    <w:spacing w:val="-1"/>
                  </w:rPr>
                </w:rPrChange>
              </w:rPr>
              <w:t>Não Aplicável</w:t>
            </w:r>
          </w:p>
        </w:tc>
      </w:tr>
      <w:tr w:rsidR="003F3EDE" w:rsidRPr="00FB0B06" w14:paraId="5584D346" w14:textId="77777777" w:rsidTr="0025185C">
        <w:trPr>
          <w:trHeight w:val="1876"/>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8A47F0B" w14:textId="77777777" w:rsidR="003F3EDE" w:rsidRPr="00FB0B06" w:rsidRDefault="003F3EDE" w:rsidP="0025185C">
            <w:pPr>
              <w:jc w:val="center"/>
              <w:rPr>
                <w:rFonts w:ascii="Arial" w:eastAsia="Times New Roman" w:hAnsi="Arial" w:cs="Arial"/>
                <w:spacing w:val="-1"/>
                <w:sz w:val="20"/>
                <w:szCs w:val="20"/>
                <w:rPrChange w:id="7450" w:author="Adelino Naquarta Sepalanga Domingos" w:date="2025-03-05T09:26:00Z" w16du:dateUtc="2025-03-05T08:26:00Z">
                  <w:rPr>
                    <w:rFonts w:ascii="Times New Roman" w:eastAsia="Times New Roman" w:hAnsi="Times New Roman"/>
                    <w:spacing w:val="-1"/>
                  </w:rPr>
                </w:rPrChange>
              </w:rPr>
            </w:pPr>
          </w:p>
          <w:p w14:paraId="59AABF15" w14:textId="77777777" w:rsidR="003F3EDE" w:rsidRPr="00FB0B06" w:rsidRDefault="003F3EDE" w:rsidP="0025185C">
            <w:pPr>
              <w:jc w:val="center"/>
              <w:rPr>
                <w:rFonts w:ascii="Arial" w:eastAsia="Times New Roman" w:hAnsi="Arial" w:cs="Arial"/>
                <w:spacing w:val="-1"/>
                <w:sz w:val="20"/>
                <w:szCs w:val="20"/>
                <w:rPrChange w:id="7451" w:author="Adelino Naquarta Sepalanga Domingos" w:date="2025-03-05T09:26:00Z" w16du:dateUtc="2025-03-05T08:26:00Z">
                  <w:rPr>
                    <w:rFonts w:ascii="Times New Roman" w:eastAsia="Times New Roman" w:hAnsi="Times New Roman"/>
                    <w:spacing w:val="-1"/>
                  </w:rPr>
                </w:rPrChange>
              </w:rPr>
            </w:pPr>
          </w:p>
          <w:p w14:paraId="06716CA9" w14:textId="77777777" w:rsidR="003F3EDE" w:rsidRPr="00FB0B06" w:rsidRDefault="003F3EDE" w:rsidP="0025185C">
            <w:pPr>
              <w:jc w:val="center"/>
              <w:rPr>
                <w:rFonts w:ascii="Arial" w:eastAsia="Times New Roman" w:hAnsi="Arial" w:cs="Arial"/>
                <w:spacing w:val="-1"/>
                <w:sz w:val="20"/>
                <w:szCs w:val="20"/>
                <w:rPrChange w:id="7452"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453" w:author="Adelino Naquarta Sepalanga Domingos" w:date="2025-03-05T09:26:00Z" w16du:dateUtc="2025-03-05T08:26:00Z">
                  <w:rPr>
                    <w:rFonts w:ascii="Times New Roman" w:eastAsia="Times New Roman" w:hAnsi="Times New Roman"/>
                    <w:spacing w:val="-1"/>
                  </w:rPr>
                </w:rPrChange>
              </w:rPr>
              <w:t>4.3.1.</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86255AD" w14:textId="77777777" w:rsidR="003F3EDE" w:rsidRPr="00FB0B06" w:rsidRDefault="003F3EDE" w:rsidP="0025185C">
            <w:pPr>
              <w:jc w:val="center"/>
              <w:rPr>
                <w:rFonts w:ascii="Arial" w:eastAsia="Times New Roman" w:hAnsi="Arial" w:cs="Arial"/>
                <w:spacing w:val="-1"/>
                <w:sz w:val="20"/>
                <w:szCs w:val="20"/>
                <w:rPrChange w:id="7454" w:author="Adelino Naquarta Sepalanga Domingos" w:date="2025-03-05T09:26:00Z" w16du:dateUtc="2025-03-05T08:26:00Z">
                  <w:rPr>
                    <w:rFonts w:ascii="Times New Roman" w:eastAsia="Times New Roman" w:hAnsi="Times New Roman"/>
                    <w:spacing w:val="-1"/>
                  </w:rPr>
                </w:rPrChange>
              </w:rPr>
            </w:pPr>
          </w:p>
          <w:p w14:paraId="7F7DB638" w14:textId="77777777" w:rsidR="003F3EDE" w:rsidRPr="00FB0B06" w:rsidRDefault="003F3EDE" w:rsidP="0025185C">
            <w:pPr>
              <w:jc w:val="center"/>
              <w:rPr>
                <w:rFonts w:ascii="Arial" w:eastAsia="Times New Roman" w:hAnsi="Arial" w:cs="Arial"/>
                <w:spacing w:val="-1"/>
                <w:sz w:val="20"/>
                <w:szCs w:val="20"/>
                <w:rPrChange w:id="7455" w:author="Adelino Naquarta Sepalanga Domingos" w:date="2025-03-05T09:26:00Z" w16du:dateUtc="2025-03-05T08:26:00Z">
                  <w:rPr>
                    <w:rFonts w:ascii="Times New Roman" w:eastAsia="Times New Roman" w:hAnsi="Times New Roman"/>
                    <w:spacing w:val="-1"/>
                  </w:rPr>
                </w:rPrChange>
              </w:rPr>
            </w:pPr>
          </w:p>
          <w:p w14:paraId="14C48386" w14:textId="77777777" w:rsidR="003F3EDE" w:rsidRPr="00FB0B06" w:rsidRDefault="003F3EDE" w:rsidP="0025185C">
            <w:pPr>
              <w:jc w:val="center"/>
              <w:rPr>
                <w:rFonts w:ascii="Arial" w:eastAsia="Times New Roman" w:hAnsi="Arial" w:cs="Arial"/>
                <w:spacing w:val="-1"/>
                <w:sz w:val="20"/>
                <w:szCs w:val="20"/>
                <w:rPrChange w:id="7456"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457" w:author="Adelino Naquarta Sepalanga Domingos" w:date="2025-03-05T09:26:00Z" w16du:dateUtc="2025-03-05T08:26: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1F664D9" w14:textId="77777777" w:rsidR="003F3EDE" w:rsidRPr="00FB0B06" w:rsidRDefault="003F3EDE" w:rsidP="0025185C">
            <w:pPr>
              <w:rPr>
                <w:rFonts w:ascii="Arial" w:eastAsia="Times New Roman" w:hAnsi="Arial" w:cs="Arial"/>
                <w:spacing w:val="-1"/>
                <w:sz w:val="20"/>
                <w:szCs w:val="20"/>
                <w:rPrChange w:id="7458" w:author="Adelino Naquarta Sepalanga Domingos" w:date="2025-03-05T09:26:00Z" w16du:dateUtc="2025-03-05T08:26:00Z">
                  <w:rPr>
                    <w:rFonts w:ascii="Times New Roman" w:eastAsia="Times New Roman" w:hAnsi="Times New Roman"/>
                    <w:spacing w:val="-1"/>
                  </w:rPr>
                </w:rPrChange>
              </w:rPr>
            </w:pPr>
          </w:p>
          <w:p w14:paraId="7487C95F" w14:textId="77777777" w:rsidR="003F3EDE" w:rsidRPr="00FB0B06" w:rsidRDefault="003F3EDE" w:rsidP="0025185C">
            <w:pPr>
              <w:rPr>
                <w:rFonts w:ascii="Arial" w:eastAsia="Times New Roman" w:hAnsi="Arial" w:cs="Arial"/>
                <w:spacing w:val="-1"/>
                <w:sz w:val="20"/>
                <w:szCs w:val="20"/>
                <w:rPrChange w:id="7459" w:author="Adelino Naquarta Sepalanga Domingos" w:date="2025-03-05T09:26:00Z" w16du:dateUtc="2025-03-05T08:26:00Z">
                  <w:rPr>
                    <w:rFonts w:ascii="Times New Roman" w:eastAsia="Times New Roman" w:hAnsi="Times New Roman"/>
                    <w:spacing w:val="-1"/>
                  </w:rPr>
                </w:rPrChange>
              </w:rPr>
            </w:pPr>
          </w:p>
          <w:p w14:paraId="18453AF9" w14:textId="77777777" w:rsidR="003F3EDE" w:rsidRPr="00FB0B06" w:rsidRDefault="003F3EDE" w:rsidP="0025185C">
            <w:pPr>
              <w:rPr>
                <w:rFonts w:ascii="Arial" w:eastAsia="Times New Roman" w:hAnsi="Arial" w:cs="Arial"/>
                <w:spacing w:val="-1"/>
                <w:sz w:val="20"/>
                <w:szCs w:val="20"/>
                <w:rPrChange w:id="7460"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461" w:author="Adelino Naquarta Sepalanga Domingos" w:date="2025-03-05T09:26:00Z" w16du:dateUtc="2025-03-05T08:26:00Z">
                  <w:rPr>
                    <w:rFonts w:ascii="Times New Roman" w:eastAsia="Times New Roman" w:hAnsi="Times New Roman"/>
                    <w:spacing w:val="-1"/>
                  </w:rPr>
                </w:rPrChange>
              </w:rPr>
              <w:t>Número de registos de documentos de conferência (NumberOfEntries)</w:t>
            </w:r>
          </w:p>
        </w:tc>
        <w:tc>
          <w:tcPr>
            <w:tcW w:w="377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2F426DE" w14:textId="77777777" w:rsidR="003F3EDE" w:rsidRPr="00FB0B06" w:rsidRDefault="003F3EDE" w:rsidP="0025185C">
            <w:pPr>
              <w:rPr>
                <w:rFonts w:ascii="Arial" w:eastAsia="Times New Roman" w:hAnsi="Arial" w:cs="Arial"/>
                <w:spacing w:val="-1"/>
                <w:sz w:val="20"/>
                <w:szCs w:val="20"/>
                <w:rPrChange w:id="7462"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463" w:author="Adelino Naquarta Sepalanga Domingos" w:date="2025-03-05T09:26:00Z" w16du:dateUtc="2025-03-05T08:26:00Z">
                  <w:rPr>
                    <w:rFonts w:ascii="Times New Roman" w:eastAsia="Times New Roman" w:hAnsi="Times New Roman"/>
                    <w:spacing w:val="-1"/>
                  </w:rPr>
                </w:rPrChange>
              </w:rPr>
              <w:t>Deve conter o número total de documentos, incluindo os documentos cujo valor do campo</w:t>
            </w:r>
          </w:p>
          <w:p w14:paraId="5B83E644" w14:textId="77777777" w:rsidR="003F3EDE" w:rsidRPr="00FB0B06" w:rsidRDefault="003F3EDE" w:rsidP="0025185C">
            <w:pPr>
              <w:rPr>
                <w:rFonts w:ascii="Arial" w:eastAsia="Times New Roman" w:hAnsi="Arial" w:cs="Arial"/>
                <w:spacing w:val="-1"/>
                <w:sz w:val="20"/>
                <w:szCs w:val="20"/>
                <w:rPrChange w:id="7464"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465" w:author="Adelino Naquarta Sepalanga Domingos" w:date="2025-03-05T09:26:00Z" w16du:dateUtc="2025-03-05T08:26:00Z">
                  <w:rPr>
                    <w:rFonts w:ascii="Times New Roman" w:eastAsia="Times New Roman" w:hAnsi="Times New Roman"/>
                    <w:spacing w:val="-1"/>
                  </w:rPr>
                </w:rPrChange>
              </w:rPr>
              <w:t>4.3.4.3.1. - Estado actual (WorkStatus) seja do tipo “A”.</w:t>
            </w:r>
          </w:p>
        </w:tc>
        <w:tc>
          <w:tcPr>
            <w:tcW w:w="1417"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E25B3D0" w14:textId="77777777" w:rsidR="003F3EDE" w:rsidRPr="00FB0B06" w:rsidRDefault="003F3EDE" w:rsidP="0025185C">
            <w:pPr>
              <w:jc w:val="center"/>
              <w:rPr>
                <w:rFonts w:ascii="Arial" w:eastAsia="Times New Roman" w:hAnsi="Arial" w:cs="Arial"/>
                <w:spacing w:val="-1"/>
                <w:sz w:val="20"/>
                <w:szCs w:val="20"/>
                <w:rPrChange w:id="7466" w:author="Adelino Naquarta Sepalanga Domingos" w:date="2025-03-05T09:26:00Z" w16du:dateUtc="2025-03-05T08:26:00Z">
                  <w:rPr>
                    <w:rFonts w:ascii="Times New Roman" w:eastAsia="Times New Roman" w:hAnsi="Times New Roman"/>
                    <w:spacing w:val="-1"/>
                  </w:rPr>
                </w:rPrChange>
              </w:rPr>
            </w:pPr>
          </w:p>
          <w:p w14:paraId="37702F18" w14:textId="77777777" w:rsidR="003F3EDE" w:rsidRPr="00FB0B06" w:rsidRDefault="003F3EDE" w:rsidP="0025185C">
            <w:pPr>
              <w:jc w:val="center"/>
              <w:rPr>
                <w:rFonts w:ascii="Arial" w:eastAsia="Times New Roman" w:hAnsi="Arial" w:cs="Arial"/>
                <w:spacing w:val="-1"/>
                <w:sz w:val="20"/>
                <w:szCs w:val="20"/>
                <w:rPrChange w:id="7467" w:author="Adelino Naquarta Sepalanga Domingos" w:date="2025-03-05T09:26:00Z" w16du:dateUtc="2025-03-05T08:26:00Z">
                  <w:rPr>
                    <w:rFonts w:ascii="Times New Roman" w:eastAsia="Times New Roman" w:hAnsi="Times New Roman"/>
                    <w:spacing w:val="-1"/>
                  </w:rPr>
                </w:rPrChange>
              </w:rPr>
            </w:pPr>
          </w:p>
          <w:p w14:paraId="65CB815C" w14:textId="77777777" w:rsidR="003F3EDE" w:rsidRPr="00FB0B06" w:rsidRDefault="003F3EDE" w:rsidP="0025185C">
            <w:pPr>
              <w:jc w:val="center"/>
              <w:rPr>
                <w:rFonts w:ascii="Arial" w:eastAsia="Times New Roman" w:hAnsi="Arial" w:cs="Arial"/>
                <w:spacing w:val="-1"/>
                <w:sz w:val="20"/>
                <w:szCs w:val="20"/>
                <w:rPrChange w:id="7468" w:author="Adelino Naquarta Sepalanga Domingos" w:date="2025-03-05T09:26:00Z" w16du:dateUtc="2025-03-05T08:26:00Z">
                  <w:rPr>
                    <w:rFonts w:ascii="Times New Roman" w:eastAsia="Times New Roman" w:hAnsi="Times New Roman"/>
                    <w:spacing w:val="-1"/>
                  </w:rPr>
                </w:rPrChange>
              </w:rPr>
            </w:pPr>
          </w:p>
          <w:p w14:paraId="4B2E97DD" w14:textId="77777777" w:rsidR="003F3EDE" w:rsidRPr="00FB0B06" w:rsidRDefault="003F3EDE" w:rsidP="0025185C">
            <w:pPr>
              <w:jc w:val="center"/>
              <w:rPr>
                <w:rFonts w:ascii="Arial" w:eastAsia="Times New Roman" w:hAnsi="Arial" w:cs="Arial"/>
                <w:spacing w:val="-1"/>
                <w:sz w:val="20"/>
                <w:szCs w:val="20"/>
                <w:rPrChange w:id="7469"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470" w:author="Adelino Naquarta Sepalanga Domingos" w:date="2025-03-05T09:26:00Z" w16du:dateUtc="2025-03-05T08:26:00Z">
                  <w:rPr>
                    <w:rFonts w:ascii="Times New Roman" w:eastAsia="Times New Roman" w:hAnsi="Times New Roman"/>
                    <w:spacing w:val="-1"/>
                  </w:rPr>
                </w:rPrChange>
              </w:rPr>
              <w:t>Inteiro</w:t>
            </w:r>
          </w:p>
        </w:tc>
      </w:tr>
      <w:tr w:rsidR="003F3EDE" w:rsidRPr="00FB0B06" w14:paraId="7E4D5776" w14:textId="77777777" w:rsidTr="0025185C">
        <w:trPr>
          <w:trHeight w:val="2168"/>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3AA0409" w14:textId="77777777" w:rsidR="003F3EDE" w:rsidRPr="00FB0B06" w:rsidRDefault="003F3EDE" w:rsidP="0025185C">
            <w:pPr>
              <w:jc w:val="center"/>
              <w:rPr>
                <w:rFonts w:ascii="Arial" w:eastAsia="Times New Roman" w:hAnsi="Arial" w:cs="Arial"/>
                <w:spacing w:val="-1"/>
                <w:sz w:val="20"/>
                <w:szCs w:val="20"/>
                <w:rPrChange w:id="7471" w:author="Adelino Naquarta Sepalanga Domingos" w:date="2025-03-05T09:26:00Z" w16du:dateUtc="2025-03-05T08:26:00Z">
                  <w:rPr>
                    <w:rFonts w:ascii="Times New Roman" w:eastAsia="Times New Roman" w:hAnsi="Times New Roman"/>
                    <w:spacing w:val="-1"/>
                  </w:rPr>
                </w:rPrChange>
              </w:rPr>
            </w:pPr>
          </w:p>
          <w:p w14:paraId="0C69C4C9" w14:textId="77777777" w:rsidR="003F3EDE" w:rsidRPr="00FB0B06" w:rsidRDefault="003F3EDE" w:rsidP="0025185C">
            <w:pPr>
              <w:jc w:val="center"/>
              <w:rPr>
                <w:rFonts w:ascii="Arial" w:eastAsia="Times New Roman" w:hAnsi="Arial" w:cs="Arial"/>
                <w:spacing w:val="-1"/>
                <w:sz w:val="20"/>
                <w:szCs w:val="20"/>
                <w:rPrChange w:id="7472" w:author="Adelino Naquarta Sepalanga Domingos" w:date="2025-03-05T09:26:00Z" w16du:dateUtc="2025-03-05T08:26:00Z">
                  <w:rPr>
                    <w:rFonts w:ascii="Times New Roman" w:eastAsia="Times New Roman" w:hAnsi="Times New Roman"/>
                    <w:spacing w:val="-1"/>
                  </w:rPr>
                </w:rPrChange>
              </w:rPr>
            </w:pPr>
          </w:p>
          <w:p w14:paraId="50AEFBA1" w14:textId="77777777" w:rsidR="003F3EDE" w:rsidRPr="00FB0B06" w:rsidRDefault="003F3EDE" w:rsidP="0025185C">
            <w:pPr>
              <w:jc w:val="center"/>
              <w:rPr>
                <w:rFonts w:ascii="Arial" w:eastAsia="Times New Roman" w:hAnsi="Arial" w:cs="Arial"/>
                <w:spacing w:val="-1"/>
                <w:sz w:val="20"/>
                <w:szCs w:val="20"/>
                <w:rPrChange w:id="7473"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474" w:author="Adelino Naquarta Sepalanga Domingos" w:date="2025-03-05T09:26:00Z" w16du:dateUtc="2025-03-05T08:26:00Z">
                  <w:rPr>
                    <w:rFonts w:ascii="Times New Roman" w:eastAsia="Times New Roman" w:hAnsi="Times New Roman"/>
                    <w:spacing w:val="-1"/>
                  </w:rPr>
                </w:rPrChange>
              </w:rPr>
              <w:t>4.3.2.</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3F83A8F" w14:textId="77777777" w:rsidR="003F3EDE" w:rsidRPr="00FB0B06" w:rsidRDefault="003F3EDE" w:rsidP="0025185C">
            <w:pPr>
              <w:jc w:val="center"/>
              <w:rPr>
                <w:rFonts w:ascii="Arial" w:eastAsia="Times New Roman" w:hAnsi="Arial" w:cs="Arial"/>
                <w:spacing w:val="-1"/>
                <w:sz w:val="20"/>
                <w:szCs w:val="20"/>
                <w:rPrChange w:id="7475" w:author="Adelino Naquarta Sepalanga Domingos" w:date="2025-03-05T09:26:00Z" w16du:dateUtc="2025-03-05T08:26:00Z">
                  <w:rPr>
                    <w:rFonts w:ascii="Times New Roman" w:eastAsia="Times New Roman" w:hAnsi="Times New Roman"/>
                    <w:spacing w:val="-1"/>
                  </w:rPr>
                </w:rPrChange>
              </w:rPr>
            </w:pPr>
          </w:p>
          <w:p w14:paraId="44EB6F71" w14:textId="77777777" w:rsidR="003F3EDE" w:rsidRPr="00FB0B06" w:rsidRDefault="003F3EDE" w:rsidP="0025185C">
            <w:pPr>
              <w:jc w:val="center"/>
              <w:rPr>
                <w:rFonts w:ascii="Arial" w:eastAsia="Times New Roman" w:hAnsi="Arial" w:cs="Arial"/>
                <w:spacing w:val="-1"/>
                <w:sz w:val="20"/>
                <w:szCs w:val="20"/>
                <w:rPrChange w:id="7476" w:author="Adelino Naquarta Sepalanga Domingos" w:date="2025-03-05T09:26:00Z" w16du:dateUtc="2025-03-05T08:26:00Z">
                  <w:rPr>
                    <w:rFonts w:ascii="Times New Roman" w:eastAsia="Times New Roman" w:hAnsi="Times New Roman"/>
                    <w:spacing w:val="-1"/>
                  </w:rPr>
                </w:rPrChange>
              </w:rPr>
            </w:pPr>
          </w:p>
          <w:p w14:paraId="171F26AF" w14:textId="77777777" w:rsidR="003F3EDE" w:rsidRPr="00FB0B06" w:rsidRDefault="003F3EDE" w:rsidP="0025185C">
            <w:pPr>
              <w:jc w:val="center"/>
              <w:rPr>
                <w:rFonts w:ascii="Arial" w:eastAsia="Times New Roman" w:hAnsi="Arial" w:cs="Arial"/>
                <w:spacing w:val="-1"/>
                <w:sz w:val="20"/>
                <w:szCs w:val="20"/>
                <w:rPrChange w:id="7477"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478" w:author="Adelino Naquarta Sepalanga Domingos" w:date="2025-03-05T09:26:00Z" w16du:dateUtc="2025-03-05T08:26: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11BB8E1" w14:textId="77777777" w:rsidR="003F3EDE" w:rsidRPr="00FB0B06" w:rsidRDefault="003F3EDE" w:rsidP="0025185C">
            <w:pPr>
              <w:rPr>
                <w:rFonts w:ascii="Arial" w:eastAsia="Times New Roman" w:hAnsi="Arial" w:cs="Arial"/>
                <w:spacing w:val="-1"/>
                <w:sz w:val="20"/>
                <w:szCs w:val="20"/>
                <w:rPrChange w:id="7479" w:author="Adelino Naquarta Sepalanga Domingos" w:date="2025-03-05T09:26:00Z" w16du:dateUtc="2025-03-05T08:26:00Z">
                  <w:rPr>
                    <w:rFonts w:ascii="Times New Roman" w:eastAsia="Times New Roman" w:hAnsi="Times New Roman"/>
                    <w:spacing w:val="-1"/>
                  </w:rPr>
                </w:rPrChange>
              </w:rPr>
            </w:pPr>
          </w:p>
          <w:p w14:paraId="3F905725" w14:textId="77777777" w:rsidR="003F3EDE" w:rsidRPr="00FB0B06" w:rsidRDefault="003F3EDE" w:rsidP="0025185C">
            <w:pPr>
              <w:rPr>
                <w:rFonts w:ascii="Arial" w:eastAsia="Times New Roman" w:hAnsi="Arial" w:cs="Arial"/>
                <w:spacing w:val="-1"/>
                <w:sz w:val="20"/>
                <w:szCs w:val="20"/>
                <w:rPrChange w:id="7480" w:author="Adelino Naquarta Sepalanga Domingos" w:date="2025-03-05T09:26:00Z" w16du:dateUtc="2025-03-05T08:26:00Z">
                  <w:rPr>
                    <w:rFonts w:ascii="Times New Roman" w:eastAsia="Times New Roman" w:hAnsi="Times New Roman"/>
                    <w:spacing w:val="-1"/>
                  </w:rPr>
                </w:rPrChange>
              </w:rPr>
            </w:pPr>
          </w:p>
          <w:p w14:paraId="1F6C0441" w14:textId="77777777" w:rsidR="003F3EDE" w:rsidRPr="00FB0B06" w:rsidRDefault="003F3EDE" w:rsidP="0025185C">
            <w:pPr>
              <w:rPr>
                <w:rFonts w:ascii="Arial" w:eastAsia="Times New Roman" w:hAnsi="Arial" w:cs="Arial"/>
                <w:spacing w:val="-1"/>
                <w:sz w:val="20"/>
                <w:szCs w:val="20"/>
                <w:rPrChange w:id="7481"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482" w:author="Adelino Naquarta Sepalanga Domingos" w:date="2025-03-05T09:26:00Z" w16du:dateUtc="2025-03-05T08:26:00Z">
                  <w:rPr>
                    <w:rFonts w:ascii="Times New Roman" w:eastAsia="Times New Roman" w:hAnsi="Times New Roman"/>
                    <w:spacing w:val="-1"/>
                  </w:rPr>
                </w:rPrChange>
              </w:rPr>
              <w:t>Total dos débitos (TotalDebit)</w:t>
            </w:r>
          </w:p>
        </w:tc>
        <w:tc>
          <w:tcPr>
            <w:tcW w:w="377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DEBF4FA" w14:textId="77777777" w:rsidR="003F3EDE" w:rsidRPr="00FB0B06" w:rsidRDefault="003F3EDE" w:rsidP="0025185C">
            <w:pPr>
              <w:rPr>
                <w:rFonts w:ascii="Arial" w:eastAsia="Times New Roman" w:hAnsi="Arial" w:cs="Arial"/>
                <w:spacing w:val="-1"/>
                <w:sz w:val="20"/>
                <w:szCs w:val="20"/>
                <w:rPrChange w:id="7483"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484" w:author="Adelino Naquarta Sepalanga Domingos" w:date="2025-03-05T09:26:00Z" w16du:dateUtc="2025-03-05T08:26:00Z">
                  <w:rPr>
                    <w:rFonts w:ascii="Times New Roman" w:eastAsia="Times New Roman" w:hAnsi="Times New Roman"/>
                    <w:spacing w:val="-1"/>
                  </w:rPr>
                </w:rPrChange>
              </w:rPr>
              <w:t>Deve conter a soma de controlo do campo 4.3.4.14.13. – Valor a débito (DebitAmount), dela excluindo os documentos em que o campo 4.3.4.3.1. – Estado actual do documento (WorkStatus) seja do tipo “A”.</w:t>
            </w:r>
          </w:p>
        </w:tc>
        <w:tc>
          <w:tcPr>
            <w:tcW w:w="141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021D99D" w14:textId="77777777" w:rsidR="003F3EDE" w:rsidRPr="00FB0B06" w:rsidRDefault="003F3EDE" w:rsidP="0025185C">
            <w:pPr>
              <w:jc w:val="center"/>
              <w:rPr>
                <w:rFonts w:ascii="Arial" w:eastAsia="Times New Roman" w:hAnsi="Arial" w:cs="Arial"/>
                <w:spacing w:val="-1"/>
                <w:sz w:val="20"/>
                <w:szCs w:val="20"/>
                <w:rPrChange w:id="7485" w:author="Adelino Naquarta Sepalanga Domingos" w:date="2025-03-05T09:26:00Z" w16du:dateUtc="2025-03-05T08:26:00Z">
                  <w:rPr>
                    <w:rFonts w:ascii="Times New Roman" w:eastAsia="Times New Roman" w:hAnsi="Times New Roman"/>
                    <w:spacing w:val="-1"/>
                  </w:rPr>
                </w:rPrChange>
              </w:rPr>
            </w:pPr>
          </w:p>
          <w:p w14:paraId="1DA617C1" w14:textId="77777777" w:rsidR="003F3EDE" w:rsidRPr="00FB0B06" w:rsidRDefault="003F3EDE" w:rsidP="0025185C">
            <w:pPr>
              <w:jc w:val="center"/>
              <w:rPr>
                <w:rFonts w:ascii="Arial" w:eastAsia="Times New Roman" w:hAnsi="Arial" w:cs="Arial"/>
                <w:spacing w:val="-1"/>
                <w:sz w:val="20"/>
                <w:szCs w:val="20"/>
                <w:rPrChange w:id="7486" w:author="Adelino Naquarta Sepalanga Domingos" w:date="2025-03-05T09:26:00Z" w16du:dateUtc="2025-03-05T08:26:00Z">
                  <w:rPr>
                    <w:rFonts w:ascii="Times New Roman" w:eastAsia="Times New Roman" w:hAnsi="Times New Roman"/>
                    <w:spacing w:val="-1"/>
                  </w:rPr>
                </w:rPrChange>
              </w:rPr>
            </w:pPr>
          </w:p>
          <w:p w14:paraId="07EA180A" w14:textId="77777777" w:rsidR="003F3EDE" w:rsidRPr="00FB0B06" w:rsidRDefault="003F3EDE" w:rsidP="0025185C">
            <w:pPr>
              <w:jc w:val="center"/>
              <w:rPr>
                <w:rFonts w:ascii="Arial" w:eastAsia="Times New Roman" w:hAnsi="Arial" w:cs="Arial"/>
                <w:spacing w:val="-1"/>
                <w:sz w:val="20"/>
                <w:szCs w:val="20"/>
                <w:rPrChange w:id="7487" w:author="Adelino Naquarta Sepalanga Domingos" w:date="2025-03-05T09:26:00Z" w16du:dateUtc="2025-03-05T08:26:00Z">
                  <w:rPr>
                    <w:rFonts w:ascii="Times New Roman" w:eastAsia="Times New Roman" w:hAnsi="Times New Roman"/>
                    <w:spacing w:val="-1"/>
                  </w:rPr>
                </w:rPrChange>
              </w:rPr>
            </w:pPr>
          </w:p>
          <w:p w14:paraId="3AA8F1B4" w14:textId="77777777" w:rsidR="003F3EDE" w:rsidRPr="00FB0B06" w:rsidRDefault="003F3EDE" w:rsidP="0025185C">
            <w:pPr>
              <w:jc w:val="center"/>
              <w:rPr>
                <w:rFonts w:ascii="Arial" w:eastAsia="Times New Roman" w:hAnsi="Arial" w:cs="Arial"/>
                <w:spacing w:val="-1"/>
                <w:sz w:val="20"/>
                <w:szCs w:val="20"/>
                <w:rPrChange w:id="7488"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489" w:author="Adelino Naquarta Sepalanga Domingos" w:date="2025-03-05T09:26:00Z" w16du:dateUtc="2025-03-05T08:26:00Z">
                  <w:rPr>
                    <w:rFonts w:ascii="Times New Roman" w:eastAsia="Times New Roman" w:hAnsi="Times New Roman"/>
                    <w:spacing w:val="-1"/>
                  </w:rPr>
                </w:rPrChange>
              </w:rPr>
              <w:t>Monetário</w:t>
            </w:r>
          </w:p>
        </w:tc>
      </w:tr>
      <w:tr w:rsidR="003F3EDE" w:rsidRPr="00FB0B06" w14:paraId="5A51EADF" w14:textId="77777777" w:rsidTr="0025185C">
        <w:trPr>
          <w:trHeight w:val="2168"/>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821383C" w14:textId="77777777" w:rsidR="003F3EDE" w:rsidRPr="00FB0B06" w:rsidRDefault="003F3EDE" w:rsidP="0025185C">
            <w:pPr>
              <w:jc w:val="center"/>
              <w:rPr>
                <w:rFonts w:ascii="Arial" w:eastAsia="Times New Roman" w:hAnsi="Arial" w:cs="Arial"/>
                <w:spacing w:val="-1"/>
                <w:sz w:val="20"/>
                <w:szCs w:val="20"/>
                <w:rPrChange w:id="7490" w:author="Adelino Naquarta Sepalanga Domingos" w:date="2025-03-05T09:26:00Z" w16du:dateUtc="2025-03-05T08:26:00Z">
                  <w:rPr>
                    <w:rFonts w:ascii="Times New Roman" w:eastAsia="Times New Roman" w:hAnsi="Times New Roman"/>
                    <w:spacing w:val="-1"/>
                  </w:rPr>
                </w:rPrChange>
              </w:rPr>
            </w:pPr>
          </w:p>
          <w:p w14:paraId="2D774511" w14:textId="77777777" w:rsidR="003F3EDE" w:rsidRPr="00FB0B06" w:rsidRDefault="003F3EDE" w:rsidP="0025185C">
            <w:pPr>
              <w:jc w:val="center"/>
              <w:rPr>
                <w:rFonts w:ascii="Arial" w:eastAsia="Times New Roman" w:hAnsi="Arial" w:cs="Arial"/>
                <w:spacing w:val="-1"/>
                <w:sz w:val="20"/>
                <w:szCs w:val="20"/>
                <w:rPrChange w:id="7491" w:author="Adelino Naquarta Sepalanga Domingos" w:date="2025-03-05T09:26:00Z" w16du:dateUtc="2025-03-05T08:26:00Z">
                  <w:rPr>
                    <w:rFonts w:ascii="Times New Roman" w:eastAsia="Times New Roman" w:hAnsi="Times New Roman"/>
                    <w:spacing w:val="-1"/>
                  </w:rPr>
                </w:rPrChange>
              </w:rPr>
            </w:pPr>
          </w:p>
          <w:p w14:paraId="53A16CF9" w14:textId="77777777" w:rsidR="003F3EDE" w:rsidRPr="00FB0B06" w:rsidRDefault="003F3EDE" w:rsidP="0025185C">
            <w:pPr>
              <w:jc w:val="center"/>
              <w:rPr>
                <w:rFonts w:ascii="Arial" w:eastAsia="Times New Roman" w:hAnsi="Arial" w:cs="Arial"/>
                <w:spacing w:val="-1"/>
                <w:sz w:val="20"/>
                <w:szCs w:val="20"/>
                <w:rPrChange w:id="7492"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493" w:author="Adelino Naquarta Sepalanga Domingos" w:date="2025-03-05T09:26:00Z" w16du:dateUtc="2025-03-05T08:26:00Z">
                  <w:rPr>
                    <w:rFonts w:ascii="Times New Roman" w:eastAsia="Times New Roman" w:hAnsi="Times New Roman"/>
                    <w:spacing w:val="-1"/>
                  </w:rPr>
                </w:rPrChange>
              </w:rPr>
              <w:t>4.3.3.</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2DE7774" w14:textId="77777777" w:rsidR="003F3EDE" w:rsidRPr="00FB0B06" w:rsidRDefault="003F3EDE" w:rsidP="0025185C">
            <w:pPr>
              <w:jc w:val="center"/>
              <w:rPr>
                <w:rFonts w:ascii="Arial" w:eastAsia="Times New Roman" w:hAnsi="Arial" w:cs="Arial"/>
                <w:spacing w:val="-1"/>
                <w:sz w:val="20"/>
                <w:szCs w:val="20"/>
                <w:rPrChange w:id="7494" w:author="Adelino Naquarta Sepalanga Domingos" w:date="2025-03-05T09:26:00Z" w16du:dateUtc="2025-03-05T08:26:00Z">
                  <w:rPr>
                    <w:rFonts w:ascii="Times New Roman" w:eastAsia="Times New Roman" w:hAnsi="Times New Roman"/>
                    <w:spacing w:val="-1"/>
                  </w:rPr>
                </w:rPrChange>
              </w:rPr>
            </w:pPr>
          </w:p>
          <w:p w14:paraId="5B9985AA" w14:textId="77777777" w:rsidR="003F3EDE" w:rsidRPr="00FB0B06" w:rsidRDefault="003F3EDE" w:rsidP="0025185C">
            <w:pPr>
              <w:jc w:val="center"/>
              <w:rPr>
                <w:rFonts w:ascii="Arial" w:eastAsia="Times New Roman" w:hAnsi="Arial" w:cs="Arial"/>
                <w:spacing w:val="-1"/>
                <w:sz w:val="20"/>
                <w:szCs w:val="20"/>
                <w:rPrChange w:id="7495" w:author="Adelino Naquarta Sepalanga Domingos" w:date="2025-03-05T09:26:00Z" w16du:dateUtc="2025-03-05T08:26:00Z">
                  <w:rPr>
                    <w:rFonts w:ascii="Times New Roman" w:eastAsia="Times New Roman" w:hAnsi="Times New Roman"/>
                    <w:spacing w:val="-1"/>
                  </w:rPr>
                </w:rPrChange>
              </w:rPr>
            </w:pPr>
          </w:p>
          <w:p w14:paraId="2BA9B396" w14:textId="77777777" w:rsidR="003F3EDE" w:rsidRPr="00FB0B06" w:rsidRDefault="003F3EDE" w:rsidP="0025185C">
            <w:pPr>
              <w:jc w:val="center"/>
              <w:rPr>
                <w:rFonts w:ascii="Arial" w:eastAsia="Times New Roman" w:hAnsi="Arial" w:cs="Arial"/>
                <w:spacing w:val="-1"/>
                <w:sz w:val="20"/>
                <w:szCs w:val="20"/>
                <w:rPrChange w:id="7496"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497" w:author="Adelino Naquarta Sepalanga Domingos" w:date="2025-03-05T09:26:00Z" w16du:dateUtc="2025-03-05T08:26: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85B3964" w14:textId="77777777" w:rsidR="003F3EDE" w:rsidRPr="00FB0B06" w:rsidRDefault="003F3EDE" w:rsidP="0025185C">
            <w:pPr>
              <w:rPr>
                <w:rFonts w:ascii="Arial" w:eastAsia="Times New Roman" w:hAnsi="Arial" w:cs="Arial"/>
                <w:spacing w:val="-1"/>
                <w:sz w:val="20"/>
                <w:szCs w:val="20"/>
                <w:rPrChange w:id="7498" w:author="Adelino Naquarta Sepalanga Domingos" w:date="2025-03-05T09:26:00Z" w16du:dateUtc="2025-03-05T08:26:00Z">
                  <w:rPr>
                    <w:rFonts w:ascii="Times New Roman" w:eastAsia="Times New Roman" w:hAnsi="Times New Roman"/>
                    <w:spacing w:val="-1"/>
                  </w:rPr>
                </w:rPrChange>
              </w:rPr>
            </w:pPr>
          </w:p>
          <w:p w14:paraId="4EB57823" w14:textId="77777777" w:rsidR="003F3EDE" w:rsidRPr="00FB0B06" w:rsidRDefault="003F3EDE" w:rsidP="0025185C">
            <w:pPr>
              <w:rPr>
                <w:rFonts w:ascii="Arial" w:eastAsia="Times New Roman" w:hAnsi="Arial" w:cs="Arial"/>
                <w:spacing w:val="-1"/>
                <w:sz w:val="20"/>
                <w:szCs w:val="20"/>
                <w:rPrChange w:id="7499" w:author="Adelino Naquarta Sepalanga Domingos" w:date="2025-03-05T09:26:00Z" w16du:dateUtc="2025-03-05T08:26:00Z">
                  <w:rPr>
                    <w:rFonts w:ascii="Times New Roman" w:eastAsia="Times New Roman" w:hAnsi="Times New Roman"/>
                    <w:spacing w:val="-1"/>
                  </w:rPr>
                </w:rPrChange>
              </w:rPr>
            </w:pPr>
          </w:p>
          <w:p w14:paraId="22CEA325" w14:textId="77777777" w:rsidR="003F3EDE" w:rsidRPr="00FB0B06" w:rsidRDefault="003F3EDE" w:rsidP="0025185C">
            <w:pPr>
              <w:rPr>
                <w:rFonts w:ascii="Arial" w:eastAsia="Times New Roman" w:hAnsi="Arial" w:cs="Arial"/>
                <w:spacing w:val="-1"/>
                <w:sz w:val="20"/>
                <w:szCs w:val="20"/>
                <w:rPrChange w:id="7500"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501" w:author="Adelino Naquarta Sepalanga Domingos" w:date="2025-03-05T09:26:00Z" w16du:dateUtc="2025-03-05T08:26:00Z">
                  <w:rPr>
                    <w:rFonts w:ascii="Times New Roman" w:eastAsia="Times New Roman" w:hAnsi="Times New Roman"/>
                    <w:spacing w:val="-1"/>
                  </w:rPr>
                </w:rPrChange>
              </w:rPr>
              <w:t>Total dos créditos (TotalCredit)</w:t>
            </w:r>
          </w:p>
        </w:tc>
        <w:tc>
          <w:tcPr>
            <w:tcW w:w="377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C558068" w14:textId="77777777" w:rsidR="003F3EDE" w:rsidRPr="00FB0B06" w:rsidRDefault="003F3EDE" w:rsidP="0025185C">
            <w:pPr>
              <w:rPr>
                <w:rFonts w:ascii="Arial" w:eastAsia="Times New Roman" w:hAnsi="Arial" w:cs="Arial"/>
                <w:spacing w:val="-1"/>
                <w:sz w:val="20"/>
                <w:szCs w:val="20"/>
                <w:rPrChange w:id="7502"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503" w:author="Adelino Naquarta Sepalanga Domingos" w:date="2025-03-05T09:26:00Z" w16du:dateUtc="2025-03-05T08:26:00Z">
                  <w:rPr>
                    <w:rFonts w:ascii="Times New Roman" w:eastAsia="Times New Roman" w:hAnsi="Times New Roman"/>
                    <w:spacing w:val="-1"/>
                  </w:rPr>
                </w:rPrChange>
              </w:rPr>
              <w:t>Deve conter a soma de controlo do campo 4.3.4.14.14. – Valor a crédito (CreditAmount), dela excluindo os documentos em que o campo 4.3.4.3.1. – Estado actual do documento (WorkStatus) seja do tipo “A”.</w:t>
            </w:r>
          </w:p>
        </w:tc>
        <w:tc>
          <w:tcPr>
            <w:tcW w:w="1417"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72BF7F0" w14:textId="77777777" w:rsidR="003F3EDE" w:rsidRPr="00FB0B06" w:rsidRDefault="003F3EDE" w:rsidP="0025185C">
            <w:pPr>
              <w:jc w:val="center"/>
              <w:rPr>
                <w:rFonts w:ascii="Arial" w:eastAsia="Times New Roman" w:hAnsi="Arial" w:cs="Arial"/>
                <w:spacing w:val="-1"/>
                <w:sz w:val="20"/>
                <w:szCs w:val="20"/>
                <w:rPrChange w:id="7504" w:author="Adelino Naquarta Sepalanga Domingos" w:date="2025-03-05T09:26:00Z" w16du:dateUtc="2025-03-05T08:26:00Z">
                  <w:rPr>
                    <w:rFonts w:ascii="Times New Roman" w:eastAsia="Times New Roman" w:hAnsi="Times New Roman"/>
                    <w:spacing w:val="-1"/>
                  </w:rPr>
                </w:rPrChange>
              </w:rPr>
            </w:pPr>
          </w:p>
          <w:p w14:paraId="5CD38A3A" w14:textId="77777777" w:rsidR="003F3EDE" w:rsidRPr="00FB0B06" w:rsidRDefault="003F3EDE" w:rsidP="0025185C">
            <w:pPr>
              <w:jc w:val="center"/>
              <w:rPr>
                <w:rFonts w:ascii="Arial" w:eastAsia="Times New Roman" w:hAnsi="Arial" w:cs="Arial"/>
                <w:spacing w:val="-1"/>
                <w:sz w:val="20"/>
                <w:szCs w:val="20"/>
                <w:rPrChange w:id="7505" w:author="Adelino Naquarta Sepalanga Domingos" w:date="2025-03-05T09:26:00Z" w16du:dateUtc="2025-03-05T08:26:00Z">
                  <w:rPr>
                    <w:rFonts w:ascii="Times New Roman" w:eastAsia="Times New Roman" w:hAnsi="Times New Roman"/>
                    <w:spacing w:val="-1"/>
                  </w:rPr>
                </w:rPrChange>
              </w:rPr>
            </w:pPr>
          </w:p>
          <w:p w14:paraId="3A6ABD52" w14:textId="77777777" w:rsidR="003F3EDE" w:rsidRPr="00FB0B06" w:rsidRDefault="003F3EDE" w:rsidP="0025185C">
            <w:pPr>
              <w:jc w:val="center"/>
              <w:rPr>
                <w:rFonts w:ascii="Arial" w:eastAsia="Times New Roman" w:hAnsi="Arial" w:cs="Arial"/>
                <w:spacing w:val="-1"/>
                <w:sz w:val="20"/>
                <w:szCs w:val="20"/>
                <w:rPrChange w:id="7506" w:author="Adelino Naquarta Sepalanga Domingos" w:date="2025-03-05T09:26:00Z" w16du:dateUtc="2025-03-05T08:26:00Z">
                  <w:rPr>
                    <w:rFonts w:ascii="Times New Roman" w:eastAsia="Times New Roman" w:hAnsi="Times New Roman"/>
                    <w:spacing w:val="-1"/>
                  </w:rPr>
                </w:rPrChange>
              </w:rPr>
            </w:pPr>
          </w:p>
          <w:p w14:paraId="2BEDBBFF" w14:textId="77777777" w:rsidR="003F3EDE" w:rsidRPr="00FB0B06" w:rsidRDefault="003F3EDE" w:rsidP="0025185C">
            <w:pPr>
              <w:jc w:val="center"/>
              <w:rPr>
                <w:rFonts w:ascii="Arial" w:eastAsia="Times New Roman" w:hAnsi="Arial" w:cs="Arial"/>
                <w:spacing w:val="-1"/>
                <w:sz w:val="20"/>
                <w:szCs w:val="20"/>
                <w:rPrChange w:id="7507"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508" w:author="Adelino Naquarta Sepalanga Domingos" w:date="2025-03-05T09:26:00Z" w16du:dateUtc="2025-03-05T08:26:00Z">
                  <w:rPr>
                    <w:rFonts w:ascii="Times New Roman" w:eastAsia="Times New Roman" w:hAnsi="Times New Roman"/>
                    <w:spacing w:val="-1"/>
                  </w:rPr>
                </w:rPrChange>
              </w:rPr>
              <w:t>Monetário</w:t>
            </w:r>
          </w:p>
        </w:tc>
      </w:tr>
      <w:tr w:rsidR="003F3EDE" w:rsidRPr="00FB0B06" w14:paraId="587FB0AF" w14:textId="77777777" w:rsidTr="0025185C">
        <w:trPr>
          <w:trHeight w:val="704"/>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3AC408F" w14:textId="77777777" w:rsidR="003F3EDE" w:rsidRPr="00FB0B06" w:rsidRDefault="003F3EDE" w:rsidP="0025185C">
            <w:pPr>
              <w:jc w:val="center"/>
              <w:rPr>
                <w:rFonts w:ascii="Arial" w:eastAsia="Times New Roman" w:hAnsi="Arial" w:cs="Arial"/>
                <w:spacing w:val="-1"/>
                <w:sz w:val="20"/>
                <w:szCs w:val="20"/>
                <w:rPrChange w:id="7509"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510" w:author="Adelino Naquarta Sepalanga Domingos" w:date="2025-03-05T09:26:00Z" w16du:dateUtc="2025-03-05T08:26:00Z">
                  <w:rPr>
                    <w:rFonts w:ascii="Times New Roman" w:eastAsia="Times New Roman" w:hAnsi="Times New Roman"/>
                    <w:spacing w:val="-1"/>
                  </w:rPr>
                </w:rPrChange>
              </w:rPr>
              <w:t>4.3.4.</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23575BB" w14:textId="77777777" w:rsidR="003F3EDE" w:rsidRPr="00FB0B06" w:rsidRDefault="003F3EDE" w:rsidP="0025185C">
            <w:pPr>
              <w:jc w:val="center"/>
              <w:rPr>
                <w:rFonts w:ascii="Arial" w:eastAsia="Times New Roman" w:hAnsi="Arial" w:cs="Arial"/>
                <w:spacing w:val="-1"/>
                <w:sz w:val="20"/>
                <w:szCs w:val="20"/>
                <w:rPrChange w:id="7511" w:author="Adelino Naquarta Sepalanga Domingos" w:date="2025-03-05T09:26:00Z" w16du:dateUtc="2025-03-05T08:26: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7F26138" w14:textId="77777777" w:rsidR="003F3EDE" w:rsidRPr="00FB0B06" w:rsidRDefault="003F3EDE" w:rsidP="0025185C">
            <w:pPr>
              <w:rPr>
                <w:rFonts w:ascii="Arial" w:eastAsia="Times New Roman" w:hAnsi="Arial" w:cs="Arial"/>
                <w:spacing w:val="-1"/>
                <w:sz w:val="20"/>
                <w:szCs w:val="20"/>
                <w:rPrChange w:id="7512"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513" w:author="Adelino Naquarta Sepalanga Domingos" w:date="2025-03-05T09:26:00Z" w16du:dateUtc="2025-03-05T08:26:00Z">
                  <w:rPr>
                    <w:rFonts w:ascii="Times New Roman" w:eastAsia="Times New Roman" w:hAnsi="Times New Roman"/>
                    <w:spacing w:val="-1"/>
                  </w:rPr>
                </w:rPrChange>
              </w:rPr>
              <w:t>Documento de conferência (WorkDocument)</w:t>
            </w:r>
          </w:p>
        </w:tc>
        <w:tc>
          <w:tcPr>
            <w:tcW w:w="377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8889CD3" w14:textId="77777777" w:rsidR="003F3EDE" w:rsidRPr="00FB0B06" w:rsidRDefault="003F3EDE" w:rsidP="0025185C">
            <w:pPr>
              <w:rPr>
                <w:rFonts w:ascii="Arial" w:eastAsia="Times New Roman" w:hAnsi="Arial" w:cs="Arial"/>
                <w:spacing w:val="-1"/>
                <w:sz w:val="20"/>
                <w:szCs w:val="20"/>
                <w:rPrChange w:id="7514" w:author="Adelino Naquarta Sepalanga Domingos" w:date="2025-03-05T09:26:00Z" w16du:dateUtc="2025-03-05T08:26:00Z">
                  <w:rPr>
                    <w:rFonts w:ascii="Times New Roman" w:eastAsia="Times New Roman" w:hAnsi="Times New Roman"/>
                    <w:spacing w:val="-1"/>
                  </w:rPr>
                </w:rPrChange>
              </w:rPr>
            </w:pPr>
          </w:p>
        </w:tc>
        <w:tc>
          <w:tcPr>
            <w:tcW w:w="141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BF531AF" w14:textId="77777777" w:rsidR="003F3EDE" w:rsidRPr="00FB0B06" w:rsidRDefault="003F3EDE" w:rsidP="0025185C">
            <w:pPr>
              <w:jc w:val="center"/>
              <w:rPr>
                <w:rFonts w:ascii="Arial" w:eastAsia="Times New Roman" w:hAnsi="Arial" w:cs="Arial"/>
                <w:spacing w:val="-1"/>
                <w:sz w:val="20"/>
                <w:szCs w:val="20"/>
                <w:rPrChange w:id="7515"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516" w:author="Adelino Naquarta Sepalanga Domingos" w:date="2025-03-05T09:26:00Z" w16du:dateUtc="2025-03-05T08:26:00Z">
                  <w:rPr>
                    <w:rFonts w:ascii="Times New Roman" w:eastAsia="Times New Roman" w:hAnsi="Times New Roman"/>
                    <w:spacing w:val="-1"/>
                  </w:rPr>
                </w:rPrChange>
              </w:rPr>
              <w:t>Não Aplicável</w:t>
            </w:r>
          </w:p>
        </w:tc>
      </w:tr>
      <w:tr w:rsidR="003F3EDE" w:rsidRPr="00FB0B06" w14:paraId="3649772A" w14:textId="77777777" w:rsidTr="0025185C">
        <w:trPr>
          <w:trHeight w:val="2168"/>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5AA0690" w14:textId="77777777" w:rsidR="003F3EDE" w:rsidRPr="00FB0B06" w:rsidRDefault="003F3EDE" w:rsidP="0025185C">
            <w:pPr>
              <w:jc w:val="center"/>
              <w:rPr>
                <w:rFonts w:ascii="Arial" w:eastAsia="Times New Roman" w:hAnsi="Arial" w:cs="Arial"/>
                <w:spacing w:val="-1"/>
                <w:sz w:val="20"/>
                <w:szCs w:val="20"/>
                <w:rPrChange w:id="7517" w:author="Adelino Naquarta Sepalanga Domingos" w:date="2025-03-05T09:26:00Z" w16du:dateUtc="2025-03-05T08:26:00Z">
                  <w:rPr>
                    <w:rFonts w:ascii="Times New Roman" w:eastAsia="Times New Roman" w:hAnsi="Times New Roman"/>
                    <w:spacing w:val="-1"/>
                  </w:rPr>
                </w:rPrChange>
              </w:rPr>
            </w:pPr>
          </w:p>
          <w:p w14:paraId="56CA85BF" w14:textId="77777777" w:rsidR="003F3EDE" w:rsidRPr="00FB0B06" w:rsidRDefault="003F3EDE" w:rsidP="0025185C">
            <w:pPr>
              <w:jc w:val="center"/>
              <w:rPr>
                <w:rFonts w:ascii="Arial" w:eastAsia="Times New Roman" w:hAnsi="Arial" w:cs="Arial"/>
                <w:spacing w:val="-1"/>
                <w:sz w:val="20"/>
                <w:szCs w:val="20"/>
                <w:rPrChange w:id="7518" w:author="Adelino Naquarta Sepalanga Domingos" w:date="2025-03-05T09:26:00Z" w16du:dateUtc="2025-03-05T08:26:00Z">
                  <w:rPr>
                    <w:rFonts w:ascii="Times New Roman" w:eastAsia="Times New Roman" w:hAnsi="Times New Roman"/>
                    <w:spacing w:val="-1"/>
                  </w:rPr>
                </w:rPrChange>
              </w:rPr>
            </w:pPr>
          </w:p>
          <w:p w14:paraId="3279DC82" w14:textId="77777777" w:rsidR="003F3EDE" w:rsidRPr="00FB0B06" w:rsidRDefault="003F3EDE" w:rsidP="0025185C">
            <w:pPr>
              <w:jc w:val="center"/>
              <w:rPr>
                <w:rFonts w:ascii="Arial" w:eastAsia="Times New Roman" w:hAnsi="Arial" w:cs="Arial"/>
                <w:spacing w:val="-1"/>
                <w:sz w:val="20"/>
                <w:szCs w:val="20"/>
                <w:rPrChange w:id="7519" w:author="Adelino Naquarta Sepalanga Domingos" w:date="2025-03-05T09:26:00Z" w16du:dateUtc="2025-03-05T08:26:00Z">
                  <w:rPr>
                    <w:rFonts w:ascii="Times New Roman" w:eastAsia="Times New Roman" w:hAnsi="Times New Roman"/>
                    <w:spacing w:val="-1"/>
                  </w:rPr>
                </w:rPrChange>
              </w:rPr>
            </w:pPr>
          </w:p>
          <w:p w14:paraId="080D4531" w14:textId="77777777" w:rsidR="003F3EDE" w:rsidRPr="00FB0B06" w:rsidRDefault="003F3EDE" w:rsidP="0025185C">
            <w:pPr>
              <w:jc w:val="center"/>
              <w:rPr>
                <w:rFonts w:ascii="Arial" w:eastAsia="Times New Roman" w:hAnsi="Arial" w:cs="Arial"/>
                <w:spacing w:val="-1"/>
                <w:sz w:val="20"/>
                <w:szCs w:val="20"/>
                <w:rPrChange w:id="7520" w:author="Adelino Naquarta Sepalanga Domingos" w:date="2025-03-05T09:26:00Z" w16du:dateUtc="2025-03-05T08:26:00Z">
                  <w:rPr>
                    <w:rFonts w:ascii="Times New Roman" w:eastAsia="Times New Roman" w:hAnsi="Times New Roman"/>
                    <w:spacing w:val="-1"/>
                  </w:rPr>
                </w:rPrChange>
              </w:rPr>
            </w:pPr>
          </w:p>
          <w:p w14:paraId="002413BD" w14:textId="77777777" w:rsidR="003F3EDE" w:rsidRPr="00FB0B06" w:rsidRDefault="003F3EDE" w:rsidP="0025185C">
            <w:pPr>
              <w:jc w:val="center"/>
              <w:rPr>
                <w:rFonts w:ascii="Arial" w:eastAsia="Times New Roman" w:hAnsi="Arial" w:cs="Arial"/>
                <w:spacing w:val="-1"/>
                <w:sz w:val="20"/>
                <w:szCs w:val="20"/>
                <w:rPrChange w:id="7521" w:author="Adelino Naquarta Sepalanga Domingos" w:date="2025-03-05T09:26:00Z" w16du:dateUtc="2025-03-05T08:26:00Z">
                  <w:rPr>
                    <w:rFonts w:ascii="Times New Roman" w:eastAsia="Times New Roman" w:hAnsi="Times New Roman"/>
                    <w:spacing w:val="-1"/>
                  </w:rPr>
                </w:rPrChange>
              </w:rPr>
            </w:pPr>
          </w:p>
          <w:p w14:paraId="0315F036" w14:textId="77777777" w:rsidR="003F3EDE" w:rsidRPr="00FB0B06" w:rsidRDefault="003F3EDE" w:rsidP="0025185C">
            <w:pPr>
              <w:jc w:val="center"/>
              <w:rPr>
                <w:rFonts w:ascii="Arial" w:eastAsia="Times New Roman" w:hAnsi="Arial" w:cs="Arial"/>
                <w:spacing w:val="-1"/>
                <w:sz w:val="20"/>
                <w:szCs w:val="20"/>
                <w:rPrChange w:id="7522" w:author="Adelino Naquarta Sepalanga Domingos" w:date="2025-03-05T09:26:00Z" w16du:dateUtc="2025-03-05T08:26:00Z">
                  <w:rPr>
                    <w:rFonts w:ascii="Times New Roman" w:eastAsia="Times New Roman" w:hAnsi="Times New Roman"/>
                    <w:spacing w:val="-1"/>
                  </w:rPr>
                </w:rPrChange>
              </w:rPr>
            </w:pPr>
          </w:p>
          <w:p w14:paraId="7BAD0415" w14:textId="77777777" w:rsidR="003F3EDE" w:rsidRPr="00FB0B06" w:rsidRDefault="003F3EDE" w:rsidP="0025185C">
            <w:pPr>
              <w:jc w:val="center"/>
              <w:rPr>
                <w:rFonts w:ascii="Arial" w:eastAsia="Times New Roman" w:hAnsi="Arial" w:cs="Arial"/>
                <w:spacing w:val="-1"/>
                <w:sz w:val="20"/>
                <w:szCs w:val="20"/>
                <w:rPrChange w:id="7523"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524" w:author="Adelino Naquarta Sepalanga Domingos" w:date="2025-03-05T09:26:00Z" w16du:dateUtc="2025-03-05T08:26:00Z">
                  <w:rPr>
                    <w:rFonts w:ascii="Times New Roman" w:eastAsia="Times New Roman" w:hAnsi="Times New Roman"/>
                    <w:spacing w:val="-1"/>
                  </w:rPr>
                </w:rPrChange>
              </w:rPr>
              <w:t>4.3.4.1.</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782983F" w14:textId="77777777" w:rsidR="003F3EDE" w:rsidRPr="00FB0B06" w:rsidRDefault="003F3EDE" w:rsidP="0025185C">
            <w:pPr>
              <w:jc w:val="center"/>
              <w:rPr>
                <w:rFonts w:ascii="Arial" w:eastAsia="Times New Roman" w:hAnsi="Arial" w:cs="Arial"/>
                <w:spacing w:val="-1"/>
                <w:sz w:val="20"/>
                <w:szCs w:val="20"/>
                <w:rPrChange w:id="7525" w:author="Adelino Naquarta Sepalanga Domingos" w:date="2025-03-05T09:26:00Z" w16du:dateUtc="2025-03-05T08:26:00Z">
                  <w:rPr>
                    <w:rFonts w:ascii="Times New Roman" w:eastAsia="Times New Roman" w:hAnsi="Times New Roman"/>
                    <w:spacing w:val="-1"/>
                  </w:rPr>
                </w:rPrChange>
              </w:rPr>
            </w:pPr>
          </w:p>
          <w:p w14:paraId="281781D4" w14:textId="77777777" w:rsidR="003F3EDE" w:rsidRPr="00FB0B06" w:rsidRDefault="003F3EDE" w:rsidP="0025185C">
            <w:pPr>
              <w:jc w:val="center"/>
              <w:rPr>
                <w:rFonts w:ascii="Arial" w:eastAsia="Times New Roman" w:hAnsi="Arial" w:cs="Arial"/>
                <w:spacing w:val="-1"/>
                <w:sz w:val="20"/>
                <w:szCs w:val="20"/>
                <w:rPrChange w:id="7526" w:author="Adelino Naquarta Sepalanga Domingos" w:date="2025-03-05T09:26:00Z" w16du:dateUtc="2025-03-05T08:26:00Z">
                  <w:rPr>
                    <w:rFonts w:ascii="Times New Roman" w:eastAsia="Times New Roman" w:hAnsi="Times New Roman"/>
                    <w:spacing w:val="-1"/>
                  </w:rPr>
                </w:rPrChange>
              </w:rPr>
            </w:pPr>
          </w:p>
          <w:p w14:paraId="28DC6CCC" w14:textId="77777777" w:rsidR="003F3EDE" w:rsidRPr="00FB0B06" w:rsidRDefault="003F3EDE" w:rsidP="0025185C">
            <w:pPr>
              <w:jc w:val="center"/>
              <w:rPr>
                <w:rFonts w:ascii="Arial" w:eastAsia="Times New Roman" w:hAnsi="Arial" w:cs="Arial"/>
                <w:spacing w:val="-1"/>
                <w:sz w:val="20"/>
                <w:szCs w:val="20"/>
                <w:rPrChange w:id="7527" w:author="Adelino Naquarta Sepalanga Domingos" w:date="2025-03-05T09:26:00Z" w16du:dateUtc="2025-03-05T08:26:00Z">
                  <w:rPr>
                    <w:rFonts w:ascii="Times New Roman" w:eastAsia="Times New Roman" w:hAnsi="Times New Roman"/>
                    <w:spacing w:val="-1"/>
                  </w:rPr>
                </w:rPrChange>
              </w:rPr>
            </w:pPr>
          </w:p>
          <w:p w14:paraId="2B468C3A" w14:textId="77777777" w:rsidR="003F3EDE" w:rsidRPr="00FB0B06" w:rsidRDefault="003F3EDE" w:rsidP="0025185C">
            <w:pPr>
              <w:jc w:val="center"/>
              <w:rPr>
                <w:rFonts w:ascii="Arial" w:eastAsia="Times New Roman" w:hAnsi="Arial" w:cs="Arial"/>
                <w:spacing w:val="-1"/>
                <w:sz w:val="20"/>
                <w:szCs w:val="20"/>
                <w:rPrChange w:id="7528" w:author="Adelino Naquarta Sepalanga Domingos" w:date="2025-03-05T09:26:00Z" w16du:dateUtc="2025-03-05T08:26:00Z">
                  <w:rPr>
                    <w:rFonts w:ascii="Times New Roman" w:eastAsia="Times New Roman" w:hAnsi="Times New Roman"/>
                    <w:spacing w:val="-1"/>
                  </w:rPr>
                </w:rPrChange>
              </w:rPr>
            </w:pPr>
          </w:p>
          <w:p w14:paraId="4C7E56CD" w14:textId="77777777" w:rsidR="003F3EDE" w:rsidRPr="00FB0B06" w:rsidRDefault="003F3EDE" w:rsidP="0025185C">
            <w:pPr>
              <w:jc w:val="center"/>
              <w:rPr>
                <w:rFonts w:ascii="Arial" w:eastAsia="Times New Roman" w:hAnsi="Arial" w:cs="Arial"/>
                <w:spacing w:val="-1"/>
                <w:sz w:val="20"/>
                <w:szCs w:val="20"/>
                <w:rPrChange w:id="7529" w:author="Adelino Naquarta Sepalanga Domingos" w:date="2025-03-05T09:26:00Z" w16du:dateUtc="2025-03-05T08:26:00Z">
                  <w:rPr>
                    <w:rFonts w:ascii="Times New Roman" w:eastAsia="Times New Roman" w:hAnsi="Times New Roman"/>
                    <w:spacing w:val="-1"/>
                  </w:rPr>
                </w:rPrChange>
              </w:rPr>
            </w:pPr>
          </w:p>
          <w:p w14:paraId="25D4C620" w14:textId="77777777" w:rsidR="003F3EDE" w:rsidRPr="00FB0B06" w:rsidRDefault="003F3EDE" w:rsidP="0025185C">
            <w:pPr>
              <w:jc w:val="center"/>
              <w:rPr>
                <w:rFonts w:ascii="Arial" w:eastAsia="Times New Roman" w:hAnsi="Arial" w:cs="Arial"/>
                <w:spacing w:val="-1"/>
                <w:sz w:val="20"/>
                <w:szCs w:val="20"/>
                <w:rPrChange w:id="7530" w:author="Adelino Naquarta Sepalanga Domingos" w:date="2025-03-05T09:26:00Z" w16du:dateUtc="2025-03-05T08:26:00Z">
                  <w:rPr>
                    <w:rFonts w:ascii="Times New Roman" w:eastAsia="Times New Roman" w:hAnsi="Times New Roman"/>
                    <w:spacing w:val="-1"/>
                  </w:rPr>
                </w:rPrChange>
              </w:rPr>
            </w:pPr>
          </w:p>
          <w:p w14:paraId="6EC17052" w14:textId="77777777" w:rsidR="003F3EDE" w:rsidRPr="00FB0B06" w:rsidRDefault="003F3EDE" w:rsidP="0025185C">
            <w:pPr>
              <w:jc w:val="center"/>
              <w:rPr>
                <w:rFonts w:ascii="Arial" w:eastAsia="Times New Roman" w:hAnsi="Arial" w:cs="Arial"/>
                <w:spacing w:val="-1"/>
                <w:sz w:val="20"/>
                <w:szCs w:val="20"/>
                <w:rPrChange w:id="7531"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532" w:author="Adelino Naquarta Sepalanga Domingos" w:date="2025-03-05T09:26:00Z" w16du:dateUtc="2025-03-05T08:26: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DFEEA8F" w14:textId="77777777" w:rsidR="003F3EDE" w:rsidRPr="00FB0B06" w:rsidRDefault="003F3EDE" w:rsidP="0025185C">
            <w:pPr>
              <w:rPr>
                <w:rFonts w:ascii="Arial" w:eastAsia="Times New Roman" w:hAnsi="Arial" w:cs="Arial"/>
                <w:spacing w:val="-1"/>
                <w:sz w:val="20"/>
                <w:szCs w:val="20"/>
                <w:rPrChange w:id="7533" w:author="Adelino Naquarta Sepalanga Domingos" w:date="2025-03-05T09:26:00Z" w16du:dateUtc="2025-03-05T08:26:00Z">
                  <w:rPr>
                    <w:rFonts w:ascii="Times New Roman" w:eastAsia="Times New Roman" w:hAnsi="Times New Roman"/>
                    <w:spacing w:val="-1"/>
                  </w:rPr>
                </w:rPrChange>
              </w:rPr>
            </w:pPr>
          </w:p>
          <w:p w14:paraId="077931AA" w14:textId="77777777" w:rsidR="003F3EDE" w:rsidRPr="00FB0B06" w:rsidRDefault="003F3EDE" w:rsidP="0025185C">
            <w:pPr>
              <w:rPr>
                <w:rFonts w:ascii="Arial" w:eastAsia="Times New Roman" w:hAnsi="Arial" w:cs="Arial"/>
                <w:spacing w:val="-1"/>
                <w:sz w:val="20"/>
                <w:szCs w:val="20"/>
                <w:rPrChange w:id="7534" w:author="Adelino Naquarta Sepalanga Domingos" w:date="2025-03-05T09:26:00Z" w16du:dateUtc="2025-03-05T08:26:00Z">
                  <w:rPr>
                    <w:rFonts w:ascii="Times New Roman" w:eastAsia="Times New Roman" w:hAnsi="Times New Roman"/>
                    <w:spacing w:val="-1"/>
                  </w:rPr>
                </w:rPrChange>
              </w:rPr>
            </w:pPr>
          </w:p>
          <w:p w14:paraId="4F7305B2" w14:textId="77777777" w:rsidR="003F3EDE" w:rsidRPr="00FB0B06" w:rsidRDefault="003F3EDE" w:rsidP="0025185C">
            <w:pPr>
              <w:rPr>
                <w:rFonts w:ascii="Arial" w:eastAsia="Times New Roman" w:hAnsi="Arial" w:cs="Arial"/>
                <w:spacing w:val="-1"/>
                <w:sz w:val="20"/>
                <w:szCs w:val="20"/>
                <w:rPrChange w:id="7535" w:author="Adelino Naquarta Sepalanga Domingos" w:date="2025-03-05T09:26:00Z" w16du:dateUtc="2025-03-05T08:26:00Z">
                  <w:rPr>
                    <w:rFonts w:ascii="Times New Roman" w:eastAsia="Times New Roman" w:hAnsi="Times New Roman"/>
                    <w:spacing w:val="-1"/>
                  </w:rPr>
                </w:rPrChange>
              </w:rPr>
            </w:pPr>
          </w:p>
          <w:p w14:paraId="0AAE6DAF" w14:textId="77777777" w:rsidR="003F3EDE" w:rsidRPr="00FB0B06" w:rsidRDefault="003F3EDE" w:rsidP="0025185C">
            <w:pPr>
              <w:rPr>
                <w:rFonts w:ascii="Arial" w:eastAsia="Times New Roman" w:hAnsi="Arial" w:cs="Arial"/>
                <w:spacing w:val="-1"/>
                <w:sz w:val="20"/>
                <w:szCs w:val="20"/>
                <w:rPrChange w:id="7536" w:author="Adelino Naquarta Sepalanga Domingos" w:date="2025-03-05T09:26:00Z" w16du:dateUtc="2025-03-05T08:26:00Z">
                  <w:rPr>
                    <w:rFonts w:ascii="Times New Roman" w:eastAsia="Times New Roman" w:hAnsi="Times New Roman"/>
                    <w:spacing w:val="-1"/>
                  </w:rPr>
                </w:rPrChange>
              </w:rPr>
            </w:pPr>
          </w:p>
          <w:p w14:paraId="60B29B41" w14:textId="77777777" w:rsidR="003F3EDE" w:rsidRPr="00FB0B06" w:rsidRDefault="003F3EDE" w:rsidP="0025185C">
            <w:pPr>
              <w:rPr>
                <w:rFonts w:ascii="Arial" w:eastAsia="Times New Roman" w:hAnsi="Arial" w:cs="Arial"/>
                <w:spacing w:val="-1"/>
                <w:sz w:val="20"/>
                <w:szCs w:val="20"/>
                <w:rPrChange w:id="7537" w:author="Adelino Naquarta Sepalanga Domingos" w:date="2025-03-05T09:26:00Z" w16du:dateUtc="2025-03-05T08:26:00Z">
                  <w:rPr>
                    <w:rFonts w:ascii="Times New Roman" w:eastAsia="Times New Roman" w:hAnsi="Times New Roman"/>
                    <w:spacing w:val="-1"/>
                  </w:rPr>
                </w:rPrChange>
              </w:rPr>
            </w:pPr>
          </w:p>
          <w:p w14:paraId="3EFAEDCC" w14:textId="77777777" w:rsidR="003F3EDE" w:rsidRPr="00FB0B06" w:rsidRDefault="003F3EDE" w:rsidP="0025185C">
            <w:pPr>
              <w:rPr>
                <w:rFonts w:ascii="Arial" w:eastAsia="Times New Roman" w:hAnsi="Arial" w:cs="Arial"/>
                <w:spacing w:val="-1"/>
                <w:sz w:val="20"/>
                <w:szCs w:val="20"/>
                <w:rPrChange w:id="7538"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539" w:author="Adelino Naquarta Sepalanga Domingos" w:date="2025-03-05T09:26:00Z" w16du:dateUtc="2025-03-05T08:26:00Z">
                  <w:rPr>
                    <w:rFonts w:ascii="Times New Roman" w:eastAsia="Times New Roman" w:hAnsi="Times New Roman"/>
                    <w:spacing w:val="-1"/>
                  </w:rPr>
                </w:rPrChange>
              </w:rPr>
              <w:t>Identificação única do documento (DocumentNumber)</w:t>
            </w:r>
          </w:p>
        </w:tc>
        <w:tc>
          <w:tcPr>
            <w:tcW w:w="377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B817524" w14:textId="77777777" w:rsidR="003F3EDE" w:rsidRPr="00FB0B06" w:rsidRDefault="003F3EDE" w:rsidP="0025185C">
            <w:pPr>
              <w:rPr>
                <w:rFonts w:ascii="Arial" w:eastAsia="Times New Roman" w:hAnsi="Arial" w:cs="Arial"/>
                <w:spacing w:val="-1"/>
                <w:sz w:val="20"/>
                <w:szCs w:val="20"/>
                <w:rPrChange w:id="7540"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541" w:author="Adelino Naquarta Sepalanga Domingos" w:date="2025-03-05T09:26:00Z" w16du:dateUtc="2025-03-05T08:26:00Z">
                  <w:rPr>
                    <w:rFonts w:ascii="Times New Roman" w:eastAsia="Times New Roman" w:hAnsi="Times New Roman"/>
                    <w:spacing w:val="-1"/>
                  </w:rPr>
                </w:rPrChange>
              </w:rPr>
              <w:t>Esta identificação é composta sequencialmente pelos seguintes elementos: Tipo de documento (WorkType), um espaço, o código interno do tipo de documento atribuído pela aplicação o identificador e a série do documento, uma barra (/) e o número sequencial desse documento dentro dessa série.</w:t>
            </w:r>
          </w:p>
          <w:p w14:paraId="7077AB3C" w14:textId="77777777" w:rsidR="003F3EDE" w:rsidRPr="00FB0B06" w:rsidRDefault="003F3EDE" w:rsidP="0025185C">
            <w:pPr>
              <w:rPr>
                <w:rFonts w:ascii="Arial" w:eastAsia="Times New Roman" w:hAnsi="Arial" w:cs="Arial"/>
                <w:spacing w:val="-1"/>
                <w:sz w:val="20"/>
                <w:szCs w:val="20"/>
                <w:rPrChange w:id="7542"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543" w:author="Adelino Naquarta Sepalanga Domingos" w:date="2025-03-05T09:26:00Z" w16du:dateUtc="2025-03-05T08:26:00Z">
                  <w:rPr>
                    <w:rFonts w:ascii="Times New Roman" w:eastAsia="Times New Roman" w:hAnsi="Times New Roman"/>
                    <w:spacing w:val="-1"/>
                  </w:rPr>
                </w:rPrChange>
              </w:rPr>
              <w:t>Não podem existir registos com a mesma identificação.</w:t>
            </w:r>
          </w:p>
          <w:p w14:paraId="39F10FBD" w14:textId="77777777" w:rsidR="003F3EDE" w:rsidRPr="00FB0B06" w:rsidRDefault="003F3EDE" w:rsidP="0025185C">
            <w:pPr>
              <w:rPr>
                <w:rFonts w:ascii="Arial" w:eastAsia="Times New Roman" w:hAnsi="Arial" w:cs="Arial"/>
                <w:spacing w:val="-1"/>
                <w:sz w:val="20"/>
                <w:szCs w:val="20"/>
                <w:rPrChange w:id="7544"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545" w:author="Adelino Naquarta Sepalanga Domingos" w:date="2025-03-05T09:26:00Z" w16du:dateUtc="2025-03-05T08:26:00Z">
                  <w:rPr>
                    <w:rFonts w:ascii="Times New Roman" w:eastAsia="Times New Roman" w:hAnsi="Times New Roman"/>
                    <w:spacing w:val="-1"/>
                  </w:rPr>
                </w:rPrChange>
              </w:rPr>
              <w:t>Não pode ser utilizado o mesmo código interno de tipo de documento em diferentes tipos de documentos.</w:t>
            </w:r>
          </w:p>
        </w:tc>
        <w:tc>
          <w:tcPr>
            <w:tcW w:w="1417"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FF591B6" w14:textId="77777777" w:rsidR="003F3EDE" w:rsidRPr="00FB0B06" w:rsidRDefault="003F3EDE" w:rsidP="0025185C">
            <w:pPr>
              <w:jc w:val="center"/>
              <w:rPr>
                <w:rFonts w:ascii="Arial" w:eastAsia="Times New Roman" w:hAnsi="Arial" w:cs="Arial"/>
                <w:spacing w:val="-1"/>
                <w:sz w:val="20"/>
                <w:szCs w:val="20"/>
                <w:rPrChange w:id="7546" w:author="Adelino Naquarta Sepalanga Domingos" w:date="2025-03-05T09:26:00Z" w16du:dateUtc="2025-03-05T08:26:00Z">
                  <w:rPr>
                    <w:rFonts w:ascii="Times New Roman" w:eastAsia="Times New Roman" w:hAnsi="Times New Roman"/>
                    <w:spacing w:val="-1"/>
                  </w:rPr>
                </w:rPrChange>
              </w:rPr>
            </w:pPr>
          </w:p>
          <w:p w14:paraId="3AE3DAF8" w14:textId="77777777" w:rsidR="003F3EDE" w:rsidRPr="00FB0B06" w:rsidRDefault="003F3EDE" w:rsidP="0025185C">
            <w:pPr>
              <w:jc w:val="center"/>
              <w:rPr>
                <w:rFonts w:ascii="Arial" w:eastAsia="Times New Roman" w:hAnsi="Arial" w:cs="Arial"/>
                <w:spacing w:val="-1"/>
                <w:sz w:val="20"/>
                <w:szCs w:val="20"/>
                <w:rPrChange w:id="7547" w:author="Adelino Naquarta Sepalanga Domingos" w:date="2025-03-05T09:26:00Z" w16du:dateUtc="2025-03-05T08:26:00Z">
                  <w:rPr>
                    <w:rFonts w:ascii="Times New Roman" w:eastAsia="Times New Roman" w:hAnsi="Times New Roman"/>
                    <w:spacing w:val="-1"/>
                  </w:rPr>
                </w:rPrChange>
              </w:rPr>
            </w:pPr>
          </w:p>
          <w:p w14:paraId="52542CA4" w14:textId="77777777" w:rsidR="003F3EDE" w:rsidRPr="00FB0B06" w:rsidRDefault="003F3EDE" w:rsidP="0025185C">
            <w:pPr>
              <w:jc w:val="center"/>
              <w:rPr>
                <w:rFonts w:ascii="Arial" w:eastAsia="Times New Roman" w:hAnsi="Arial" w:cs="Arial"/>
                <w:spacing w:val="-1"/>
                <w:sz w:val="20"/>
                <w:szCs w:val="20"/>
                <w:rPrChange w:id="7548" w:author="Adelino Naquarta Sepalanga Domingos" w:date="2025-03-05T09:26:00Z" w16du:dateUtc="2025-03-05T08:26:00Z">
                  <w:rPr>
                    <w:rFonts w:ascii="Times New Roman" w:eastAsia="Times New Roman" w:hAnsi="Times New Roman"/>
                    <w:spacing w:val="-1"/>
                  </w:rPr>
                </w:rPrChange>
              </w:rPr>
            </w:pPr>
          </w:p>
          <w:p w14:paraId="02417389" w14:textId="77777777" w:rsidR="003F3EDE" w:rsidRPr="00FB0B06" w:rsidRDefault="003F3EDE" w:rsidP="0025185C">
            <w:pPr>
              <w:jc w:val="center"/>
              <w:rPr>
                <w:rFonts w:ascii="Arial" w:eastAsia="Times New Roman" w:hAnsi="Arial" w:cs="Arial"/>
                <w:spacing w:val="-1"/>
                <w:sz w:val="20"/>
                <w:szCs w:val="20"/>
                <w:rPrChange w:id="7549" w:author="Adelino Naquarta Sepalanga Domingos" w:date="2025-03-05T09:26:00Z" w16du:dateUtc="2025-03-05T08:26:00Z">
                  <w:rPr>
                    <w:rFonts w:ascii="Times New Roman" w:eastAsia="Times New Roman" w:hAnsi="Times New Roman"/>
                    <w:spacing w:val="-1"/>
                  </w:rPr>
                </w:rPrChange>
              </w:rPr>
            </w:pPr>
          </w:p>
          <w:p w14:paraId="23FA0E16" w14:textId="77777777" w:rsidR="003F3EDE" w:rsidRPr="00FB0B06" w:rsidRDefault="003F3EDE" w:rsidP="0025185C">
            <w:pPr>
              <w:jc w:val="center"/>
              <w:rPr>
                <w:rFonts w:ascii="Arial" w:eastAsia="Times New Roman" w:hAnsi="Arial" w:cs="Arial"/>
                <w:spacing w:val="-1"/>
                <w:sz w:val="20"/>
                <w:szCs w:val="20"/>
                <w:rPrChange w:id="7550" w:author="Adelino Naquarta Sepalanga Domingos" w:date="2025-03-05T09:26:00Z" w16du:dateUtc="2025-03-05T08:26:00Z">
                  <w:rPr>
                    <w:rFonts w:ascii="Times New Roman" w:eastAsia="Times New Roman" w:hAnsi="Times New Roman"/>
                    <w:spacing w:val="-1"/>
                  </w:rPr>
                </w:rPrChange>
              </w:rPr>
            </w:pPr>
          </w:p>
          <w:p w14:paraId="4AFB2821" w14:textId="77777777" w:rsidR="003F3EDE" w:rsidRPr="00FB0B06" w:rsidRDefault="003F3EDE" w:rsidP="0025185C">
            <w:pPr>
              <w:jc w:val="center"/>
              <w:rPr>
                <w:rFonts w:ascii="Arial" w:eastAsia="Times New Roman" w:hAnsi="Arial" w:cs="Arial"/>
                <w:spacing w:val="-1"/>
                <w:sz w:val="20"/>
                <w:szCs w:val="20"/>
                <w:rPrChange w:id="7551" w:author="Adelino Naquarta Sepalanga Domingos" w:date="2025-03-05T09:26:00Z" w16du:dateUtc="2025-03-05T08:26:00Z">
                  <w:rPr>
                    <w:rFonts w:ascii="Times New Roman" w:eastAsia="Times New Roman" w:hAnsi="Times New Roman"/>
                    <w:spacing w:val="-1"/>
                  </w:rPr>
                </w:rPrChange>
              </w:rPr>
            </w:pPr>
          </w:p>
          <w:p w14:paraId="203F4512" w14:textId="77777777" w:rsidR="003F3EDE" w:rsidRPr="00FB0B06" w:rsidRDefault="003F3EDE" w:rsidP="0025185C">
            <w:pPr>
              <w:jc w:val="center"/>
              <w:rPr>
                <w:rFonts w:ascii="Arial" w:eastAsia="Times New Roman" w:hAnsi="Arial" w:cs="Arial"/>
                <w:spacing w:val="-1"/>
                <w:sz w:val="20"/>
                <w:szCs w:val="20"/>
                <w:rPrChange w:id="7552"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553" w:author="Adelino Naquarta Sepalanga Domingos" w:date="2025-03-05T09:26:00Z" w16du:dateUtc="2025-03-05T08:26:00Z">
                  <w:rPr>
                    <w:rFonts w:ascii="Times New Roman" w:eastAsia="Times New Roman" w:hAnsi="Times New Roman"/>
                    <w:spacing w:val="-1"/>
                  </w:rPr>
                </w:rPrChange>
              </w:rPr>
              <w:t>Texto 60</w:t>
            </w:r>
          </w:p>
        </w:tc>
      </w:tr>
      <w:tr w:rsidR="003F3EDE" w:rsidRPr="00FB0B06" w14:paraId="017D3BBB" w14:textId="77777777" w:rsidTr="0025185C">
        <w:trPr>
          <w:trHeight w:val="751"/>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B6D65DE" w14:textId="77777777" w:rsidR="003F3EDE" w:rsidRPr="00FB0B06" w:rsidRDefault="003F3EDE" w:rsidP="0025185C">
            <w:pPr>
              <w:jc w:val="center"/>
              <w:rPr>
                <w:rFonts w:ascii="Arial" w:eastAsia="Times New Roman" w:hAnsi="Arial" w:cs="Arial"/>
                <w:spacing w:val="-1"/>
                <w:sz w:val="20"/>
                <w:szCs w:val="20"/>
                <w:rPrChange w:id="7554"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555" w:author="Adelino Naquarta Sepalanga Domingos" w:date="2025-03-05T09:26:00Z" w16du:dateUtc="2025-03-05T08:26:00Z">
                  <w:rPr>
                    <w:rFonts w:ascii="Times New Roman" w:eastAsia="Times New Roman" w:hAnsi="Times New Roman"/>
                    <w:spacing w:val="-1"/>
                  </w:rPr>
                </w:rPrChange>
              </w:rPr>
              <w:t>4.3.4.3.</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EE9C6CB" w14:textId="77777777" w:rsidR="003F3EDE" w:rsidRPr="00FB0B06" w:rsidRDefault="003F3EDE" w:rsidP="0025185C">
            <w:pPr>
              <w:jc w:val="center"/>
              <w:rPr>
                <w:rFonts w:ascii="Arial" w:eastAsia="Times New Roman" w:hAnsi="Arial" w:cs="Arial"/>
                <w:spacing w:val="-1"/>
                <w:sz w:val="20"/>
                <w:szCs w:val="20"/>
                <w:rPrChange w:id="7556"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557" w:author="Adelino Naquarta Sepalanga Domingos" w:date="2025-03-05T09:26:00Z" w16du:dateUtc="2025-03-05T08:26: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97C4F16" w14:textId="77777777" w:rsidR="003F3EDE" w:rsidRPr="00FB0B06" w:rsidRDefault="003F3EDE" w:rsidP="0025185C">
            <w:pPr>
              <w:rPr>
                <w:rFonts w:ascii="Arial" w:eastAsia="Times New Roman" w:hAnsi="Arial" w:cs="Arial"/>
                <w:spacing w:val="-1"/>
                <w:sz w:val="20"/>
                <w:szCs w:val="20"/>
                <w:rPrChange w:id="7558"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559" w:author="Adelino Naquarta Sepalanga Domingos" w:date="2025-03-05T09:26:00Z" w16du:dateUtc="2025-03-05T08:26:00Z">
                  <w:rPr>
                    <w:rFonts w:ascii="Times New Roman" w:eastAsia="Times New Roman" w:hAnsi="Times New Roman"/>
                    <w:spacing w:val="-1"/>
                  </w:rPr>
                </w:rPrChange>
              </w:rPr>
              <w:t>Situação do documento (DocumentStatus)</w:t>
            </w:r>
          </w:p>
        </w:tc>
        <w:tc>
          <w:tcPr>
            <w:tcW w:w="377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0F2C3DA" w14:textId="77777777" w:rsidR="003F3EDE" w:rsidRPr="00FB0B06" w:rsidRDefault="003F3EDE" w:rsidP="0025185C">
            <w:pPr>
              <w:rPr>
                <w:rFonts w:ascii="Arial" w:eastAsia="Times New Roman" w:hAnsi="Arial" w:cs="Arial"/>
                <w:spacing w:val="-1"/>
                <w:sz w:val="20"/>
                <w:szCs w:val="20"/>
                <w:rPrChange w:id="7560" w:author="Adelino Naquarta Sepalanga Domingos" w:date="2025-03-05T09:26:00Z" w16du:dateUtc="2025-03-05T08:26:00Z">
                  <w:rPr>
                    <w:rFonts w:ascii="Times New Roman" w:eastAsia="Times New Roman" w:hAnsi="Times New Roman"/>
                    <w:spacing w:val="-1"/>
                  </w:rPr>
                </w:rPrChange>
              </w:rPr>
            </w:pPr>
          </w:p>
        </w:tc>
        <w:tc>
          <w:tcPr>
            <w:tcW w:w="141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C505944" w14:textId="77777777" w:rsidR="003F3EDE" w:rsidRPr="00FB0B06" w:rsidRDefault="003F3EDE" w:rsidP="0025185C">
            <w:pPr>
              <w:jc w:val="center"/>
              <w:rPr>
                <w:rFonts w:ascii="Arial" w:eastAsia="Times New Roman" w:hAnsi="Arial" w:cs="Arial"/>
                <w:spacing w:val="-1"/>
                <w:sz w:val="20"/>
                <w:szCs w:val="20"/>
                <w:rPrChange w:id="7561"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562" w:author="Adelino Naquarta Sepalanga Domingos" w:date="2025-03-05T09:26:00Z" w16du:dateUtc="2025-03-05T08:26:00Z">
                  <w:rPr>
                    <w:rFonts w:ascii="Times New Roman" w:eastAsia="Times New Roman" w:hAnsi="Times New Roman"/>
                    <w:spacing w:val="-1"/>
                  </w:rPr>
                </w:rPrChange>
              </w:rPr>
              <w:t>Não Aplicável</w:t>
            </w:r>
          </w:p>
        </w:tc>
      </w:tr>
      <w:tr w:rsidR="003F3EDE" w:rsidRPr="00FB0B06" w14:paraId="33363DD1" w14:textId="77777777" w:rsidTr="0025185C">
        <w:trPr>
          <w:trHeight w:val="905"/>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C6926FC" w14:textId="77777777" w:rsidR="003F3EDE" w:rsidRPr="00FB0B06" w:rsidRDefault="003F3EDE" w:rsidP="0025185C">
            <w:pPr>
              <w:jc w:val="center"/>
              <w:rPr>
                <w:rFonts w:ascii="Arial" w:eastAsia="Times New Roman" w:hAnsi="Arial" w:cs="Arial"/>
                <w:spacing w:val="-1"/>
                <w:sz w:val="20"/>
                <w:szCs w:val="20"/>
                <w:rPrChange w:id="7563" w:author="Adelino Naquarta Sepalanga Domingos" w:date="2025-03-05T09:26:00Z" w16du:dateUtc="2025-03-05T08:26:00Z">
                  <w:rPr>
                    <w:rFonts w:ascii="Times New Roman" w:eastAsia="Times New Roman" w:hAnsi="Times New Roman"/>
                    <w:spacing w:val="-1"/>
                  </w:rPr>
                </w:rPrChange>
              </w:rPr>
            </w:pPr>
          </w:p>
          <w:p w14:paraId="29097847" w14:textId="77777777" w:rsidR="003F3EDE" w:rsidRPr="00FB0B06" w:rsidRDefault="003F3EDE" w:rsidP="0025185C">
            <w:pPr>
              <w:jc w:val="center"/>
              <w:rPr>
                <w:rFonts w:ascii="Arial" w:eastAsia="Times New Roman" w:hAnsi="Arial" w:cs="Arial"/>
                <w:spacing w:val="-1"/>
                <w:sz w:val="20"/>
                <w:szCs w:val="20"/>
                <w:rPrChange w:id="7564" w:author="Adelino Naquarta Sepalanga Domingos" w:date="2025-03-05T09:26:00Z" w16du:dateUtc="2025-03-05T08:26:00Z">
                  <w:rPr>
                    <w:rFonts w:ascii="Times New Roman" w:eastAsia="Times New Roman" w:hAnsi="Times New Roman"/>
                    <w:spacing w:val="-1"/>
                  </w:rPr>
                </w:rPrChange>
              </w:rPr>
            </w:pPr>
          </w:p>
          <w:p w14:paraId="6B57FBDB" w14:textId="77777777" w:rsidR="003F3EDE" w:rsidRPr="00FB0B06" w:rsidRDefault="003F3EDE" w:rsidP="0025185C">
            <w:pPr>
              <w:jc w:val="center"/>
              <w:rPr>
                <w:rFonts w:ascii="Arial" w:eastAsia="Times New Roman" w:hAnsi="Arial" w:cs="Arial"/>
                <w:spacing w:val="-1"/>
                <w:sz w:val="20"/>
                <w:szCs w:val="20"/>
                <w:rPrChange w:id="7565" w:author="Adelino Naquarta Sepalanga Domingos" w:date="2025-03-05T09:26:00Z" w16du:dateUtc="2025-03-05T08:26:00Z">
                  <w:rPr>
                    <w:rFonts w:ascii="Times New Roman" w:eastAsia="Times New Roman" w:hAnsi="Times New Roman"/>
                    <w:spacing w:val="-1"/>
                  </w:rPr>
                </w:rPrChange>
              </w:rPr>
            </w:pPr>
          </w:p>
          <w:p w14:paraId="2965E603" w14:textId="77777777" w:rsidR="003F3EDE" w:rsidRPr="00FB0B06" w:rsidRDefault="003F3EDE" w:rsidP="0025185C">
            <w:pPr>
              <w:jc w:val="center"/>
              <w:rPr>
                <w:rFonts w:ascii="Arial" w:eastAsia="Times New Roman" w:hAnsi="Arial" w:cs="Arial"/>
                <w:spacing w:val="-1"/>
                <w:sz w:val="20"/>
                <w:szCs w:val="20"/>
                <w:rPrChange w:id="7566" w:author="Adelino Naquarta Sepalanga Domingos" w:date="2025-03-05T09:26:00Z" w16du:dateUtc="2025-03-05T08:26:00Z">
                  <w:rPr>
                    <w:rFonts w:ascii="Times New Roman" w:eastAsia="Times New Roman" w:hAnsi="Times New Roman"/>
                    <w:spacing w:val="-1"/>
                  </w:rPr>
                </w:rPrChange>
              </w:rPr>
            </w:pPr>
          </w:p>
          <w:p w14:paraId="4535D8D5" w14:textId="77777777" w:rsidR="003F3EDE" w:rsidRPr="00FB0B06" w:rsidRDefault="003F3EDE" w:rsidP="0025185C">
            <w:pPr>
              <w:jc w:val="center"/>
              <w:rPr>
                <w:rFonts w:ascii="Arial" w:eastAsia="Times New Roman" w:hAnsi="Arial" w:cs="Arial"/>
                <w:spacing w:val="-1"/>
                <w:sz w:val="20"/>
                <w:szCs w:val="20"/>
                <w:rPrChange w:id="7567"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568" w:author="Adelino Naquarta Sepalanga Domingos" w:date="2025-03-05T09:26:00Z" w16du:dateUtc="2025-03-05T08:26:00Z">
                  <w:rPr>
                    <w:rFonts w:ascii="Times New Roman" w:eastAsia="Times New Roman" w:hAnsi="Times New Roman"/>
                    <w:spacing w:val="-1"/>
                  </w:rPr>
                </w:rPrChange>
              </w:rPr>
              <w:t>4.3.4.3.1.</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DCC31C1" w14:textId="77777777" w:rsidR="003F3EDE" w:rsidRPr="00FB0B06" w:rsidRDefault="003F3EDE" w:rsidP="0025185C">
            <w:pPr>
              <w:jc w:val="center"/>
              <w:rPr>
                <w:rFonts w:ascii="Arial" w:eastAsia="Times New Roman" w:hAnsi="Arial" w:cs="Arial"/>
                <w:spacing w:val="-1"/>
                <w:sz w:val="20"/>
                <w:szCs w:val="20"/>
                <w:rPrChange w:id="7569" w:author="Adelino Naquarta Sepalanga Domingos" w:date="2025-03-05T09:26:00Z" w16du:dateUtc="2025-03-05T08:26:00Z">
                  <w:rPr>
                    <w:rFonts w:ascii="Times New Roman" w:eastAsia="Times New Roman" w:hAnsi="Times New Roman"/>
                    <w:spacing w:val="-1"/>
                  </w:rPr>
                </w:rPrChange>
              </w:rPr>
            </w:pPr>
          </w:p>
          <w:p w14:paraId="5D9D92CD" w14:textId="77777777" w:rsidR="003F3EDE" w:rsidRPr="00FB0B06" w:rsidRDefault="003F3EDE" w:rsidP="0025185C">
            <w:pPr>
              <w:jc w:val="center"/>
              <w:rPr>
                <w:rFonts w:ascii="Arial" w:eastAsia="Times New Roman" w:hAnsi="Arial" w:cs="Arial"/>
                <w:spacing w:val="-1"/>
                <w:sz w:val="20"/>
                <w:szCs w:val="20"/>
                <w:rPrChange w:id="7570" w:author="Adelino Naquarta Sepalanga Domingos" w:date="2025-03-05T09:26:00Z" w16du:dateUtc="2025-03-05T08:26:00Z">
                  <w:rPr>
                    <w:rFonts w:ascii="Times New Roman" w:eastAsia="Times New Roman" w:hAnsi="Times New Roman"/>
                    <w:spacing w:val="-1"/>
                  </w:rPr>
                </w:rPrChange>
              </w:rPr>
            </w:pPr>
          </w:p>
          <w:p w14:paraId="0115AC93" w14:textId="77777777" w:rsidR="003F3EDE" w:rsidRPr="00FB0B06" w:rsidRDefault="003F3EDE" w:rsidP="0025185C">
            <w:pPr>
              <w:jc w:val="center"/>
              <w:rPr>
                <w:rFonts w:ascii="Arial" w:eastAsia="Times New Roman" w:hAnsi="Arial" w:cs="Arial"/>
                <w:spacing w:val="-1"/>
                <w:sz w:val="20"/>
                <w:szCs w:val="20"/>
                <w:rPrChange w:id="7571" w:author="Adelino Naquarta Sepalanga Domingos" w:date="2025-03-05T09:26:00Z" w16du:dateUtc="2025-03-05T08:26:00Z">
                  <w:rPr>
                    <w:rFonts w:ascii="Times New Roman" w:eastAsia="Times New Roman" w:hAnsi="Times New Roman"/>
                    <w:spacing w:val="-1"/>
                  </w:rPr>
                </w:rPrChange>
              </w:rPr>
            </w:pPr>
          </w:p>
          <w:p w14:paraId="378A3EAC" w14:textId="77777777" w:rsidR="003F3EDE" w:rsidRPr="00FB0B06" w:rsidRDefault="003F3EDE" w:rsidP="0025185C">
            <w:pPr>
              <w:jc w:val="center"/>
              <w:rPr>
                <w:rFonts w:ascii="Arial" w:eastAsia="Times New Roman" w:hAnsi="Arial" w:cs="Arial"/>
                <w:spacing w:val="-1"/>
                <w:sz w:val="20"/>
                <w:szCs w:val="20"/>
                <w:rPrChange w:id="7572" w:author="Adelino Naquarta Sepalanga Domingos" w:date="2025-03-05T09:26:00Z" w16du:dateUtc="2025-03-05T08:26:00Z">
                  <w:rPr>
                    <w:rFonts w:ascii="Times New Roman" w:eastAsia="Times New Roman" w:hAnsi="Times New Roman"/>
                    <w:spacing w:val="-1"/>
                  </w:rPr>
                </w:rPrChange>
              </w:rPr>
            </w:pPr>
          </w:p>
          <w:p w14:paraId="4D9319F6" w14:textId="77777777" w:rsidR="003F3EDE" w:rsidRPr="00FB0B06" w:rsidRDefault="003F3EDE" w:rsidP="0025185C">
            <w:pPr>
              <w:jc w:val="center"/>
              <w:rPr>
                <w:rFonts w:ascii="Arial" w:eastAsia="Times New Roman" w:hAnsi="Arial" w:cs="Arial"/>
                <w:spacing w:val="-1"/>
                <w:sz w:val="20"/>
                <w:szCs w:val="20"/>
                <w:rPrChange w:id="7573"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574" w:author="Adelino Naquarta Sepalanga Domingos" w:date="2025-03-05T09:26:00Z" w16du:dateUtc="2025-03-05T08:26: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F57D0A1" w14:textId="77777777" w:rsidR="003F3EDE" w:rsidRPr="00FB0B06" w:rsidRDefault="003F3EDE" w:rsidP="0025185C">
            <w:pPr>
              <w:rPr>
                <w:rFonts w:ascii="Arial" w:eastAsia="Times New Roman" w:hAnsi="Arial" w:cs="Arial"/>
                <w:spacing w:val="-1"/>
                <w:sz w:val="20"/>
                <w:szCs w:val="20"/>
                <w:rPrChange w:id="7575" w:author="Adelino Naquarta Sepalanga Domingos" w:date="2025-03-05T09:26:00Z" w16du:dateUtc="2025-03-05T08:26:00Z">
                  <w:rPr>
                    <w:rFonts w:ascii="Times New Roman" w:eastAsia="Times New Roman" w:hAnsi="Times New Roman"/>
                    <w:spacing w:val="-1"/>
                  </w:rPr>
                </w:rPrChange>
              </w:rPr>
            </w:pPr>
          </w:p>
          <w:p w14:paraId="06EB774D" w14:textId="77777777" w:rsidR="003F3EDE" w:rsidRPr="00FB0B06" w:rsidRDefault="003F3EDE" w:rsidP="0025185C">
            <w:pPr>
              <w:rPr>
                <w:rFonts w:ascii="Arial" w:eastAsia="Times New Roman" w:hAnsi="Arial" w:cs="Arial"/>
                <w:spacing w:val="-1"/>
                <w:sz w:val="20"/>
                <w:szCs w:val="20"/>
                <w:rPrChange w:id="7576" w:author="Adelino Naquarta Sepalanga Domingos" w:date="2025-03-05T09:26:00Z" w16du:dateUtc="2025-03-05T08:26:00Z">
                  <w:rPr>
                    <w:rFonts w:ascii="Times New Roman" w:eastAsia="Times New Roman" w:hAnsi="Times New Roman"/>
                    <w:spacing w:val="-1"/>
                  </w:rPr>
                </w:rPrChange>
              </w:rPr>
            </w:pPr>
          </w:p>
          <w:p w14:paraId="124C6B0A" w14:textId="77777777" w:rsidR="003F3EDE" w:rsidRPr="00FB0B06" w:rsidRDefault="003F3EDE" w:rsidP="0025185C">
            <w:pPr>
              <w:rPr>
                <w:rFonts w:ascii="Arial" w:eastAsia="Times New Roman" w:hAnsi="Arial" w:cs="Arial"/>
                <w:spacing w:val="-1"/>
                <w:sz w:val="20"/>
                <w:szCs w:val="20"/>
                <w:rPrChange w:id="7577" w:author="Adelino Naquarta Sepalanga Domingos" w:date="2025-03-05T09:26:00Z" w16du:dateUtc="2025-03-05T08:26:00Z">
                  <w:rPr>
                    <w:rFonts w:ascii="Times New Roman" w:eastAsia="Times New Roman" w:hAnsi="Times New Roman"/>
                    <w:spacing w:val="-1"/>
                  </w:rPr>
                </w:rPrChange>
              </w:rPr>
            </w:pPr>
          </w:p>
          <w:p w14:paraId="18B31C9A" w14:textId="77777777" w:rsidR="003F3EDE" w:rsidRPr="00FB0B06" w:rsidRDefault="003F3EDE" w:rsidP="0025185C">
            <w:pPr>
              <w:rPr>
                <w:rFonts w:ascii="Arial" w:eastAsia="Times New Roman" w:hAnsi="Arial" w:cs="Arial"/>
                <w:spacing w:val="-1"/>
                <w:sz w:val="20"/>
                <w:szCs w:val="20"/>
                <w:rPrChange w:id="7578"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579" w:author="Adelino Naquarta Sepalanga Domingos" w:date="2025-03-05T09:26:00Z" w16du:dateUtc="2025-03-05T08:26:00Z">
                  <w:rPr>
                    <w:rFonts w:ascii="Times New Roman" w:eastAsia="Times New Roman" w:hAnsi="Times New Roman"/>
                    <w:spacing w:val="-1"/>
                  </w:rPr>
                </w:rPrChange>
              </w:rPr>
              <w:t xml:space="preserve">Estado actual do documento </w:t>
            </w:r>
          </w:p>
          <w:p w14:paraId="2A5CFBBD" w14:textId="77777777" w:rsidR="003F3EDE" w:rsidRPr="00FB0B06" w:rsidRDefault="003F3EDE" w:rsidP="0025185C">
            <w:pPr>
              <w:rPr>
                <w:rFonts w:ascii="Arial" w:eastAsia="Times New Roman" w:hAnsi="Arial" w:cs="Arial"/>
                <w:spacing w:val="-1"/>
                <w:sz w:val="20"/>
                <w:szCs w:val="20"/>
                <w:rPrChange w:id="7580"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581" w:author="Adelino Naquarta Sepalanga Domingos" w:date="2025-03-05T09:26:00Z" w16du:dateUtc="2025-03-05T08:26:00Z">
                  <w:rPr>
                    <w:rFonts w:ascii="Times New Roman" w:eastAsia="Times New Roman" w:hAnsi="Times New Roman"/>
                    <w:spacing w:val="-1"/>
                  </w:rPr>
                </w:rPrChange>
              </w:rPr>
              <w:t>(WorkStatus)</w:t>
            </w:r>
          </w:p>
        </w:tc>
        <w:tc>
          <w:tcPr>
            <w:tcW w:w="377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C32598D" w14:textId="77777777" w:rsidR="003F3EDE" w:rsidRPr="00FB0B06" w:rsidRDefault="003F3EDE" w:rsidP="0025185C">
            <w:pPr>
              <w:rPr>
                <w:rFonts w:ascii="Arial" w:eastAsia="Times New Roman" w:hAnsi="Arial" w:cs="Arial"/>
                <w:spacing w:val="-1"/>
                <w:sz w:val="20"/>
                <w:szCs w:val="20"/>
                <w:rPrChange w:id="7582"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583" w:author="Adelino Naquarta Sepalanga Domingos" w:date="2025-03-05T09:26:00Z" w16du:dateUtc="2025-03-05T08:26:00Z">
                  <w:rPr>
                    <w:rFonts w:ascii="Times New Roman" w:eastAsia="Times New Roman" w:hAnsi="Times New Roman"/>
                    <w:spacing w:val="-1"/>
                  </w:rPr>
                </w:rPrChange>
              </w:rPr>
              <w:t>Deve ser preenchido com:</w:t>
            </w:r>
          </w:p>
          <w:p w14:paraId="42A25289" w14:textId="77777777" w:rsidR="003F3EDE" w:rsidRPr="00FB0B06" w:rsidRDefault="003F3EDE" w:rsidP="0025185C">
            <w:pPr>
              <w:spacing w:after="0"/>
              <w:rPr>
                <w:rFonts w:ascii="Arial" w:eastAsia="Times New Roman" w:hAnsi="Arial" w:cs="Arial"/>
                <w:spacing w:val="-1"/>
                <w:sz w:val="20"/>
                <w:szCs w:val="20"/>
                <w:rPrChange w:id="7584"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585" w:author="Adelino Naquarta Sepalanga Domingos" w:date="2025-03-05T09:26:00Z" w16du:dateUtc="2025-03-05T08:26:00Z">
                  <w:rPr>
                    <w:rFonts w:ascii="Times New Roman" w:eastAsia="Times New Roman" w:hAnsi="Times New Roman"/>
                    <w:spacing w:val="-1"/>
                  </w:rPr>
                </w:rPrChange>
              </w:rPr>
              <w:t>“N” – Normal;</w:t>
            </w:r>
          </w:p>
          <w:p w14:paraId="68452337" w14:textId="77777777" w:rsidR="003F3EDE" w:rsidRPr="00FB0B06" w:rsidRDefault="003F3EDE" w:rsidP="0025185C">
            <w:pPr>
              <w:spacing w:after="0"/>
              <w:rPr>
                <w:rFonts w:ascii="Arial" w:eastAsia="Times New Roman" w:hAnsi="Arial" w:cs="Arial"/>
                <w:spacing w:val="-1"/>
                <w:sz w:val="20"/>
                <w:szCs w:val="20"/>
                <w:rPrChange w:id="7586"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587" w:author="Adelino Naquarta Sepalanga Domingos" w:date="2025-03-05T09:26:00Z" w16du:dateUtc="2025-03-05T08:26:00Z">
                  <w:rPr>
                    <w:rFonts w:ascii="Times New Roman" w:eastAsia="Times New Roman" w:hAnsi="Times New Roman"/>
                    <w:spacing w:val="-1"/>
                  </w:rPr>
                </w:rPrChange>
              </w:rPr>
              <w:t>“A” – Documento anulado;</w:t>
            </w:r>
          </w:p>
          <w:p w14:paraId="3F64DFD4" w14:textId="77777777" w:rsidR="003F3EDE" w:rsidRPr="00FB0B06" w:rsidRDefault="003F3EDE" w:rsidP="0025185C">
            <w:pPr>
              <w:spacing w:after="0"/>
              <w:rPr>
                <w:rFonts w:ascii="Arial" w:eastAsia="Times New Roman" w:hAnsi="Arial" w:cs="Arial"/>
                <w:spacing w:val="-1"/>
                <w:sz w:val="20"/>
                <w:szCs w:val="20"/>
                <w:rPrChange w:id="7588"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589" w:author="Adelino Naquarta Sepalanga Domingos" w:date="2025-03-05T09:26:00Z" w16du:dateUtc="2025-03-05T08:26:00Z">
                  <w:rPr>
                    <w:rFonts w:ascii="Times New Roman" w:eastAsia="Times New Roman" w:hAnsi="Times New Roman"/>
                    <w:spacing w:val="-1"/>
                  </w:rPr>
                </w:rPrChange>
              </w:rPr>
              <w:t>“F” – Documento facturado, ainda que parcialmente, quando para este documento também existe na tabela 4.1.  –  Documentos Comerciais a clientes (SalesInvoices)</w:t>
            </w:r>
          </w:p>
          <w:p w14:paraId="1BEBA29B" w14:textId="77777777" w:rsidR="003F3EDE" w:rsidRPr="00FB0B06" w:rsidRDefault="003F3EDE" w:rsidP="0025185C">
            <w:pPr>
              <w:rPr>
                <w:rFonts w:ascii="Arial" w:eastAsia="Times New Roman" w:hAnsi="Arial" w:cs="Arial"/>
                <w:spacing w:val="-1"/>
                <w:sz w:val="20"/>
                <w:szCs w:val="20"/>
                <w:rPrChange w:id="7590"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591" w:author="Adelino Naquarta Sepalanga Domingos" w:date="2025-03-05T09:26:00Z" w16du:dateUtc="2025-03-05T08:26:00Z">
                  <w:rPr>
                    <w:rFonts w:ascii="Times New Roman" w:eastAsia="Times New Roman" w:hAnsi="Times New Roman"/>
                    <w:spacing w:val="-1"/>
                  </w:rPr>
                </w:rPrChange>
              </w:rPr>
              <w:t>o correspondente do tipo factura.</w:t>
            </w:r>
          </w:p>
        </w:tc>
        <w:tc>
          <w:tcPr>
            <w:tcW w:w="1417"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9C9DEF0" w14:textId="77777777" w:rsidR="003F3EDE" w:rsidRPr="00FB0B06" w:rsidRDefault="003F3EDE" w:rsidP="0025185C">
            <w:pPr>
              <w:jc w:val="center"/>
              <w:rPr>
                <w:rFonts w:ascii="Arial" w:eastAsia="Times New Roman" w:hAnsi="Arial" w:cs="Arial"/>
                <w:spacing w:val="-1"/>
                <w:sz w:val="20"/>
                <w:szCs w:val="20"/>
                <w:rPrChange w:id="7592" w:author="Adelino Naquarta Sepalanga Domingos" w:date="2025-03-05T09:26:00Z" w16du:dateUtc="2025-03-05T08:26:00Z">
                  <w:rPr>
                    <w:rFonts w:ascii="Times New Roman" w:eastAsia="Times New Roman" w:hAnsi="Times New Roman"/>
                    <w:spacing w:val="-1"/>
                  </w:rPr>
                </w:rPrChange>
              </w:rPr>
            </w:pPr>
          </w:p>
          <w:p w14:paraId="107A73BC" w14:textId="77777777" w:rsidR="003F3EDE" w:rsidRPr="00FB0B06" w:rsidRDefault="003F3EDE" w:rsidP="0025185C">
            <w:pPr>
              <w:jc w:val="center"/>
              <w:rPr>
                <w:rFonts w:ascii="Arial" w:eastAsia="Times New Roman" w:hAnsi="Arial" w:cs="Arial"/>
                <w:spacing w:val="-1"/>
                <w:sz w:val="20"/>
                <w:szCs w:val="20"/>
                <w:rPrChange w:id="7593" w:author="Adelino Naquarta Sepalanga Domingos" w:date="2025-03-05T09:26:00Z" w16du:dateUtc="2025-03-05T08:26:00Z">
                  <w:rPr>
                    <w:rFonts w:ascii="Times New Roman" w:eastAsia="Times New Roman" w:hAnsi="Times New Roman"/>
                    <w:spacing w:val="-1"/>
                  </w:rPr>
                </w:rPrChange>
              </w:rPr>
            </w:pPr>
          </w:p>
          <w:p w14:paraId="44B69EE8" w14:textId="77777777" w:rsidR="003F3EDE" w:rsidRPr="00FB0B06" w:rsidRDefault="003F3EDE" w:rsidP="0025185C">
            <w:pPr>
              <w:jc w:val="center"/>
              <w:rPr>
                <w:rFonts w:ascii="Arial" w:eastAsia="Times New Roman" w:hAnsi="Arial" w:cs="Arial"/>
                <w:spacing w:val="-1"/>
                <w:sz w:val="20"/>
                <w:szCs w:val="20"/>
                <w:rPrChange w:id="7594" w:author="Adelino Naquarta Sepalanga Domingos" w:date="2025-03-05T09:26:00Z" w16du:dateUtc="2025-03-05T08:26:00Z">
                  <w:rPr>
                    <w:rFonts w:ascii="Times New Roman" w:eastAsia="Times New Roman" w:hAnsi="Times New Roman"/>
                    <w:spacing w:val="-1"/>
                  </w:rPr>
                </w:rPrChange>
              </w:rPr>
            </w:pPr>
          </w:p>
          <w:p w14:paraId="2CFAF92F" w14:textId="77777777" w:rsidR="003F3EDE" w:rsidRPr="00FB0B06" w:rsidRDefault="003F3EDE" w:rsidP="0025185C">
            <w:pPr>
              <w:jc w:val="center"/>
              <w:rPr>
                <w:rFonts w:ascii="Arial" w:eastAsia="Times New Roman" w:hAnsi="Arial" w:cs="Arial"/>
                <w:spacing w:val="-1"/>
                <w:sz w:val="20"/>
                <w:szCs w:val="20"/>
                <w:rPrChange w:id="7595"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596" w:author="Adelino Naquarta Sepalanga Domingos" w:date="2025-03-05T09:26:00Z" w16du:dateUtc="2025-03-05T08:26:00Z">
                  <w:rPr>
                    <w:rFonts w:ascii="Times New Roman" w:eastAsia="Times New Roman" w:hAnsi="Times New Roman"/>
                    <w:spacing w:val="-1"/>
                  </w:rPr>
                </w:rPrChange>
              </w:rPr>
              <w:t>Texto 1</w:t>
            </w:r>
          </w:p>
        </w:tc>
      </w:tr>
      <w:tr w:rsidR="003F3EDE" w:rsidRPr="00FB0B06" w14:paraId="4E2E7570" w14:textId="77777777" w:rsidTr="0025185C">
        <w:trPr>
          <w:trHeight w:val="839"/>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2EE482D" w14:textId="77777777" w:rsidR="003F3EDE" w:rsidRPr="00FB0B06" w:rsidRDefault="003F3EDE" w:rsidP="0025185C">
            <w:pPr>
              <w:jc w:val="center"/>
              <w:rPr>
                <w:rFonts w:ascii="Arial" w:eastAsia="Times New Roman" w:hAnsi="Arial" w:cs="Arial"/>
                <w:spacing w:val="-1"/>
                <w:sz w:val="20"/>
                <w:szCs w:val="20"/>
                <w:rPrChange w:id="7597"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598" w:author="Adelino Naquarta Sepalanga Domingos" w:date="2025-03-05T09:26:00Z" w16du:dateUtc="2025-03-05T08:26:00Z">
                  <w:rPr>
                    <w:rFonts w:ascii="Times New Roman" w:eastAsia="Times New Roman" w:hAnsi="Times New Roman"/>
                    <w:spacing w:val="-1"/>
                  </w:rPr>
                </w:rPrChange>
              </w:rPr>
              <w:t>4.3.4.3.2.</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A53CA9A" w14:textId="77777777" w:rsidR="003F3EDE" w:rsidRPr="00FB0B06" w:rsidRDefault="003F3EDE" w:rsidP="0025185C">
            <w:pPr>
              <w:jc w:val="center"/>
              <w:rPr>
                <w:rFonts w:ascii="Arial" w:eastAsia="Times New Roman" w:hAnsi="Arial" w:cs="Arial"/>
                <w:spacing w:val="-1"/>
                <w:sz w:val="20"/>
                <w:szCs w:val="20"/>
                <w:rPrChange w:id="7599"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600" w:author="Adelino Naquarta Sepalanga Domingos" w:date="2025-03-05T09:26:00Z" w16du:dateUtc="2025-03-05T08:26: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B905123" w14:textId="77777777" w:rsidR="003F3EDE" w:rsidRPr="00FB0B06" w:rsidRDefault="003F3EDE" w:rsidP="0025185C">
            <w:pPr>
              <w:rPr>
                <w:rFonts w:ascii="Arial" w:eastAsia="Times New Roman" w:hAnsi="Arial" w:cs="Arial"/>
                <w:spacing w:val="-1"/>
                <w:sz w:val="20"/>
                <w:szCs w:val="20"/>
                <w:rPrChange w:id="7601"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602" w:author="Adelino Naquarta Sepalanga Domingos" w:date="2025-03-05T09:26:00Z" w16du:dateUtc="2025-03-05T08:26:00Z">
                  <w:rPr>
                    <w:rFonts w:ascii="Times New Roman" w:eastAsia="Times New Roman" w:hAnsi="Times New Roman"/>
                    <w:spacing w:val="-1"/>
                  </w:rPr>
                </w:rPrChange>
              </w:rPr>
              <w:t>Data e hora do estado actual do documento (WorkStatusDate)</w:t>
            </w:r>
          </w:p>
        </w:tc>
        <w:tc>
          <w:tcPr>
            <w:tcW w:w="377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A85615D" w14:textId="77777777" w:rsidR="003F3EDE" w:rsidRPr="00FB0B06" w:rsidRDefault="003F3EDE" w:rsidP="0025185C">
            <w:pPr>
              <w:rPr>
                <w:rFonts w:ascii="Arial" w:eastAsia="Times New Roman" w:hAnsi="Arial" w:cs="Arial"/>
                <w:spacing w:val="-1"/>
                <w:sz w:val="20"/>
                <w:szCs w:val="20"/>
                <w:rPrChange w:id="7603"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604" w:author="Adelino Naquarta Sepalanga Domingos" w:date="2025-03-05T09:26:00Z" w16du:dateUtc="2025-03-05T08:26:00Z">
                  <w:rPr>
                    <w:rFonts w:ascii="Times New Roman" w:eastAsia="Times New Roman" w:hAnsi="Times New Roman"/>
                    <w:spacing w:val="-1"/>
                  </w:rPr>
                </w:rPrChange>
              </w:rPr>
              <w:t>Data da última gravação do estado do documento ao segundo. Tipo data e hora: “AAAA-MM-DDThh:mm:ss”.</w:t>
            </w:r>
          </w:p>
        </w:tc>
        <w:tc>
          <w:tcPr>
            <w:tcW w:w="141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9F508B9" w14:textId="77777777" w:rsidR="003F3EDE" w:rsidRPr="00FB0B06" w:rsidRDefault="003F3EDE" w:rsidP="0025185C">
            <w:pPr>
              <w:jc w:val="center"/>
              <w:rPr>
                <w:rFonts w:ascii="Arial" w:eastAsia="Times New Roman" w:hAnsi="Arial" w:cs="Arial"/>
                <w:spacing w:val="-1"/>
                <w:sz w:val="20"/>
                <w:szCs w:val="20"/>
                <w:rPrChange w:id="7605" w:author="Adelino Naquarta Sepalanga Domingos" w:date="2025-03-05T09:26:00Z" w16du:dateUtc="2025-03-05T08:26:00Z">
                  <w:rPr>
                    <w:rFonts w:ascii="Times New Roman" w:eastAsia="Times New Roman" w:hAnsi="Times New Roman"/>
                    <w:spacing w:val="-1"/>
                  </w:rPr>
                </w:rPrChange>
              </w:rPr>
            </w:pPr>
          </w:p>
          <w:p w14:paraId="385C762D" w14:textId="77777777" w:rsidR="003F3EDE" w:rsidRPr="00FB0B06" w:rsidRDefault="003F3EDE" w:rsidP="0025185C">
            <w:pPr>
              <w:jc w:val="center"/>
              <w:rPr>
                <w:rFonts w:ascii="Arial" w:eastAsia="Times New Roman" w:hAnsi="Arial" w:cs="Arial"/>
                <w:spacing w:val="-1"/>
                <w:sz w:val="20"/>
                <w:szCs w:val="20"/>
                <w:rPrChange w:id="7606"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607" w:author="Adelino Naquarta Sepalanga Domingos" w:date="2025-03-05T09:26:00Z" w16du:dateUtc="2025-03-05T08:26:00Z">
                  <w:rPr>
                    <w:rFonts w:ascii="Times New Roman" w:eastAsia="Times New Roman" w:hAnsi="Times New Roman"/>
                    <w:spacing w:val="-1"/>
                  </w:rPr>
                </w:rPrChange>
              </w:rPr>
              <w:t>Data e Hora</w:t>
            </w:r>
          </w:p>
        </w:tc>
      </w:tr>
      <w:tr w:rsidR="003F3EDE" w:rsidRPr="00FB0B06" w14:paraId="739BEE1C" w14:textId="77777777" w:rsidTr="0025185C">
        <w:trPr>
          <w:trHeight w:val="773"/>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75C2267" w14:textId="77777777" w:rsidR="003F3EDE" w:rsidRPr="00FB0B06" w:rsidRDefault="003F3EDE" w:rsidP="0025185C">
            <w:pPr>
              <w:jc w:val="center"/>
              <w:rPr>
                <w:rFonts w:ascii="Arial" w:eastAsia="Times New Roman" w:hAnsi="Arial" w:cs="Arial"/>
                <w:spacing w:val="-1"/>
                <w:sz w:val="20"/>
                <w:szCs w:val="20"/>
                <w:rPrChange w:id="7608"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609" w:author="Adelino Naquarta Sepalanga Domingos" w:date="2025-03-05T09:26:00Z" w16du:dateUtc="2025-03-05T08:26:00Z">
                  <w:rPr>
                    <w:rFonts w:ascii="Times New Roman" w:eastAsia="Times New Roman" w:hAnsi="Times New Roman"/>
                    <w:spacing w:val="-1"/>
                  </w:rPr>
                </w:rPrChange>
              </w:rPr>
              <w:t>4.3.4.3.3.</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4A0A5A7" w14:textId="77777777" w:rsidR="003F3EDE" w:rsidRPr="00FB0B06" w:rsidRDefault="003F3EDE" w:rsidP="0025185C">
            <w:pPr>
              <w:jc w:val="center"/>
              <w:rPr>
                <w:rFonts w:ascii="Arial" w:eastAsia="Times New Roman" w:hAnsi="Arial" w:cs="Arial"/>
                <w:spacing w:val="-1"/>
                <w:sz w:val="20"/>
                <w:szCs w:val="20"/>
                <w:rPrChange w:id="7610" w:author="Adelino Naquarta Sepalanga Domingos" w:date="2025-03-05T09:26:00Z" w16du:dateUtc="2025-03-05T08:26: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1FFE883" w14:textId="77777777" w:rsidR="003F3EDE" w:rsidRPr="00FB0B06" w:rsidRDefault="003F3EDE" w:rsidP="0025185C">
            <w:pPr>
              <w:rPr>
                <w:rFonts w:ascii="Arial" w:eastAsia="Times New Roman" w:hAnsi="Arial" w:cs="Arial"/>
                <w:spacing w:val="-1"/>
                <w:sz w:val="20"/>
                <w:szCs w:val="20"/>
                <w:rPrChange w:id="7611"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612" w:author="Adelino Naquarta Sepalanga Domingos" w:date="2025-03-05T09:26:00Z" w16du:dateUtc="2025-03-05T08:26:00Z">
                  <w:rPr>
                    <w:rFonts w:ascii="Times New Roman" w:eastAsia="Times New Roman" w:hAnsi="Times New Roman"/>
                    <w:spacing w:val="-1"/>
                  </w:rPr>
                </w:rPrChange>
              </w:rPr>
              <w:t>Motivo da alteração de estado (Reason)</w:t>
            </w:r>
          </w:p>
        </w:tc>
        <w:tc>
          <w:tcPr>
            <w:tcW w:w="377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187B232" w14:textId="77777777" w:rsidR="003F3EDE" w:rsidRPr="00FB0B06" w:rsidRDefault="003F3EDE" w:rsidP="0025185C">
            <w:pPr>
              <w:rPr>
                <w:rFonts w:ascii="Arial" w:eastAsia="Times New Roman" w:hAnsi="Arial" w:cs="Arial"/>
                <w:spacing w:val="-1"/>
                <w:sz w:val="20"/>
                <w:szCs w:val="20"/>
                <w:rPrChange w:id="7613"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614" w:author="Adelino Naquarta Sepalanga Domingos" w:date="2025-03-05T09:26:00Z" w16du:dateUtc="2025-03-05T08:26:00Z">
                  <w:rPr>
                    <w:rFonts w:ascii="Times New Roman" w:eastAsia="Times New Roman" w:hAnsi="Times New Roman"/>
                    <w:spacing w:val="-1"/>
                  </w:rPr>
                </w:rPrChange>
              </w:rPr>
              <w:t>Deve ser indicada a razão que levou à alteração de estado do documento.</w:t>
            </w:r>
          </w:p>
        </w:tc>
        <w:tc>
          <w:tcPr>
            <w:tcW w:w="1417"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DCC0262" w14:textId="77777777" w:rsidR="003F3EDE" w:rsidRPr="00FB0B06" w:rsidRDefault="003F3EDE" w:rsidP="0025185C">
            <w:pPr>
              <w:jc w:val="center"/>
              <w:rPr>
                <w:rFonts w:ascii="Arial" w:eastAsia="Times New Roman" w:hAnsi="Arial" w:cs="Arial"/>
                <w:spacing w:val="-1"/>
                <w:sz w:val="20"/>
                <w:szCs w:val="20"/>
                <w:rPrChange w:id="7615" w:author="Adelino Naquarta Sepalanga Domingos" w:date="2025-03-05T09:26:00Z" w16du:dateUtc="2025-03-05T08:26:00Z">
                  <w:rPr>
                    <w:rFonts w:ascii="Times New Roman" w:eastAsia="Times New Roman" w:hAnsi="Times New Roman"/>
                    <w:spacing w:val="-1"/>
                  </w:rPr>
                </w:rPrChange>
              </w:rPr>
            </w:pPr>
          </w:p>
          <w:p w14:paraId="66841163" w14:textId="77777777" w:rsidR="003F3EDE" w:rsidRPr="00FB0B06" w:rsidRDefault="003F3EDE" w:rsidP="0025185C">
            <w:pPr>
              <w:jc w:val="center"/>
              <w:rPr>
                <w:rFonts w:ascii="Arial" w:eastAsia="Times New Roman" w:hAnsi="Arial" w:cs="Arial"/>
                <w:spacing w:val="-1"/>
                <w:sz w:val="20"/>
                <w:szCs w:val="20"/>
                <w:rPrChange w:id="7616"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617" w:author="Adelino Naquarta Sepalanga Domingos" w:date="2025-03-05T09:26:00Z" w16du:dateUtc="2025-03-05T08:26:00Z">
                  <w:rPr>
                    <w:rFonts w:ascii="Times New Roman" w:eastAsia="Times New Roman" w:hAnsi="Times New Roman"/>
                    <w:spacing w:val="-1"/>
                  </w:rPr>
                </w:rPrChange>
              </w:rPr>
              <w:t>Texto 50</w:t>
            </w:r>
          </w:p>
        </w:tc>
      </w:tr>
      <w:tr w:rsidR="003F3EDE" w:rsidRPr="00FB0B06" w14:paraId="0ED6135C" w14:textId="77777777" w:rsidTr="0025185C">
        <w:trPr>
          <w:trHeight w:val="575"/>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00A9EA2" w14:textId="77777777" w:rsidR="003F3EDE" w:rsidRPr="00FB0B06" w:rsidRDefault="003F3EDE" w:rsidP="0025185C">
            <w:pPr>
              <w:jc w:val="center"/>
              <w:rPr>
                <w:rFonts w:ascii="Arial" w:eastAsia="Times New Roman" w:hAnsi="Arial" w:cs="Arial"/>
                <w:spacing w:val="-1"/>
                <w:sz w:val="20"/>
                <w:szCs w:val="20"/>
                <w:rPrChange w:id="7618"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619" w:author="Adelino Naquarta Sepalanga Domingos" w:date="2025-03-05T09:26:00Z" w16du:dateUtc="2025-03-05T08:26:00Z">
                  <w:rPr>
                    <w:rFonts w:ascii="Times New Roman" w:eastAsia="Times New Roman" w:hAnsi="Times New Roman"/>
                    <w:spacing w:val="-1"/>
                  </w:rPr>
                </w:rPrChange>
              </w:rPr>
              <w:t>4.3.4.3.4.</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2748D6E" w14:textId="77777777" w:rsidR="003F3EDE" w:rsidRPr="00FB0B06" w:rsidRDefault="003F3EDE" w:rsidP="0025185C">
            <w:pPr>
              <w:jc w:val="center"/>
              <w:rPr>
                <w:rFonts w:ascii="Arial" w:eastAsia="Times New Roman" w:hAnsi="Arial" w:cs="Arial"/>
                <w:spacing w:val="-1"/>
                <w:sz w:val="20"/>
                <w:szCs w:val="20"/>
                <w:rPrChange w:id="7620"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621" w:author="Adelino Naquarta Sepalanga Domingos" w:date="2025-03-05T09:26:00Z" w16du:dateUtc="2025-03-05T08:26: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C62BA54" w14:textId="77777777" w:rsidR="003F3EDE" w:rsidRPr="00FB0B06" w:rsidRDefault="003F3EDE" w:rsidP="0025185C">
            <w:pPr>
              <w:rPr>
                <w:rFonts w:ascii="Arial" w:eastAsia="Times New Roman" w:hAnsi="Arial" w:cs="Arial"/>
                <w:spacing w:val="-1"/>
                <w:sz w:val="20"/>
                <w:szCs w:val="20"/>
                <w:rPrChange w:id="7622"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623" w:author="Adelino Naquarta Sepalanga Domingos" w:date="2025-03-05T09:26:00Z" w16du:dateUtc="2025-03-05T08:26:00Z">
                  <w:rPr>
                    <w:rFonts w:ascii="Times New Roman" w:eastAsia="Times New Roman" w:hAnsi="Times New Roman"/>
                    <w:spacing w:val="-1"/>
                  </w:rPr>
                </w:rPrChange>
              </w:rPr>
              <w:t>Código do utilizador (SourceID)</w:t>
            </w:r>
          </w:p>
        </w:tc>
        <w:tc>
          <w:tcPr>
            <w:tcW w:w="377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2933501" w14:textId="77777777" w:rsidR="003F3EDE" w:rsidRPr="00FB0B06" w:rsidRDefault="003F3EDE" w:rsidP="0025185C">
            <w:pPr>
              <w:rPr>
                <w:rFonts w:ascii="Arial" w:eastAsia="Times New Roman" w:hAnsi="Arial" w:cs="Arial"/>
                <w:spacing w:val="-1"/>
                <w:sz w:val="20"/>
                <w:szCs w:val="20"/>
                <w:rPrChange w:id="7624"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625" w:author="Adelino Naquarta Sepalanga Domingos" w:date="2025-03-05T09:26:00Z" w16du:dateUtc="2025-03-05T08:26:00Z">
                  <w:rPr>
                    <w:rFonts w:ascii="Times New Roman" w:eastAsia="Times New Roman" w:hAnsi="Times New Roman"/>
                    <w:spacing w:val="-1"/>
                  </w:rPr>
                </w:rPrChange>
              </w:rPr>
              <w:t>Utilizador responsável pelo estado actual do documento.</w:t>
            </w:r>
          </w:p>
        </w:tc>
        <w:tc>
          <w:tcPr>
            <w:tcW w:w="141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4655762" w14:textId="77777777" w:rsidR="003F3EDE" w:rsidRPr="00FB0B06" w:rsidRDefault="003F3EDE" w:rsidP="0025185C">
            <w:pPr>
              <w:jc w:val="center"/>
              <w:rPr>
                <w:rFonts w:ascii="Arial" w:eastAsia="Times New Roman" w:hAnsi="Arial" w:cs="Arial"/>
                <w:spacing w:val="-1"/>
                <w:sz w:val="20"/>
                <w:szCs w:val="20"/>
                <w:rPrChange w:id="7626"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627" w:author="Adelino Naquarta Sepalanga Domingos" w:date="2025-03-05T09:26:00Z" w16du:dateUtc="2025-03-05T08:26:00Z">
                  <w:rPr>
                    <w:rFonts w:ascii="Times New Roman" w:eastAsia="Times New Roman" w:hAnsi="Times New Roman"/>
                    <w:spacing w:val="-1"/>
                  </w:rPr>
                </w:rPrChange>
              </w:rPr>
              <w:t>Texto 30</w:t>
            </w:r>
          </w:p>
        </w:tc>
      </w:tr>
      <w:tr w:rsidR="003F3EDE" w:rsidRPr="00FB0B06" w14:paraId="5CEE6BDE" w14:textId="77777777" w:rsidTr="0025185C">
        <w:trPr>
          <w:trHeight w:val="480"/>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5B17235" w14:textId="77777777" w:rsidR="003F3EDE" w:rsidRPr="00FB0B06" w:rsidRDefault="003F3EDE" w:rsidP="0025185C">
            <w:pPr>
              <w:jc w:val="center"/>
              <w:rPr>
                <w:rFonts w:ascii="Arial" w:eastAsia="Times New Roman" w:hAnsi="Arial" w:cs="Arial"/>
                <w:spacing w:val="-1"/>
                <w:sz w:val="20"/>
                <w:szCs w:val="20"/>
                <w:rPrChange w:id="7628" w:author="Adelino Naquarta Sepalanga Domingos" w:date="2025-03-05T09:26:00Z" w16du:dateUtc="2025-03-05T08:26:00Z">
                  <w:rPr>
                    <w:rFonts w:ascii="Times New Roman" w:eastAsia="Times New Roman" w:hAnsi="Times New Roman"/>
                    <w:spacing w:val="-1"/>
                  </w:rPr>
                </w:rPrChange>
              </w:rPr>
            </w:pPr>
          </w:p>
          <w:p w14:paraId="43774787" w14:textId="77777777" w:rsidR="003F3EDE" w:rsidRPr="00FB0B06" w:rsidRDefault="003F3EDE" w:rsidP="0025185C">
            <w:pPr>
              <w:jc w:val="center"/>
              <w:rPr>
                <w:rFonts w:ascii="Arial" w:eastAsia="Times New Roman" w:hAnsi="Arial" w:cs="Arial"/>
                <w:spacing w:val="-1"/>
                <w:sz w:val="20"/>
                <w:szCs w:val="20"/>
                <w:rPrChange w:id="7629"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630" w:author="Adelino Naquarta Sepalanga Domingos" w:date="2025-03-05T09:26:00Z" w16du:dateUtc="2025-03-05T08:26:00Z">
                  <w:rPr>
                    <w:rFonts w:ascii="Times New Roman" w:eastAsia="Times New Roman" w:hAnsi="Times New Roman"/>
                    <w:spacing w:val="-1"/>
                  </w:rPr>
                </w:rPrChange>
              </w:rPr>
              <w:t>4.3.4.3.5.</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1FFCB93" w14:textId="77777777" w:rsidR="003F3EDE" w:rsidRPr="00FB0B06" w:rsidRDefault="003F3EDE" w:rsidP="0025185C">
            <w:pPr>
              <w:jc w:val="center"/>
              <w:rPr>
                <w:rFonts w:ascii="Arial" w:eastAsia="Times New Roman" w:hAnsi="Arial" w:cs="Arial"/>
                <w:spacing w:val="-1"/>
                <w:sz w:val="20"/>
                <w:szCs w:val="20"/>
                <w:rPrChange w:id="7631" w:author="Adelino Naquarta Sepalanga Domingos" w:date="2025-03-05T09:26:00Z" w16du:dateUtc="2025-03-05T08:26:00Z">
                  <w:rPr>
                    <w:rFonts w:ascii="Times New Roman" w:eastAsia="Times New Roman" w:hAnsi="Times New Roman"/>
                    <w:spacing w:val="-1"/>
                  </w:rPr>
                </w:rPrChange>
              </w:rPr>
            </w:pPr>
          </w:p>
          <w:p w14:paraId="5D31B5D2" w14:textId="77777777" w:rsidR="003F3EDE" w:rsidRPr="00FB0B06" w:rsidRDefault="003F3EDE" w:rsidP="0025185C">
            <w:pPr>
              <w:jc w:val="center"/>
              <w:rPr>
                <w:rFonts w:ascii="Arial" w:eastAsia="Times New Roman" w:hAnsi="Arial" w:cs="Arial"/>
                <w:spacing w:val="-1"/>
                <w:sz w:val="20"/>
                <w:szCs w:val="20"/>
                <w:rPrChange w:id="7632"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633" w:author="Adelino Naquarta Sepalanga Domingos" w:date="2025-03-05T09:26:00Z" w16du:dateUtc="2025-03-05T08:26: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71916F3" w14:textId="77777777" w:rsidR="003F3EDE" w:rsidRPr="00FB0B06" w:rsidRDefault="003F3EDE" w:rsidP="0025185C">
            <w:pPr>
              <w:rPr>
                <w:rFonts w:ascii="Arial" w:eastAsia="Times New Roman" w:hAnsi="Arial" w:cs="Arial"/>
                <w:spacing w:val="-1"/>
                <w:sz w:val="20"/>
                <w:szCs w:val="20"/>
                <w:rPrChange w:id="7634" w:author="Adelino Naquarta Sepalanga Domingos" w:date="2025-03-05T09:26:00Z" w16du:dateUtc="2025-03-05T08:26:00Z">
                  <w:rPr>
                    <w:rFonts w:ascii="Times New Roman" w:eastAsia="Times New Roman" w:hAnsi="Times New Roman"/>
                    <w:spacing w:val="-1"/>
                  </w:rPr>
                </w:rPrChange>
              </w:rPr>
            </w:pPr>
          </w:p>
          <w:p w14:paraId="78924410" w14:textId="77777777" w:rsidR="003F3EDE" w:rsidRPr="00FB0B06" w:rsidRDefault="003F3EDE" w:rsidP="0025185C">
            <w:pPr>
              <w:rPr>
                <w:rFonts w:ascii="Arial" w:eastAsia="Times New Roman" w:hAnsi="Arial" w:cs="Arial"/>
                <w:spacing w:val="-1"/>
                <w:sz w:val="20"/>
                <w:szCs w:val="20"/>
                <w:rPrChange w:id="7635"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636" w:author="Adelino Naquarta Sepalanga Domingos" w:date="2025-03-05T09:26:00Z" w16du:dateUtc="2025-03-05T08:26:00Z">
                  <w:rPr>
                    <w:rFonts w:ascii="Times New Roman" w:eastAsia="Times New Roman" w:hAnsi="Times New Roman"/>
                    <w:spacing w:val="-1"/>
                  </w:rPr>
                </w:rPrChange>
              </w:rPr>
              <w:t>Origem do documento (SourceBilling)</w:t>
            </w:r>
          </w:p>
        </w:tc>
        <w:tc>
          <w:tcPr>
            <w:tcW w:w="377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E4A0736" w14:textId="77777777" w:rsidR="003F3EDE" w:rsidRPr="00FB0B06" w:rsidRDefault="003F3EDE" w:rsidP="0025185C">
            <w:pPr>
              <w:rPr>
                <w:rFonts w:ascii="Arial" w:eastAsia="Times New Roman" w:hAnsi="Arial" w:cs="Arial"/>
                <w:spacing w:val="-1"/>
                <w:sz w:val="20"/>
                <w:szCs w:val="20"/>
                <w:rPrChange w:id="7637"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638" w:author="Adelino Naquarta Sepalanga Domingos" w:date="2025-03-05T09:26:00Z" w16du:dateUtc="2025-03-05T08:26:00Z">
                  <w:rPr>
                    <w:rFonts w:ascii="Times New Roman" w:eastAsia="Times New Roman" w:hAnsi="Times New Roman"/>
                    <w:spacing w:val="-1"/>
                  </w:rPr>
                </w:rPrChange>
              </w:rPr>
              <w:t>Deve ser preenchido com:</w:t>
            </w:r>
          </w:p>
          <w:p w14:paraId="19035D97" w14:textId="77777777" w:rsidR="003F3EDE" w:rsidRPr="00FB0B06" w:rsidRDefault="003F3EDE" w:rsidP="0025185C">
            <w:pPr>
              <w:spacing w:after="0"/>
              <w:rPr>
                <w:rFonts w:ascii="Arial" w:eastAsia="Times New Roman" w:hAnsi="Arial" w:cs="Arial"/>
                <w:spacing w:val="-1"/>
                <w:sz w:val="20"/>
                <w:szCs w:val="20"/>
                <w:rPrChange w:id="7639"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640" w:author="Adelino Naquarta Sepalanga Domingos" w:date="2025-03-05T09:26:00Z" w16du:dateUtc="2025-03-05T08:26:00Z">
                  <w:rPr>
                    <w:rFonts w:ascii="Times New Roman" w:eastAsia="Times New Roman" w:hAnsi="Times New Roman"/>
                    <w:spacing w:val="-1"/>
                  </w:rPr>
                </w:rPrChange>
              </w:rPr>
              <w:t>“P” – Documento produzido na aplicação;</w:t>
            </w:r>
          </w:p>
          <w:p w14:paraId="312A1B76" w14:textId="77777777" w:rsidR="003F3EDE" w:rsidRPr="00FB0B06" w:rsidRDefault="003F3EDE" w:rsidP="0025185C">
            <w:pPr>
              <w:spacing w:after="0"/>
              <w:rPr>
                <w:rFonts w:ascii="Arial" w:eastAsia="Times New Roman" w:hAnsi="Arial" w:cs="Arial"/>
                <w:spacing w:val="-1"/>
                <w:sz w:val="20"/>
                <w:szCs w:val="20"/>
                <w:rPrChange w:id="7641"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642" w:author="Adelino Naquarta Sepalanga Domingos" w:date="2025-03-05T09:26:00Z" w16du:dateUtc="2025-03-05T08:26:00Z">
                  <w:rPr>
                    <w:rFonts w:ascii="Times New Roman" w:eastAsia="Times New Roman" w:hAnsi="Times New Roman"/>
                    <w:spacing w:val="-1"/>
                  </w:rPr>
                </w:rPrChange>
              </w:rPr>
              <w:t>“I” – Documento integrado e produzido noutra aplicação;</w:t>
            </w:r>
          </w:p>
          <w:p w14:paraId="376C3AC9" w14:textId="77777777" w:rsidR="003F3EDE" w:rsidRPr="00FB0B06" w:rsidRDefault="003F3EDE" w:rsidP="0025185C">
            <w:pPr>
              <w:spacing w:after="0"/>
              <w:rPr>
                <w:rFonts w:ascii="Arial" w:eastAsia="Times New Roman" w:hAnsi="Arial" w:cs="Arial"/>
                <w:spacing w:val="-1"/>
                <w:sz w:val="20"/>
                <w:szCs w:val="20"/>
                <w:rPrChange w:id="7643"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644" w:author="Adelino Naquarta Sepalanga Domingos" w:date="2025-03-05T09:26:00Z" w16du:dateUtc="2025-03-05T08:26:00Z">
                  <w:rPr>
                    <w:rFonts w:ascii="Times New Roman" w:eastAsia="Times New Roman" w:hAnsi="Times New Roman"/>
                    <w:spacing w:val="-1"/>
                  </w:rPr>
                </w:rPrChange>
              </w:rPr>
              <w:t>“M” – Documento proveniente de recuperação ou de emissão manual.</w:t>
            </w:r>
          </w:p>
        </w:tc>
        <w:tc>
          <w:tcPr>
            <w:tcW w:w="1417"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E17FE58" w14:textId="77777777" w:rsidR="003F3EDE" w:rsidRPr="00FB0B06" w:rsidRDefault="003F3EDE" w:rsidP="0025185C">
            <w:pPr>
              <w:jc w:val="center"/>
              <w:rPr>
                <w:rFonts w:ascii="Arial" w:eastAsia="Times New Roman" w:hAnsi="Arial" w:cs="Arial"/>
                <w:spacing w:val="-1"/>
                <w:sz w:val="20"/>
                <w:szCs w:val="20"/>
                <w:rPrChange w:id="7645" w:author="Adelino Naquarta Sepalanga Domingos" w:date="2025-03-05T09:26:00Z" w16du:dateUtc="2025-03-05T08:26:00Z">
                  <w:rPr>
                    <w:rFonts w:ascii="Times New Roman" w:eastAsia="Times New Roman" w:hAnsi="Times New Roman"/>
                    <w:spacing w:val="-1"/>
                  </w:rPr>
                </w:rPrChange>
              </w:rPr>
            </w:pPr>
          </w:p>
          <w:p w14:paraId="09856132" w14:textId="77777777" w:rsidR="003F3EDE" w:rsidRPr="00FB0B06" w:rsidRDefault="003F3EDE" w:rsidP="0025185C">
            <w:pPr>
              <w:jc w:val="center"/>
              <w:rPr>
                <w:rFonts w:ascii="Arial" w:eastAsia="Times New Roman" w:hAnsi="Arial" w:cs="Arial"/>
                <w:spacing w:val="-1"/>
                <w:sz w:val="20"/>
                <w:szCs w:val="20"/>
                <w:rPrChange w:id="7646"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647" w:author="Adelino Naquarta Sepalanga Domingos" w:date="2025-03-05T09:26:00Z" w16du:dateUtc="2025-03-05T08:26:00Z">
                  <w:rPr>
                    <w:rFonts w:ascii="Times New Roman" w:eastAsia="Times New Roman" w:hAnsi="Times New Roman"/>
                    <w:spacing w:val="-1"/>
                  </w:rPr>
                </w:rPrChange>
              </w:rPr>
              <w:t>Texto 1</w:t>
            </w:r>
          </w:p>
        </w:tc>
      </w:tr>
      <w:tr w:rsidR="003F3EDE" w:rsidRPr="00FB0B06" w14:paraId="1709523F" w14:textId="77777777" w:rsidTr="0025185C">
        <w:trPr>
          <w:trHeight w:val="705"/>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1AD0009" w14:textId="77777777" w:rsidR="003F3EDE" w:rsidRPr="00FB0B06" w:rsidRDefault="003F3EDE" w:rsidP="0025185C">
            <w:pPr>
              <w:jc w:val="center"/>
              <w:rPr>
                <w:rFonts w:ascii="Arial" w:eastAsia="Times New Roman" w:hAnsi="Arial" w:cs="Arial"/>
                <w:spacing w:val="-1"/>
                <w:sz w:val="20"/>
                <w:szCs w:val="20"/>
                <w:rPrChange w:id="7648" w:author="Adelino Naquarta Sepalanga Domingos" w:date="2025-03-05T09:26:00Z" w16du:dateUtc="2025-03-05T08:26:00Z">
                  <w:rPr>
                    <w:rFonts w:ascii="Times New Roman" w:eastAsia="Times New Roman" w:hAnsi="Times New Roman"/>
                    <w:spacing w:val="-1"/>
                  </w:rPr>
                </w:rPrChange>
              </w:rPr>
            </w:pPr>
          </w:p>
          <w:p w14:paraId="24E731B0" w14:textId="77777777" w:rsidR="003F3EDE" w:rsidRPr="00FB0B06" w:rsidRDefault="003F3EDE" w:rsidP="0025185C">
            <w:pPr>
              <w:jc w:val="center"/>
              <w:rPr>
                <w:rFonts w:ascii="Arial" w:eastAsia="Times New Roman" w:hAnsi="Arial" w:cs="Arial"/>
                <w:spacing w:val="-1"/>
                <w:sz w:val="20"/>
                <w:szCs w:val="20"/>
                <w:rPrChange w:id="7649"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650" w:author="Adelino Naquarta Sepalanga Domingos" w:date="2025-03-05T09:26:00Z" w16du:dateUtc="2025-03-05T08:26:00Z">
                  <w:rPr>
                    <w:rFonts w:ascii="Times New Roman" w:eastAsia="Times New Roman" w:hAnsi="Times New Roman"/>
                    <w:spacing w:val="-1"/>
                  </w:rPr>
                </w:rPrChange>
              </w:rPr>
              <w:t>4.3.4.4.</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469ED4D" w14:textId="77777777" w:rsidR="003F3EDE" w:rsidRPr="00FB0B06" w:rsidRDefault="003F3EDE" w:rsidP="0025185C">
            <w:pPr>
              <w:jc w:val="center"/>
              <w:rPr>
                <w:rFonts w:ascii="Arial" w:eastAsia="Times New Roman" w:hAnsi="Arial" w:cs="Arial"/>
                <w:spacing w:val="-1"/>
                <w:sz w:val="20"/>
                <w:szCs w:val="20"/>
                <w:rPrChange w:id="7651" w:author="Adelino Naquarta Sepalanga Domingos" w:date="2025-03-05T09:26:00Z" w16du:dateUtc="2025-03-05T08:26:00Z">
                  <w:rPr>
                    <w:rFonts w:ascii="Times New Roman" w:eastAsia="Times New Roman" w:hAnsi="Times New Roman"/>
                    <w:spacing w:val="-1"/>
                  </w:rPr>
                </w:rPrChange>
              </w:rPr>
            </w:pPr>
          </w:p>
          <w:p w14:paraId="7EC17DEF" w14:textId="77777777" w:rsidR="003F3EDE" w:rsidRPr="00FB0B06" w:rsidRDefault="003F3EDE" w:rsidP="0025185C">
            <w:pPr>
              <w:jc w:val="center"/>
              <w:rPr>
                <w:rFonts w:ascii="Arial" w:eastAsia="Times New Roman" w:hAnsi="Arial" w:cs="Arial"/>
                <w:spacing w:val="-1"/>
                <w:sz w:val="20"/>
                <w:szCs w:val="20"/>
                <w:rPrChange w:id="7652"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653" w:author="Adelino Naquarta Sepalanga Domingos" w:date="2025-03-05T09:26:00Z" w16du:dateUtc="2025-03-05T08:26: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009274B" w14:textId="77777777" w:rsidR="003F3EDE" w:rsidRPr="00FB0B06" w:rsidRDefault="003F3EDE" w:rsidP="0025185C">
            <w:pPr>
              <w:rPr>
                <w:rFonts w:ascii="Arial" w:eastAsia="Times New Roman" w:hAnsi="Arial" w:cs="Arial"/>
                <w:spacing w:val="-1"/>
                <w:sz w:val="20"/>
                <w:szCs w:val="20"/>
                <w:rPrChange w:id="7654" w:author="Adelino Naquarta Sepalanga Domingos" w:date="2025-03-05T09:26:00Z" w16du:dateUtc="2025-03-05T08:26:00Z">
                  <w:rPr>
                    <w:rFonts w:ascii="Times New Roman" w:eastAsia="Times New Roman" w:hAnsi="Times New Roman"/>
                    <w:spacing w:val="-1"/>
                  </w:rPr>
                </w:rPrChange>
              </w:rPr>
            </w:pPr>
          </w:p>
          <w:p w14:paraId="5A35509F" w14:textId="77777777" w:rsidR="003F3EDE" w:rsidRPr="00FB0B06" w:rsidRDefault="003F3EDE" w:rsidP="0025185C">
            <w:pPr>
              <w:rPr>
                <w:rFonts w:ascii="Arial" w:eastAsia="Times New Roman" w:hAnsi="Arial" w:cs="Arial"/>
                <w:spacing w:val="-1"/>
                <w:sz w:val="20"/>
                <w:szCs w:val="20"/>
                <w:rPrChange w:id="7655"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656" w:author="Adelino Naquarta Sepalanga Domingos" w:date="2025-03-05T09:26:00Z" w16du:dateUtc="2025-03-05T08:26:00Z">
                  <w:rPr>
                    <w:rFonts w:ascii="Times New Roman" w:eastAsia="Times New Roman" w:hAnsi="Times New Roman"/>
                    <w:spacing w:val="-1"/>
                  </w:rPr>
                </w:rPrChange>
              </w:rPr>
              <w:t>Chave do documento (Hash)</w:t>
            </w:r>
          </w:p>
        </w:tc>
        <w:tc>
          <w:tcPr>
            <w:tcW w:w="377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A62BE93" w14:textId="77777777" w:rsidR="003F3EDE" w:rsidRPr="00FB0B06" w:rsidRDefault="003F3EDE" w:rsidP="0025185C">
            <w:pPr>
              <w:rPr>
                <w:rFonts w:ascii="Arial" w:eastAsia="Times New Roman" w:hAnsi="Arial" w:cs="Arial"/>
                <w:spacing w:val="-1"/>
                <w:sz w:val="20"/>
                <w:szCs w:val="20"/>
                <w:rPrChange w:id="7657"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658" w:author="Adelino Naquarta Sepalanga Domingos" w:date="2025-03-05T09:26:00Z" w16du:dateUtc="2025-03-05T08:26:00Z">
                  <w:rPr>
                    <w:rFonts w:ascii="Times New Roman" w:eastAsia="Times New Roman" w:hAnsi="Times New Roman"/>
                    <w:spacing w:val="-1"/>
                  </w:rPr>
                </w:rPrChange>
              </w:rPr>
              <w:t xml:space="preserve">O campo deve ser preenchido com “0” (zero), caso não haja obrigatoriedade de validação. </w:t>
            </w:r>
          </w:p>
        </w:tc>
        <w:tc>
          <w:tcPr>
            <w:tcW w:w="141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935ECF0" w14:textId="77777777" w:rsidR="003F3EDE" w:rsidRPr="00FB0B06" w:rsidRDefault="003F3EDE" w:rsidP="0025185C">
            <w:pPr>
              <w:jc w:val="center"/>
              <w:rPr>
                <w:rFonts w:ascii="Arial" w:eastAsia="Times New Roman" w:hAnsi="Arial" w:cs="Arial"/>
                <w:spacing w:val="-1"/>
                <w:sz w:val="20"/>
                <w:szCs w:val="20"/>
                <w:rPrChange w:id="7659" w:author="Adelino Naquarta Sepalanga Domingos" w:date="2025-03-05T09:26:00Z" w16du:dateUtc="2025-03-05T08:26:00Z">
                  <w:rPr>
                    <w:rFonts w:ascii="Times New Roman" w:eastAsia="Times New Roman" w:hAnsi="Times New Roman"/>
                    <w:spacing w:val="-1"/>
                  </w:rPr>
                </w:rPrChange>
              </w:rPr>
            </w:pPr>
          </w:p>
          <w:p w14:paraId="34CF7D5E" w14:textId="23A8A8C7" w:rsidR="003F3EDE" w:rsidRPr="00FB0B06" w:rsidRDefault="003F3EDE" w:rsidP="0025185C">
            <w:pPr>
              <w:jc w:val="center"/>
              <w:rPr>
                <w:rFonts w:ascii="Arial" w:eastAsia="Times New Roman" w:hAnsi="Arial" w:cs="Arial"/>
                <w:spacing w:val="-1"/>
                <w:sz w:val="20"/>
                <w:szCs w:val="20"/>
                <w:rPrChange w:id="7660"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661" w:author="Adelino Naquarta Sepalanga Domingos" w:date="2025-03-05T09:26:00Z" w16du:dateUtc="2025-03-05T08:26:00Z">
                  <w:rPr>
                    <w:rFonts w:ascii="Times New Roman" w:eastAsia="Times New Roman" w:hAnsi="Times New Roman"/>
                    <w:spacing w:val="-1"/>
                  </w:rPr>
                </w:rPrChange>
              </w:rPr>
              <w:t xml:space="preserve">Texto </w:t>
            </w:r>
            <w:r w:rsidR="000B2620" w:rsidRPr="00FB0B06">
              <w:rPr>
                <w:rFonts w:ascii="Arial" w:eastAsia="Times New Roman" w:hAnsi="Arial" w:cs="Arial"/>
                <w:spacing w:val="-1"/>
                <w:sz w:val="20"/>
                <w:szCs w:val="20"/>
                <w:rPrChange w:id="7662" w:author="Adelino Naquarta Sepalanga Domingos" w:date="2025-03-05T09:26:00Z" w16du:dateUtc="2025-03-05T08:26:00Z">
                  <w:rPr>
                    <w:rFonts w:ascii="Times New Roman" w:eastAsia="Times New Roman" w:hAnsi="Times New Roman"/>
                    <w:spacing w:val="-1"/>
                  </w:rPr>
                </w:rPrChange>
              </w:rPr>
              <w:t>500</w:t>
            </w:r>
          </w:p>
        </w:tc>
      </w:tr>
      <w:tr w:rsidR="003F3EDE" w:rsidRPr="00FB0B06" w14:paraId="504D69BB" w14:textId="77777777" w:rsidTr="0025185C">
        <w:trPr>
          <w:trHeight w:val="949"/>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BA4FF38" w14:textId="77777777" w:rsidR="003F3EDE" w:rsidRPr="00FB0B06" w:rsidRDefault="003F3EDE" w:rsidP="0025185C">
            <w:pPr>
              <w:jc w:val="center"/>
              <w:rPr>
                <w:rFonts w:ascii="Arial" w:eastAsia="Times New Roman" w:hAnsi="Arial" w:cs="Arial"/>
                <w:spacing w:val="-1"/>
                <w:sz w:val="20"/>
                <w:szCs w:val="20"/>
                <w:rPrChange w:id="7663" w:author="Adelino Naquarta Sepalanga Domingos" w:date="2025-03-05T09:26:00Z" w16du:dateUtc="2025-03-05T08:26:00Z">
                  <w:rPr>
                    <w:rFonts w:ascii="Times New Roman" w:eastAsia="Times New Roman" w:hAnsi="Times New Roman"/>
                    <w:spacing w:val="-1"/>
                  </w:rPr>
                </w:rPrChange>
              </w:rPr>
            </w:pPr>
          </w:p>
          <w:p w14:paraId="63DFFA5B" w14:textId="77777777" w:rsidR="003F3EDE" w:rsidRPr="00FB0B06" w:rsidRDefault="003F3EDE" w:rsidP="0025185C">
            <w:pPr>
              <w:jc w:val="center"/>
              <w:rPr>
                <w:rFonts w:ascii="Arial" w:eastAsia="Times New Roman" w:hAnsi="Arial" w:cs="Arial"/>
                <w:spacing w:val="-1"/>
                <w:sz w:val="20"/>
                <w:szCs w:val="20"/>
                <w:rPrChange w:id="7664"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665" w:author="Adelino Naquarta Sepalanga Domingos" w:date="2025-03-05T09:26:00Z" w16du:dateUtc="2025-03-05T08:26:00Z">
                  <w:rPr>
                    <w:rFonts w:ascii="Times New Roman" w:eastAsia="Times New Roman" w:hAnsi="Times New Roman"/>
                    <w:spacing w:val="-1"/>
                  </w:rPr>
                </w:rPrChange>
              </w:rPr>
              <w:t>4.3.4.5.</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2946E4B" w14:textId="77777777" w:rsidR="003F3EDE" w:rsidRPr="00FB0B06" w:rsidRDefault="003F3EDE" w:rsidP="0025185C">
            <w:pPr>
              <w:jc w:val="center"/>
              <w:rPr>
                <w:rFonts w:ascii="Arial" w:eastAsia="Times New Roman" w:hAnsi="Arial" w:cs="Arial"/>
                <w:spacing w:val="-1"/>
                <w:sz w:val="20"/>
                <w:szCs w:val="20"/>
                <w:rPrChange w:id="7666"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667" w:author="Adelino Naquarta Sepalanga Domingos" w:date="2025-03-05T09:26:00Z" w16du:dateUtc="2025-03-05T08:26:00Z">
                  <w:rPr>
                    <w:rFonts w:ascii="Times New Roman" w:eastAsia="Times New Roman" w:hAnsi="Times New Roman"/>
                    <w:spacing w:val="-1"/>
                  </w:rPr>
                </w:rPrChange>
              </w:rPr>
              <w:t>*</w:t>
            </w:r>
          </w:p>
          <w:p w14:paraId="3358090A" w14:textId="77777777" w:rsidR="003F3EDE" w:rsidRPr="00FB0B06" w:rsidRDefault="003F3EDE" w:rsidP="0025185C">
            <w:pPr>
              <w:jc w:val="center"/>
              <w:rPr>
                <w:rFonts w:ascii="Arial" w:eastAsia="Times New Roman" w:hAnsi="Arial" w:cs="Arial"/>
                <w:spacing w:val="-1"/>
                <w:sz w:val="20"/>
                <w:szCs w:val="20"/>
                <w:rPrChange w:id="7668" w:author="Adelino Naquarta Sepalanga Domingos" w:date="2025-03-05T09:26:00Z" w16du:dateUtc="2025-03-05T08:26: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35F9DA6" w14:textId="77777777" w:rsidR="003F3EDE" w:rsidRPr="00FB0B06" w:rsidRDefault="003F3EDE" w:rsidP="0025185C">
            <w:pPr>
              <w:rPr>
                <w:rFonts w:ascii="Arial" w:eastAsia="Times New Roman" w:hAnsi="Arial" w:cs="Arial"/>
                <w:spacing w:val="-1"/>
                <w:sz w:val="20"/>
                <w:szCs w:val="20"/>
                <w:rPrChange w:id="7669"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670" w:author="Adelino Naquarta Sepalanga Domingos" w:date="2025-03-05T09:26:00Z" w16du:dateUtc="2025-03-05T08:26:00Z">
                  <w:rPr>
                    <w:rFonts w:ascii="Times New Roman" w:eastAsia="Times New Roman" w:hAnsi="Times New Roman"/>
                    <w:spacing w:val="-1"/>
                  </w:rPr>
                </w:rPrChange>
              </w:rPr>
              <w:t>Chave de controlo (HashControl)</w:t>
            </w:r>
          </w:p>
        </w:tc>
        <w:tc>
          <w:tcPr>
            <w:tcW w:w="377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62FBB0E" w14:textId="77777777" w:rsidR="003F3EDE" w:rsidRPr="00FB0B06" w:rsidRDefault="003F3EDE" w:rsidP="0025185C">
            <w:pPr>
              <w:rPr>
                <w:rFonts w:ascii="Arial" w:eastAsia="Times New Roman" w:hAnsi="Arial" w:cs="Arial"/>
                <w:spacing w:val="-1"/>
                <w:sz w:val="20"/>
                <w:szCs w:val="20"/>
                <w:rPrChange w:id="7671"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672" w:author="Adelino Naquarta Sepalanga Domingos" w:date="2025-03-05T09:26:00Z" w16du:dateUtc="2025-03-05T08:26:00Z">
                  <w:rPr>
                    <w:rFonts w:ascii="Times New Roman" w:eastAsia="Times New Roman" w:hAnsi="Times New Roman"/>
                    <w:spacing w:val="-1"/>
                  </w:rPr>
                </w:rPrChange>
              </w:rPr>
              <w:t>O campo deve ser preenchido com “0” (zero), caso o documento seja gerado por um programa não validado.</w:t>
            </w:r>
          </w:p>
        </w:tc>
        <w:tc>
          <w:tcPr>
            <w:tcW w:w="1417"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027C215" w14:textId="77777777" w:rsidR="003F3EDE" w:rsidRPr="00FB0B06" w:rsidRDefault="003F3EDE" w:rsidP="0025185C">
            <w:pPr>
              <w:jc w:val="center"/>
              <w:rPr>
                <w:rFonts w:ascii="Arial" w:eastAsia="Times New Roman" w:hAnsi="Arial" w:cs="Arial"/>
                <w:spacing w:val="-1"/>
                <w:sz w:val="20"/>
                <w:szCs w:val="20"/>
                <w:rPrChange w:id="7673"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674" w:author="Adelino Naquarta Sepalanga Domingos" w:date="2025-03-05T09:26:00Z" w16du:dateUtc="2025-03-05T08:26:00Z">
                  <w:rPr>
                    <w:rFonts w:ascii="Times New Roman" w:eastAsia="Times New Roman" w:hAnsi="Times New Roman"/>
                    <w:spacing w:val="-1"/>
                  </w:rPr>
                </w:rPrChange>
              </w:rPr>
              <w:t>Texto 70</w:t>
            </w:r>
          </w:p>
        </w:tc>
      </w:tr>
      <w:tr w:rsidR="003F3EDE" w:rsidRPr="00FB0B06" w14:paraId="2831BC4A" w14:textId="77777777" w:rsidTr="0025185C">
        <w:trPr>
          <w:trHeight w:val="945"/>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4DE1D6D" w14:textId="77777777" w:rsidR="003F3EDE" w:rsidRPr="00FB0B06" w:rsidRDefault="003F3EDE" w:rsidP="0025185C">
            <w:pPr>
              <w:jc w:val="center"/>
              <w:rPr>
                <w:rFonts w:ascii="Arial" w:eastAsia="Times New Roman" w:hAnsi="Arial" w:cs="Arial"/>
                <w:spacing w:val="-1"/>
                <w:sz w:val="20"/>
                <w:szCs w:val="20"/>
                <w:rPrChange w:id="7675"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676" w:author="Adelino Naquarta Sepalanga Domingos" w:date="2025-03-05T09:26:00Z" w16du:dateUtc="2025-03-05T08:26:00Z">
                  <w:rPr>
                    <w:rFonts w:ascii="Times New Roman" w:eastAsia="Times New Roman" w:hAnsi="Times New Roman"/>
                    <w:spacing w:val="-1"/>
                  </w:rPr>
                </w:rPrChange>
              </w:rPr>
              <w:t>4.3.4.6.</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81BA70E" w14:textId="77777777" w:rsidR="003F3EDE" w:rsidRPr="00FB0B06" w:rsidRDefault="003F3EDE" w:rsidP="0025185C">
            <w:pPr>
              <w:jc w:val="center"/>
              <w:rPr>
                <w:rFonts w:ascii="Arial" w:eastAsia="Times New Roman" w:hAnsi="Arial" w:cs="Arial"/>
                <w:spacing w:val="-1"/>
                <w:sz w:val="20"/>
                <w:szCs w:val="20"/>
                <w:rPrChange w:id="7677" w:author="Adelino Naquarta Sepalanga Domingos" w:date="2025-03-05T09:26:00Z" w16du:dateUtc="2025-03-05T08:26: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7E4905C" w14:textId="77777777" w:rsidR="003F3EDE" w:rsidRPr="00FB0B06" w:rsidRDefault="003F3EDE" w:rsidP="0025185C">
            <w:pPr>
              <w:rPr>
                <w:rFonts w:ascii="Arial" w:eastAsia="Times New Roman" w:hAnsi="Arial" w:cs="Arial"/>
                <w:spacing w:val="-1"/>
                <w:sz w:val="20"/>
                <w:szCs w:val="20"/>
                <w:rPrChange w:id="7678"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679" w:author="Adelino Naquarta Sepalanga Domingos" w:date="2025-03-05T09:26:00Z" w16du:dateUtc="2025-03-05T08:26:00Z">
                  <w:rPr>
                    <w:rFonts w:ascii="Times New Roman" w:eastAsia="Times New Roman" w:hAnsi="Times New Roman"/>
                    <w:spacing w:val="-1"/>
                  </w:rPr>
                </w:rPrChange>
              </w:rPr>
              <w:t>Período contabilístico (Period)</w:t>
            </w:r>
          </w:p>
        </w:tc>
        <w:tc>
          <w:tcPr>
            <w:tcW w:w="377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683162E" w14:textId="77777777" w:rsidR="003F3EDE" w:rsidRPr="00FB0B06" w:rsidRDefault="003F3EDE" w:rsidP="0025185C">
            <w:pPr>
              <w:rPr>
                <w:rFonts w:ascii="Arial" w:eastAsia="Times New Roman" w:hAnsi="Arial" w:cs="Arial"/>
                <w:spacing w:val="-1"/>
                <w:sz w:val="20"/>
                <w:szCs w:val="20"/>
                <w:rPrChange w:id="7680"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681" w:author="Adelino Naquarta Sepalanga Domingos" w:date="2025-03-05T09:26:00Z" w16du:dateUtc="2025-03-05T08:26:00Z">
                  <w:rPr>
                    <w:rFonts w:ascii="Times New Roman" w:eastAsia="Times New Roman" w:hAnsi="Times New Roman"/>
                    <w:spacing w:val="-1"/>
                  </w:rPr>
                </w:rPrChange>
              </w:rPr>
              <w:t>Deve ser indicado o mês do período de tributação de “1” a “12”, contado desde o seu início.</w:t>
            </w:r>
          </w:p>
        </w:tc>
        <w:tc>
          <w:tcPr>
            <w:tcW w:w="141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DF6A6D2" w14:textId="77777777" w:rsidR="003F3EDE" w:rsidRPr="00FB0B06" w:rsidRDefault="003F3EDE" w:rsidP="0025185C">
            <w:pPr>
              <w:jc w:val="center"/>
              <w:rPr>
                <w:rFonts w:ascii="Arial" w:eastAsia="Times New Roman" w:hAnsi="Arial" w:cs="Arial"/>
                <w:spacing w:val="-1"/>
                <w:sz w:val="20"/>
                <w:szCs w:val="20"/>
                <w:rPrChange w:id="7682" w:author="Adelino Naquarta Sepalanga Domingos" w:date="2025-03-05T09:26:00Z" w16du:dateUtc="2025-03-05T08:26:00Z">
                  <w:rPr>
                    <w:rFonts w:ascii="Times New Roman" w:eastAsia="Times New Roman" w:hAnsi="Times New Roman"/>
                    <w:spacing w:val="-1"/>
                  </w:rPr>
                </w:rPrChange>
              </w:rPr>
            </w:pPr>
          </w:p>
          <w:p w14:paraId="3A6AA466" w14:textId="77777777" w:rsidR="003F3EDE" w:rsidRPr="00FB0B06" w:rsidRDefault="003F3EDE" w:rsidP="0025185C">
            <w:pPr>
              <w:jc w:val="center"/>
              <w:rPr>
                <w:rFonts w:ascii="Arial" w:eastAsia="Times New Roman" w:hAnsi="Arial" w:cs="Arial"/>
                <w:spacing w:val="-1"/>
                <w:sz w:val="20"/>
                <w:szCs w:val="20"/>
                <w:rPrChange w:id="7683"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684" w:author="Adelino Naquarta Sepalanga Domingos" w:date="2025-03-05T09:26:00Z" w16du:dateUtc="2025-03-05T08:26:00Z">
                  <w:rPr>
                    <w:rFonts w:ascii="Times New Roman" w:eastAsia="Times New Roman" w:hAnsi="Times New Roman"/>
                    <w:spacing w:val="-1"/>
                  </w:rPr>
                </w:rPrChange>
              </w:rPr>
              <w:t>Inteiro</w:t>
            </w:r>
          </w:p>
        </w:tc>
      </w:tr>
      <w:tr w:rsidR="003F3EDE" w:rsidRPr="00FB0B06" w14:paraId="1C16FFBB" w14:textId="77777777" w:rsidTr="0025185C">
        <w:trPr>
          <w:trHeight w:val="987"/>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711378E" w14:textId="77777777" w:rsidR="003F3EDE" w:rsidRPr="00FB0B06" w:rsidRDefault="003F3EDE" w:rsidP="0025185C">
            <w:pPr>
              <w:jc w:val="center"/>
              <w:rPr>
                <w:rFonts w:ascii="Arial" w:eastAsia="Times New Roman" w:hAnsi="Arial" w:cs="Arial"/>
                <w:spacing w:val="-1"/>
                <w:sz w:val="20"/>
                <w:szCs w:val="20"/>
                <w:rPrChange w:id="7685"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686" w:author="Adelino Naquarta Sepalanga Domingos" w:date="2025-03-05T09:26:00Z" w16du:dateUtc="2025-03-05T08:26:00Z">
                  <w:rPr>
                    <w:rFonts w:ascii="Times New Roman" w:eastAsia="Times New Roman" w:hAnsi="Times New Roman"/>
                    <w:spacing w:val="-1"/>
                  </w:rPr>
                </w:rPrChange>
              </w:rPr>
              <w:t>4.3.4.7.</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A8CFFCE" w14:textId="77777777" w:rsidR="003F3EDE" w:rsidRPr="00FB0B06" w:rsidRDefault="003F3EDE" w:rsidP="0025185C">
            <w:pPr>
              <w:jc w:val="center"/>
              <w:rPr>
                <w:rFonts w:ascii="Arial" w:eastAsia="Times New Roman" w:hAnsi="Arial" w:cs="Arial"/>
                <w:spacing w:val="-1"/>
                <w:sz w:val="20"/>
                <w:szCs w:val="20"/>
                <w:rPrChange w:id="7687"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688" w:author="Adelino Naquarta Sepalanga Domingos" w:date="2025-03-05T09:26:00Z" w16du:dateUtc="2025-03-05T08:26: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E3E44AC" w14:textId="77777777" w:rsidR="003F3EDE" w:rsidRPr="00FB0B06" w:rsidRDefault="003F3EDE" w:rsidP="0025185C">
            <w:pPr>
              <w:rPr>
                <w:rFonts w:ascii="Arial" w:eastAsia="Times New Roman" w:hAnsi="Arial" w:cs="Arial"/>
                <w:spacing w:val="-1"/>
                <w:sz w:val="20"/>
                <w:szCs w:val="20"/>
                <w:rPrChange w:id="7689"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690" w:author="Adelino Naquarta Sepalanga Domingos" w:date="2025-03-05T09:26:00Z" w16du:dateUtc="2025-03-05T08:26:00Z">
                  <w:rPr>
                    <w:rFonts w:ascii="Times New Roman" w:eastAsia="Times New Roman" w:hAnsi="Times New Roman"/>
                    <w:spacing w:val="-1"/>
                  </w:rPr>
                </w:rPrChange>
              </w:rPr>
              <w:t>Data do documento (WorkDate)</w:t>
            </w:r>
          </w:p>
        </w:tc>
        <w:tc>
          <w:tcPr>
            <w:tcW w:w="377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5DD553A" w14:textId="77777777" w:rsidR="003F3EDE" w:rsidRPr="00FB0B06" w:rsidRDefault="003F3EDE" w:rsidP="0025185C">
            <w:pPr>
              <w:rPr>
                <w:rFonts w:ascii="Arial" w:eastAsia="Times New Roman" w:hAnsi="Arial" w:cs="Arial"/>
                <w:spacing w:val="-1"/>
                <w:sz w:val="20"/>
                <w:szCs w:val="20"/>
                <w:rPrChange w:id="7691"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692" w:author="Adelino Naquarta Sepalanga Domingos" w:date="2025-03-05T09:26:00Z" w16du:dateUtc="2025-03-05T08:26:00Z">
                  <w:rPr>
                    <w:rFonts w:ascii="Times New Roman" w:eastAsia="Times New Roman" w:hAnsi="Times New Roman"/>
                    <w:spacing w:val="-1"/>
                  </w:rPr>
                </w:rPrChange>
              </w:rPr>
              <w:t>Data de emissão do documento operativo.</w:t>
            </w:r>
          </w:p>
        </w:tc>
        <w:tc>
          <w:tcPr>
            <w:tcW w:w="1417"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71B4445" w14:textId="77777777" w:rsidR="003F3EDE" w:rsidRPr="00FB0B06" w:rsidRDefault="003F3EDE" w:rsidP="0025185C">
            <w:pPr>
              <w:jc w:val="center"/>
              <w:rPr>
                <w:rFonts w:ascii="Arial" w:eastAsia="Times New Roman" w:hAnsi="Arial" w:cs="Arial"/>
                <w:spacing w:val="-1"/>
                <w:sz w:val="20"/>
                <w:szCs w:val="20"/>
                <w:rPrChange w:id="7693"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694" w:author="Adelino Naquarta Sepalanga Domingos" w:date="2025-03-05T09:26:00Z" w16du:dateUtc="2025-03-05T08:26:00Z">
                  <w:rPr>
                    <w:rFonts w:ascii="Times New Roman" w:eastAsia="Times New Roman" w:hAnsi="Times New Roman"/>
                    <w:spacing w:val="-1"/>
                  </w:rPr>
                </w:rPrChange>
              </w:rPr>
              <w:t>Data</w:t>
            </w:r>
          </w:p>
        </w:tc>
      </w:tr>
      <w:tr w:rsidR="003F3EDE" w:rsidRPr="00FB0B06" w14:paraId="5BAE1E78" w14:textId="77777777" w:rsidTr="0025185C">
        <w:trPr>
          <w:trHeight w:val="1885"/>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95D7BA8" w14:textId="77777777" w:rsidR="003F3EDE" w:rsidRPr="00FB0B06" w:rsidRDefault="003F3EDE" w:rsidP="0025185C">
            <w:pPr>
              <w:jc w:val="center"/>
              <w:rPr>
                <w:rFonts w:ascii="Arial" w:eastAsia="Times New Roman" w:hAnsi="Arial" w:cs="Arial"/>
                <w:spacing w:val="-1"/>
                <w:sz w:val="20"/>
                <w:szCs w:val="20"/>
                <w:rPrChange w:id="7695" w:author="Adelino Naquarta Sepalanga Domingos" w:date="2025-03-05T09:26:00Z" w16du:dateUtc="2025-03-05T08:26:00Z">
                  <w:rPr>
                    <w:rFonts w:ascii="Times New Roman" w:eastAsia="Times New Roman" w:hAnsi="Times New Roman"/>
                    <w:spacing w:val="-1"/>
                  </w:rPr>
                </w:rPrChange>
              </w:rPr>
            </w:pPr>
          </w:p>
          <w:p w14:paraId="525DA3E3" w14:textId="77777777" w:rsidR="003F3EDE" w:rsidRPr="00FB0B06" w:rsidRDefault="003F3EDE" w:rsidP="0025185C">
            <w:pPr>
              <w:jc w:val="center"/>
              <w:rPr>
                <w:rFonts w:ascii="Arial" w:eastAsia="Times New Roman" w:hAnsi="Arial" w:cs="Arial"/>
                <w:spacing w:val="-1"/>
                <w:sz w:val="20"/>
                <w:szCs w:val="20"/>
                <w:rPrChange w:id="7696" w:author="Adelino Naquarta Sepalanga Domingos" w:date="2025-03-05T09:26:00Z" w16du:dateUtc="2025-03-05T08:26:00Z">
                  <w:rPr>
                    <w:rFonts w:ascii="Times New Roman" w:eastAsia="Times New Roman" w:hAnsi="Times New Roman"/>
                    <w:spacing w:val="-1"/>
                  </w:rPr>
                </w:rPrChange>
              </w:rPr>
            </w:pPr>
          </w:p>
          <w:p w14:paraId="6D651CB8" w14:textId="77777777" w:rsidR="003F3EDE" w:rsidRPr="00FB0B06" w:rsidRDefault="003F3EDE" w:rsidP="0025185C">
            <w:pPr>
              <w:jc w:val="center"/>
              <w:rPr>
                <w:rFonts w:ascii="Arial" w:eastAsia="Times New Roman" w:hAnsi="Arial" w:cs="Arial"/>
                <w:spacing w:val="-1"/>
                <w:sz w:val="20"/>
                <w:szCs w:val="20"/>
                <w:rPrChange w:id="7697" w:author="Adelino Naquarta Sepalanga Domingos" w:date="2025-03-05T09:26:00Z" w16du:dateUtc="2025-03-05T08:26:00Z">
                  <w:rPr>
                    <w:rFonts w:ascii="Times New Roman" w:eastAsia="Times New Roman" w:hAnsi="Times New Roman"/>
                    <w:spacing w:val="-1"/>
                  </w:rPr>
                </w:rPrChange>
              </w:rPr>
            </w:pPr>
          </w:p>
          <w:p w14:paraId="5B0BB634" w14:textId="77777777" w:rsidR="003F3EDE" w:rsidRPr="00FB0B06" w:rsidRDefault="003F3EDE" w:rsidP="0025185C">
            <w:pPr>
              <w:jc w:val="center"/>
              <w:rPr>
                <w:rFonts w:ascii="Arial" w:eastAsia="Times New Roman" w:hAnsi="Arial" w:cs="Arial"/>
                <w:spacing w:val="-1"/>
                <w:sz w:val="20"/>
                <w:szCs w:val="20"/>
                <w:rPrChange w:id="7698" w:author="Adelino Naquarta Sepalanga Domingos" w:date="2025-03-05T09:26:00Z" w16du:dateUtc="2025-03-05T08:26:00Z">
                  <w:rPr>
                    <w:rFonts w:ascii="Times New Roman" w:eastAsia="Times New Roman" w:hAnsi="Times New Roman"/>
                    <w:spacing w:val="-1"/>
                  </w:rPr>
                </w:rPrChange>
              </w:rPr>
            </w:pPr>
          </w:p>
          <w:p w14:paraId="6B59D05D" w14:textId="77777777" w:rsidR="003F3EDE" w:rsidRPr="00FB0B06" w:rsidRDefault="003F3EDE" w:rsidP="0025185C">
            <w:pPr>
              <w:jc w:val="center"/>
              <w:rPr>
                <w:rFonts w:ascii="Arial" w:eastAsia="Times New Roman" w:hAnsi="Arial" w:cs="Arial"/>
                <w:spacing w:val="-1"/>
                <w:sz w:val="20"/>
                <w:szCs w:val="20"/>
                <w:rPrChange w:id="7699" w:author="Adelino Naquarta Sepalanga Domingos" w:date="2025-03-05T09:26:00Z" w16du:dateUtc="2025-03-05T08:26:00Z">
                  <w:rPr>
                    <w:rFonts w:ascii="Times New Roman" w:eastAsia="Times New Roman" w:hAnsi="Times New Roman"/>
                    <w:spacing w:val="-1"/>
                  </w:rPr>
                </w:rPrChange>
              </w:rPr>
            </w:pPr>
          </w:p>
          <w:p w14:paraId="6F9B7A11" w14:textId="77777777" w:rsidR="003F3EDE" w:rsidRPr="00FB0B06" w:rsidRDefault="003F3EDE" w:rsidP="0025185C">
            <w:pPr>
              <w:jc w:val="center"/>
              <w:rPr>
                <w:rFonts w:ascii="Arial" w:eastAsia="Times New Roman" w:hAnsi="Arial" w:cs="Arial"/>
                <w:spacing w:val="-1"/>
                <w:sz w:val="20"/>
                <w:szCs w:val="20"/>
                <w:rPrChange w:id="7700" w:author="Adelino Naquarta Sepalanga Domingos" w:date="2025-03-05T09:26:00Z" w16du:dateUtc="2025-03-05T08:26:00Z">
                  <w:rPr>
                    <w:rFonts w:ascii="Times New Roman" w:eastAsia="Times New Roman" w:hAnsi="Times New Roman"/>
                    <w:spacing w:val="-1"/>
                  </w:rPr>
                </w:rPrChange>
              </w:rPr>
            </w:pPr>
          </w:p>
          <w:p w14:paraId="3AA6C8CD" w14:textId="77777777" w:rsidR="003F3EDE" w:rsidRPr="00FB0B06" w:rsidRDefault="003F3EDE" w:rsidP="0025185C">
            <w:pPr>
              <w:jc w:val="center"/>
              <w:rPr>
                <w:rFonts w:ascii="Arial" w:eastAsia="Times New Roman" w:hAnsi="Arial" w:cs="Arial"/>
                <w:spacing w:val="-1"/>
                <w:sz w:val="20"/>
                <w:szCs w:val="20"/>
                <w:rPrChange w:id="7701" w:author="Adelino Naquarta Sepalanga Domingos" w:date="2025-03-05T09:26:00Z" w16du:dateUtc="2025-03-05T08:26:00Z">
                  <w:rPr>
                    <w:rFonts w:ascii="Times New Roman" w:eastAsia="Times New Roman" w:hAnsi="Times New Roman"/>
                    <w:spacing w:val="-1"/>
                  </w:rPr>
                </w:rPrChange>
              </w:rPr>
            </w:pPr>
          </w:p>
          <w:p w14:paraId="2B72263C" w14:textId="77777777" w:rsidR="003F3EDE" w:rsidRPr="00FB0B06" w:rsidRDefault="003F3EDE" w:rsidP="0025185C">
            <w:pPr>
              <w:jc w:val="center"/>
              <w:rPr>
                <w:rFonts w:ascii="Arial" w:eastAsia="Times New Roman" w:hAnsi="Arial" w:cs="Arial"/>
                <w:spacing w:val="-1"/>
                <w:sz w:val="20"/>
                <w:szCs w:val="20"/>
                <w:rPrChange w:id="7702" w:author="Adelino Naquarta Sepalanga Domingos" w:date="2025-03-05T09:26:00Z" w16du:dateUtc="2025-03-05T08:26:00Z">
                  <w:rPr>
                    <w:rFonts w:ascii="Times New Roman" w:eastAsia="Times New Roman" w:hAnsi="Times New Roman"/>
                    <w:spacing w:val="-1"/>
                  </w:rPr>
                </w:rPrChange>
              </w:rPr>
            </w:pPr>
          </w:p>
          <w:p w14:paraId="55318365" w14:textId="77777777" w:rsidR="003F3EDE" w:rsidRPr="00FB0B06" w:rsidRDefault="003F3EDE" w:rsidP="0025185C">
            <w:pPr>
              <w:jc w:val="center"/>
              <w:rPr>
                <w:rFonts w:ascii="Arial" w:eastAsia="Times New Roman" w:hAnsi="Arial" w:cs="Arial"/>
                <w:spacing w:val="-1"/>
                <w:sz w:val="20"/>
                <w:szCs w:val="20"/>
                <w:rPrChange w:id="7703" w:author="Adelino Naquarta Sepalanga Domingos" w:date="2025-03-05T09:26:00Z" w16du:dateUtc="2025-03-05T08:26:00Z">
                  <w:rPr>
                    <w:rFonts w:ascii="Times New Roman" w:eastAsia="Times New Roman" w:hAnsi="Times New Roman"/>
                    <w:spacing w:val="-1"/>
                  </w:rPr>
                </w:rPrChange>
              </w:rPr>
            </w:pPr>
          </w:p>
          <w:p w14:paraId="678A8AFD" w14:textId="77777777" w:rsidR="003F3EDE" w:rsidRPr="00FB0B06" w:rsidRDefault="003F3EDE" w:rsidP="0025185C">
            <w:pPr>
              <w:jc w:val="center"/>
              <w:rPr>
                <w:rFonts w:ascii="Arial" w:eastAsia="Times New Roman" w:hAnsi="Arial" w:cs="Arial"/>
                <w:spacing w:val="-1"/>
                <w:sz w:val="20"/>
                <w:szCs w:val="20"/>
                <w:rPrChange w:id="7704" w:author="Adelino Naquarta Sepalanga Domingos" w:date="2025-03-05T09:26:00Z" w16du:dateUtc="2025-03-05T08:26:00Z">
                  <w:rPr>
                    <w:rFonts w:ascii="Times New Roman" w:eastAsia="Times New Roman" w:hAnsi="Times New Roman"/>
                    <w:spacing w:val="-1"/>
                  </w:rPr>
                </w:rPrChange>
              </w:rPr>
            </w:pPr>
          </w:p>
          <w:p w14:paraId="4902E8D2" w14:textId="77777777" w:rsidR="003F3EDE" w:rsidRPr="00FB0B06" w:rsidRDefault="003F3EDE" w:rsidP="0025185C">
            <w:pPr>
              <w:jc w:val="center"/>
              <w:rPr>
                <w:rFonts w:ascii="Arial" w:eastAsia="Times New Roman" w:hAnsi="Arial" w:cs="Arial"/>
                <w:spacing w:val="-1"/>
                <w:sz w:val="20"/>
                <w:szCs w:val="20"/>
                <w:rPrChange w:id="7705" w:author="Adelino Naquarta Sepalanga Domingos" w:date="2025-03-05T09:26:00Z" w16du:dateUtc="2025-03-05T08:26:00Z">
                  <w:rPr>
                    <w:rFonts w:ascii="Times New Roman" w:eastAsia="Times New Roman" w:hAnsi="Times New Roman"/>
                    <w:spacing w:val="-1"/>
                  </w:rPr>
                </w:rPrChange>
              </w:rPr>
            </w:pPr>
          </w:p>
          <w:p w14:paraId="0FAAA31F" w14:textId="77777777" w:rsidR="003F3EDE" w:rsidRPr="00FB0B06" w:rsidRDefault="003F3EDE" w:rsidP="0025185C">
            <w:pPr>
              <w:jc w:val="center"/>
              <w:rPr>
                <w:rFonts w:ascii="Arial" w:eastAsia="Times New Roman" w:hAnsi="Arial" w:cs="Arial"/>
                <w:spacing w:val="-1"/>
                <w:sz w:val="20"/>
                <w:szCs w:val="20"/>
                <w:rPrChange w:id="7706" w:author="Adelino Naquarta Sepalanga Domingos" w:date="2025-03-05T09:26:00Z" w16du:dateUtc="2025-03-05T08:26:00Z">
                  <w:rPr>
                    <w:rFonts w:ascii="Times New Roman" w:eastAsia="Times New Roman" w:hAnsi="Times New Roman"/>
                    <w:spacing w:val="-1"/>
                  </w:rPr>
                </w:rPrChange>
              </w:rPr>
            </w:pPr>
          </w:p>
          <w:p w14:paraId="2040A625" w14:textId="77777777" w:rsidR="003F3EDE" w:rsidRPr="00FB0B06" w:rsidRDefault="003F3EDE" w:rsidP="0025185C">
            <w:pPr>
              <w:jc w:val="center"/>
              <w:rPr>
                <w:rFonts w:ascii="Arial" w:eastAsia="Times New Roman" w:hAnsi="Arial" w:cs="Arial"/>
                <w:spacing w:val="-1"/>
                <w:sz w:val="20"/>
                <w:szCs w:val="20"/>
                <w:rPrChange w:id="7707" w:author="Adelino Naquarta Sepalanga Domingos" w:date="2025-03-05T09:26:00Z" w16du:dateUtc="2025-03-05T08:26:00Z">
                  <w:rPr>
                    <w:rFonts w:ascii="Times New Roman" w:eastAsia="Times New Roman" w:hAnsi="Times New Roman"/>
                    <w:spacing w:val="-1"/>
                  </w:rPr>
                </w:rPrChange>
              </w:rPr>
            </w:pPr>
          </w:p>
          <w:p w14:paraId="6B3290A9" w14:textId="77777777" w:rsidR="003F3EDE" w:rsidRPr="00FB0B06" w:rsidRDefault="003F3EDE" w:rsidP="0025185C">
            <w:pPr>
              <w:jc w:val="center"/>
              <w:rPr>
                <w:rFonts w:ascii="Arial" w:eastAsia="Times New Roman" w:hAnsi="Arial" w:cs="Arial"/>
                <w:spacing w:val="-1"/>
                <w:sz w:val="20"/>
                <w:szCs w:val="20"/>
                <w:rPrChange w:id="7708"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709" w:author="Adelino Naquarta Sepalanga Domingos" w:date="2025-03-05T09:26:00Z" w16du:dateUtc="2025-03-05T08:26:00Z">
                  <w:rPr>
                    <w:rFonts w:ascii="Times New Roman" w:eastAsia="Times New Roman" w:hAnsi="Times New Roman"/>
                    <w:spacing w:val="-1"/>
                  </w:rPr>
                </w:rPrChange>
              </w:rPr>
              <w:t>4.3.4.8.</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DE49E94" w14:textId="77777777" w:rsidR="003F3EDE" w:rsidRPr="00FB0B06" w:rsidRDefault="003F3EDE" w:rsidP="0025185C">
            <w:pPr>
              <w:jc w:val="center"/>
              <w:rPr>
                <w:rFonts w:ascii="Arial" w:eastAsia="Times New Roman" w:hAnsi="Arial" w:cs="Arial"/>
                <w:spacing w:val="-1"/>
                <w:sz w:val="20"/>
                <w:szCs w:val="20"/>
                <w:rPrChange w:id="7710" w:author="Adelino Naquarta Sepalanga Domingos" w:date="2025-03-05T09:26:00Z" w16du:dateUtc="2025-03-05T08:26:00Z">
                  <w:rPr>
                    <w:rFonts w:ascii="Times New Roman" w:eastAsia="Times New Roman" w:hAnsi="Times New Roman"/>
                    <w:spacing w:val="-1"/>
                  </w:rPr>
                </w:rPrChange>
              </w:rPr>
            </w:pPr>
          </w:p>
          <w:p w14:paraId="16A45EEC" w14:textId="77777777" w:rsidR="003F3EDE" w:rsidRPr="00FB0B06" w:rsidRDefault="003F3EDE" w:rsidP="0025185C">
            <w:pPr>
              <w:jc w:val="center"/>
              <w:rPr>
                <w:rFonts w:ascii="Arial" w:eastAsia="Times New Roman" w:hAnsi="Arial" w:cs="Arial"/>
                <w:spacing w:val="-1"/>
                <w:sz w:val="20"/>
                <w:szCs w:val="20"/>
                <w:rPrChange w:id="7711" w:author="Adelino Naquarta Sepalanga Domingos" w:date="2025-03-05T09:26:00Z" w16du:dateUtc="2025-03-05T08:26:00Z">
                  <w:rPr>
                    <w:rFonts w:ascii="Times New Roman" w:eastAsia="Times New Roman" w:hAnsi="Times New Roman"/>
                    <w:spacing w:val="-1"/>
                  </w:rPr>
                </w:rPrChange>
              </w:rPr>
            </w:pPr>
          </w:p>
          <w:p w14:paraId="3ADA3E54" w14:textId="77777777" w:rsidR="003F3EDE" w:rsidRPr="00FB0B06" w:rsidRDefault="003F3EDE" w:rsidP="0025185C">
            <w:pPr>
              <w:jc w:val="center"/>
              <w:rPr>
                <w:rFonts w:ascii="Arial" w:eastAsia="Times New Roman" w:hAnsi="Arial" w:cs="Arial"/>
                <w:spacing w:val="-1"/>
                <w:sz w:val="20"/>
                <w:szCs w:val="20"/>
                <w:rPrChange w:id="7712" w:author="Adelino Naquarta Sepalanga Domingos" w:date="2025-03-05T09:26:00Z" w16du:dateUtc="2025-03-05T08:26:00Z">
                  <w:rPr>
                    <w:rFonts w:ascii="Times New Roman" w:eastAsia="Times New Roman" w:hAnsi="Times New Roman"/>
                    <w:spacing w:val="-1"/>
                  </w:rPr>
                </w:rPrChange>
              </w:rPr>
            </w:pPr>
          </w:p>
          <w:p w14:paraId="6195F800" w14:textId="77777777" w:rsidR="003F3EDE" w:rsidRPr="00FB0B06" w:rsidRDefault="003F3EDE" w:rsidP="0025185C">
            <w:pPr>
              <w:jc w:val="center"/>
              <w:rPr>
                <w:rFonts w:ascii="Arial" w:eastAsia="Times New Roman" w:hAnsi="Arial" w:cs="Arial"/>
                <w:spacing w:val="-1"/>
                <w:sz w:val="20"/>
                <w:szCs w:val="20"/>
                <w:rPrChange w:id="7713" w:author="Adelino Naquarta Sepalanga Domingos" w:date="2025-03-05T09:26:00Z" w16du:dateUtc="2025-03-05T08:26:00Z">
                  <w:rPr>
                    <w:rFonts w:ascii="Times New Roman" w:eastAsia="Times New Roman" w:hAnsi="Times New Roman"/>
                    <w:spacing w:val="-1"/>
                  </w:rPr>
                </w:rPrChange>
              </w:rPr>
            </w:pPr>
          </w:p>
          <w:p w14:paraId="51580FE2" w14:textId="77777777" w:rsidR="003F3EDE" w:rsidRPr="00FB0B06" w:rsidRDefault="003F3EDE" w:rsidP="0025185C">
            <w:pPr>
              <w:jc w:val="center"/>
              <w:rPr>
                <w:rFonts w:ascii="Arial" w:eastAsia="Times New Roman" w:hAnsi="Arial" w:cs="Arial"/>
                <w:spacing w:val="-1"/>
                <w:sz w:val="20"/>
                <w:szCs w:val="20"/>
                <w:rPrChange w:id="7714" w:author="Adelino Naquarta Sepalanga Domingos" w:date="2025-03-05T09:26:00Z" w16du:dateUtc="2025-03-05T08:26:00Z">
                  <w:rPr>
                    <w:rFonts w:ascii="Times New Roman" w:eastAsia="Times New Roman" w:hAnsi="Times New Roman"/>
                    <w:spacing w:val="-1"/>
                  </w:rPr>
                </w:rPrChange>
              </w:rPr>
            </w:pPr>
          </w:p>
          <w:p w14:paraId="3A6642EB" w14:textId="77777777" w:rsidR="003F3EDE" w:rsidRPr="00FB0B06" w:rsidRDefault="003F3EDE" w:rsidP="0025185C">
            <w:pPr>
              <w:jc w:val="center"/>
              <w:rPr>
                <w:rFonts w:ascii="Arial" w:eastAsia="Times New Roman" w:hAnsi="Arial" w:cs="Arial"/>
                <w:spacing w:val="-1"/>
                <w:sz w:val="20"/>
                <w:szCs w:val="20"/>
                <w:rPrChange w:id="7715" w:author="Adelino Naquarta Sepalanga Domingos" w:date="2025-03-05T09:26:00Z" w16du:dateUtc="2025-03-05T08:26:00Z">
                  <w:rPr>
                    <w:rFonts w:ascii="Times New Roman" w:eastAsia="Times New Roman" w:hAnsi="Times New Roman"/>
                    <w:spacing w:val="-1"/>
                  </w:rPr>
                </w:rPrChange>
              </w:rPr>
            </w:pPr>
          </w:p>
          <w:p w14:paraId="002207D8" w14:textId="77777777" w:rsidR="003F3EDE" w:rsidRPr="00FB0B06" w:rsidRDefault="003F3EDE" w:rsidP="0025185C">
            <w:pPr>
              <w:jc w:val="center"/>
              <w:rPr>
                <w:rFonts w:ascii="Arial" w:eastAsia="Times New Roman" w:hAnsi="Arial" w:cs="Arial"/>
                <w:spacing w:val="-1"/>
                <w:sz w:val="20"/>
                <w:szCs w:val="20"/>
                <w:rPrChange w:id="7716" w:author="Adelino Naquarta Sepalanga Domingos" w:date="2025-03-05T09:26:00Z" w16du:dateUtc="2025-03-05T08:26:00Z">
                  <w:rPr>
                    <w:rFonts w:ascii="Times New Roman" w:eastAsia="Times New Roman" w:hAnsi="Times New Roman"/>
                    <w:spacing w:val="-1"/>
                  </w:rPr>
                </w:rPrChange>
              </w:rPr>
            </w:pPr>
          </w:p>
          <w:p w14:paraId="34938E1C" w14:textId="77777777" w:rsidR="003F3EDE" w:rsidRPr="00FB0B06" w:rsidRDefault="003F3EDE" w:rsidP="0025185C">
            <w:pPr>
              <w:jc w:val="center"/>
              <w:rPr>
                <w:rFonts w:ascii="Arial" w:eastAsia="Times New Roman" w:hAnsi="Arial" w:cs="Arial"/>
                <w:spacing w:val="-1"/>
                <w:sz w:val="20"/>
                <w:szCs w:val="20"/>
                <w:rPrChange w:id="7717" w:author="Adelino Naquarta Sepalanga Domingos" w:date="2025-03-05T09:26:00Z" w16du:dateUtc="2025-03-05T08:26:00Z">
                  <w:rPr>
                    <w:rFonts w:ascii="Times New Roman" w:eastAsia="Times New Roman" w:hAnsi="Times New Roman"/>
                    <w:spacing w:val="-1"/>
                  </w:rPr>
                </w:rPrChange>
              </w:rPr>
            </w:pPr>
          </w:p>
          <w:p w14:paraId="1BBF9B32" w14:textId="77777777" w:rsidR="003F3EDE" w:rsidRPr="00FB0B06" w:rsidRDefault="003F3EDE" w:rsidP="0025185C">
            <w:pPr>
              <w:jc w:val="center"/>
              <w:rPr>
                <w:rFonts w:ascii="Arial" w:eastAsia="Times New Roman" w:hAnsi="Arial" w:cs="Arial"/>
                <w:spacing w:val="-1"/>
                <w:sz w:val="20"/>
                <w:szCs w:val="20"/>
                <w:rPrChange w:id="7718" w:author="Adelino Naquarta Sepalanga Domingos" w:date="2025-03-05T09:26:00Z" w16du:dateUtc="2025-03-05T08:26:00Z">
                  <w:rPr>
                    <w:rFonts w:ascii="Times New Roman" w:eastAsia="Times New Roman" w:hAnsi="Times New Roman"/>
                    <w:spacing w:val="-1"/>
                  </w:rPr>
                </w:rPrChange>
              </w:rPr>
            </w:pPr>
          </w:p>
          <w:p w14:paraId="20B198EB" w14:textId="77777777" w:rsidR="003F3EDE" w:rsidRPr="00FB0B06" w:rsidRDefault="003F3EDE" w:rsidP="0025185C">
            <w:pPr>
              <w:jc w:val="center"/>
              <w:rPr>
                <w:rFonts w:ascii="Arial" w:eastAsia="Times New Roman" w:hAnsi="Arial" w:cs="Arial"/>
                <w:spacing w:val="-1"/>
                <w:sz w:val="20"/>
                <w:szCs w:val="20"/>
                <w:rPrChange w:id="7719" w:author="Adelino Naquarta Sepalanga Domingos" w:date="2025-03-05T09:26:00Z" w16du:dateUtc="2025-03-05T08:26:00Z">
                  <w:rPr>
                    <w:rFonts w:ascii="Times New Roman" w:eastAsia="Times New Roman" w:hAnsi="Times New Roman"/>
                    <w:spacing w:val="-1"/>
                  </w:rPr>
                </w:rPrChange>
              </w:rPr>
            </w:pPr>
          </w:p>
          <w:p w14:paraId="58443B59" w14:textId="77777777" w:rsidR="003F3EDE" w:rsidRPr="00FB0B06" w:rsidRDefault="003F3EDE" w:rsidP="0025185C">
            <w:pPr>
              <w:jc w:val="center"/>
              <w:rPr>
                <w:rFonts w:ascii="Arial" w:eastAsia="Times New Roman" w:hAnsi="Arial" w:cs="Arial"/>
                <w:spacing w:val="-1"/>
                <w:sz w:val="20"/>
                <w:szCs w:val="20"/>
                <w:rPrChange w:id="7720" w:author="Adelino Naquarta Sepalanga Domingos" w:date="2025-03-05T09:26:00Z" w16du:dateUtc="2025-03-05T08:26:00Z">
                  <w:rPr>
                    <w:rFonts w:ascii="Times New Roman" w:eastAsia="Times New Roman" w:hAnsi="Times New Roman"/>
                    <w:spacing w:val="-1"/>
                  </w:rPr>
                </w:rPrChange>
              </w:rPr>
            </w:pPr>
          </w:p>
          <w:p w14:paraId="4CA5A637" w14:textId="77777777" w:rsidR="003F3EDE" w:rsidRPr="00FB0B06" w:rsidRDefault="003F3EDE" w:rsidP="0025185C">
            <w:pPr>
              <w:jc w:val="center"/>
              <w:rPr>
                <w:rFonts w:ascii="Arial" w:eastAsia="Times New Roman" w:hAnsi="Arial" w:cs="Arial"/>
                <w:spacing w:val="-1"/>
                <w:sz w:val="20"/>
                <w:szCs w:val="20"/>
                <w:rPrChange w:id="7721" w:author="Adelino Naquarta Sepalanga Domingos" w:date="2025-03-05T09:26:00Z" w16du:dateUtc="2025-03-05T08:26:00Z">
                  <w:rPr>
                    <w:rFonts w:ascii="Times New Roman" w:eastAsia="Times New Roman" w:hAnsi="Times New Roman"/>
                    <w:spacing w:val="-1"/>
                  </w:rPr>
                </w:rPrChange>
              </w:rPr>
            </w:pPr>
          </w:p>
          <w:p w14:paraId="09E66081" w14:textId="77777777" w:rsidR="003F3EDE" w:rsidRPr="00FB0B06" w:rsidRDefault="003F3EDE" w:rsidP="0025185C">
            <w:pPr>
              <w:jc w:val="center"/>
              <w:rPr>
                <w:rFonts w:ascii="Arial" w:eastAsia="Times New Roman" w:hAnsi="Arial" w:cs="Arial"/>
                <w:spacing w:val="-1"/>
                <w:sz w:val="20"/>
                <w:szCs w:val="20"/>
                <w:rPrChange w:id="7722" w:author="Adelino Naquarta Sepalanga Domingos" w:date="2025-03-05T09:26:00Z" w16du:dateUtc="2025-03-05T08:26:00Z">
                  <w:rPr>
                    <w:rFonts w:ascii="Times New Roman" w:eastAsia="Times New Roman" w:hAnsi="Times New Roman"/>
                    <w:spacing w:val="-1"/>
                  </w:rPr>
                </w:rPrChange>
              </w:rPr>
            </w:pPr>
          </w:p>
          <w:p w14:paraId="6610E424" w14:textId="77777777" w:rsidR="003F3EDE" w:rsidRPr="00FB0B06" w:rsidRDefault="003F3EDE" w:rsidP="0025185C">
            <w:pPr>
              <w:jc w:val="center"/>
              <w:rPr>
                <w:rFonts w:ascii="Arial" w:eastAsia="Times New Roman" w:hAnsi="Arial" w:cs="Arial"/>
                <w:spacing w:val="-1"/>
                <w:sz w:val="20"/>
                <w:szCs w:val="20"/>
                <w:rPrChange w:id="7723"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724" w:author="Adelino Naquarta Sepalanga Domingos" w:date="2025-03-05T09:26:00Z" w16du:dateUtc="2025-03-05T08:26: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10D2A85" w14:textId="77777777" w:rsidR="003F3EDE" w:rsidRPr="00FB0B06" w:rsidRDefault="003F3EDE" w:rsidP="0025185C">
            <w:pPr>
              <w:rPr>
                <w:rFonts w:ascii="Arial" w:eastAsia="Times New Roman" w:hAnsi="Arial" w:cs="Arial"/>
                <w:spacing w:val="-1"/>
                <w:sz w:val="20"/>
                <w:szCs w:val="20"/>
                <w:rPrChange w:id="7725" w:author="Adelino Naquarta Sepalanga Domingos" w:date="2025-03-05T09:26:00Z" w16du:dateUtc="2025-03-05T08:26:00Z">
                  <w:rPr>
                    <w:rFonts w:ascii="Times New Roman" w:eastAsia="Times New Roman" w:hAnsi="Times New Roman"/>
                    <w:spacing w:val="-1"/>
                  </w:rPr>
                </w:rPrChange>
              </w:rPr>
            </w:pPr>
          </w:p>
          <w:p w14:paraId="61250A4E" w14:textId="77777777" w:rsidR="003F3EDE" w:rsidRPr="00FB0B06" w:rsidRDefault="003F3EDE" w:rsidP="0025185C">
            <w:pPr>
              <w:rPr>
                <w:rFonts w:ascii="Arial" w:eastAsia="Times New Roman" w:hAnsi="Arial" w:cs="Arial"/>
                <w:spacing w:val="-1"/>
                <w:sz w:val="20"/>
                <w:szCs w:val="20"/>
                <w:rPrChange w:id="7726" w:author="Adelino Naquarta Sepalanga Domingos" w:date="2025-03-05T09:26:00Z" w16du:dateUtc="2025-03-05T08:26:00Z">
                  <w:rPr>
                    <w:rFonts w:ascii="Times New Roman" w:eastAsia="Times New Roman" w:hAnsi="Times New Roman"/>
                    <w:spacing w:val="-1"/>
                  </w:rPr>
                </w:rPrChange>
              </w:rPr>
            </w:pPr>
          </w:p>
          <w:p w14:paraId="650931F1" w14:textId="77777777" w:rsidR="003F3EDE" w:rsidRPr="00FB0B06" w:rsidRDefault="003F3EDE" w:rsidP="0025185C">
            <w:pPr>
              <w:rPr>
                <w:rFonts w:ascii="Arial" w:eastAsia="Times New Roman" w:hAnsi="Arial" w:cs="Arial"/>
                <w:spacing w:val="-1"/>
                <w:sz w:val="20"/>
                <w:szCs w:val="20"/>
                <w:rPrChange w:id="7727" w:author="Adelino Naquarta Sepalanga Domingos" w:date="2025-03-05T09:26:00Z" w16du:dateUtc="2025-03-05T08:26:00Z">
                  <w:rPr>
                    <w:rFonts w:ascii="Times New Roman" w:eastAsia="Times New Roman" w:hAnsi="Times New Roman"/>
                    <w:spacing w:val="-1"/>
                  </w:rPr>
                </w:rPrChange>
              </w:rPr>
            </w:pPr>
          </w:p>
          <w:p w14:paraId="2CCDE210" w14:textId="77777777" w:rsidR="003F3EDE" w:rsidRPr="00FB0B06" w:rsidRDefault="003F3EDE" w:rsidP="0025185C">
            <w:pPr>
              <w:rPr>
                <w:rFonts w:ascii="Arial" w:eastAsia="Times New Roman" w:hAnsi="Arial" w:cs="Arial"/>
                <w:spacing w:val="-1"/>
                <w:sz w:val="20"/>
                <w:szCs w:val="20"/>
                <w:rPrChange w:id="7728" w:author="Adelino Naquarta Sepalanga Domingos" w:date="2025-03-05T09:26:00Z" w16du:dateUtc="2025-03-05T08:26:00Z">
                  <w:rPr>
                    <w:rFonts w:ascii="Times New Roman" w:eastAsia="Times New Roman" w:hAnsi="Times New Roman"/>
                    <w:spacing w:val="-1"/>
                  </w:rPr>
                </w:rPrChange>
              </w:rPr>
            </w:pPr>
          </w:p>
          <w:p w14:paraId="71664EC9" w14:textId="77777777" w:rsidR="003F3EDE" w:rsidRPr="00FB0B06" w:rsidRDefault="003F3EDE" w:rsidP="0025185C">
            <w:pPr>
              <w:rPr>
                <w:rFonts w:ascii="Arial" w:eastAsia="Times New Roman" w:hAnsi="Arial" w:cs="Arial"/>
                <w:spacing w:val="-1"/>
                <w:sz w:val="20"/>
                <w:szCs w:val="20"/>
                <w:rPrChange w:id="7729" w:author="Adelino Naquarta Sepalanga Domingos" w:date="2025-03-05T09:26:00Z" w16du:dateUtc="2025-03-05T08:26:00Z">
                  <w:rPr>
                    <w:rFonts w:ascii="Times New Roman" w:eastAsia="Times New Roman" w:hAnsi="Times New Roman"/>
                    <w:spacing w:val="-1"/>
                  </w:rPr>
                </w:rPrChange>
              </w:rPr>
            </w:pPr>
          </w:p>
          <w:p w14:paraId="7CE96017" w14:textId="77777777" w:rsidR="003F3EDE" w:rsidRPr="00FB0B06" w:rsidRDefault="003F3EDE" w:rsidP="0025185C">
            <w:pPr>
              <w:rPr>
                <w:rFonts w:ascii="Arial" w:eastAsia="Times New Roman" w:hAnsi="Arial" w:cs="Arial"/>
                <w:spacing w:val="-1"/>
                <w:sz w:val="20"/>
                <w:szCs w:val="20"/>
                <w:rPrChange w:id="7730" w:author="Adelino Naquarta Sepalanga Domingos" w:date="2025-03-05T09:26:00Z" w16du:dateUtc="2025-03-05T08:26:00Z">
                  <w:rPr>
                    <w:rFonts w:ascii="Times New Roman" w:eastAsia="Times New Roman" w:hAnsi="Times New Roman"/>
                    <w:spacing w:val="-1"/>
                  </w:rPr>
                </w:rPrChange>
              </w:rPr>
            </w:pPr>
          </w:p>
          <w:p w14:paraId="201841ED" w14:textId="77777777" w:rsidR="003F3EDE" w:rsidRPr="00FB0B06" w:rsidRDefault="003F3EDE" w:rsidP="0025185C">
            <w:pPr>
              <w:rPr>
                <w:rFonts w:ascii="Arial" w:eastAsia="Times New Roman" w:hAnsi="Arial" w:cs="Arial"/>
                <w:spacing w:val="-1"/>
                <w:sz w:val="20"/>
                <w:szCs w:val="20"/>
                <w:rPrChange w:id="7731" w:author="Adelino Naquarta Sepalanga Domingos" w:date="2025-03-05T09:26:00Z" w16du:dateUtc="2025-03-05T08:26:00Z">
                  <w:rPr>
                    <w:rFonts w:ascii="Times New Roman" w:eastAsia="Times New Roman" w:hAnsi="Times New Roman"/>
                    <w:spacing w:val="-1"/>
                  </w:rPr>
                </w:rPrChange>
              </w:rPr>
            </w:pPr>
          </w:p>
          <w:p w14:paraId="5DA5E668" w14:textId="77777777" w:rsidR="003F3EDE" w:rsidRPr="00FB0B06" w:rsidRDefault="003F3EDE" w:rsidP="0025185C">
            <w:pPr>
              <w:rPr>
                <w:rFonts w:ascii="Arial" w:eastAsia="Times New Roman" w:hAnsi="Arial" w:cs="Arial"/>
                <w:spacing w:val="-1"/>
                <w:sz w:val="20"/>
                <w:szCs w:val="20"/>
                <w:rPrChange w:id="7732" w:author="Adelino Naquarta Sepalanga Domingos" w:date="2025-03-05T09:26:00Z" w16du:dateUtc="2025-03-05T08:26:00Z">
                  <w:rPr>
                    <w:rFonts w:ascii="Times New Roman" w:eastAsia="Times New Roman" w:hAnsi="Times New Roman"/>
                    <w:spacing w:val="-1"/>
                  </w:rPr>
                </w:rPrChange>
              </w:rPr>
            </w:pPr>
          </w:p>
          <w:p w14:paraId="4084FE4B" w14:textId="77777777" w:rsidR="003F3EDE" w:rsidRPr="00FB0B06" w:rsidRDefault="003F3EDE" w:rsidP="0025185C">
            <w:pPr>
              <w:rPr>
                <w:rFonts w:ascii="Arial" w:eastAsia="Times New Roman" w:hAnsi="Arial" w:cs="Arial"/>
                <w:spacing w:val="-1"/>
                <w:sz w:val="20"/>
                <w:szCs w:val="20"/>
                <w:rPrChange w:id="7733" w:author="Adelino Naquarta Sepalanga Domingos" w:date="2025-03-05T09:26:00Z" w16du:dateUtc="2025-03-05T08:26:00Z">
                  <w:rPr>
                    <w:rFonts w:ascii="Times New Roman" w:eastAsia="Times New Roman" w:hAnsi="Times New Roman"/>
                    <w:spacing w:val="-1"/>
                  </w:rPr>
                </w:rPrChange>
              </w:rPr>
            </w:pPr>
          </w:p>
          <w:p w14:paraId="491C6D45" w14:textId="77777777" w:rsidR="003F3EDE" w:rsidRPr="00FB0B06" w:rsidRDefault="003F3EDE" w:rsidP="0025185C">
            <w:pPr>
              <w:rPr>
                <w:rFonts w:ascii="Arial" w:eastAsia="Times New Roman" w:hAnsi="Arial" w:cs="Arial"/>
                <w:spacing w:val="-1"/>
                <w:sz w:val="20"/>
                <w:szCs w:val="20"/>
                <w:rPrChange w:id="7734" w:author="Adelino Naquarta Sepalanga Domingos" w:date="2025-03-05T09:26:00Z" w16du:dateUtc="2025-03-05T08:26:00Z">
                  <w:rPr>
                    <w:rFonts w:ascii="Times New Roman" w:eastAsia="Times New Roman" w:hAnsi="Times New Roman"/>
                    <w:spacing w:val="-1"/>
                  </w:rPr>
                </w:rPrChange>
              </w:rPr>
            </w:pPr>
          </w:p>
          <w:p w14:paraId="6298CABA" w14:textId="77777777" w:rsidR="003F3EDE" w:rsidRPr="00FB0B06" w:rsidRDefault="003F3EDE" w:rsidP="0025185C">
            <w:pPr>
              <w:rPr>
                <w:rFonts w:ascii="Arial" w:eastAsia="Times New Roman" w:hAnsi="Arial" w:cs="Arial"/>
                <w:spacing w:val="-1"/>
                <w:sz w:val="20"/>
                <w:szCs w:val="20"/>
                <w:rPrChange w:id="7735" w:author="Adelino Naquarta Sepalanga Domingos" w:date="2025-03-05T09:26:00Z" w16du:dateUtc="2025-03-05T08:26:00Z">
                  <w:rPr>
                    <w:rFonts w:ascii="Times New Roman" w:eastAsia="Times New Roman" w:hAnsi="Times New Roman"/>
                    <w:spacing w:val="-1"/>
                  </w:rPr>
                </w:rPrChange>
              </w:rPr>
            </w:pPr>
          </w:p>
          <w:p w14:paraId="1AA63988" w14:textId="77777777" w:rsidR="003F3EDE" w:rsidRPr="00FB0B06" w:rsidRDefault="003F3EDE" w:rsidP="0025185C">
            <w:pPr>
              <w:rPr>
                <w:rFonts w:ascii="Arial" w:eastAsia="Times New Roman" w:hAnsi="Arial" w:cs="Arial"/>
                <w:spacing w:val="-1"/>
                <w:sz w:val="20"/>
                <w:szCs w:val="20"/>
                <w:rPrChange w:id="7736" w:author="Adelino Naquarta Sepalanga Domingos" w:date="2025-03-05T09:26:00Z" w16du:dateUtc="2025-03-05T08:26:00Z">
                  <w:rPr>
                    <w:rFonts w:ascii="Times New Roman" w:eastAsia="Times New Roman" w:hAnsi="Times New Roman"/>
                    <w:spacing w:val="-1"/>
                  </w:rPr>
                </w:rPrChange>
              </w:rPr>
            </w:pPr>
          </w:p>
          <w:p w14:paraId="75F9E8D3" w14:textId="77777777" w:rsidR="003F3EDE" w:rsidRPr="00FB0B06" w:rsidRDefault="003F3EDE" w:rsidP="0025185C">
            <w:pPr>
              <w:rPr>
                <w:rFonts w:ascii="Arial" w:eastAsia="Times New Roman" w:hAnsi="Arial" w:cs="Arial"/>
                <w:spacing w:val="-1"/>
                <w:sz w:val="20"/>
                <w:szCs w:val="20"/>
                <w:rPrChange w:id="7737" w:author="Adelino Naquarta Sepalanga Domingos" w:date="2025-03-05T09:26:00Z" w16du:dateUtc="2025-03-05T08:26:00Z">
                  <w:rPr>
                    <w:rFonts w:ascii="Times New Roman" w:eastAsia="Times New Roman" w:hAnsi="Times New Roman"/>
                    <w:spacing w:val="-1"/>
                  </w:rPr>
                </w:rPrChange>
              </w:rPr>
            </w:pPr>
          </w:p>
          <w:p w14:paraId="0F65DF5D" w14:textId="77777777" w:rsidR="003F3EDE" w:rsidRPr="00FB0B06" w:rsidRDefault="003F3EDE" w:rsidP="0025185C">
            <w:pPr>
              <w:rPr>
                <w:rFonts w:ascii="Arial" w:eastAsia="Times New Roman" w:hAnsi="Arial" w:cs="Arial"/>
                <w:spacing w:val="-1"/>
                <w:sz w:val="20"/>
                <w:szCs w:val="20"/>
                <w:rPrChange w:id="7738"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739" w:author="Adelino Naquarta Sepalanga Domingos" w:date="2025-03-05T09:26:00Z" w16du:dateUtc="2025-03-05T08:26:00Z">
                  <w:rPr>
                    <w:rFonts w:ascii="Times New Roman" w:eastAsia="Times New Roman" w:hAnsi="Times New Roman"/>
                    <w:spacing w:val="-1"/>
                  </w:rPr>
                </w:rPrChange>
              </w:rPr>
              <w:t>Tipo de documento (WorkType)</w:t>
            </w:r>
          </w:p>
        </w:tc>
        <w:tc>
          <w:tcPr>
            <w:tcW w:w="377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236BE3D" w14:textId="77777777" w:rsidR="003F3EDE" w:rsidRPr="00FB0B06" w:rsidRDefault="003F3EDE" w:rsidP="0025185C">
            <w:pPr>
              <w:rPr>
                <w:rFonts w:ascii="Arial" w:eastAsia="Times New Roman" w:hAnsi="Arial" w:cs="Arial"/>
                <w:spacing w:val="-1"/>
                <w:sz w:val="20"/>
                <w:szCs w:val="20"/>
                <w:rPrChange w:id="7740"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741" w:author="Adelino Naquarta Sepalanga Domingos" w:date="2025-03-05T09:26:00Z" w16du:dateUtc="2025-03-05T08:26:00Z">
                  <w:rPr>
                    <w:rFonts w:ascii="Times New Roman" w:eastAsia="Times New Roman" w:hAnsi="Times New Roman"/>
                    <w:spacing w:val="-1"/>
                  </w:rPr>
                </w:rPrChange>
              </w:rPr>
              <w:t xml:space="preserve">Deve ser preenchido com: </w:t>
            </w:r>
          </w:p>
          <w:p w14:paraId="192D00A1" w14:textId="77777777" w:rsidR="003F3EDE" w:rsidRPr="00FB0B06" w:rsidRDefault="003F3EDE" w:rsidP="0025185C">
            <w:pPr>
              <w:spacing w:after="0"/>
              <w:rPr>
                <w:rFonts w:ascii="Arial" w:eastAsia="Times New Roman" w:hAnsi="Arial" w:cs="Arial"/>
                <w:spacing w:val="-1"/>
                <w:sz w:val="20"/>
                <w:szCs w:val="20"/>
                <w:rPrChange w:id="7742"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743" w:author="Adelino Naquarta Sepalanga Domingos" w:date="2025-03-05T09:26:00Z" w16du:dateUtc="2025-03-05T08:26:00Z">
                  <w:rPr>
                    <w:rFonts w:ascii="Times New Roman" w:eastAsia="Times New Roman" w:hAnsi="Times New Roman"/>
                    <w:spacing w:val="-1"/>
                  </w:rPr>
                </w:rPrChange>
              </w:rPr>
              <w:t>“CM” – Consultas de mesa;</w:t>
            </w:r>
          </w:p>
          <w:p w14:paraId="6E7DEB7D" w14:textId="77777777" w:rsidR="003F3EDE" w:rsidRPr="00FB0B06" w:rsidRDefault="003F3EDE" w:rsidP="0025185C">
            <w:pPr>
              <w:spacing w:after="0"/>
              <w:rPr>
                <w:rFonts w:ascii="Arial" w:eastAsia="Times New Roman" w:hAnsi="Arial" w:cs="Arial"/>
                <w:color w:val="FF0000"/>
                <w:spacing w:val="-1"/>
                <w:sz w:val="20"/>
                <w:szCs w:val="20"/>
                <w:rPrChange w:id="7744" w:author="Adelino Naquarta Sepalanga Domingos" w:date="2025-03-05T09:26:00Z" w16du:dateUtc="2025-03-05T08:26:00Z">
                  <w:rPr>
                    <w:rFonts w:ascii="Times New Roman" w:eastAsia="Times New Roman" w:hAnsi="Times New Roman"/>
                    <w:color w:val="FF0000"/>
                    <w:spacing w:val="-1"/>
                  </w:rPr>
                </w:rPrChange>
              </w:rPr>
            </w:pPr>
            <w:r w:rsidRPr="00FB0B06">
              <w:rPr>
                <w:rFonts w:ascii="Arial" w:eastAsia="Times New Roman" w:hAnsi="Arial" w:cs="Arial"/>
                <w:spacing w:val="-1"/>
                <w:sz w:val="20"/>
                <w:szCs w:val="20"/>
                <w:rPrChange w:id="7745" w:author="Adelino Naquarta Sepalanga Domingos" w:date="2025-03-05T09:26:00Z" w16du:dateUtc="2025-03-05T08:26:00Z">
                  <w:rPr>
                    <w:rFonts w:ascii="Times New Roman" w:eastAsia="Times New Roman" w:hAnsi="Times New Roman"/>
                    <w:spacing w:val="-1"/>
                  </w:rPr>
                </w:rPrChange>
              </w:rPr>
              <w:t>“GC” – Guia de Consignação</w:t>
            </w:r>
            <w:r w:rsidRPr="00FB0B06">
              <w:rPr>
                <w:rFonts w:ascii="Arial" w:eastAsia="Times New Roman" w:hAnsi="Arial" w:cs="Arial"/>
                <w:color w:val="FF0000"/>
                <w:spacing w:val="-1"/>
                <w:sz w:val="20"/>
                <w:szCs w:val="20"/>
                <w:rPrChange w:id="7746" w:author="Adelino Naquarta Sepalanga Domingos" w:date="2025-03-05T09:26:00Z" w16du:dateUtc="2025-03-05T08:26:00Z">
                  <w:rPr>
                    <w:rFonts w:ascii="Times New Roman" w:eastAsia="Times New Roman" w:hAnsi="Times New Roman"/>
                    <w:color w:val="FF0000"/>
                    <w:spacing w:val="-1"/>
                  </w:rPr>
                </w:rPrChange>
              </w:rPr>
              <w:t>;</w:t>
            </w:r>
          </w:p>
          <w:p w14:paraId="6FC013CB" w14:textId="77777777" w:rsidR="003F3EDE" w:rsidRPr="00FB0B06" w:rsidRDefault="003F3EDE" w:rsidP="0025185C">
            <w:pPr>
              <w:spacing w:after="0"/>
              <w:rPr>
                <w:rFonts w:ascii="Arial" w:eastAsia="Times New Roman" w:hAnsi="Arial" w:cs="Arial"/>
                <w:spacing w:val="-1"/>
                <w:sz w:val="20"/>
                <w:szCs w:val="20"/>
                <w:rPrChange w:id="7747"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748" w:author="Adelino Naquarta Sepalanga Domingos" w:date="2025-03-05T09:26:00Z" w16du:dateUtc="2025-03-05T08:26:00Z">
                  <w:rPr>
                    <w:rFonts w:ascii="Times New Roman" w:eastAsia="Times New Roman" w:hAnsi="Times New Roman"/>
                    <w:spacing w:val="-1"/>
                  </w:rPr>
                </w:rPrChange>
              </w:rPr>
              <w:t>“GR” – Guia de remessa;</w:t>
            </w:r>
          </w:p>
          <w:p w14:paraId="36C4367A" w14:textId="77777777" w:rsidR="003F3EDE" w:rsidRPr="00FB0B06" w:rsidRDefault="003F3EDE" w:rsidP="0025185C">
            <w:pPr>
              <w:spacing w:after="0"/>
              <w:rPr>
                <w:rFonts w:ascii="Arial" w:eastAsia="Times New Roman" w:hAnsi="Arial" w:cs="Arial"/>
                <w:spacing w:val="-1"/>
                <w:sz w:val="20"/>
                <w:szCs w:val="20"/>
                <w:rPrChange w:id="7749"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750" w:author="Adelino Naquarta Sepalanga Domingos" w:date="2025-03-05T09:26:00Z" w16du:dateUtc="2025-03-05T08:26:00Z">
                  <w:rPr>
                    <w:rFonts w:ascii="Times New Roman" w:eastAsia="Times New Roman" w:hAnsi="Times New Roman"/>
                    <w:spacing w:val="-1"/>
                  </w:rPr>
                </w:rPrChange>
              </w:rPr>
              <w:t>“NR” – Nota de remessa;</w:t>
            </w:r>
          </w:p>
          <w:p w14:paraId="206AB72C" w14:textId="77777777" w:rsidR="003F3EDE" w:rsidRPr="00FB0B06" w:rsidRDefault="003F3EDE" w:rsidP="0025185C">
            <w:pPr>
              <w:spacing w:after="0"/>
              <w:rPr>
                <w:rFonts w:ascii="Arial" w:eastAsia="Times New Roman" w:hAnsi="Arial" w:cs="Arial"/>
                <w:spacing w:val="-1"/>
                <w:sz w:val="20"/>
                <w:szCs w:val="20"/>
                <w:rPrChange w:id="7751"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752" w:author="Adelino Naquarta Sepalanga Domingos" w:date="2025-03-05T09:26:00Z" w16du:dateUtc="2025-03-05T08:26:00Z">
                  <w:rPr>
                    <w:rFonts w:ascii="Times New Roman" w:eastAsia="Times New Roman" w:hAnsi="Times New Roman"/>
                    <w:spacing w:val="-1"/>
                  </w:rPr>
                </w:rPrChange>
              </w:rPr>
              <w:t>“FO” – Folhas de obra;</w:t>
            </w:r>
          </w:p>
          <w:p w14:paraId="3901C616" w14:textId="77777777" w:rsidR="003F3EDE" w:rsidRPr="00FB0B06" w:rsidRDefault="003F3EDE" w:rsidP="0025185C">
            <w:pPr>
              <w:spacing w:after="0"/>
              <w:rPr>
                <w:rFonts w:ascii="Arial" w:eastAsia="Times New Roman" w:hAnsi="Arial" w:cs="Arial"/>
                <w:spacing w:val="-1"/>
                <w:sz w:val="20"/>
                <w:szCs w:val="20"/>
                <w:rPrChange w:id="7753"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754" w:author="Adelino Naquarta Sepalanga Domingos" w:date="2025-03-05T09:26:00Z" w16du:dateUtc="2025-03-05T08:26:00Z">
                  <w:rPr>
                    <w:rFonts w:ascii="Times New Roman" w:eastAsia="Times New Roman" w:hAnsi="Times New Roman"/>
                    <w:spacing w:val="-1"/>
                  </w:rPr>
                </w:rPrChange>
              </w:rPr>
              <w:t xml:space="preserve">“NE” – Nota de Encomenda; </w:t>
            </w:r>
          </w:p>
          <w:p w14:paraId="14190F30" w14:textId="77777777" w:rsidR="003F3EDE" w:rsidRPr="00FB0B06" w:rsidRDefault="003F3EDE" w:rsidP="0025185C">
            <w:pPr>
              <w:spacing w:after="0"/>
              <w:rPr>
                <w:rFonts w:ascii="Arial" w:eastAsia="Times New Roman" w:hAnsi="Arial" w:cs="Arial"/>
                <w:spacing w:val="-1"/>
                <w:sz w:val="20"/>
                <w:szCs w:val="20"/>
                <w:rPrChange w:id="7755"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756" w:author="Adelino Naquarta Sepalanga Domingos" w:date="2025-03-05T09:26:00Z" w16du:dateUtc="2025-03-05T08:26:00Z">
                  <w:rPr>
                    <w:rFonts w:ascii="Times New Roman" w:eastAsia="Times New Roman" w:hAnsi="Times New Roman"/>
                    <w:spacing w:val="-1"/>
                  </w:rPr>
                </w:rPrChange>
              </w:rPr>
              <w:t>“OU” – Outros;</w:t>
            </w:r>
          </w:p>
          <w:p w14:paraId="20686C12" w14:textId="77777777" w:rsidR="003F3EDE" w:rsidRPr="00FB0B06" w:rsidRDefault="003F3EDE" w:rsidP="0025185C">
            <w:pPr>
              <w:spacing w:after="0"/>
              <w:rPr>
                <w:rFonts w:ascii="Arial" w:eastAsia="Times New Roman" w:hAnsi="Arial" w:cs="Arial"/>
                <w:spacing w:val="-1"/>
                <w:sz w:val="20"/>
                <w:szCs w:val="20"/>
                <w:rPrChange w:id="7757"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758" w:author="Adelino Naquarta Sepalanga Domingos" w:date="2025-03-05T09:26:00Z" w16du:dateUtc="2025-03-05T08:26:00Z">
                  <w:rPr>
                    <w:rFonts w:ascii="Times New Roman" w:eastAsia="Times New Roman" w:hAnsi="Times New Roman"/>
                    <w:spacing w:val="-1"/>
                  </w:rPr>
                </w:rPrChange>
              </w:rPr>
              <w:t xml:space="preserve">“OR” – Orçamentos; </w:t>
            </w:r>
          </w:p>
          <w:p w14:paraId="6106BAE4" w14:textId="77777777" w:rsidR="003F3EDE" w:rsidRPr="00FB0B06" w:rsidRDefault="003F3EDE" w:rsidP="0025185C">
            <w:pPr>
              <w:spacing w:after="0"/>
              <w:rPr>
                <w:rFonts w:ascii="Arial" w:eastAsia="Times New Roman" w:hAnsi="Arial" w:cs="Arial"/>
                <w:spacing w:val="-1"/>
                <w:sz w:val="20"/>
                <w:szCs w:val="20"/>
                <w:rPrChange w:id="7759"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760" w:author="Adelino Naquarta Sepalanga Domingos" w:date="2025-03-05T09:26:00Z" w16du:dateUtc="2025-03-05T08:26:00Z">
                  <w:rPr>
                    <w:rFonts w:ascii="Times New Roman" w:eastAsia="Times New Roman" w:hAnsi="Times New Roman"/>
                    <w:spacing w:val="-1"/>
                  </w:rPr>
                </w:rPrChange>
              </w:rPr>
              <w:t>“PP” – Pró-forma;</w:t>
            </w:r>
          </w:p>
          <w:p w14:paraId="5A3C9A30" w14:textId="77777777" w:rsidR="003F3EDE" w:rsidRPr="00FB0B06" w:rsidRDefault="003F3EDE" w:rsidP="0025185C">
            <w:pPr>
              <w:spacing w:after="0"/>
              <w:rPr>
                <w:rFonts w:ascii="Arial" w:eastAsia="Times New Roman" w:hAnsi="Arial" w:cs="Arial"/>
                <w:spacing w:val="-1"/>
                <w:sz w:val="20"/>
                <w:szCs w:val="20"/>
                <w:rPrChange w:id="7761"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762" w:author="Adelino Naquarta Sepalanga Domingos" w:date="2025-03-05T09:26:00Z" w16du:dateUtc="2025-03-05T08:26:00Z">
                  <w:rPr>
                    <w:rFonts w:ascii="Times New Roman" w:eastAsia="Times New Roman" w:hAnsi="Times New Roman"/>
                    <w:spacing w:val="-1"/>
                  </w:rPr>
                </w:rPrChange>
              </w:rPr>
              <w:t>“DC” – Documentos emitidos que sejam susceptíveis de apresentação ao cliente para conferência de mercadorias ou de prestação de serviços.</w:t>
            </w:r>
          </w:p>
          <w:p w14:paraId="61F409B6" w14:textId="77777777" w:rsidR="003F3EDE" w:rsidRPr="00FB0B06" w:rsidRDefault="003F3EDE" w:rsidP="0025185C">
            <w:pPr>
              <w:rPr>
                <w:rFonts w:ascii="Arial" w:eastAsia="Times New Roman" w:hAnsi="Arial" w:cs="Arial"/>
                <w:spacing w:val="-1"/>
                <w:sz w:val="20"/>
                <w:szCs w:val="20"/>
                <w:rPrChange w:id="7763"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764" w:author="Adelino Naquarta Sepalanga Domingos" w:date="2025-03-05T09:26:00Z" w16du:dateUtc="2025-03-05T08:26:00Z">
                  <w:rPr>
                    <w:rFonts w:ascii="Times New Roman" w:eastAsia="Times New Roman" w:hAnsi="Times New Roman"/>
                    <w:spacing w:val="-1"/>
                  </w:rPr>
                </w:rPrChange>
              </w:rPr>
              <w:t>Para o sector Segurador quando para os tipos de documentos a seguir identificados também deva existir na tabela 4.1 - Documentos comerciais a clientes (SalesInvoices) a correspondente factura ou documento rectificativo de factura, ainda pode ser preenchido com:</w:t>
            </w:r>
          </w:p>
          <w:p w14:paraId="6A2588FF" w14:textId="77777777" w:rsidR="003F3EDE" w:rsidRPr="00FB0B06" w:rsidRDefault="003F3EDE" w:rsidP="0025185C">
            <w:pPr>
              <w:rPr>
                <w:rFonts w:ascii="Arial" w:eastAsia="Times New Roman" w:hAnsi="Arial" w:cs="Arial"/>
                <w:spacing w:val="-1"/>
                <w:sz w:val="20"/>
                <w:szCs w:val="20"/>
                <w:rPrChange w:id="7765" w:author="Adelino Naquarta Sepalanga Domingos" w:date="2025-03-05T09:26:00Z" w16du:dateUtc="2025-03-05T08:26:00Z">
                  <w:rPr>
                    <w:rFonts w:ascii="Times New Roman" w:eastAsia="Times New Roman" w:hAnsi="Times New Roman"/>
                    <w:spacing w:val="-1"/>
                  </w:rPr>
                </w:rPrChange>
              </w:rPr>
            </w:pPr>
          </w:p>
          <w:p w14:paraId="3D057E78" w14:textId="77777777" w:rsidR="003F3EDE" w:rsidRPr="00FB0B06" w:rsidRDefault="003F3EDE" w:rsidP="0025185C">
            <w:pPr>
              <w:spacing w:after="0"/>
              <w:rPr>
                <w:rFonts w:ascii="Arial" w:eastAsia="Times New Roman" w:hAnsi="Arial" w:cs="Arial"/>
                <w:spacing w:val="-1"/>
                <w:sz w:val="20"/>
                <w:szCs w:val="20"/>
                <w:rPrChange w:id="7766"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767" w:author="Adelino Naquarta Sepalanga Domingos" w:date="2025-03-05T09:26:00Z" w16du:dateUtc="2025-03-05T08:26:00Z">
                  <w:rPr>
                    <w:rFonts w:ascii="Times New Roman" w:eastAsia="Times New Roman" w:hAnsi="Times New Roman"/>
                    <w:spacing w:val="-1"/>
                  </w:rPr>
                </w:rPrChange>
              </w:rPr>
              <w:t>“RP” – Prémio ou recibo de prémio;</w:t>
            </w:r>
          </w:p>
          <w:p w14:paraId="16D1A7A6" w14:textId="77777777" w:rsidR="003F3EDE" w:rsidRPr="00FB0B06" w:rsidRDefault="003F3EDE" w:rsidP="0025185C">
            <w:pPr>
              <w:spacing w:after="0"/>
              <w:rPr>
                <w:rFonts w:ascii="Arial" w:eastAsia="Times New Roman" w:hAnsi="Arial" w:cs="Arial"/>
                <w:spacing w:val="-1"/>
                <w:sz w:val="20"/>
                <w:szCs w:val="20"/>
                <w:rPrChange w:id="7768"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769" w:author="Adelino Naquarta Sepalanga Domingos" w:date="2025-03-05T09:26:00Z" w16du:dateUtc="2025-03-05T08:26:00Z">
                  <w:rPr>
                    <w:rFonts w:ascii="Times New Roman" w:eastAsia="Times New Roman" w:hAnsi="Times New Roman"/>
                    <w:spacing w:val="-1"/>
                  </w:rPr>
                </w:rPrChange>
              </w:rPr>
              <w:t>“RE” – Estorno ou recibo de estorno;</w:t>
            </w:r>
          </w:p>
          <w:p w14:paraId="04194DEC" w14:textId="77777777" w:rsidR="003F3EDE" w:rsidRPr="00FB0B06" w:rsidRDefault="003F3EDE" w:rsidP="0025185C">
            <w:pPr>
              <w:spacing w:after="0"/>
              <w:rPr>
                <w:rFonts w:ascii="Arial" w:eastAsia="Times New Roman" w:hAnsi="Arial" w:cs="Arial"/>
                <w:spacing w:val="-1"/>
                <w:sz w:val="20"/>
                <w:szCs w:val="20"/>
                <w:rPrChange w:id="7770"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771" w:author="Adelino Naquarta Sepalanga Domingos" w:date="2025-03-05T09:26:00Z" w16du:dateUtc="2025-03-05T08:26:00Z">
                  <w:rPr>
                    <w:rFonts w:ascii="Times New Roman" w:eastAsia="Times New Roman" w:hAnsi="Times New Roman"/>
                    <w:spacing w:val="-1"/>
                  </w:rPr>
                </w:rPrChange>
              </w:rPr>
              <w:t>“CS” – Imputação a co-seguradoras;</w:t>
            </w:r>
          </w:p>
          <w:p w14:paraId="59CEF634" w14:textId="77777777" w:rsidR="003F3EDE" w:rsidRPr="00FB0B06" w:rsidRDefault="003F3EDE" w:rsidP="0025185C">
            <w:pPr>
              <w:spacing w:after="0"/>
              <w:rPr>
                <w:rFonts w:ascii="Arial" w:eastAsia="Times New Roman" w:hAnsi="Arial" w:cs="Arial"/>
                <w:spacing w:val="-1"/>
                <w:sz w:val="20"/>
                <w:szCs w:val="20"/>
                <w:rPrChange w:id="7772"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773" w:author="Adelino Naquarta Sepalanga Domingos" w:date="2025-03-05T09:26:00Z" w16du:dateUtc="2025-03-05T08:26:00Z">
                  <w:rPr>
                    <w:rFonts w:ascii="Times New Roman" w:eastAsia="Times New Roman" w:hAnsi="Times New Roman"/>
                    <w:spacing w:val="-1"/>
                  </w:rPr>
                </w:rPrChange>
              </w:rPr>
              <w:t>“LD” – Imputação a co-seguradora líder;</w:t>
            </w:r>
          </w:p>
          <w:p w14:paraId="73C80DD1" w14:textId="77777777" w:rsidR="003F3EDE" w:rsidRPr="00FB0B06" w:rsidRDefault="003F3EDE" w:rsidP="0025185C">
            <w:pPr>
              <w:spacing w:after="0"/>
              <w:rPr>
                <w:rFonts w:ascii="Arial" w:eastAsia="Times New Roman" w:hAnsi="Arial" w:cs="Arial"/>
                <w:spacing w:val="-1"/>
                <w:sz w:val="20"/>
                <w:szCs w:val="20"/>
                <w:rPrChange w:id="7774"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775" w:author="Adelino Naquarta Sepalanga Domingos" w:date="2025-03-05T09:26:00Z" w16du:dateUtc="2025-03-05T08:26:00Z">
                  <w:rPr>
                    <w:rFonts w:ascii="Times New Roman" w:eastAsia="Times New Roman" w:hAnsi="Times New Roman"/>
                    <w:spacing w:val="-1"/>
                  </w:rPr>
                </w:rPrChange>
              </w:rPr>
              <w:t>“RA” – Resseguro aceite.</w:t>
            </w:r>
          </w:p>
        </w:tc>
        <w:tc>
          <w:tcPr>
            <w:tcW w:w="141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CC6FE77" w14:textId="77777777" w:rsidR="003F3EDE" w:rsidRPr="00FB0B06" w:rsidRDefault="003F3EDE" w:rsidP="0025185C">
            <w:pPr>
              <w:jc w:val="center"/>
              <w:rPr>
                <w:rFonts w:ascii="Arial" w:eastAsia="Times New Roman" w:hAnsi="Arial" w:cs="Arial"/>
                <w:spacing w:val="-1"/>
                <w:sz w:val="20"/>
                <w:szCs w:val="20"/>
                <w:rPrChange w:id="7776" w:author="Adelino Naquarta Sepalanga Domingos" w:date="2025-03-05T09:26:00Z" w16du:dateUtc="2025-03-05T08:26:00Z">
                  <w:rPr>
                    <w:rFonts w:ascii="Times New Roman" w:eastAsia="Times New Roman" w:hAnsi="Times New Roman"/>
                    <w:spacing w:val="-1"/>
                  </w:rPr>
                </w:rPrChange>
              </w:rPr>
            </w:pPr>
          </w:p>
          <w:p w14:paraId="591CF8AA" w14:textId="77777777" w:rsidR="003F3EDE" w:rsidRPr="00FB0B06" w:rsidRDefault="003F3EDE" w:rsidP="0025185C">
            <w:pPr>
              <w:jc w:val="center"/>
              <w:rPr>
                <w:rFonts w:ascii="Arial" w:eastAsia="Times New Roman" w:hAnsi="Arial" w:cs="Arial"/>
                <w:spacing w:val="-1"/>
                <w:sz w:val="20"/>
                <w:szCs w:val="20"/>
                <w:rPrChange w:id="7777" w:author="Adelino Naquarta Sepalanga Domingos" w:date="2025-03-05T09:26:00Z" w16du:dateUtc="2025-03-05T08:26:00Z">
                  <w:rPr>
                    <w:rFonts w:ascii="Times New Roman" w:eastAsia="Times New Roman" w:hAnsi="Times New Roman"/>
                    <w:spacing w:val="-1"/>
                  </w:rPr>
                </w:rPrChange>
              </w:rPr>
            </w:pPr>
          </w:p>
          <w:p w14:paraId="477C7F01" w14:textId="77777777" w:rsidR="003F3EDE" w:rsidRPr="00FB0B06" w:rsidRDefault="003F3EDE" w:rsidP="0025185C">
            <w:pPr>
              <w:jc w:val="center"/>
              <w:rPr>
                <w:rFonts w:ascii="Arial" w:eastAsia="Times New Roman" w:hAnsi="Arial" w:cs="Arial"/>
                <w:spacing w:val="-1"/>
                <w:sz w:val="20"/>
                <w:szCs w:val="20"/>
                <w:rPrChange w:id="7778" w:author="Adelino Naquarta Sepalanga Domingos" w:date="2025-03-05T09:26:00Z" w16du:dateUtc="2025-03-05T08:26:00Z">
                  <w:rPr>
                    <w:rFonts w:ascii="Times New Roman" w:eastAsia="Times New Roman" w:hAnsi="Times New Roman"/>
                    <w:spacing w:val="-1"/>
                  </w:rPr>
                </w:rPrChange>
              </w:rPr>
            </w:pPr>
          </w:p>
          <w:p w14:paraId="0E211CC3" w14:textId="77777777" w:rsidR="003F3EDE" w:rsidRPr="00FB0B06" w:rsidRDefault="003F3EDE" w:rsidP="0025185C">
            <w:pPr>
              <w:jc w:val="center"/>
              <w:rPr>
                <w:rFonts w:ascii="Arial" w:eastAsia="Times New Roman" w:hAnsi="Arial" w:cs="Arial"/>
                <w:spacing w:val="-1"/>
                <w:sz w:val="20"/>
                <w:szCs w:val="20"/>
                <w:rPrChange w:id="7779" w:author="Adelino Naquarta Sepalanga Domingos" w:date="2025-03-05T09:26:00Z" w16du:dateUtc="2025-03-05T08:26:00Z">
                  <w:rPr>
                    <w:rFonts w:ascii="Times New Roman" w:eastAsia="Times New Roman" w:hAnsi="Times New Roman"/>
                    <w:spacing w:val="-1"/>
                  </w:rPr>
                </w:rPrChange>
              </w:rPr>
            </w:pPr>
          </w:p>
          <w:p w14:paraId="27591EB0" w14:textId="77777777" w:rsidR="003F3EDE" w:rsidRPr="00FB0B06" w:rsidRDefault="003F3EDE" w:rsidP="0025185C">
            <w:pPr>
              <w:jc w:val="center"/>
              <w:rPr>
                <w:rFonts w:ascii="Arial" w:eastAsia="Times New Roman" w:hAnsi="Arial" w:cs="Arial"/>
                <w:spacing w:val="-1"/>
                <w:sz w:val="20"/>
                <w:szCs w:val="20"/>
                <w:rPrChange w:id="7780" w:author="Adelino Naquarta Sepalanga Domingos" w:date="2025-03-05T09:26:00Z" w16du:dateUtc="2025-03-05T08:26:00Z">
                  <w:rPr>
                    <w:rFonts w:ascii="Times New Roman" w:eastAsia="Times New Roman" w:hAnsi="Times New Roman"/>
                    <w:spacing w:val="-1"/>
                  </w:rPr>
                </w:rPrChange>
              </w:rPr>
            </w:pPr>
          </w:p>
          <w:p w14:paraId="20FB021B" w14:textId="77777777" w:rsidR="003F3EDE" w:rsidRPr="00FB0B06" w:rsidRDefault="003F3EDE" w:rsidP="0025185C">
            <w:pPr>
              <w:jc w:val="center"/>
              <w:rPr>
                <w:rFonts w:ascii="Arial" w:eastAsia="Times New Roman" w:hAnsi="Arial" w:cs="Arial"/>
                <w:spacing w:val="-1"/>
                <w:sz w:val="20"/>
                <w:szCs w:val="20"/>
                <w:rPrChange w:id="7781" w:author="Adelino Naquarta Sepalanga Domingos" w:date="2025-03-05T09:26:00Z" w16du:dateUtc="2025-03-05T08:26:00Z">
                  <w:rPr>
                    <w:rFonts w:ascii="Times New Roman" w:eastAsia="Times New Roman" w:hAnsi="Times New Roman"/>
                    <w:spacing w:val="-1"/>
                  </w:rPr>
                </w:rPrChange>
              </w:rPr>
            </w:pPr>
          </w:p>
          <w:p w14:paraId="588C9A2D" w14:textId="77777777" w:rsidR="003F3EDE" w:rsidRPr="00FB0B06" w:rsidRDefault="003F3EDE" w:rsidP="0025185C">
            <w:pPr>
              <w:jc w:val="center"/>
              <w:rPr>
                <w:rFonts w:ascii="Arial" w:eastAsia="Times New Roman" w:hAnsi="Arial" w:cs="Arial"/>
                <w:spacing w:val="-1"/>
                <w:sz w:val="20"/>
                <w:szCs w:val="20"/>
                <w:rPrChange w:id="7782" w:author="Adelino Naquarta Sepalanga Domingos" w:date="2025-03-05T09:26:00Z" w16du:dateUtc="2025-03-05T08:26:00Z">
                  <w:rPr>
                    <w:rFonts w:ascii="Times New Roman" w:eastAsia="Times New Roman" w:hAnsi="Times New Roman"/>
                    <w:spacing w:val="-1"/>
                  </w:rPr>
                </w:rPrChange>
              </w:rPr>
            </w:pPr>
          </w:p>
          <w:p w14:paraId="25039E6B" w14:textId="77777777" w:rsidR="003F3EDE" w:rsidRPr="00FB0B06" w:rsidRDefault="003F3EDE" w:rsidP="0025185C">
            <w:pPr>
              <w:jc w:val="center"/>
              <w:rPr>
                <w:rFonts w:ascii="Arial" w:eastAsia="Times New Roman" w:hAnsi="Arial" w:cs="Arial"/>
                <w:spacing w:val="-1"/>
                <w:sz w:val="20"/>
                <w:szCs w:val="20"/>
                <w:rPrChange w:id="7783" w:author="Adelino Naquarta Sepalanga Domingos" w:date="2025-03-05T09:26:00Z" w16du:dateUtc="2025-03-05T08:26:00Z">
                  <w:rPr>
                    <w:rFonts w:ascii="Times New Roman" w:eastAsia="Times New Roman" w:hAnsi="Times New Roman"/>
                    <w:spacing w:val="-1"/>
                  </w:rPr>
                </w:rPrChange>
              </w:rPr>
            </w:pPr>
          </w:p>
          <w:p w14:paraId="16E14232" w14:textId="77777777" w:rsidR="003F3EDE" w:rsidRPr="00FB0B06" w:rsidRDefault="003F3EDE" w:rsidP="0025185C">
            <w:pPr>
              <w:jc w:val="center"/>
              <w:rPr>
                <w:rFonts w:ascii="Arial" w:eastAsia="Times New Roman" w:hAnsi="Arial" w:cs="Arial"/>
                <w:spacing w:val="-1"/>
                <w:sz w:val="20"/>
                <w:szCs w:val="20"/>
                <w:rPrChange w:id="7784" w:author="Adelino Naquarta Sepalanga Domingos" w:date="2025-03-05T09:26:00Z" w16du:dateUtc="2025-03-05T08:26:00Z">
                  <w:rPr>
                    <w:rFonts w:ascii="Times New Roman" w:eastAsia="Times New Roman" w:hAnsi="Times New Roman"/>
                    <w:spacing w:val="-1"/>
                  </w:rPr>
                </w:rPrChange>
              </w:rPr>
            </w:pPr>
          </w:p>
          <w:p w14:paraId="5AB52B0A" w14:textId="77777777" w:rsidR="003F3EDE" w:rsidRPr="00FB0B06" w:rsidRDefault="003F3EDE" w:rsidP="0025185C">
            <w:pPr>
              <w:jc w:val="center"/>
              <w:rPr>
                <w:rFonts w:ascii="Arial" w:eastAsia="Times New Roman" w:hAnsi="Arial" w:cs="Arial"/>
                <w:spacing w:val="-1"/>
                <w:sz w:val="20"/>
                <w:szCs w:val="20"/>
                <w:rPrChange w:id="7785" w:author="Adelino Naquarta Sepalanga Domingos" w:date="2025-03-05T09:26:00Z" w16du:dateUtc="2025-03-05T08:26:00Z">
                  <w:rPr>
                    <w:rFonts w:ascii="Times New Roman" w:eastAsia="Times New Roman" w:hAnsi="Times New Roman"/>
                    <w:spacing w:val="-1"/>
                  </w:rPr>
                </w:rPrChange>
              </w:rPr>
            </w:pPr>
          </w:p>
          <w:p w14:paraId="73410548" w14:textId="77777777" w:rsidR="003F3EDE" w:rsidRPr="00FB0B06" w:rsidRDefault="003F3EDE" w:rsidP="0025185C">
            <w:pPr>
              <w:jc w:val="center"/>
              <w:rPr>
                <w:rFonts w:ascii="Arial" w:eastAsia="Times New Roman" w:hAnsi="Arial" w:cs="Arial"/>
                <w:spacing w:val="-1"/>
                <w:sz w:val="20"/>
                <w:szCs w:val="20"/>
                <w:rPrChange w:id="7786" w:author="Adelino Naquarta Sepalanga Domingos" w:date="2025-03-05T09:26:00Z" w16du:dateUtc="2025-03-05T08:26:00Z">
                  <w:rPr>
                    <w:rFonts w:ascii="Times New Roman" w:eastAsia="Times New Roman" w:hAnsi="Times New Roman"/>
                    <w:spacing w:val="-1"/>
                  </w:rPr>
                </w:rPrChange>
              </w:rPr>
            </w:pPr>
          </w:p>
          <w:p w14:paraId="20749584" w14:textId="77777777" w:rsidR="003F3EDE" w:rsidRPr="00FB0B06" w:rsidRDefault="003F3EDE" w:rsidP="0025185C">
            <w:pPr>
              <w:jc w:val="center"/>
              <w:rPr>
                <w:rFonts w:ascii="Arial" w:eastAsia="Times New Roman" w:hAnsi="Arial" w:cs="Arial"/>
                <w:spacing w:val="-1"/>
                <w:sz w:val="20"/>
                <w:szCs w:val="20"/>
                <w:rPrChange w:id="7787" w:author="Adelino Naquarta Sepalanga Domingos" w:date="2025-03-05T09:26:00Z" w16du:dateUtc="2025-03-05T08:26:00Z">
                  <w:rPr>
                    <w:rFonts w:ascii="Times New Roman" w:eastAsia="Times New Roman" w:hAnsi="Times New Roman"/>
                    <w:spacing w:val="-1"/>
                  </w:rPr>
                </w:rPrChange>
              </w:rPr>
            </w:pPr>
          </w:p>
          <w:p w14:paraId="3398B442" w14:textId="77777777" w:rsidR="003F3EDE" w:rsidRPr="00FB0B06" w:rsidRDefault="003F3EDE" w:rsidP="0025185C">
            <w:pPr>
              <w:jc w:val="center"/>
              <w:rPr>
                <w:rFonts w:ascii="Arial" w:eastAsia="Times New Roman" w:hAnsi="Arial" w:cs="Arial"/>
                <w:spacing w:val="-1"/>
                <w:sz w:val="20"/>
                <w:szCs w:val="20"/>
                <w:rPrChange w:id="7788" w:author="Adelino Naquarta Sepalanga Domingos" w:date="2025-03-05T09:26:00Z" w16du:dateUtc="2025-03-05T08:26:00Z">
                  <w:rPr>
                    <w:rFonts w:ascii="Times New Roman" w:eastAsia="Times New Roman" w:hAnsi="Times New Roman"/>
                    <w:spacing w:val="-1"/>
                  </w:rPr>
                </w:rPrChange>
              </w:rPr>
            </w:pPr>
          </w:p>
          <w:p w14:paraId="04481083" w14:textId="77777777" w:rsidR="003F3EDE" w:rsidRPr="00FB0B06" w:rsidRDefault="003F3EDE" w:rsidP="0025185C">
            <w:pPr>
              <w:jc w:val="center"/>
              <w:rPr>
                <w:rFonts w:ascii="Arial" w:eastAsia="Times New Roman" w:hAnsi="Arial" w:cs="Arial"/>
                <w:spacing w:val="-1"/>
                <w:sz w:val="20"/>
                <w:szCs w:val="20"/>
                <w:rPrChange w:id="7789"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790" w:author="Adelino Naquarta Sepalanga Domingos" w:date="2025-03-05T09:26:00Z" w16du:dateUtc="2025-03-05T08:26:00Z">
                  <w:rPr>
                    <w:rFonts w:ascii="Times New Roman" w:eastAsia="Times New Roman" w:hAnsi="Times New Roman"/>
                    <w:spacing w:val="-1"/>
                  </w:rPr>
                </w:rPrChange>
              </w:rPr>
              <w:t>Texto 2</w:t>
            </w:r>
          </w:p>
        </w:tc>
      </w:tr>
      <w:tr w:rsidR="003F3EDE" w:rsidRPr="00FB0B06" w14:paraId="1CA56951" w14:textId="77777777" w:rsidTr="0025185C">
        <w:trPr>
          <w:trHeight w:val="706"/>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1D3DA3A" w14:textId="77777777" w:rsidR="003F3EDE" w:rsidRPr="00FB0B06" w:rsidRDefault="003F3EDE" w:rsidP="0025185C">
            <w:pPr>
              <w:jc w:val="center"/>
              <w:rPr>
                <w:rFonts w:ascii="Arial" w:eastAsia="Times New Roman" w:hAnsi="Arial" w:cs="Arial"/>
                <w:spacing w:val="-1"/>
                <w:sz w:val="20"/>
                <w:szCs w:val="20"/>
                <w:rPrChange w:id="7791"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792" w:author="Adelino Naquarta Sepalanga Domingos" w:date="2025-03-05T09:26:00Z" w16du:dateUtc="2025-03-05T08:26:00Z">
                  <w:rPr>
                    <w:rFonts w:ascii="Times New Roman" w:eastAsia="Times New Roman" w:hAnsi="Times New Roman"/>
                    <w:spacing w:val="-1"/>
                  </w:rPr>
                </w:rPrChange>
              </w:rPr>
              <w:t>4.3.4.9.</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767CDD7" w14:textId="77777777" w:rsidR="003F3EDE" w:rsidRPr="00FB0B06" w:rsidRDefault="003F3EDE" w:rsidP="0025185C">
            <w:pPr>
              <w:jc w:val="center"/>
              <w:rPr>
                <w:rFonts w:ascii="Arial" w:eastAsia="Times New Roman" w:hAnsi="Arial" w:cs="Arial"/>
                <w:spacing w:val="-1"/>
                <w:sz w:val="20"/>
                <w:szCs w:val="20"/>
                <w:rPrChange w:id="7793"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794" w:author="Adelino Naquarta Sepalanga Domingos" w:date="2025-03-05T09:26:00Z" w16du:dateUtc="2025-03-05T08:26: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450AB16" w14:textId="77777777" w:rsidR="003F3EDE" w:rsidRPr="00FB0B06" w:rsidRDefault="003F3EDE" w:rsidP="0025185C">
            <w:pPr>
              <w:rPr>
                <w:rFonts w:ascii="Arial" w:eastAsia="Times New Roman" w:hAnsi="Arial" w:cs="Arial"/>
                <w:spacing w:val="-1"/>
                <w:sz w:val="20"/>
                <w:szCs w:val="20"/>
                <w:rPrChange w:id="7795"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796" w:author="Adelino Naquarta Sepalanga Domingos" w:date="2025-03-05T09:26:00Z" w16du:dateUtc="2025-03-05T08:26:00Z">
                  <w:rPr>
                    <w:rFonts w:ascii="Times New Roman" w:eastAsia="Times New Roman" w:hAnsi="Times New Roman"/>
                    <w:spacing w:val="-1"/>
                  </w:rPr>
                </w:rPrChange>
              </w:rPr>
              <w:t>Código do utilizador (SourceID)</w:t>
            </w:r>
          </w:p>
        </w:tc>
        <w:tc>
          <w:tcPr>
            <w:tcW w:w="377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5C0601C" w14:textId="77777777" w:rsidR="003F3EDE" w:rsidRPr="00FB0B06" w:rsidRDefault="003F3EDE" w:rsidP="0025185C">
            <w:pPr>
              <w:rPr>
                <w:rFonts w:ascii="Arial" w:eastAsia="Times New Roman" w:hAnsi="Arial" w:cs="Arial"/>
                <w:spacing w:val="-1"/>
                <w:sz w:val="20"/>
                <w:szCs w:val="20"/>
                <w:rPrChange w:id="7797"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798" w:author="Adelino Naquarta Sepalanga Domingos" w:date="2025-03-05T09:26:00Z" w16du:dateUtc="2025-03-05T08:26:00Z">
                  <w:rPr>
                    <w:rFonts w:ascii="Times New Roman" w:eastAsia="Times New Roman" w:hAnsi="Times New Roman"/>
                    <w:spacing w:val="-1"/>
                  </w:rPr>
                </w:rPrChange>
              </w:rPr>
              <w:t>Utilizador que gerou o documento.</w:t>
            </w:r>
          </w:p>
        </w:tc>
        <w:tc>
          <w:tcPr>
            <w:tcW w:w="1417"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033C1FA" w14:textId="77777777" w:rsidR="003F3EDE" w:rsidRPr="00FB0B06" w:rsidRDefault="003F3EDE" w:rsidP="0025185C">
            <w:pPr>
              <w:jc w:val="center"/>
              <w:rPr>
                <w:rFonts w:ascii="Arial" w:eastAsia="Times New Roman" w:hAnsi="Arial" w:cs="Arial"/>
                <w:spacing w:val="-1"/>
                <w:sz w:val="20"/>
                <w:szCs w:val="20"/>
                <w:rPrChange w:id="7799"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800" w:author="Adelino Naquarta Sepalanga Domingos" w:date="2025-03-05T09:26:00Z" w16du:dateUtc="2025-03-05T08:26:00Z">
                  <w:rPr>
                    <w:rFonts w:ascii="Times New Roman" w:eastAsia="Times New Roman" w:hAnsi="Times New Roman"/>
                    <w:spacing w:val="-1"/>
                  </w:rPr>
                </w:rPrChange>
              </w:rPr>
              <w:t>Texto 30</w:t>
            </w:r>
          </w:p>
        </w:tc>
      </w:tr>
      <w:tr w:rsidR="003F3EDE" w:rsidRPr="00FB0B06" w14:paraId="244C25BB" w14:textId="77777777" w:rsidTr="0025185C">
        <w:trPr>
          <w:trHeight w:val="576"/>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0C60592" w14:textId="77777777" w:rsidR="003F3EDE" w:rsidRPr="00FB0B06" w:rsidRDefault="003F3EDE" w:rsidP="0025185C">
            <w:pPr>
              <w:jc w:val="center"/>
              <w:rPr>
                <w:rFonts w:ascii="Arial" w:eastAsia="Times New Roman" w:hAnsi="Arial" w:cs="Arial"/>
                <w:spacing w:val="-1"/>
                <w:sz w:val="20"/>
                <w:szCs w:val="20"/>
                <w:rPrChange w:id="7801"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802" w:author="Adelino Naquarta Sepalanga Domingos" w:date="2025-03-05T09:26:00Z" w16du:dateUtc="2025-03-05T08:26:00Z">
                  <w:rPr>
                    <w:rFonts w:ascii="Times New Roman" w:eastAsia="Times New Roman" w:hAnsi="Times New Roman"/>
                    <w:spacing w:val="-1"/>
                  </w:rPr>
                </w:rPrChange>
              </w:rPr>
              <w:t>4.3.4.10.</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7D06DE9" w14:textId="77777777" w:rsidR="003F3EDE" w:rsidRPr="00FB0B06" w:rsidRDefault="003F3EDE" w:rsidP="0025185C">
            <w:pPr>
              <w:jc w:val="center"/>
              <w:rPr>
                <w:rFonts w:ascii="Arial" w:eastAsia="Times New Roman" w:hAnsi="Arial" w:cs="Arial"/>
                <w:spacing w:val="-1"/>
                <w:sz w:val="20"/>
                <w:szCs w:val="20"/>
                <w:rPrChange w:id="7803" w:author="Adelino Naquarta Sepalanga Domingos" w:date="2025-03-05T09:26:00Z" w16du:dateUtc="2025-03-05T08:26: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2153C24" w14:textId="77777777" w:rsidR="003F3EDE" w:rsidRPr="00FB0B06" w:rsidRDefault="003F3EDE" w:rsidP="0025185C">
            <w:pPr>
              <w:rPr>
                <w:rFonts w:ascii="Arial" w:eastAsia="Times New Roman" w:hAnsi="Arial" w:cs="Arial"/>
                <w:spacing w:val="-1"/>
                <w:sz w:val="20"/>
                <w:szCs w:val="20"/>
                <w:rPrChange w:id="7804"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805" w:author="Adelino Naquarta Sepalanga Domingos" w:date="2025-03-05T09:26:00Z" w16du:dateUtc="2025-03-05T08:26:00Z">
                  <w:rPr>
                    <w:rFonts w:ascii="Times New Roman" w:eastAsia="Times New Roman" w:hAnsi="Times New Roman"/>
                    <w:spacing w:val="-1"/>
                  </w:rPr>
                </w:rPrChange>
              </w:rPr>
              <w:t>Código CAE (EACCode)</w:t>
            </w:r>
          </w:p>
        </w:tc>
        <w:tc>
          <w:tcPr>
            <w:tcW w:w="377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3B10944" w14:textId="77777777" w:rsidR="003F3EDE" w:rsidRPr="00FB0B06" w:rsidRDefault="003F3EDE" w:rsidP="0025185C">
            <w:pPr>
              <w:rPr>
                <w:rFonts w:ascii="Arial" w:eastAsia="Times New Roman" w:hAnsi="Arial" w:cs="Arial"/>
                <w:spacing w:val="-1"/>
                <w:sz w:val="20"/>
                <w:szCs w:val="20"/>
                <w:rPrChange w:id="7806"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807" w:author="Adelino Naquarta Sepalanga Domingos" w:date="2025-03-05T09:26:00Z" w16du:dateUtc="2025-03-05T08:26:00Z">
                  <w:rPr>
                    <w:rFonts w:ascii="Times New Roman" w:eastAsia="Times New Roman" w:hAnsi="Times New Roman"/>
                    <w:spacing w:val="-1"/>
                  </w:rPr>
                </w:rPrChange>
              </w:rPr>
              <w:t>Deve ser indicado o código CAE da actividade relacionada com a emissão do documento.</w:t>
            </w:r>
          </w:p>
        </w:tc>
        <w:tc>
          <w:tcPr>
            <w:tcW w:w="141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9BD6DE3" w14:textId="77777777" w:rsidR="003F3EDE" w:rsidRPr="00FB0B06" w:rsidRDefault="003F3EDE" w:rsidP="0025185C">
            <w:pPr>
              <w:jc w:val="center"/>
              <w:rPr>
                <w:rFonts w:ascii="Arial" w:eastAsia="Times New Roman" w:hAnsi="Arial" w:cs="Arial"/>
                <w:spacing w:val="-1"/>
                <w:sz w:val="20"/>
                <w:szCs w:val="20"/>
                <w:rPrChange w:id="7808" w:author="Adelino Naquarta Sepalanga Domingos" w:date="2025-03-05T09:26:00Z" w16du:dateUtc="2025-03-05T08:26:00Z">
                  <w:rPr>
                    <w:rFonts w:ascii="Times New Roman" w:eastAsia="Times New Roman" w:hAnsi="Times New Roman"/>
                    <w:spacing w:val="-1"/>
                  </w:rPr>
                </w:rPrChange>
              </w:rPr>
            </w:pPr>
          </w:p>
          <w:p w14:paraId="232D84CB" w14:textId="77777777" w:rsidR="003F3EDE" w:rsidRPr="00FB0B06" w:rsidRDefault="003F3EDE" w:rsidP="0025185C">
            <w:pPr>
              <w:jc w:val="center"/>
              <w:rPr>
                <w:rFonts w:ascii="Arial" w:eastAsia="Times New Roman" w:hAnsi="Arial" w:cs="Arial"/>
                <w:spacing w:val="-1"/>
                <w:sz w:val="20"/>
                <w:szCs w:val="20"/>
                <w:rPrChange w:id="7809"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810" w:author="Adelino Naquarta Sepalanga Domingos" w:date="2025-03-05T09:26:00Z" w16du:dateUtc="2025-03-05T08:26:00Z">
                  <w:rPr>
                    <w:rFonts w:ascii="Times New Roman" w:eastAsia="Times New Roman" w:hAnsi="Times New Roman"/>
                    <w:spacing w:val="-1"/>
                  </w:rPr>
                </w:rPrChange>
              </w:rPr>
              <w:t>Texto 10</w:t>
            </w:r>
          </w:p>
        </w:tc>
      </w:tr>
      <w:tr w:rsidR="003F3EDE" w:rsidRPr="00FB0B06" w14:paraId="77BC3016" w14:textId="77777777" w:rsidTr="0025185C">
        <w:trPr>
          <w:trHeight w:val="1214"/>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8504370" w14:textId="77777777" w:rsidR="003F3EDE" w:rsidRPr="00FB0B06" w:rsidRDefault="003F3EDE" w:rsidP="0025185C">
            <w:pPr>
              <w:jc w:val="center"/>
              <w:rPr>
                <w:rFonts w:ascii="Arial" w:eastAsia="Times New Roman" w:hAnsi="Arial" w:cs="Arial"/>
                <w:spacing w:val="-1"/>
                <w:sz w:val="20"/>
                <w:szCs w:val="20"/>
                <w:rPrChange w:id="7811"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812" w:author="Adelino Naquarta Sepalanga Domingos" w:date="2025-03-05T09:26:00Z" w16du:dateUtc="2025-03-05T08:26:00Z">
                  <w:rPr>
                    <w:rFonts w:ascii="Times New Roman" w:eastAsia="Times New Roman" w:hAnsi="Times New Roman"/>
                    <w:spacing w:val="-1"/>
                  </w:rPr>
                </w:rPrChange>
              </w:rPr>
              <w:t>4.3.4.11.</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A37E49F" w14:textId="77777777" w:rsidR="003F3EDE" w:rsidRPr="00FB0B06" w:rsidRDefault="003F3EDE" w:rsidP="0025185C">
            <w:pPr>
              <w:jc w:val="center"/>
              <w:rPr>
                <w:rFonts w:ascii="Arial" w:eastAsia="Times New Roman" w:hAnsi="Arial" w:cs="Arial"/>
                <w:spacing w:val="-1"/>
                <w:sz w:val="20"/>
                <w:szCs w:val="20"/>
                <w:rPrChange w:id="7813"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814" w:author="Adelino Naquarta Sepalanga Domingos" w:date="2025-03-05T09:26:00Z" w16du:dateUtc="2025-03-05T08:26: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D4A85CC" w14:textId="77777777" w:rsidR="003F3EDE" w:rsidRPr="00FB0B06" w:rsidRDefault="003F3EDE" w:rsidP="0025185C">
            <w:pPr>
              <w:rPr>
                <w:rFonts w:ascii="Arial" w:eastAsia="Times New Roman" w:hAnsi="Arial" w:cs="Arial"/>
                <w:spacing w:val="-1"/>
                <w:sz w:val="20"/>
                <w:szCs w:val="20"/>
                <w:rPrChange w:id="7815"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816" w:author="Adelino Naquarta Sepalanga Domingos" w:date="2025-03-05T09:26:00Z" w16du:dateUtc="2025-03-05T08:26:00Z">
                  <w:rPr>
                    <w:rFonts w:ascii="Times New Roman" w:eastAsia="Times New Roman" w:hAnsi="Times New Roman"/>
                    <w:spacing w:val="-1"/>
                  </w:rPr>
                </w:rPrChange>
              </w:rPr>
              <w:t>Data de gravação do documento (SystemEntryDate)</w:t>
            </w:r>
          </w:p>
        </w:tc>
        <w:tc>
          <w:tcPr>
            <w:tcW w:w="377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EFBBB61" w14:textId="77777777" w:rsidR="003F3EDE" w:rsidRPr="00FB0B06" w:rsidRDefault="003F3EDE" w:rsidP="0025185C">
            <w:pPr>
              <w:rPr>
                <w:rFonts w:ascii="Arial" w:eastAsia="Times New Roman" w:hAnsi="Arial" w:cs="Arial"/>
                <w:spacing w:val="-1"/>
                <w:sz w:val="20"/>
                <w:szCs w:val="20"/>
                <w:rPrChange w:id="7817"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818" w:author="Adelino Naquarta Sepalanga Domingos" w:date="2025-03-05T09:26:00Z" w16du:dateUtc="2025-03-05T08:26:00Z">
                  <w:rPr>
                    <w:rFonts w:ascii="Times New Roman" w:eastAsia="Times New Roman" w:hAnsi="Times New Roman"/>
                    <w:spacing w:val="-1"/>
                  </w:rPr>
                </w:rPrChange>
              </w:rPr>
              <w:t>Data da gravação do registo ao segundo, no momento da assinatura. Tipo data e hora: “AAAA-MM-DDThh:mm:ss”.</w:t>
            </w:r>
          </w:p>
        </w:tc>
        <w:tc>
          <w:tcPr>
            <w:tcW w:w="1417"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A502AAA" w14:textId="77777777" w:rsidR="003F3EDE" w:rsidRPr="00FB0B06" w:rsidRDefault="003F3EDE" w:rsidP="0025185C">
            <w:pPr>
              <w:jc w:val="center"/>
              <w:rPr>
                <w:rFonts w:ascii="Arial" w:eastAsia="Times New Roman" w:hAnsi="Arial" w:cs="Arial"/>
                <w:spacing w:val="-1"/>
                <w:sz w:val="20"/>
                <w:szCs w:val="20"/>
                <w:rPrChange w:id="7819" w:author="Adelino Naquarta Sepalanga Domingos" w:date="2025-03-05T09:26:00Z" w16du:dateUtc="2025-03-05T08:26:00Z">
                  <w:rPr>
                    <w:rFonts w:ascii="Times New Roman" w:eastAsia="Times New Roman" w:hAnsi="Times New Roman"/>
                    <w:spacing w:val="-1"/>
                  </w:rPr>
                </w:rPrChange>
              </w:rPr>
            </w:pPr>
          </w:p>
          <w:p w14:paraId="30819EF7" w14:textId="77777777" w:rsidR="003F3EDE" w:rsidRPr="00FB0B06" w:rsidRDefault="003F3EDE" w:rsidP="0025185C">
            <w:pPr>
              <w:jc w:val="center"/>
              <w:rPr>
                <w:rFonts w:ascii="Arial" w:eastAsia="Times New Roman" w:hAnsi="Arial" w:cs="Arial"/>
                <w:spacing w:val="-1"/>
                <w:sz w:val="20"/>
                <w:szCs w:val="20"/>
                <w:rPrChange w:id="7820"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821" w:author="Adelino Naquarta Sepalanga Domingos" w:date="2025-03-05T09:26:00Z" w16du:dateUtc="2025-03-05T08:26:00Z">
                  <w:rPr>
                    <w:rFonts w:ascii="Times New Roman" w:eastAsia="Times New Roman" w:hAnsi="Times New Roman"/>
                    <w:spacing w:val="-1"/>
                  </w:rPr>
                </w:rPrChange>
              </w:rPr>
              <w:t>Data e Hora</w:t>
            </w:r>
          </w:p>
        </w:tc>
      </w:tr>
      <w:tr w:rsidR="003F3EDE" w:rsidRPr="00FB0B06" w14:paraId="4EA6D937" w14:textId="77777777" w:rsidTr="0025185C">
        <w:trPr>
          <w:trHeight w:val="2168"/>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98DAB57" w14:textId="77777777" w:rsidR="003F3EDE" w:rsidRPr="00FB0B06" w:rsidRDefault="003F3EDE" w:rsidP="0025185C">
            <w:pPr>
              <w:jc w:val="center"/>
              <w:rPr>
                <w:rFonts w:ascii="Arial" w:eastAsia="Times New Roman" w:hAnsi="Arial" w:cs="Arial"/>
                <w:spacing w:val="-1"/>
                <w:sz w:val="20"/>
                <w:szCs w:val="20"/>
                <w:rPrChange w:id="7822" w:author="Adelino Naquarta Sepalanga Domingos" w:date="2025-03-05T09:26:00Z" w16du:dateUtc="2025-03-05T08:26:00Z">
                  <w:rPr>
                    <w:rFonts w:ascii="Times New Roman" w:eastAsia="Times New Roman" w:hAnsi="Times New Roman"/>
                    <w:spacing w:val="-1"/>
                  </w:rPr>
                </w:rPrChange>
              </w:rPr>
            </w:pPr>
          </w:p>
          <w:p w14:paraId="1AF2D916" w14:textId="77777777" w:rsidR="003F3EDE" w:rsidRPr="00FB0B06" w:rsidRDefault="003F3EDE" w:rsidP="0025185C">
            <w:pPr>
              <w:jc w:val="center"/>
              <w:rPr>
                <w:rFonts w:ascii="Arial" w:eastAsia="Times New Roman" w:hAnsi="Arial" w:cs="Arial"/>
                <w:spacing w:val="-1"/>
                <w:sz w:val="20"/>
                <w:szCs w:val="20"/>
                <w:rPrChange w:id="7823" w:author="Adelino Naquarta Sepalanga Domingos" w:date="2025-03-05T09:26:00Z" w16du:dateUtc="2025-03-05T08:26:00Z">
                  <w:rPr>
                    <w:rFonts w:ascii="Times New Roman" w:eastAsia="Times New Roman" w:hAnsi="Times New Roman"/>
                    <w:spacing w:val="-1"/>
                  </w:rPr>
                </w:rPrChange>
              </w:rPr>
            </w:pPr>
          </w:p>
          <w:p w14:paraId="717EE879" w14:textId="77777777" w:rsidR="003F3EDE" w:rsidRPr="00FB0B06" w:rsidRDefault="003F3EDE" w:rsidP="0025185C">
            <w:pPr>
              <w:jc w:val="center"/>
              <w:rPr>
                <w:rFonts w:ascii="Arial" w:eastAsia="Times New Roman" w:hAnsi="Arial" w:cs="Arial"/>
                <w:spacing w:val="-1"/>
                <w:sz w:val="20"/>
                <w:szCs w:val="20"/>
                <w:rPrChange w:id="7824" w:author="Adelino Naquarta Sepalanga Domingos" w:date="2025-03-05T09:26:00Z" w16du:dateUtc="2025-03-05T08:26:00Z">
                  <w:rPr>
                    <w:rFonts w:ascii="Times New Roman" w:eastAsia="Times New Roman" w:hAnsi="Times New Roman"/>
                    <w:spacing w:val="-1"/>
                  </w:rPr>
                </w:rPrChange>
              </w:rPr>
            </w:pPr>
          </w:p>
          <w:p w14:paraId="2CA94EBD" w14:textId="77777777" w:rsidR="003F3EDE" w:rsidRPr="00FB0B06" w:rsidRDefault="003F3EDE" w:rsidP="0025185C">
            <w:pPr>
              <w:jc w:val="center"/>
              <w:rPr>
                <w:rFonts w:ascii="Arial" w:eastAsia="Times New Roman" w:hAnsi="Arial" w:cs="Arial"/>
                <w:spacing w:val="-1"/>
                <w:sz w:val="20"/>
                <w:szCs w:val="20"/>
                <w:rPrChange w:id="7825" w:author="Adelino Naquarta Sepalanga Domingos" w:date="2025-03-05T09:26:00Z" w16du:dateUtc="2025-03-05T08:26:00Z">
                  <w:rPr>
                    <w:rFonts w:ascii="Times New Roman" w:eastAsia="Times New Roman" w:hAnsi="Times New Roman"/>
                    <w:spacing w:val="-1"/>
                  </w:rPr>
                </w:rPrChange>
              </w:rPr>
            </w:pPr>
          </w:p>
          <w:p w14:paraId="763E67F9" w14:textId="77777777" w:rsidR="003F3EDE" w:rsidRPr="00FB0B06" w:rsidRDefault="003F3EDE" w:rsidP="0025185C">
            <w:pPr>
              <w:jc w:val="center"/>
              <w:rPr>
                <w:rFonts w:ascii="Arial" w:eastAsia="Times New Roman" w:hAnsi="Arial" w:cs="Arial"/>
                <w:spacing w:val="-1"/>
                <w:sz w:val="20"/>
                <w:szCs w:val="20"/>
                <w:rPrChange w:id="7826" w:author="Adelino Naquarta Sepalanga Domingos" w:date="2025-03-05T09:26:00Z" w16du:dateUtc="2025-03-05T08:26:00Z">
                  <w:rPr>
                    <w:rFonts w:ascii="Times New Roman" w:eastAsia="Times New Roman" w:hAnsi="Times New Roman"/>
                    <w:spacing w:val="-1"/>
                  </w:rPr>
                </w:rPrChange>
              </w:rPr>
            </w:pPr>
          </w:p>
          <w:p w14:paraId="5327A7F4" w14:textId="77777777" w:rsidR="003F3EDE" w:rsidRPr="00FB0B06" w:rsidRDefault="003F3EDE" w:rsidP="0025185C">
            <w:pPr>
              <w:jc w:val="center"/>
              <w:rPr>
                <w:rFonts w:ascii="Arial" w:eastAsia="Times New Roman" w:hAnsi="Arial" w:cs="Arial"/>
                <w:spacing w:val="-1"/>
                <w:sz w:val="20"/>
                <w:szCs w:val="20"/>
                <w:rPrChange w:id="7827" w:author="Adelino Naquarta Sepalanga Domingos" w:date="2025-03-05T09:26:00Z" w16du:dateUtc="2025-03-05T08:26:00Z">
                  <w:rPr>
                    <w:rFonts w:ascii="Times New Roman" w:eastAsia="Times New Roman" w:hAnsi="Times New Roman"/>
                    <w:spacing w:val="-1"/>
                  </w:rPr>
                </w:rPrChange>
              </w:rPr>
            </w:pPr>
          </w:p>
          <w:p w14:paraId="33631615" w14:textId="77777777" w:rsidR="003F3EDE" w:rsidRPr="00FB0B06" w:rsidRDefault="003F3EDE" w:rsidP="0025185C">
            <w:pPr>
              <w:jc w:val="center"/>
              <w:rPr>
                <w:rFonts w:ascii="Arial" w:eastAsia="Times New Roman" w:hAnsi="Arial" w:cs="Arial"/>
                <w:spacing w:val="-1"/>
                <w:sz w:val="20"/>
                <w:szCs w:val="20"/>
                <w:rPrChange w:id="7828" w:author="Adelino Naquarta Sepalanga Domingos" w:date="2025-03-05T09:26:00Z" w16du:dateUtc="2025-03-05T08:26:00Z">
                  <w:rPr>
                    <w:rFonts w:ascii="Times New Roman" w:eastAsia="Times New Roman" w:hAnsi="Times New Roman"/>
                    <w:spacing w:val="-1"/>
                  </w:rPr>
                </w:rPrChange>
              </w:rPr>
            </w:pPr>
          </w:p>
          <w:p w14:paraId="7B52E051" w14:textId="77777777" w:rsidR="003F3EDE" w:rsidRPr="00FB0B06" w:rsidRDefault="003F3EDE" w:rsidP="0025185C">
            <w:pPr>
              <w:jc w:val="center"/>
              <w:rPr>
                <w:rFonts w:ascii="Arial" w:eastAsia="Times New Roman" w:hAnsi="Arial" w:cs="Arial"/>
                <w:spacing w:val="-1"/>
                <w:sz w:val="20"/>
                <w:szCs w:val="20"/>
                <w:rPrChange w:id="7829" w:author="Adelino Naquarta Sepalanga Domingos" w:date="2025-03-05T09:26:00Z" w16du:dateUtc="2025-03-05T08:26:00Z">
                  <w:rPr>
                    <w:rFonts w:ascii="Times New Roman" w:eastAsia="Times New Roman" w:hAnsi="Times New Roman"/>
                    <w:spacing w:val="-1"/>
                  </w:rPr>
                </w:rPrChange>
              </w:rPr>
            </w:pPr>
          </w:p>
          <w:p w14:paraId="35748893" w14:textId="77777777" w:rsidR="003F3EDE" w:rsidRPr="00FB0B06" w:rsidRDefault="003F3EDE" w:rsidP="0025185C">
            <w:pPr>
              <w:jc w:val="center"/>
              <w:rPr>
                <w:rFonts w:ascii="Arial" w:eastAsia="Times New Roman" w:hAnsi="Arial" w:cs="Arial"/>
                <w:spacing w:val="-1"/>
                <w:sz w:val="20"/>
                <w:szCs w:val="20"/>
                <w:rPrChange w:id="7830"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831" w:author="Adelino Naquarta Sepalanga Domingos" w:date="2025-03-05T09:26:00Z" w16du:dateUtc="2025-03-05T08:26:00Z">
                  <w:rPr>
                    <w:rFonts w:ascii="Times New Roman" w:eastAsia="Times New Roman" w:hAnsi="Times New Roman"/>
                    <w:spacing w:val="-1"/>
                  </w:rPr>
                </w:rPrChange>
              </w:rPr>
              <w:t>4.3.4.12.</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2A840B3" w14:textId="77777777" w:rsidR="003F3EDE" w:rsidRPr="00FB0B06" w:rsidRDefault="003F3EDE" w:rsidP="0025185C">
            <w:pPr>
              <w:jc w:val="center"/>
              <w:rPr>
                <w:rFonts w:ascii="Arial" w:eastAsia="Times New Roman" w:hAnsi="Arial" w:cs="Arial"/>
                <w:spacing w:val="-1"/>
                <w:sz w:val="20"/>
                <w:szCs w:val="20"/>
                <w:rPrChange w:id="7832" w:author="Adelino Naquarta Sepalanga Domingos" w:date="2025-03-05T09:26:00Z" w16du:dateUtc="2025-03-05T08:26:00Z">
                  <w:rPr>
                    <w:rFonts w:ascii="Times New Roman" w:eastAsia="Times New Roman" w:hAnsi="Times New Roman"/>
                    <w:spacing w:val="-1"/>
                  </w:rPr>
                </w:rPrChange>
              </w:rPr>
            </w:pPr>
          </w:p>
          <w:p w14:paraId="1BC6EFF1" w14:textId="77777777" w:rsidR="003F3EDE" w:rsidRPr="00FB0B06" w:rsidRDefault="003F3EDE" w:rsidP="0025185C">
            <w:pPr>
              <w:jc w:val="center"/>
              <w:rPr>
                <w:rFonts w:ascii="Arial" w:eastAsia="Times New Roman" w:hAnsi="Arial" w:cs="Arial"/>
                <w:spacing w:val="-1"/>
                <w:sz w:val="20"/>
                <w:szCs w:val="20"/>
                <w:rPrChange w:id="7833" w:author="Adelino Naquarta Sepalanga Domingos" w:date="2025-03-05T09:26:00Z" w16du:dateUtc="2025-03-05T08:26:00Z">
                  <w:rPr>
                    <w:rFonts w:ascii="Times New Roman" w:eastAsia="Times New Roman" w:hAnsi="Times New Roman"/>
                    <w:spacing w:val="-1"/>
                  </w:rPr>
                </w:rPrChange>
              </w:rPr>
            </w:pPr>
          </w:p>
          <w:p w14:paraId="39EFAD05" w14:textId="77777777" w:rsidR="003F3EDE" w:rsidRPr="00FB0B06" w:rsidRDefault="003F3EDE" w:rsidP="0025185C">
            <w:pPr>
              <w:jc w:val="center"/>
              <w:rPr>
                <w:rFonts w:ascii="Arial" w:eastAsia="Times New Roman" w:hAnsi="Arial" w:cs="Arial"/>
                <w:spacing w:val="-1"/>
                <w:sz w:val="20"/>
                <w:szCs w:val="20"/>
                <w:rPrChange w:id="7834" w:author="Adelino Naquarta Sepalanga Domingos" w:date="2025-03-05T09:26:00Z" w16du:dateUtc="2025-03-05T08:26:00Z">
                  <w:rPr>
                    <w:rFonts w:ascii="Times New Roman" w:eastAsia="Times New Roman" w:hAnsi="Times New Roman"/>
                    <w:spacing w:val="-1"/>
                  </w:rPr>
                </w:rPrChange>
              </w:rPr>
            </w:pPr>
          </w:p>
          <w:p w14:paraId="3ACD62B2" w14:textId="77777777" w:rsidR="003F3EDE" w:rsidRPr="00FB0B06" w:rsidRDefault="003F3EDE" w:rsidP="0025185C">
            <w:pPr>
              <w:jc w:val="center"/>
              <w:rPr>
                <w:rFonts w:ascii="Arial" w:eastAsia="Times New Roman" w:hAnsi="Arial" w:cs="Arial"/>
                <w:spacing w:val="-1"/>
                <w:sz w:val="20"/>
                <w:szCs w:val="20"/>
                <w:rPrChange w:id="7835" w:author="Adelino Naquarta Sepalanga Domingos" w:date="2025-03-05T09:26:00Z" w16du:dateUtc="2025-03-05T08:26:00Z">
                  <w:rPr>
                    <w:rFonts w:ascii="Times New Roman" w:eastAsia="Times New Roman" w:hAnsi="Times New Roman"/>
                    <w:spacing w:val="-1"/>
                  </w:rPr>
                </w:rPrChange>
              </w:rPr>
            </w:pPr>
          </w:p>
          <w:p w14:paraId="7450243F" w14:textId="77777777" w:rsidR="003F3EDE" w:rsidRPr="00FB0B06" w:rsidRDefault="003F3EDE" w:rsidP="0025185C">
            <w:pPr>
              <w:jc w:val="center"/>
              <w:rPr>
                <w:rFonts w:ascii="Arial" w:eastAsia="Times New Roman" w:hAnsi="Arial" w:cs="Arial"/>
                <w:spacing w:val="-1"/>
                <w:sz w:val="20"/>
                <w:szCs w:val="20"/>
                <w:rPrChange w:id="7836" w:author="Adelino Naquarta Sepalanga Domingos" w:date="2025-03-05T09:26:00Z" w16du:dateUtc="2025-03-05T08:26:00Z">
                  <w:rPr>
                    <w:rFonts w:ascii="Times New Roman" w:eastAsia="Times New Roman" w:hAnsi="Times New Roman"/>
                    <w:spacing w:val="-1"/>
                  </w:rPr>
                </w:rPrChange>
              </w:rPr>
            </w:pPr>
          </w:p>
          <w:p w14:paraId="418B8012" w14:textId="77777777" w:rsidR="003F3EDE" w:rsidRPr="00FB0B06" w:rsidRDefault="003F3EDE" w:rsidP="0025185C">
            <w:pPr>
              <w:jc w:val="center"/>
              <w:rPr>
                <w:rFonts w:ascii="Arial" w:eastAsia="Times New Roman" w:hAnsi="Arial" w:cs="Arial"/>
                <w:spacing w:val="-1"/>
                <w:sz w:val="20"/>
                <w:szCs w:val="20"/>
                <w:rPrChange w:id="7837" w:author="Adelino Naquarta Sepalanga Domingos" w:date="2025-03-05T09:26:00Z" w16du:dateUtc="2025-03-05T08:26:00Z">
                  <w:rPr>
                    <w:rFonts w:ascii="Times New Roman" w:eastAsia="Times New Roman" w:hAnsi="Times New Roman"/>
                    <w:spacing w:val="-1"/>
                  </w:rPr>
                </w:rPrChange>
              </w:rPr>
            </w:pPr>
          </w:p>
          <w:p w14:paraId="1FBCFDB2" w14:textId="77777777" w:rsidR="003F3EDE" w:rsidRPr="00FB0B06" w:rsidRDefault="003F3EDE" w:rsidP="0025185C">
            <w:pPr>
              <w:jc w:val="center"/>
              <w:rPr>
                <w:rFonts w:ascii="Arial" w:eastAsia="Times New Roman" w:hAnsi="Arial" w:cs="Arial"/>
                <w:spacing w:val="-1"/>
                <w:sz w:val="20"/>
                <w:szCs w:val="20"/>
                <w:rPrChange w:id="7838" w:author="Adelino Naquarta Sepalanga Domingos" w:date="2025-03-05T09:26:00Z" w16du:dateUtc="2025-03-05T08:26:00Z">
                  <w:rPr>
                    <w:rFonts w:ascii="Times New Roman" w:eastAsia="Times New Roman" w:hAnsi="Times New Roman"/>
                    <w:spacing w:val="-1"/>
                  </w:rPr>
                </w:rPrChange>
              </w:rPr>
            </w:pPr>
          </w:p>
          <w:p w14:paraId="305D5042" w14:textId="77777777" w:rsidR="003F3EDE" w:rsidRPr="00FB0B06" w:rsidRDefault="003F3EDE" w:rsidP="0025185C">
            <w:pPr>
              <w:jc w:val="center"/>
              <w:rPr>
                <w:rFonts w:ascii="Arial" w:eastAsia="Times New Roman" w:hAnsi="Arial" w:cs="Arial"/>
                <w:spacing w:val="-1"/>
                <w:sz w:val="20"/>
                <w:szCs w:val="20"/>
                <w:rPrChange w:id="7839" w:author="Adelino Naquarta Sepalanga Domingos" w:date="2025-03-05T09:26:00Z" w16du:dateUtc="2025-03-05T08:26:00Z">
                  <w:rPr>
                    <w:rFonts w:ascii="Times New Roman" w:eastAsia="Times New Roman" w:hAnsi="Times New Roman"/>
                    <w:spacing w:val="-1"/>
                  </w:rPr>
                </w:rPrChange>
              </w:rPr>
            </w:pPr>
          </w:p>
          <w:p w14:paraId="06DCCF78" w14:textId="77777777" w:rsidR="003F3EDE" w:rsidRPr="00FB0B06" w:rsidRDefault="003F3EDE" w:rsidP="0025185C">
            <w:pPr>
              <w:jc w:val="center"/>
              <w:rPr>
                <w:rFonts w:ascii="Arial" w:eastAsia="Times New Roman" w:hAnsi="Arial" w:cs="Arial"/>
                <w:spacing w:val="-1"/>
                <w:sz w:val="20"/>
                <w:szCs w:val="20"/>
                <w:rPrChange w:id="7840"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841" w:author="Adelino Naquarta Sepalanga Domingos" w:date="2025-03-05T09:26:00Z" w16du:dateUtc="2025-03-05T08:26: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00FD9C0" w14:textId="77777777" w:rsidR="003F3EDE" w:rsidRPr="00FB0B06" w:rsidRDefault="003F3EDE" w:rsidP="0025185C">
            <w:pPr>
              <w:rPr>
                <w:rFonts w:ascii="Arial" w:eastAsia="Times New Roman" w:hAnsi="Arial" w:cs="Arial"/>
                <w:spacing w:val="-1"/>
                <w:sz w:val="20"/>
                <w:szCs w:val="20"/>
                <w:rPrChange w:id="7842" w:author="Adelino Naquarta Sepalanga Domingos" w:date="2025-03-05T09:26:00Z" w16du:dateUtc="2025-03-05T08:26:00Z">
                  <w:rPr>
                    <w:rFonts w:ascii="Times New Roman" w:eastAsia="Times New Roman" w:hAnsi="Times New Roman"/>
                    <w:spacing w:val="-1"/>
                  </w:rPr>
                </w:rPrChange>
              </w:rPr>
            </w:pPr>
          </w:p>
          <w:p w14:paraId="5B218C91" w14:textId="77777777" w:rsidR="003F3EDE" w:rsidRPr="00FB0B06" w:rsidRDefault="003F3EDE" w:rsidP="0025185C">
            <w:pPr>
              <w:rPr>
                <w:rFonts w:ascii="Arial" w:eastAsia="Times New Roman" w:hAnsi="Arial" w:cs="Arial"/>
                <w:spacing w:val="-1"/>
                <w:sz w:val="20"/>
                <w:szCs w:val="20"/>
                <w:rPrChange w:id="7843" w:author="Adelino Naquarta Sepalanga Domingos" w:date="2025-03-05T09:26:00Z" w16du:dateUtc="2025-03-05T08:26:00Z">
                  <w:rPr>
                    <w:rFonts w:ascii="Times New Roman" w:eastAsia="Times New Roman" w:hAnsi="Times New Roman"/>
                    <w:spacing w:val="-1"/>
                  </w:rPr>
                </w:rPrChange>
              </w:rPr>
            </w:pPr>
          </w:p>
          <w:p w14:paraId="311A6D25" w14:textId="77777777" w:rsidR="003F3EDE" w:rsidRPr="00FB0B06" w:rsidRDefault="003F3EDE" w:rsidP="0025185C">
            <w:pPr>
              <w:rPr>
                <w:rFonts w:ascii="Arial" w:eastAsia="Times New Roman" w:hAnsi="Arial" w:cs="Arial"/>
                <w:spacing w:val="-1"/>
                <w:sz w:val="20"/>
                <w:szCs w:val="20"/>
                <w:rPrChange w:id="7844" w:author="Adelino Naquarta Sepalanga Domingos" w:date="2025-03-05T09:26:00Z" w16du:dateUtc="2025-03-05T08:26:00Z">
                  <w:rPr>
                    <w:rFonts w:ascii="Times New Roman" w:eastAsia="Times New Roman" w:hAnsi="Times New Roman"/>
                    <w:spacing w:val="-1"/>
                  </w:rPr>
                </w:rPrChange>
              </w:rPr>
            </w:pPr>
          </w:p>
          <w:p w14:paraId="5DD9EF71" w14:textId="77777777" w:rsidR="003F3EDE" w:rsidRPr="00FB0B06" w:rsidRDefault="003F3EDE" w:rsidP="0025185C">
            <w:pPr>
              <w:rPr>
                <w:rFonts w:ascii="Arial" w:eastAsia="Times New Roman" w:hAnsi="Arial" w:cs="Arial"/>
                <w:spacing w:val="-1"/>
                <w:sz w:val="20"/>
                <w:szCs w:val="20"/>
                <w:rPrChange w:id="7845" w:author="Adelino Naquarta Sepalanga Domingos" w:date="2025-03-05T09:26:00Z" w16du:dateUtc="2025-03-05T08:26:00Z">
                  <w:rPr>
                    <w:rFonts w:ascii="Times New Roman" w:eastAsia="Times New Roman" w:hAnsi="Times New Roman"/>
                    <w:spacing w:val="-1"/>
                  </w:rPr>
                </w:rPrChange>
              </w:rPr>
            </w:pPr>
          </w:p>
          <w:p w14:paraId="0CC3BB70" w14:textId="77777777" w:rsidR="003F3EDE" w:rsidRPr="00FB0B06" w:rsidRDefault="003F3EDE" w:rsidP="0025185C">
            <w:pPr>
              <w:rPr>
                <w:rFonts w:ascii="Arial" w:eastAsia="Times New Roman" w:hAnsi="Arial" w:cs="Arial"/>
                <w:spacing w:val="-1"/>
                <w:sz w:val="20"/>
                <w:szCs w:val="20"/>
                <w:rPrChange w:id="7846" w:author="Adelino Naquarta Sepalanga Domingos" w:date="2025-03-05T09:26:00Z" w16du:dateUtc="2025-03-05T08:26:00Z">
                  <w:rPr>
                    <w:rFonts w:ascii="Times New Roman" w:eastAsia="Times New Roman" w:hAnsi="Times New Roman"/>
                    <w:spacing w:val="-1"/>
                  </w:rPr>
                </w:rPrChange>
              </w:rPr>
            </w:pPr>
          </w:p>
          <w:p w14:paraId="4BFA750E" w14:textId="77777777" w:rsidR="003F3EDE" w:rsidRPr="00FB0B06" w:rsidRDefault="003F3EDE" w:rsidP="0025185C">
            <w:pPr>
              <w:rPr>
                <w:rFonts w:ascii="Arial" w:eastAsia="Times New Roman" w:hAnsi="Arial" w:cs="Arial"/>
                <w:spacing w:val="-1"/>
                <w:sz w:val="20"/>
                <w:szCs w:val="20"/>
                <w:rPrChange w:id="7847" w:author="Adelino Naquarta Sepalanga Domingos" w:date="2025-03-05T09:26:00Z" w16du:dateUtc="2025-03-05T08:26:00Z">
                  <w:rPr>
                    <w:rFonts w:ascii="Times New Roman" w:eastAsia="Times New Roman" w:hAnsi="Times New Roman"/>
                    <w:spacing w:val="-1"/>
                  </w:rPr>
                </w:rPrChange>
              </w:rPr>
            </w:pPr>
          </w:p>
          <w:p w14:paraId="62696ADB" w14:textId="77777777" w:rsidR="003F3EDE" w:rsidRPr="00FB0B06" w:rsidRDefault="003F3EDE" w:rsidP="0025185C">
            <w:pPr>
              <w:rPr>
                <w:rFonts w:ascii="Arial" w:eastAsia="Times New Roman" w:hAnsi="Arial" w:cs="Arial"/>
                <w:spacing w:val="-1"/>
                <w:sz w:val="20"/>
                <w:szCs w:val="20"/>
                <w:rPrChange w:id="7848" w:author="Adelino Naquarta Sepalanga Domingos" w:date="2025-03-05T09:26:00Z" w16du:dateUtc="2025-03-05T08:26:00Z">
                  <w:rPr>
                    <w:rFonts w:ascii="Times New Roman" w:eastAsia="Times New Roman" w:hAnsi="Times New Roman"/>
                    <w:spacing w:val="-1"/>
                  </w:rPr>
                </w:rPrChange>
              </w:rPr>
            </w:pPr>
          </w:p>
          <w:p w14:paraId="01354C6C" w14:textId="77777777" w:rsidR="003F3EDE" w:rsidRPr="00FB0B06" w:rsidRDefault="003F3EDE" w:rsidP="0025185C">
            <w:pPr>
              <w:rPr>
                <w:rFonts w:ascii="Arial" w:eastAsia="Times New Roman" w:hAnsi="Arial" w:cs="Arial"/>
                <w:spacing w:val="-1"/>
                <w:sz w:val="20"/>
                <w:szCs w:val="20"/>
                <w:rPrChange w:id="7849" w:author="Adelino Naquarta Sepalanga Domingos" w:date="2025-03-05T09:26:00Z" w16du:dateUtc="2025-03-05T08:26:00Z">
                  <w:rPr>
                    <w:rFonts w:ascii="Times New Roman" w:eastAsia="Times New Roman" w:hAnsi="Times New Roman"/>
                    <w:spacing w:val="-1"/>
                  </w:rPr>
                </w:rPrChange>
              </w:rPr>
            </w:pPr>
          </w:p>
          <w:p w14:paraId="74C17E2F" w14:textId="77777777" w:rsidR="003F3EDE" w:rsidRPr="00FB0B06" w:rsidRDefault="003F3EDE" w:rsidP="0025185C">
            <w:pPr>
              <w:rPr>
                <w:rFonts w:ascii="Arial" w:eastAsia="Times New Roman" w:hAnsi="Arial" w:cs="Arial"/>
                <w:spacing w:val="-1"/>
                <w:sz w:val="20"/>
                <w:szCs w:val="20"/>
                <w:rPrChange w:id="7850"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851" w:author="Adelino Naquarta Sepalanga Domingos" w:date="2025-03-05T09:26:00Z" w16du:dateUtc="2025-03-05T08:26:00Z">
                  <w:rPr>
                    <w:rFonts w:ascii="Times New Roman" w:eastAsia="Times New Roman" w:hAnsi="Times New Roman"/>
                    <w:spacing w:val="-1"/>
                  </w:rPr>
                </w:rPrChange>
              </w:rPr>
              <w:t>Identificador da transação (TransactionID)</w:t>
            </w:r>
          </w:p>
        </w:tc>
        <w:tc>
          <w:tcPr>
            <w:tcW w:w="377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E12BEB2" w14:textId="77777777" w:rsidR="003F3EDE" w:rsidRPr="00FB0B06" w:rsidRDefault="003F3EDE" w:rsidP="0025185C">
            <w:pPr>
              <w:rPr>
                <w:rFonts w:ascii="Arial" w:eastAsia="Times New Roman" w:hAnsi="Arial" w:cs="Arial"/>
                <w:spacing w:val="-1"/>
                <w:sz w:val="20"/>
                <w:szCs w:val="20"/>
                <w:rPrChange w:id="7852"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853" w:author="Adelino Naquarta Sepalanga Domingos" w:date="2025-03-05T09:26:00Z" w16du:dateUtc="2025-03-05T08:26:00Z">
                  <w:rPr>
                    <w:rFonts w:ascii="Times New Roman" w:eastAsia="Times New Roman" w:hAnsi="Times New Roman"/>
                    <w:spacing w:val="-1"/>
                  </w:rPr>
                </w:rPrChange>
              </w:rPr>
              <w:t>Se der origem a registo contabilístico, o preenchimento é obrigatório, no caso de se tratar de um sistema integrado de contabilidade e facturação, ainda que o tipo de ficheiro (TaxAccountingBasis) não deva conter as tabelas relativas à contabilidade.</w:t>
            </w:r>
          </w:p>
          <w:p w14:paraId="702A8E26" w14:textId="77777777" w:rsidR="003F3EDE" w:rsidRPr="00FB0B06" w:rsidRDefault="003F3EDE" w:rsidP="0025185C">
            <w:pPr>
              <w:rPr>
                <w:rFonts w:ascii="Arial" w:eastAsia="Times New Roman" w:hAnsi="Arial" w:cs="Arial"/>
                <w:spacing w:val="-1"/>
                <w:sz w:val="20"/>
                <w:szCs w:val="20"/>
                <w:rPrChange w:id="7854"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855" w:author="Adelino Naquarta Sepalanga Domingos" w:date="2025-03-05T09:26:00Z" w16du:dateUtc="2025-03-05T08:26:00Z">
                  <w:rPr>
                    <w:rFonts w:ascii="Times New Roman" w:eastAsia="Times New Roman" w:hAnsi="Times New Roman"/>
                    <w:spacing w:val="-1"/>
                  </w:rPr>
                </w:rPrChange>
              </w:rPr>
              <w:t>Deve ser indicada a chave única da tabela</w:t>
            </w:r>
            <w:r w:rsidRPr="00FB0B06">
              <w:rPr>
                <w:rFonts w:ascii="Arial" w:eastAsia="Times New Roman" w:hAnsi="Arial" w:cs="Arial"/>
                <w:spacing w:val="-1"/>
                <w:sz w:val="20"/>
                <w:szCs w:val="20"/>
                <w:rPrChange w:id="7856" w:author="Adelino Naquarta Sepalanga Domingos" w:date="2025-03-05T09:26:00Z" w16du:dateUtc="2025-03-05T08:26:00Z">
                  <w:rPr>
                    <w:rFonts w:ascii="Times New Roman" w:eastAsia="Times New Roman" w:hAnsi="Times New Roman"/>
                    <w:spacing w:val="-1"/>
                  </w:rPr>
                </w:rPrChange>
              </w:rPr>
              <w:tab/>
            </w:r>
          </w:p>
          <w:p w14:paraId="2B9C3FB1" w14:textId="77777777" w:rsidR="003F3EDE" w:rsidRPr="00FB0B06" w:rsidRDefault="003F3EDE" w:rsidP="0025185C">
            <w:pPr>
              <w:rPr>
                <w:rFonts w:ascii="Arial" w:eastAsia="Times New Roman" w:hAnsi="Arial" w:cs="Arial"/>
                <w:spacing w:val="-1"/>
                <w:sz w:val="20"/>
                <w:szCs w:val="20"/>
                <w:rPrChange w:id="7857"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858" w:author="Adelino Naquarta Sepalanga Domingos" w:date="2025-03-05T09:26:00Z" w16du:dateUtc="2025-03-05T08:26:00Z">
                  <w:rPr>
                    <w:rFonts w:ascii="Times New Roman" w:eastAsia="Times New Roman" w:hAnsi="Times New Roman"/>
                    <w:spacing w:val="-1"/>
                  </w:rPr>
                </w:rPrChange>
              </w:rPr>
              <w:t>3.Movimentos contabilísticos (GeneralLedgerEntries)</w:t>
            </w:r>
            <w:r w:rsidRPr="00FB0B06">
              <w:rPr>
                <w:rFonts w:ascii="Arial" w:eastAsia="Times New Roman" w:hAnsi="Arial" w:cs="Arial"/>
                <w:spacing w:val="-1"/>
                <w:sz w:val="20"/>
                <w:szCs w:val="20"/>
                <w:rPrChange w:id="7859" w:author="Adelino Naquarta Sepalanga Domingos" w:date="2025-03-05T09:26:00Z" w16du:dateUtc="2025-03-05T08:26:00Z">
                  <w:rPr>
                    <w:rFonts w:ascii="Times New Roman" w:eastAsia="Times New Roman" w:hAnsi="Times New Roman"/>
                    <w:spacing w:val="-1"/>
                  </w:rPr>
                </w:rPrChange>
              </w:rPr>
              <w:tab/>
              <w:t>da transacção onde foi lançado este documento, respeitando a regra aí definida para o campo 3.4.3.1-Chave única do movimento contabilístico (TransactionID).</w:t>
            </w:r>
          </w:p>
        </w:tc>
        <w:tc>
          <w:tcPr>
            <w:tcW w:w="141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44434C1" w14:textId="77777777" w:rsidR="003F3EDE" w:rsidRPr="00FB0B06" w:rsidRDefault="003F3EDE" w:rsidP="0025185C">
            <w:pPr>
              <w:jc w:val="center"/>
              <w:rPr>
                <w:rFonts w:ascii="Arial" w:eastAsia="Times New Roman" w:hAnsi="Arial" w:cs="Arial"/>
                <w:spacing w:val="-1"/>
                <w:sz w:val="20"/>
                <w:szCs w:val="20"/>
                <w:rPrChange w:id="7860" w:author="Adelino Naquarta Sepalanga Domingos" w:date="2025-03-05T09:26:00Z" w16du:dateUtc="2025-03-05T08:26:00Z">
                  <w:rPr>
                    <w:rFonts w:ascii="Times New Roman" w:eastAsia="Times New Roman" w:hAnsi="Times New Roman"/>
                    <w:spacing w:val="-1"/>
                  </w:rPr>
                </w:rPrChange>
              </w:rPr>
            </w:pPr>
          </w:p>
          <w:p w14:paraId="67A8A694" w14:textId="77777777" w:rsidR="003F3EDE" w:rsidRPr="00FB0B06" w:rsidRDefault="003F3EDE" w:rsidP="0025185C">
            <w:pPr>
              <w:jc w:val="center"/>
              <w:rPr>
                <w:rFonts w:ascii="Arial" w:eastAsia="Times New Roman" w:hAnsi="Arial" w:cs="Arial"/>
                <w:spacing w:val="-1"/>
                <w:sz w:val="20"/>
                <w:szCs w:val="20"/>
                <w:rPrChange w:id="7861" w:author="Adelino Naquarta Sepalanga Domingos" w:date="2025-03-05T09:26:00Z" w16du:dateUtc="2025-03-05T08:26:00Z">
                  <w:rPr>
                    <w:rFonts w:ascii="Times New Roman" w:eastAsia="Times New Roman" w:hAnsi="Times New Roman"/>
                    <w:spacing w:val="-1"/>
                  </w:rPr>
                </w:rPrChange>
              </w:rPr>
            </w:pPr>
          </w:p>
          <w:p w14:paraId="4C0B6D22" w14:textId="77777777" w:rsidR="003F3EDE" w:rsidRPr="00FB0B06" w:rsidRDefault="003F3EDE" w:rsidP="0025185C">
            <w:pPr>
              <w:jc w:val="center"/>
              <w:rPr>
                <w:rFonts w:ascii="Arial" w:eastAsia="Times New Roman" w:hAnsi="Arial" w:cs="Arial"/>
                <w:spacing w:val="-1"/>
                <w:sz w:val="20"/>
                <w:szCs w:val="20"/>
                <w:rPrChange w:id="7862" w:author="Adelino Naquarta Sepalanga Domingos" w:date="2025-03-05T09:26:00Z" w16du:dateUtc="2025-03-05T08:26:00Z">
                  <w:rPr>
                    <w:rFonts w:ascii="Times New Roman" w:eastAsia="Times New Roman" w:hAnsi="Times New Roman"/>
                    <w:spacing w:val="-1"/>
                  </w:rPr>
                </w:rPrChange>
              </w:rPr>
            </w:pPr>
          </w:p>
          <w:p w14:paraId="6D66845F" w14:textId="77777777" w:rsidR="003F3EDE" w:rsidRPr="00FB0B06" w:rsidRDefault="003F3EDE" w:rsidP="0025185C">
            <w:pPr>
              <w:jc w:val="center"/>
              <w:rPr>
                <w:rFonts w:ascii="Arial" w:eastAsia="Times New Roman" w:hAnsi="Arial" w:cs="Arial"/>
                <w:spacing w:val="-1"/>
                <w:sz w:val="20"/>
                <w:szCs w:val="20"/>
                <w:rPrChange w:id="7863" w:author="Adelino Naquarta Sepalanga Domingos" w:date="2025-03-05T09:26:00Z" w16du:dateUtc="2025-03-05T08:26:00Z">
                  <w:rPr>
                    <w:rFonts w:ascii="Times New Roman" w:eastAsia="Times New Roman" w:hAnsi="Times New Roman"/>
                    <w:spacing w:val="-1"/>
                  </w:rPr>
                </w:rPrChange>
              </w:rPr>
            </w:pPr>
          </w:p>
          <w:p w14:paraId="10F1143F" w14:textId="77777777" w:rsidR="003F3EDE" w:rsidRPr="00FB0B06" w:rsidRDefault="003F3EDE" w:rsidP="0025185C">
            <w:pPr>
              <w:jc w:val="center"/>
              <w:rPr>
                <w:rFonts w:ascii="Arial" w:eastAsia="Times New Roman" w:hAnsi="Arial" w:cs="Arial"/>
                <w:spacing w:val="-1"/>
                <w:sz w:val="20"/>
                <w:szCs w:val="20"/>
                <w:rPrChange w:id="7864" w:author="Adelino Naquarta Sepalanga Domingos" w:date="2025-03-05T09:26:00Z" w16du:dateUtc="2025-03-05T08:26:00Z">
                  <w:rPr>
                    <w:rFonts w:ascii="Times New Roman" w:eastAsia="Times New Roman" w:hAnsi="Times New Roman"/>
                    <w:spacing w:val="-1"/>
                  </w:rPr>
                </w:rPrChange>
              </w:rPr>
            </w:pPr>
          </w:p>
          <w:p w14:paraId="0BA25F60" w14:textId="77777777" w:rsidR="003F3EDE" w:rsidRPr="00FB0B06" w:rsidRDefault="003F3EDE" w:rsidP="0025185C">
            <w:pPr>
              <w:jc w:val="center"/>
              <w:rPr>
                <w:rFonts w:ascii="Arial" w:eastAsia="Times New Roman" w:hAnsi="Arial" w:cs="Arial"/>
                <w:spacing w:val="-1"/>
                <w:sz w:val="20"/>
                <w:szCs w:val="20"/>
                <w:rPrChange w:id="7865" w:author="Adelino Naquarta Sepalanga Domingos" w:date="2025-03-05T09:26:00Z" w16du:dateUtc="2025-03-05T08:26:00Z">
                  <w:rPr>
                    <w:rFonts w:ascii="Times New Roman" w:eastAsia="Times New Roman" w:hAnsi="Times New Roman"/>
                    <w:spacing w:val="-1"/>
                  </w:rPr>
                </w:rPrChange>
              </w:rPr>
            </w:pPr>
          </w:p>
          <w:p w14:paraId="6F3198F9" w14:textId="77777777" w:rsidR="003F3EDE" w:rsidRPr="00FB0B06" w:rsidRDefault="003F3EDE" w:rsidP="0025185C">
            <w:pPr>
              <w:jc w:val="center"/>
              <w:rPr>
                <w:rFonts w:ascii="Arial" w:eastAsia="Times New Roman" w:hAnsi="Arial" w:cs="Arial"/>
                <w:spacing w:val="-1"/>
                <w:sz w:val="20"/>
                <w:szCs w:val="20"/>
                <w:rPrChange w:id="7866" w:author="Adelino Naquarta Sepalanga Domingos" w:date="2025-03-05T09:26:00Z" w16du:dateUtc="2025-03-05T08:26:00Z">
                  <w:rPr>
                    <w:rFonts w:ascii="Times New Roman" w:eastAsia="Times New Roman" w:hAnsi="Times New Roman"/>
                    <w:spacing w:val="-1"/>
                  </w:rPr>
                </w:rPrChange>
              </w:rPr>
            </w:pPr>
          </w:p>
          <w:p w14:paraId="5CC68403" w14:textId="77777777" w:rsidR="003F3EDE" w:rsidRPr="00FB0B06" w:rsidRDefault="003F3EDE" w:rsidP="0025185C">
            <w:pPr>
              <w:jc w:val="center"/>
              <w:rPr>
                <w:rFonts w:ascii="Arial" w:eastAsia="Times New Roman" w:hAnsi="Arial" w:cs="Arial"/>
                <w:spacing w:val="-1"/>
                <w:sz w:val="20"/>
                <w:szCs w:val="20"/>
                <w:rPrChange w:id="7867" w:author="Adelino Naquarta Sepalanga Domingos" w:date="2025-03-05T09:26:00Z" w16du:dateUtc="2025-03-05T08:26:00Z">
                  <w:rPr>
                    <w:rFonts w:ascii="Times New Roman" w:eastAsia="Times New Roman" w:hAnsi="Times New Roman"/>
                    <w:spacing w:val="-1"/>
                  </w:rPr>
                </w:rPrChange>
              </w:rPr>
            </w:pPr>
          </w:p>
          <w:p w14:paraId="46C35529" w14:textId="77777777" w:rsidR="003F3EDE" w:rsidRPr="00FB0B06" w:rsidRDefault="003F3EDE" w:rsidP="0025185C">
            <w:pPr>
              <w:jc w:val="center"/>
              <w:rPr>
                <w:rFonts w:ascii="Arial" w:eastAsia="Times New Roman" w:hAnsi="Arial" w:cs="Arial"/>
                <w:spacing w:val="-1"/>
                <w:sz w:val="20"/>
                <w:szCs w:val="20"/>
                <w:rPrChange w:id="7868"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869" w:author="Adelino Naquarta Sepalanga Domingos" w:date="2025-03-05T09:26:00Z" w16du:dateUtc="2025-03-05T08:26:00Z">
                  <w:rPr>
                    <w:rFonts w:ascii="Times New Roman" w:eastAsia="Times New Roman" w:hAnsi="Times New Roman"/>
                    <w:spacing w:val="-1"/>
                  </w:rPr>
                </w:rPrChange>
              </w:rPr>
              <w:t>Texto 70</w:t>
            </w:r>
          </w:p>
        </w:tc>
      </w:tr>
      <w:tr w:rsidR="003F3EDE" w:rsidRPr="00FB0B06" w14:paraId="075A8710" w14:textId="77777777" w:rsidTr="0025185C">
        <w:trPr>
          <w:trHeight w:val="1189"/>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1E7EC38" w14:textId="77777777" w:rsidR="003F3EDE" w:rsidRPr="00FB0B06" w:rsidRDefault="003F3EDE" w:rsidP="0025185C">
            <w:pPr>
              <w:jc w:val="center"/>
              <w:rPr>
                <w:rFonts w:ascii="Arial" w:eastAsia="Times New Roman" w:hAnsi="Arial" w:cs="Arial"/>
                <w:spacing w:val="-1"/>
                <w:sz w:val="20"/>
                <w:szCs w:val="20"/>
                <w:rPrChange w:id="7870"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871" w:author="Adelino Naquarta Sepalanga Domingos" w:date="2025-03-05T09:26:00Z" w16du:dateUtc="2025-03-05T08:26:00Z">
                  <w:rPr>
                    <w:rFonts w:ascii="Times New Roman" w:eastAsia="Times New Roman" w:hAnsi="Times New Roman"/>
                    <w:spacing w:val="-1"/>
                  </w:rPr>
                </w:rPrChange>
              </w:rPr>
              <w:t>4.3.4.13.</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95E06FE" w14:textId="77777777" w:rsidR="003F3EDE" w:rsidRPr="00FB0B06" w:rsidRDefault="003F3EDE" w:rsidP="0025185C">
            <w:pPr>
              <w:jc w:val="center"/>
              <w:rPr>
                <w:rFonts w:ascii="Arial" w:eastAsia="Times New Roman" w:hAnsi="Arial" w:cs="Arial"/>
                <w:spacing w:val="-1"/>
                <w:sz w:val="20"/>
                <w:szCs w:val="20"/>
                <w:rPrChange w:id="7872"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873" w:author="Adelino Naquarta Sepalanga Domingos" w:date="2025-03-05T09:26:00Z" w16du:dateUtc="2025-03-05T08:26: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73F38C8" w14:textId="77777777" w:rsidR="003F3EDE" w:rsidRPr="00FB0B06" w:rsidRDefault="003F3EDE" w:rsidP="0025185C">
            <w:pPr>
              <w:rPr>
                <w:rFonts w:ascii="Arial" w:eastAsia="Times New Roman" w:hAnsi="Arial" w:cs="Arial"/>
                <w:spacing w:val="-1"/>
                <w:sz w:val="20"/>
                <w:szCs w:val="20"/>
                <w:rPrChange w:id="7874"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875" w:author="Adelino Naquarta Sepalanga Domingos" w:date="2025-03-05T09:26:00Z" w16du:dateUtc="2025-03-05T08:26:00Z">
                  <w:rPr>
                    <w:rFonts w:ascii="Times New Roman" w:eastAsia="Times New Roman" w:hAnsi="Times New Roman"/>
                    <w:spacing w:val="-1"/>
                  </w:rPr>
                </w:rPrChange>
              </w:rPr>
              <w:t>Identificador do cliente (CustomerID)</w:t>
            </w:r>
          </w:p>
        </w:tc>
        <w:tc>
          <w:tcPr>
            <w:tcW w:w="377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F7229D2" w14:textId="77777777" w:rsidR="003F3EDE" w:rsidRPr="00FB0B06" w:rsidRDefault="003F3EDE" w:rsidP="0025185C">
            <w:pPr>
              <w:rPr>
                <w:rFonts w:ascii="Arial" w:eastAsia="Times New Roman" w:hAnsi="Arial" w:cs="Arial"/>
                <w:spacing w:val="-1"/>
                <w:sz w:val="20"/>
                <w:szCs w:val="20"/>
                <w:rPrChange w:id="7876"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877" w:author="Adelino Naquarta Sepalanga Domingos" w:date="2025-03-05T09:26:00Z" w16du:dateUtc="2025-03-05T08:26:00Z">
                  <w:rPr>
                    <w:rFonts w:ascii="Times New Roman" w:eastAsia="Times New Roman" w:hAnsi="Times New Roman"/>
                    <w:spacing w:val="-1"/>
                  </w:rPr>
                </w:rPrChange>
              </w:rPr>
              <w:t>Chave única da tabela 2.2. – Tabela de clientes (Customer) respeitando a regra aí definida para o campo 2.2.1. - Identificador único do cliente (CustomerID).</w:t>
            </w:r>
          </w:p>
        </w:tc>
        <w:tc>
          <w:tcPr>
            <w:tcW w:w="1417"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9BB3CF9" w14:textId="77777777" w:rsidR="003F3EDE" w:rsidRPr="00FB0B06" w:rsidRDefault="003F3EDE" w:rsidP="0025185C">
            <w:pPr>
              <w:jc w:val="center"/>
              <w:rPr>
                <w:rFonts w:ascii="Arial" w:eastAsia="Times New Roman" w:hAnsi="Arial" w:cs="Arial"/>
                <w:spacing w:val="-1"/>
                <w:sz w:val="20"/>
                <w:szCs w:val="20"/>
                <w:rPrChange w:id="7878" w:author="Adelino Naquarta Sepalanga Domingos" w:date="2025-03-05T09:26:00Z" w16du:dateUtc="2025-03-05T08:26:00Z">
                  <w:rPr>
                    <w:rFonts w:ascii="Times New Roman" w:eastAsia="Times New Roman" w:hAnsi="Times New Roman"/>
                    <w:spacing w:val="-1"/>
                  </w:rPr>
                </w:rPrChange>
              </w:rPr>
            </w:pPr>
          </w:p>
          <w:p w14:paraId="2F1EF493" w14:textId="77777777" w:rsidR="003F3EDE" w:rsidRPr="00FB0B06" w:rsidRDefault="003F3EDE" w:rsidP="0025185C">
            <w:pPr>
              <w:jc w:val="center"/>
              <w:rPr>
                <w:rFonts w:ascii="Arial" w:eastAsia="Times New Roman" w:hAnsi="Arial" w:cs="Arial"/>
                <w:spacing w:val="-1"/>
                <w:sz w:val="20"/>
                <w:szCs w:val="20"/>
                <w:rPrChange w:id="7879" w:author="Adelino Naquarta Sepalanga Domingos" w:date="2025-03-05T09:26:00Z" w16du:dateUtc="2025-03-05T08:26:00Z">
                  <w:rPr>
                    <w:rFonts w:ascii="Times New Roman" w:eastAsia="Times New Roman" w:hAnsi="Times New Roman"/>
                    <w:spacing w:val="-1"/>
                  </w:rPr>
                </w:rPrChange>
              </w:rPr>
            </w:pPr>
          </w:p>
          <w:p w14:paraId="51997641" w14:textId="77777777" w:rsidR="003F3EDE" w:rsidRPr="00FB0B06" w:rsidRDefault="003F3EDE" w:rsidP="0025185C">
            <w:pPr>
              <w:jc w:val="center"/>
              <w:rPr>
                <w:rFonts w:ascii="Arial" w:eastAsia="Times New Roman" w:hAnsi="Arial" w:cs="Arial"/>
                <w:spacing w:val="-1"/>
                <w:sz w:val="20"/>
                <w:szCs w:val="20"/>
                <w:rPrChange w:id="7880"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881" w:author="Adelino Naquarta Sepalanga Domingos" w:date="2025-03-05T09:26:00Z" w16du:dateUtc="2025-03-05T08:26:00Z">
                  <w:rPr>
                    <w:rFonts w:ascii="Times New Roman" w:eastAsia="Times New Roman" w:hAnsi="Times New Roman"/>
                    <w:spacing w:val="-1"/>
                  </w:rPr>
                </w:rPrChange>
              </w:rPr>
              <w:t>Texto 30</w:t>
            </w:r>
          </w:p>
        </w:tc>
      </w:tr>
      <w:tr w:rsidR="003F3EDE" w:rsidRPr="00FB0B06" w14:paraId="546CE49D" w14:textId="77777777" w:rsidTr="0025185C">
        <w:trPr>
          <w:trHeight w:val="501"/>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6FC366C" w14:textId="77777777" w:rsidR="003F3EDE" w:rsidRPr="00FB0B06" w:rsidRDefault="003F3EDE" w:rsidP="0025185C">
            <w:pPr>
              <w:jc w:val="center"/>
              <w:rPr>
                <w:rFonts w:ascii="Arial" w:eastAsia="Times New Roman" w:hAnsi="Arial" w:cs="Arial"/>
                <w:spacing w:val="-1"/>
                <w:sz w:val="20"/>
                <w:szCs w:val="20"/>
                <w:rPrChange w:id="7882"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883" w:author="Adelino Naquarta Sepalanga Domingos" w:date="2025-03-05T09:26:00Z" w16du:dateUtc="2025-03-05T08:26:00Z">
                  <w:rPr>
                    <w:rFonts w:ascii="Times New Roman" w:eastAsia="Times New Roman" w:hAnsi="Times New Roman"/>
                    <w:spacing w:val="-1"/>
                  </w:rPr>
                </w:rPrChange>
              </w:rPr>
              <w:t>4.3.4.14.</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4C09D43" w14:textId="77777777" w:rsidR="003F3EDE" w:rsidRPr="00FB0B06" w:rsidRDefault="003F3EDE" w:rsidP="0025185C">
            <w:pPr>
              <w:jc w:val="center"/>
              <w:rPr>
                <w:rFonts w:ascii="Arial" w:eastAsia="Times New Roman" w:hAnsi="Arial" w:cs="Arial"/>
                <w:spacing w:val="-1"/>
                <w:sz w:val="20"/>
                <w:szCs w:val="20"/>
                <w:rPrChange w:id="7884"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885" w:author="Adelino Naquarta Sepalanga Domingos" w:date="2025-03-05T09:26:00Z" w16du:dateUtc="2025-03-05T08:26: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C5DC683" w14:textId="77777777" w:rsidR="003F3EDE" w:rsidRPr="00FB0B06" w:rsidRDefault="003F3EDE" w:rsidP="0025185C">
            <w:pPr>
              <w:rPr>
                <w:rFonts w:ascii="Arial" w:eastAsia="Times New Roman" w:hAnsi="Arial" w:cs="Arial"/>
                <w:spacing w:val="-1"/>
                <w:sz w:val="20"/>
                <w:szCs w:val="20"/>
                <w:rPrChange w:id="7886"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887" w:author="Adelino Naquarta Sepalanga Domingos" w:date="2025-03-05T09:26:00Z" w16du:dateUtc="2025-03-05T08:26:00Z">
                  <w:rPr>
                    <w:rFonts w:ascii="Times New Roman" w:eastAsia="Times New Roman" w:hAnsi="Times New Roman"/>
                    <w:spacing w:val="-1"/>
                  </w:rPr>
                </w:rPrChange>
              </w:rPr>
              <w:t>Linha (Line)</w:t>
            </w:r>
          </w:p>
        </w:tc>
        <w:tc>
          <w:tcPr>
            <w:tcW w:w="377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495921D" w14:textId="77777777" w:rsidR="003F3EDE" w:rsidRPr="00FB0B06" w:rsidRDefault="003F3EDE" w:rsidP="0025185C">
            <w:pPr>
              <w:rPr>
                <w:rFonts w:ascii="Arial" w:eastAsia="Times New Roman" w:hAnsi="Arial" w:cs="Arial"/>
                <w:spacing w:val="-1"/>
                <w:sz w:val="20"/>
                <w:szCs w:val="20"/>
                <w:rPrChange w:id="7888" w:author="Adelino Naquarta Sepalanga Domingos" w:date="2025-03-05T09:26:00Z" w16du:dateUtc="2025-03-05T08:26:00Z">
                  <w:rPr>
                    <w:rFonts w:ascii="Times New Roman" w:eastAsia="Times New Roman" w:hAnsi="Times New Roman"/>
                    <w:spacing w:val="-1"/>
                  </w:rPr>
                </w:rPrChange>
              </w:rPr>
            </w:pPr>
          </w:p>
        </w:tc>
        <w:tc>
          <w:tcPr>
            <w:tcW w:w="141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9134C8F" w14:textId="77777777" w:rsidR="003F3EDE" w:rsidRPr="00FB0B06" w:rsidRDefault="003F3EDE" w:rsidP="0025185C">
            <w:pPr>
              <w:jc w:val="center"/>
              <w:rPr>
                <w:rFonts w:ascii="Arial" w:eastAsia="Times New Roman" w:hAnsi="Arial" w:cs="Arial"/>
                <w:spacing w:val="-1"/>
                <w:sz w:val="20"/>
                <w:szCs w:val="20"/>
                <w:rPrChange w:id="7889"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890" w:author="Adelino Naquarta Sepalanga Domingos" w:date="2025-03-05T09:26:00Z" w16du:dateUtc="2025-03-05T08:26:00Z">
                  <w:rPr>
                    <w:rFonts w:ascii="Times New Roman" w:eastAsia="Times New Roman" w:hAnsi="Times New Roman"/>
                    <w:spacing w:val="-1"/>
                  </w:rPr>
                </w:rPrChange>
              </w:rPr>
              <w:t>Não Aplicável</w:t>
            </w:r>
          </w:p>
        </w:tc>
      </w:tr>
      <w:tr w:rsidR="003F3EDE" w:rsidRPr="00FB0B06" w14:paraId="59D98100" w14:textId="77777777" w:rsidTr="0025185C">
        <w:trPr>
          <w:trHeight w:val="586"/>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08B2CA1" w14:textId="77777777" w:rsidR="003F3EDE" w:rsidRPr="00FB0B06" w:rsidRDefault="003F3EDE" w:rsidP="0025185C">
            <w:pPr>
              <w:jc w:val="center"/>
              <w:rPr>
                <w:rFonts w:ascii="Arial" w:eastAsia="Times New Roman" w:hAnsi="Arial" w:cs="Arial"/>
                <w:spacing w:val="-1"/>
                <w:sz w:val="20"/>
                <w:szCs w:val="20"/>
                <w:rPrChange w:id="7891"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892" w:author="Adelino Naquarta Sepalanga Domingos" w:date="2025-03-05T09:26:00Z" w16du:dateUtc="2025-03-05T08:26:00Z">
                  <w:rPr>
                    <w:rFonts w:ascii="Times New Roman" w:eastAsia="Times New Roman" w:hAnsi="Times New Roman"/>
                    <w:spacing w:val="-1"/>
                  </w:rPr>
                </w:rPrChange>
              </w:rPr>
              <w:t>4.3.4.14.1.</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63C1546" w14:textId="77777777" w:rsidR="003F3EDE" w:rsidRPr="00FB0B06" w:rsidRDefault="003F3EDE" w:rsidP="0025185C">
            <w:pPr>
              <w:jc w:val="center"/>
              <w:rPr>
                <w:rFonts w:ascii="Arial" w:eastAsia="Times New Roman" w:hAnsi="Arial" w:cs="Arial"/>
                <w:spacing w:val="-1"/>
                <w:sz w:val="20"/>
                <w:szCs w:val="20"/>
                <w:rPrChange w:id="7893"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894" w:author="Adelino Naquarta Sepalanga Domingos" w:date="2025-03-05T09:26:00Z" w16du:dateUtc="2025-03-05T08:26: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A08F0C6" w14:textId="77777777" w:rsidR="003F3EDE" w:rsidRPr="00FB0B06" w:rsidRDefault="003F3EDE" w:rsidP="0025185C">
            <w:pPr>
              <w:rPr>
                <w:rFonts w:ascii="Arial" w:eastAsia="Times New Roman" w:hAnsi="Arial" w:cs="Arial"/>
                <w:spacing w:val="-1"/>
                <w:sz w:val="20"/>
                <w:szCs w:val="20"/>
                <w:rPrChange w:id="7895"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896" w:author="Adelino Naquarta Sepalanga Domingos" w:date="2025-03-05T09:26:00Z" w16du:dateUtc="2025-03-05T08:26:00Z">
                  <w:rPr>
                    <w:rFonts w:ascii="Times New Roman" w:eastAsia="Times New Roman" w:hAnsi="Times New Roman"/>
                    <w:spacing w:val="-1"/>
                  </w:rPr>
                </w:rPrChange>
              </w:rPr>
              <w:t>Número de linha (LineNumber)</w:t>
            </w:r>
          </w:p>
        </w:tc>
        <w:tc>
          <w:tcPr>
            <w:tcW w:w="377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409CDAB" w14:textId="77777777" w:rsidR="003F3EDE" w:rsidRPr="00FB0B06" w:rsidRDefault="003F3EDE" w:rsidP="0025185C">
            <w:pPr>
              <w:rPr>
                <w:rFonts w:ascii="Arial" w:eastAsia="Times New Roman" w:hAnsi="Arial" w:cs="Arial"/>
                <w:spacing w:val="-1"/>
                <w:sz w:val="20"/>
                <w:szCs w:val="20"/>
                <w:rPrChange w:id="7897"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898" w:author="Adelino Naquarta Sepalanga Domingos" w:date="2025-03-05T09:26:00Z" w16du:dateUtc="2025-03-05T08:26:00Z">
                  <w:rPr>
                    <w:rFonts w:ascii="Times New Roman" w:eastAsia="Times New Roman" w:hAnsi="Times New Roman"/>
                    <w:spacing w:val="-1"/>
                  </w:rPr>
                </w:rPrChange>
              </w:rPr>
              <w:t>As linhas devem ser exportadas pela mesma ordem em que se encontram no documento original.</w:t>
            </w:r>
          </w:p>
        </w:tc>
        <w:tc>
          <w:tcPr>
            <w:tcW w:w="1417"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7240EFC" w14:textId="77777777" w:rsidR="003F3EDE" w:rsidRPr="00FB0B06" w:rsidRDefault="003F3EDE" w:rsidP="0025185C">
            <w:pPr>
              <w:jc w:val="center"/>
              <w:rPr>
                <w:rFonts w:ascii="Arial" w:eastAsia="Times New Roman" w:hAnsi="Arial" w:cs="Arial"/>
                <w:spacing w:val="-1"/>
                <w:sz w:val="20"/>
                <w:szCs w:val="20"/>
                <w:rPrChange w:id="7899" w:author="Adelino Naquarta Sepalanga Domingos" w:date="2025-03-05T09:26:00Z" w16du:dateUtc="2025-03-05T08:26:00Z">
                  <w:rPr>
                    <w:rFonts w:ascii="Times New Roman" w:eastAsia="Times New Roman" w:hAnsi="Times New Roman"/>
                    <w:spacing w:val="-1"/>
                  </w:rPr>
                </w:rPrChange>
              </w:rPr>
            </w:pPr>
          </w:p>
          <w:p w14:paraId="7D5FA8BE" w14:textId="77777777" w:rsidR="003F3EDE" w:rsidRPr="00FB0B06" w:rsidRDefault="003F3EDE" w:rsidP="0025185C">
            <w:pPr>
              <w:jc w:val="center"/>
              <w:rPr>
                <w:rFonts w:ascii="Arial" w:eastAsia="Times New Roman" w:hAnsi="Arial" w:cs="Arial"/>
                <w:spacing w:val="-1"/>
                <w:sz w:val="20"/>
                <w:szCs w:val="20"/>
                <w:rPrChange w:id="7900"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901" w:author="Adelino Naquarta Sepalanga Domingos" w:date="2025-03-05T09:26:00Z" w16du:dateUtc="2025-03-05T08:26:00Z">
                  <w:rPr>
                    <w:rFonts w:ascii="Times New Roman" w:eastAsia="Times New Roman" w:hAnsi="Times New Roman"/>
                    <w:spacing w:val="-1"/>
                  </w:rPr>
                </w:rPrChange>
              </w:rPr>
              <w:t>Inteiro</w:t>
            </w:r>
          </w:p>
        </w:tc>
      </w:tr>
      <w:tr w:rsidR="003F3EDE" w:rsidRPr="00FB0B06" w14:paraId="5D79A68B" w14:textId="77777777" w:rsidTr="0025185C">
        <w:trPr>
          <w:trHeight w:val="1112"/>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836C022" w14:textId="77777777" w:rsidR="003F3EDE" w:rsidRPr="00FB0B06" w:rsidRDefault="003F3EDE" w:rsidP="0025185C">
            <w:pPr>
              <w:jc w:val="center"/>
              <w:rPr>
                <w:rFonts w:ascii="Arial" w:eastAsia="Times New Roman" w:hAnsi="Arial" w:cs="Arial"/>
                <w:spacing w:val="-1"/>
                <w:sz w:val="20"/>
                <w:szCs w:val="20"/>
                <w:rPrChange w:id="7902"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903" w:author="Adelino Naquarta Sepalanga Domingos" w:date="2025-03-05T09:26:00Z" w16du:dateUtc="2025-03-05T08:26:00Z">
                  <w:rPr>
                    <w:rFonts w:ascii="Times New Roman" w:eastAsia="Times New Roman" w:hAnsi="Times New Roman"/>
                    <w:spacing w:val="-1"/>
                  </w:rPr>
                </w:rPrChange>
              </w:rPr>
              <w:t>4.3.4.14.2.</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77597BE" w14:textId="77777777" w:rsidR="003F3EDE" w:rsidRPr="00FB0B06" w:rsidRDefault="003F3EDE" w:rsidP="0025185C">
            <w:pPr>
              <w:jc w:val="center"/>
              <w:rPr>
                <w:rFonts w:ascii="Arial" w:eastAsia="Times New Roman" w:hAnsi="Arial" w:cs="Arial"/>
                <w:spacing w:val="-1"/>
                <w:sz w:val="20"/>
                <w:szCs w:val="20"/>
                <w:rPrChange w:id="7904" w:author="Adelino Naquarta Sepalanga Domingos" w:date="2025-03-05T09:26:00Z" w16du:dateUtc="2025-03-05T08:26: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54B2120" w14:textId="77777777" w:rsidR="003F3EDE" w:rsidRPr="00FB0B06" w:rsidRDefault="003F3EDE" w:rsidP="0025185C">
            <w:pPr>
              <w:rPr>
                <w:rFonts w:ascii="Arial" w:eastAsia="Times New Roman" w:hAnsi="Arial" w:cs="Arial"/>
                <w:spacing w:val="-1"/>
                <w:sz w:val="20"/>
                <w:szCs w:val="20"/>
                <w:rPrChange w:id="7905"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906" w:author="Adelino Naquarta Sepalanga Domingos" w:date="2025-03-05T09:26:00Z" w16du:dateUtc="2025-03-05T08:26:00Z">
                  <w:rPr>
                    <w:rFonts w:ascii="Times New Roman" w:eastAsia="Times New Roman" w:hAnsi="Times New Roman"/>
                    <w:spacing w:val="-1"/>
                  </w:rPr>
                </w:rPrChange>
              </w:rPr>
              <w:t>Referência ao documento de origem (OrderReferences)</w:t>
            </w:r>
          </w:p>
        </w:tc>
        <w:tc>
          <w:tcPr>
            <w:tcW w:w="377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E429EF2" w14:textId="6663A53E" w:rsidR="003F3EDE" w:rsidRPr="00FB0B06" w:rsidRDefault="003F3EDE" w:rsidP="0025185C">
            <w:pPr>
              <w:rPr>
                <w:rFonts w:ascii="Arial" w:eastAsia="Times New Roman" w:hAnsi="Arial" w:cs="Arial"/>
                <w:spacing w:val="-1"/>
                <w:sz w:val="20"/>
                <w:szCs w:val="20"/>
                <w:rPrChange w:id="7907"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908" w:author="Adelino Naquarta Sepalanga Domingos" w:date="2025-03-05T09:26:00Z" w16du:dateUtc="2025-03-05T08:26:00Z">
                  <w:rPr>
                    <w:rFonts w:ascii="Times New Roman" w:eastAsia="Times New Roman" w:hAnsi="Times New Roman"/>
                    <w:spacing w:val="-1"/>
                  </w:rPr>
                </w:rPrChange>
              </w:rPr>
              <w:t>Existindo a necessidade de efectuar mais do que uma referência, esta estrutura pode</w:t>
            </w:r>
            <w:del w:id="7909" w:author="Adelino Naquarta Sepalanga Domingos" w:date="2025-03-05T09:35:00Z" w16du:dateUtc="2025-03-05T08:35:00Z">
              <w:r w:rsidRPr="00FB0B06" w:rsidDel="00B45277">
                <w:rPr>
                  <w:rFonts w:ascii="Arial" w:eastAsia="Times New Roman" w:hAnsi="Arial" w:cs="Arial"/>
                  <w:spacing w:val="-1"/>
                  <w:sz w:val="20"/>
                  <w:szCs w:val="20"/>
                  <w:rPrChange w:id="7910" w:author="Adelino Naquarta Sepalanga Domingos" w:date="2025-03-05T09:26:00Z" w16du:dateUtc="2025-03-05T08:26:00Z">
                    <w:rPr>
                      <w:rFonts w:ascii="Times New Roman" w:eastAsia="Times New Roman" w:hAnsi="Times New Roman"/>
                      <w:spacing w:val="-1"/>
                    </w:rPr>
                  </w:rPrChange>
                </w:rPr>
                <w:delText>rá</w:delText>
              </w:r>
            </w:del>
            <w:r w:rsidRPr="00FB0B06">
              <w:rPr>
                <w:rFonts w:ascii="Arial" w:eastAsia="Times New Roman" w:hAnsi="Arial" w:cs="Arial"/>
                <w:spacing w:val="-1"/>
                <w:sz w:val="20"/>
                <w:szCs w:val="20"/>
                <w:rPrChange w:id="7911" w:author="Adelino Naquarta Sepalanga Domingos" w:date="2025-03-05T09:26:00Z" w16du:dateUtc="2025-03-05T08:26:00Z">
                  <w:rPr>
                    <w:rFonts w:ascii="Times New Roman" w:eastAsia="Times New Roman" w:hAnsi="Times New Roman"/>
                    <w:spacing w:val="-1"/>
                  </w:rPr>
                </w:rPrChange>
              </w:rPr>
              <w:t xml:space="preserve"> ser gerada tantas vezes quantas as necessárias.</w:t>
            </w:r>
          </w:p>
        </w:tc>
        <w:tc>
          <w:tcPr>
            <w:tcW w:w="141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CD866FA" w14:textId="77777777" w:rsidR="003F3EDE" w:rsidRPr="00FB0B06" w:rsidRDefault="003F3EDE" w:rsidP="0025185C">
            <w:pPr>
              <w:jc w:val="center"/>
              <w:rPr>
                <w:rFonts w:ascii="Arial" w:eastAsia="Times New Roman" w:hAnsi="Arial" w:cs="Arial"/>
                <w:spacing w:val="-1"/>
                <w:sz w:val="20"/>
                <w:szCs w:val="20"/>
                <w:rPrChange w:id="7912" w:author="Adelino Naquarta Sepalanga Domingos" w:date="2025-03-05T09:26:00Z" w16du:dateUtc="2025-03-05T08:26:00Z">
                  <w:rPr>
                    <w:rFonts w:ascii="Times New Roman" w:eastAsia="Times New Roman" w:hAnsi="Times New Roman"/>
                    <w:spacing w:val="-1"/>
                  </w:rPr>
                </w:rPrChange>
              </w:rPr>
            </w:pPr>
          </w:p>
          <w:p w14:paraId="14F38673" w14:textId="77777777" w:rsidR="003F3EDE" w:rsidRPr="00FB0B06" w:rsidRDefault="003F3EDE" w:rsidP="0025185C">
            <w:pPr>
              <w:jc w:val="center"/>
              <w:rPr>
                <w:rFonts w:ascii="Arial" w:eastAsia="Times New Roman" w:hAnsi="Arial" w:cs="Arial"/>
                <w:spacing w:val="-1"/>
                <w:sz w:val="20"/>
                <w:szCs w:val="20"/>
                <w:rPrChange w:id="7913"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914" w:author="Adelino Naquarta Sepalanga Domingos" w:date="2025-03-05T09:26:00Z" w16du:dateUtc="2025-03-05T08:26:00Z">
                  <w:rPr>
                    <w:rFonts w:ascii="Times New Roman" w:eastAsia="Times New Roman" w:hAnsi="Times New Roman"/>
                    <w:spacing w:val="-1"/>
                  </w:rPr>
                </w:rPrChange>
              </w:rPr>
              <w:t>Não Aplicável</w:t>
            </w:r>
          </w:p>
        </w:tc>
      </w:tr>
      <w:tr w:rsidR="003F3EDE" w:rsidRPr="00FB0B06" w14:paraId="1D608B54" w14:textId="77777777" w:rsidTr="0025185C">
        <w:trPr>
          <w:trHeight w:val="1414"/>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EF70840" w14:textId="77777777" w:rsidR="003F3EDE" w:rsidRPr="00FB0B06" w:rsidRDefault="003F3EDE" w:rsidP="0025185C">
            <w:pPr>
              <w:jc w:val="center"/>
              <w:rPr>
                <w:rFonts w:ascii="Arial" w:eastAsia="Times New Roman" w:hAnsi="Arial" w:cs="Arial"/>
                <w:spacing w:val="-1"/>
                <w:sz w:val="20"/>
                <w:szCs w:val="20"/>
                <w:rPrChange w:id="7915"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916" w:author="Adelino Naquarta Sepalanga Domingos" w:date="2025-03-05T09:26:00Z" w16du:dateUtc="2025-03-05T08:26:00Z">
                  <w:rPr>
                    <w:rFonts w:ascii="Times New Roman" w:eastAsia="Times New Roman" w:hAnsi="Times New Roman"/>
                    <w:spacing w:val="-1"/>
                  </w:rPr>
                </w:rPrChange>
              </w:rPr>
              <w:t>4.3.4.14.2.1.</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6044C5B" w14:textId="77777777" w:rsidR="003F3EDE" w:rsidRPr="00FB0B06" w:rsidRDefault="003F3EDE" w:rsidP="0025185C">
            <w:pPr>
              <w:jc w:val="center"/>
              <w:rPr>
                <w:rFonts w:ascii="Arial" w:eastAsia="Times New Roman" w:hAnsi="Arial" w:cs="Arial"/>
                <w:spacing w:val="-1"/>
                <w:sz w:val="20"/>
                <w:szCs w:val="20"/>
                <w:rPrChange w:id="7917" w:author="Adelino Naquarta Sepalanga Domingos" w:date="2025-03-05T09:26:00Z" w16du:dateUtc="2025-03-05T08:26: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DF1EF03" w14:textId="77777777" w:rsidR="003F3EDE" w:rsidRPr="00FB0B06" w:rsidRDefault="003F3EDE" w:rsidP="0025185C">
            <w:pPr>
              <w:rPr>
                <w:rFonts w:ascii="Arial" w:eastAsia="Times New Roman" w:hAnsi="Arial" w:cs="Arial"/>
                <w:spacing w:val="-1"/>
                <w:sz w:val="20"/>
                <w:szCs w:val="20"/>
                <w:rPrChange w:id="7918"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919" w:author="Adelino Naquarta Sepalanga Domingos" w:date="2025-03-05T09:26:00Z" w16du:dateUtc="2025-03-05T08:26:00Z">
                  <w:rPr>
                    <w:rFonts w:ascii="Times New Roman" w:eastAsia="Times New Roman" w:hAnsi="Times New Roman"/>
                    <w:spacing w:val="-1"/>
                  </w:rPr>
                </w:rPrChange>
              </w:rPr>
              <w:t>Número do documento precedente (OriginatingON)</w:t>
            </w:r>
          </w:p>
        </w:tc>
        <w:tc>
          <w:tcPr>
            <w:tcW w:w="377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56B2984" w14:textId="77777777" w:rsidR="003F3EDE" w:rsidRPr="00FB0B06" w:rsidRDefault="003F3EDE" w:rsidP="0025185C">
            <w:pPr>
              <w:rPr>
                <w:rFonts w:ascii="Arial" w:eastAsia="Times New Roman" w:hAnsi="Arial" w:cs="Arial"/>
                <w:spacing w:val="-1"/>
                <w:sz w:val="20"/>
                <w:szCs w:val="20"/>
                <w:rPrChange w:id="7920"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921" w:author="Adelino Naquarta Sepalanga Domingos" w:date="2025-03-05T09:26:00Z" w16du:dateUtc="2025-03-05T08:26:00Z">
                  <w:rPr>
                    <w:rFonts w:ascii="Times New Roman" w:eastAsia="Times New Roman" w:hAnsi="Times New Roman"/>
                    <w:spacing w:val="-1"/>
                  </w:rPr>
                </w:rPrChange>
              </w:rPr>
              <w:t>Se o documento estiver contido no</w:t>
            </w:r>
          </w:p>
          <w:p w14:paraId="2B24AEA8" w14:textId="77777777" w:rsidR="003F3EDE" w:rsidRPr="00FB0B06" w:rsidRDefault="003F3EDE" w:rsidP="0025185C">
            <w:pPr>
              <w:rPr>
                <w:rFonts w:ascii="Arial" w:eastAsia="Times New Roman" w:hAnsi="Arial" w:cs="Arial"/>
                <w:spacing w:val="-1"/>
                <w:sz w:val="20"/>
                <w:szCs w:val="20"/>
                <w:rPrChange w:id="7922"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923" w:author="Adelino Naquarta Sepalanga Domingos" w:date="2025-03-05T09:26:00Z" w16du:dateUtc="2025-03-05T08:26:00Z">
                  <w:rPr>
                    <w:rFonts w:ascii="Times New Roman" w:eastAsia="Times New Roman" w:hAnsi="Times New Roman"/>
                    <w:spacing w:val="-1"/>
                  </w:rPr>
                </w:rPrChange>
              </w:rPr>
              <w:t>SAFT (AO) deve ser utilizada a estrutura de numeração do campo de origem.</w:t>
            </w:r>
          </w:p>
        </w:tc>
        <w:tc>
          <w:tcPr>
            <w:tcW w:w="1417"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94D26B1" w14:textId="77777777" w:rsidR="003F3EDE" w:rsidRPr="00FB0B06" w:rsidRDefault="003F3EDE" w:rsidP="0025185C">
            <w:pPr>
              <w:jc w:val="center"/>
              <w:rPr>
                <w:rFonts w:ascii="Arial" w:eastAsia="Times New Roman" w:hAnsi="Arial" w:cs="Arial"/>
                <w:spacing w:val="-1"/>
                <w:sz w:val="20"/>
                <w:szCs w:val="20"/>
                <w:rPrChange w:id="7924" w:author="Adelino Naquarta Sepalanga Domingos" w:date="2025-03-05T09:26:00Z" w16du:dateUtc="2025-03-05T08:26:00Z">
                  <w:rPr>
                    <w:rFonts w:ascii="Times New Roman" w:eastAsia="Times New Roman" w:hAnsi="Times New Roman"/>
                    <w:spacing w:val="-1"/>
                  </w:rPr>
                </w:rPrChange>
              </w:rPr>
            </w:pPr>
          </w:p>
          <w:p w14:paraId="5FD22EF6" w14:textId="77777777" w:rsidR="003F3EDE" w:rsidRPr="00FB0B06" w:rsidRDefault="003F3EDE" w:rsidP="0025185C">
            <w:pPr>
              <w:jc w:val="center"/>
              <w:rPr>
                <w:rFonts w:ascii="Arial" w:eastAsia="Times New Roman" w:hAnsi="Arial" w:cs="Arial"/>
                <w:spacing w:val="-1"/>
                <w:sz w:val="20"/>
                <w:szCs w:val="20"/>
                <w:rPrChange w:id="7925"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926" w:author="Adelino Naquarta Sepalanga Domingos" w:date="2025-03-05T09:26:00Z" w16du:dateUtc="2025-03-05T08:26:00Z">
                  <w:rPr>
                    <w:rFonts w:ascii="Times New Roman" w:eastAsia="Times New Roman" w:hAnsi="Times New Roman"/>
                    <w:spacing w:val="-1"/>
                  </w:rPr>
                </w:rPrChange>
              </w:rPr>
              <w:t>Texto 60</w:t>
            </w:r>
          </w:p>
        </w:tc>
      </w:tr>
      <w:tr w:rsidR="003F3EDE" w:rsidRPr="00FB0B06" w14:paraId="221A6063" w14:textId="77777777" w:rsidTr="0025185C">
        <w:trPr>
          <w:trHeight w:val="384"/>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BCDE7F0" w14:textId="77777777" w:rsidR="003F3EDE" w:rsidRPr="00FB0B06" w:rsidRDefault="003F3EDE" w:rsidP="0025185C">
            <w:pPr>
              <w:jc w:val="center"/>
              <w:rPr>
                <w:rFonts w:ascii="Arial" w:eastAsia="Times New Roman" w:hAnsi="Arial" w:cs="Arial"/>
                <w:spacing w:val="-1"/>
                <w:sz w:val="20"/>
                <w:szCs w:val="20"/>
                <w:rPrChange w:id="7927"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928" w:author="Adelino Naquarta Sepalanga Domingos" w:date="2025-03-05T09:26:00Z" w16du:dateUtc="2025-03-05T08:26:00Z">
                  <w:rPr>
                    <w:rFonts w:ascii="Times New Roman" w:eastAsia="Times New Roman" w:hAnsi="Times New Roman"/>
                    <w:spacing w:val="-1"/>
                  </w:rPr>
                </w:rPrChange>
              </w:rPr>
              <w:t>4.3.4.14.2.2.</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547B489" w14:textId="77777777" w:rsidR="003F3EDE" w:rsidRPr="00FB0B06" w:rsidRDefault="003F3EDE" w:rsidP="0025185C">
            <w:pPr>
              <w:jc w:val="center"/>
              <w:rPr>
                <w:rFonts w:ascii="Arial" w:eastAsia="Times New Roman" w:hAnsi="Arial" w:cs="Arial"/>
                <w:spacing w:val="-1"/>
                <w:sz w:val="20"/>
                <w:szCs w:val="20"/>
                <w:rPrChange w:id="7929" w:author="Adelino Naquarta Sepalanga Domingos" w:date="2025-03-05T09:26:00Z" w16du:dateUtc="2025-03-05T08:26: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AE5B725" w14:textId="77777777" w:rsidR="003F3EDE" w:rsidRPr="00FB0B06" w:rsidRDefault="003F3EDE" w:rsidP="0025185C">
            <w:pPr>
              <w:rPr>
                <w:rFonts w:ascii="Arial" w:eastAsia="Times New Roman" w:hAnsi="Arial" w:cs="Arial"/>
                <w:spacing w:val="-1"/>
                <w:sz w:val="20"/>
                <w:szCs w:val="20"/>
                <w:rPrChange w:id="7930"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931" w:author="Adelino Naquarta Sepalanga Domingos" w:date="2025-03-05T09:26:00Z" w16du:dateUtc="2025-03-05T08:26:00Z">
                  <w:rPr>
                    <w:rFonts w:ascii="Times New Roman" w:eastAsia="Times New Roman" w:hAnsi="Times New Roman"/>
                    <w:spacing w:val="-1"/>
                  </w:rPr>
                </w:rPrChange>
              </w:rPr>
              <w:t>Data do documento de origem (OrderDate)</w:t>
            </w:r>
          </w:p>
        </w:tc>
        <w:tc>
          <w:tcPr>
            <w:tcW w:w="377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9AFFC4F" w14:textId="77777777" w:rsidR="003F3EDE" w:rsidRPr="00FB0B06" w:rsidRDefault="003F3EDE" w:rsidP="0025185C">
            <w:pPr>
              <w:rPr>
                <w:rFonts w:ascii="Arial" w:eastAsia="Times New Roman" w:hAnsi="Arial" w:cs="Arial"/>
                <w:spacing w:val="-1"/>
                <w:sz w:val="20"/>
                <w:szCs w:val="20"/>
                <w:rPrChange w:id="7932" w:author="Adelino Naquarta Sepalanga Domingos" w:date="2025-03-05T09:26:00Z" w16du:dateUtc="2025-03-05T08:26:00Z">
                  <w:rPr>
                    <w:rFonts w:ascii="Times New Roman" w:eastAsia="Times New Roman" w:hAnsi="Times New Roman"/>
                    <w:spacing w:val="-1"/>
                  </w:rPr>
                </w:rPrChange>
              </w:rPr>
            </w:pPr>
          </w:p>
        </w:tc>
        <w:tc>
          <w:tcPr>
            <w:tcW w:w="141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F6F0B89" w14:textId="77777777" w:rsidR="003F3EDE" w:rsidRPr="00FB0B06" w:rsidRDefault="003F3EDE" w:rsidP="0025185C">
            <w:pPr>
              <w:jc w:val="center"/>
              <w:rPr>
                <w:rFonts w:ascii="Arial" w:eastAsia="Times New Roman" w:hAnsi="Arial" w:cs="Arial"/>
                <w:spacing w:val="-1"/>
                <w:sz w:val="20"/>
                <w:szCs w:val="20"/>
                <w:rPrChange w:id="7933"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934" w:author="Adelino Naquarta Sepalanga Domingos" w:date="2025-03-05T09:26:00Z" w16du:dateUtc="2025-03-05T08:26:00Z">
                  <w:rPr>
                    <w:rFonts w:ascii="Times New Roman" w:eastAsia="Times New Roman" w:hAnsi="Times New Roman"/>
                    <w:spacing w:val="-1"/>
                  </w:rPr>
                </w:rPrChange>
              </w:rPr>
              <w:t>Data</w:t>
            </w:r>
          </w:p>
        </w:tc>
      </w:tr>
      <w:tr w:rsidR="003F3EDE" w:rsidRPr="00FB0B06" w14:paraId="1177586D" w14:textId="77777777" w:rsidTr="0025185C">
        <w:trPr>
          <w:trHeight w:val="765"/>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8F072BB" w14:textId="77777777" w:rsidR="003F3EDE" w:rsidRPr="00FB0B06" w:rsidRDefault="003F3EDE" w:rsidP="0025185C">
            <w:pPr>
              <w:jc w:val="center"/>
              <w:rPr>
                <w:rFonts w:ascii="Arial" w:eastAsia="Times New Roman" w:hAnsi="Arial" w:cs="Arial"/>
                <w:spacing w:val="-1"/>
                <w:sz w:val="20"/>
                <w:szCs w:val="20"/>
                <w:rPrChange w:id="7935"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936" w:author="Adelino Naquarta Sepalanga Domingos" w:date="2025-03-05T09:26:00Z" w16du:dateUtc="2025-03-05T08:26:00Z">
                  <w:rPr>
                    <w:rFonts w:ascii="Times New Roman" w:eastAsia="Times New Roman" w:hAnsi="Times New Roman"/>
                    <w:spacing w:val="-1"/>
                  </w:rPr>
                </w:rPrChange>
              </w:rPr>
              <w:t>4.3.4.14.3.</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B6E55AF" w14:textId="77777777" w:rsidR="003F3EDE" w:rsidRPr="00FB0B06" w:rsidRDefault="003F3EDE" w:rsidP="0025185C">
            <w:pPr>
              <w:jc w:val="center"/>
              <w:rPr>
                <w:rFonts w:ascii="Arial" w:eastAsia="Times New Roman" w:hAnsi="Arial" w:cs="Arial"/>
                <w:spacing w:val="-1"/>
                <w:sz w:val="20"/>
                <w:szCs w:val="20"/>
                <w:rPrChange w:id="7937"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938" w:author="Adelino Naquarta Sepalanga Domingos" w:date="2025-03-05T09:26:00Z" w16du:dateUtc="2025-03-05T08:26: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2DA0E0B" w14:textId="77777777" w:rsidR="003F3EDE" w:rsidRPr="00FB0B06" w:rsidRDefault="003F3EDE" w:rsidP="0025185C">
            <w:pPr>
              <w:rPr>
                <w:rFonts w:ascii="Arial" w:eastAsia="Times New Roman" w:hAnsi="Arial" w:cs="Arial"/>
                <w:spacing w:val="-1"/>
                <w:sz w:val="20"/>
                <w:szCs w:val="20"/>
                <w:rPrChange w:id="7939"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940" w:author="Adelino Naquarta Sepalanga Domingos" w:date="2025-03-05T09:26:00Z" w16du:dateUtc="2025-03-05T08:26:00Z">
                  <w:rPr>
                    <w:rFonts w:ascii="Times New Roman" w:eastAsia="Times New Roman" w:hAnsi="Times New Roman"/>
                    <w:spacing w:val="-1"/>
                  </w:rPr>
                </w:rPrChange>
              </w:rPr>
              <w:t>Identificador do produto ou serviço (ProductCode)</w:t>
            </w:r>
          </w:p>
        </w:tc>
        <w:tc>
          <w:tcPr>
            <w:tcW w:w="377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2596C07" w14:textId="77777777" w:rsidR="003F3EDE" w:rsidRPr="00FB0B06" w:rsidRDefault="003F3EDE" w:rsidP="0025185C">
            <w:pPr>
              <w:rPr>
                <w:rFonts w:ascii="Arial" w:eastAsia="Times New Roman" w:hAnsi="Arial" w:cs="Arial"/>
                <w:spacing w:val="-1"/>
                <w:sz w:val="20"/>
                <w:szCs w:val="20"/>
                <w:rPrChange w:id="7941"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942" w:author="Adelino Naquarta Sepalanga Domingos" w:date="2025-03-05T09:26:00Z" w16du:dateUtc="2025-03-05T08:26:00Z">
                  <w:rPr>
                    <w:rFonts w:ascii="Times New Roman" w:eastAsia="Times New Roman" w:hAnsi="Times New Roman"/>
                    <w:spacing w:val="-1"/>
                  </w:rPr>
                </w:rPrChange>
              </w:rPr>
              <w:t>Chave do registo na tabela 2.4. – Tabela de produtos / serviços (Product), no campo 2.4.2. – Identificador do produto ou serviço (ProductCode).</w:t>
            </w:r>
          </w:p>
        </w:tc>
        <w:tc>
          <w:tcPr>
            <w:tcW w:w="1417"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B920C95" w14:textId="77777777" w:rsidR="003F3EDE" w:rsidRPr="00FB0B06" w:rsidRDefault="003F3EDE" w:rsidP="0025185C">
            <w:pPr>
              <w:jc w:val="center"/>
              <w:rPr>
                <w:rFonts w:ascii="Arial" w:eastAsia="Times New Roman" w:hAnsi="Arial" w:cs="Arial"/>
                <w:spacing w:val="-1"/>
                <w:sz w:val="20"/>
                <w:szCs w:val="20"/>
                <w:rPrChange w:id="7943" w:author="Adelino Naquarta Sepalanga Domingos" w:date="2025-03-05T09:26:00Z" w16du:dateUtc="2025-03-05T08:26:00Z">
                  <w:rPr>
                    <w:rFonts w:ascii="Times New Roman" w:eastAsia="Times New Roman" w:hAnsi="Times New Roman"/>
                    <w:spacing w:val="-1"/>
                  </w:rPr>
                </w:rPrChange>
              </w:rPr>
            </w:pPr>
          </w:p>
          <w:p w14:paraId="6CF977E7" w14:textId="77777777" w:rsidR="003F3EDE" w:rsidRPr="00FB0B06" w:rsidRDefault="003F3EDE" w:rsidP="0025185C">
            <w:pPr>
              <w:jc w:val="center"/>
              <w:rPr>
                <w:rFonts w:ascii="Arial" w:eastAsia="Times New Roman" w:hAnsi="Arial" w:cs="Arial"/>
                <w:spacing w:val="-1"/>
                <w:sz w:val="20"/>
                <w:szCs w:val="20"/>
                <w:rPrChange w:id="7944" w:author="Adelino Naquarta Sepalanga Domingos" w:date="2025-03-05T09:26:00Z" w16du:dateUtc="2025-03-05T08:26:00Z">
                  <w:rPr>
                    <w:rFonts w:ascii="Times New Roman" w:eastAsia="Times New Roman" w:hAnsi="Times New Roman"/>
                    <w:spacing w:val="-1"/>
                  </w:rPr>
                </w:rPrChange>
              </w:rPr>
            </w:pPr>
          </w:p>
          <w:p w14:paraId="3979D1EE" w14:textId="77777777" w:rsidR="003F3EDE" w:rsidRPr="00FB0B06" w:rsidRDefault="003F3EDE" w:rsidP="0025185C">
            <w:pPr>
              <w:jc w:val="center"/>
              <w:rPr>
                <w:rFonts w:ascii="Arial" w:eastAsia="Times New Roman" w:hAnsi="Arial" w:cs="Arial"/>
                <w:spacing w:val="-1"/>
                <w:sz w:val="20"/>
                <w:szCs w:val="20"/>
                <w:rPrChange w:id="7945"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946" w:author="Adelino Naquarta Sepalanga Domingos" w:date="2025-03-05T09:26:00Z" w16du:dateUtc="2025-03-05T08:26:00Z">
                  <w:rPr>
                    <w:rFonts w:ascii="Times New Roman" w:eastAsia="Times New Roman" w:hAnsi="Times New Roman"/>
                    <w:spacing w:val="-1"/>
                  </w:rPr>
                </w:rPrChange>
              </w:rPr>
              <w:t>Texto 60</w:t>
            </w:r>
          </w:p>
        </w:tc>
      </w:tr>
      <w:tr w:rsidR="003F3EDE" w:rsidRPr="00FB0B06" w14:paraId="7089AC5E" w14:textId="77777777" w:rsidTr="0025185C">
        <w:trPr>
          <w:trHeight w:val="1636"/>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A881395" w14:textId="77777777" w:rsidR="003F3EDE" w:rsidRPr="00FB0B06" w:rsidRDefault="003F3EDE" w:rsidP="0025185C">
            <w:pPr>
              <w:jc w:val="center"/>
              <w:rPr>
                <w:rFonts w:ascii="Arial" w:eastAsia="Times New Roman" w:hAnsi="Arial" w:cs="Arial"/>
                <w:spacing w:val="-1"/>
                <w:sz w:val="20"/>
                <w:szCs w:val="20"/>
                <w:rPrChange w:id="7947"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948" w:author="Adelino Naquarta Sepalanga Domingos" w:date="2025-03-05T09:26:00Z" w16du:dateUtc="2025-03-05T08:26:00Z">
                  <w:rPr>
                    <w:rFonts w:ascii="Times New Roman" w:eastAsia="Times New Roman" w:hAnsi="Times New Roman"/>
                    <w:spacing w:val="-1"/>
                  </w:rPr>
                </w:rPrChange>
              </w:rPr>
              <w:t>4.3.4.14.4.</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16407A2" w14:textId="77777777" w:rsidR="003F3EDE" w:rsidRPr="00FB0B06" w:rsidRDefault="003F3EDE" w:rsidP="0025185C">
            <w:pPr>
              <w:jc w:val="center"/>
              <w:rPr>
                <w:rFonts w:ascii="Arial" w:eastAsia="Times New Roman" w:hAnsi="Arial" w:cs="Arial"/>
                <w:spacing w:val="-1"/>
                <w:sz w:val="20"/>
                <w:szCs w:val="20"/>
                <w:rPrChange w:id="7949" w:author="Adelino Naquarta Sepalanga Domingos" w:date="2025-03-05T09:26:00Z" w16du:dateUtc="2025-03-05T08:26:00Z">
                  <w:rPr>
                    <w:rFonts w:ascii="Times New Roman" w:eastAsia="Times New Roman" w:hAnsi="Times New Roman"/>
                    <w:spacing w:val="-1"/>
                  </w:rPr>
                </w:rPrChange>
              </w:rPr>
            </w:pPr>
          </w:p>
          <w:p w14:paraId="358596C9" w14:textId="77777777" w:rsidR="003F3EDE" w:rsidRPr="00FB0B06" w:rsidRDefault="003F3EDE" w:rsidP="0025185C">
            <w:pPr>
              <w:jc w:val="center"/>
              <w:rPr>
                <w:rFonts w:ascii="Arial" w:eastAsia="Times New Roman" w:hAnsi="Arial" w:cs="Arial"/>
                <w:spacing w:val="-1"/>
                <w:sz w:val="20"/>
                <w:szCs w:val="20"/>
                <w:rPrChange w:id="7950" w:author="Adelino Naquarta Sepalanga Domingos" w:date="2025-03-05T09:26:00Z" w16du:dateUtc="2025-03-05T08:26:00Z">
                  <w:rPr>
                    <w:rFonts w:ascii="Times New Roman" w:eastAsia="Times New Roman" w:hAnsi="Times New Roman"/>
                    <w:spacing w:val="-1"/>
                  </w:rPr>
                </w:rPrChange>
              </w:rPr>
            </w:pPr>
          </w:p>
          <w:p w14:paraId="60F67B0E" w14:textId="77777777" w:rsidR="003F3EDE" w:rsidRPr="00FB0B06" w:rsidRDefault="003F3EDE" w:rsidP="0025185C">
            <w:pPr>
              <w:jc w:val="center"/>
              <w:rPr>
                <w:rFonts w:ascii="Arial" w:eastAsia="Times New Roman" w:hAnsi="Arial" w:cs="Arial"/>
                <w:spacing w:val="-1"/>
                <w:sz w:val="20"/>
                <w:szCs w:val="20"/>
                <w:rPrChange w:id="7951"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952" w:author="Adelino Naquarta Sepalanga Domingos" w:date="2025-03-05T09:26:00Z" w16du:dateUtc="2025-03-05T08:26: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ADBA059" w14:textId="77777777" w:rsidR="003F3EDE" w:rsidRPr="00FB0B06" w:rsidRDefault="003F3EDE" w:rsidP="0025185C">
            <w:pPr>
              <w:rPr>
                <w:rFonts w:ascii="Arial" w:eastAsia="Times New Roman" w:hAnsi="Arial" w:cs="Arial"/>
                <w:spacing w:val="-1"/>
                <w:sz w:val="20"/>
                <w:szCs w:val="20"/>
                <w:rPrChange w:id="7953" w:author="Adelino Naquarta Sepalanga Domingos" w:date="2025-03-05T09:26:00Z" w16du:dateUtc="2025-03-05T08:26:00Z">
                  <w:rPr>
                    <w:rFonts w:ascii="Times New Roman" w:eastAsia="Times New Roman" w:hAnsi="Times New Roman"/>
                    <w:spacing w:val="-1"/>
                  </w:rPr>
                </w:rPrChange>
              </w:rPr>
            </w:pPr>
          </w:p>
          <w:p w14:paraId="06A3757D" w14:textId="77777777" w:rsidR="003F3EDE" w:rsidRPr="00FB0B06" w:rsidRDefault="003F3EDE" w:rsidP="0025185C">
            <w:pPr>
              <w:rPr>
                <w:rFonts w:ascii="Arial" w:eastAsia="Times New Roman" w:hAnsi="Arial" w:cs="Arial"/>
                <w:spacing w:val="-1"/>
                <w:sz w:val="20"/>
                <w:szCs w:val="20"/>
                <w:rPrChange w:id="7954" w:author="Adelino Naquarta Sepalanga Domingos" w:date="2025-03-05T09:26:00Z" w16du:dateUtc="2025-03-05T08:26:00Z">
                  <w:rPr>
                    <w:rFonts w:ascii="Times New Roman" w:eastAsia="Times New Roman" w:hAnsi="Times New Roman"/>
                    <w:spacing w:val="-1"/>
                  </w:rPr>
                </w:rPrChange>
              </w:rPr>
            </w:pPr>
          </w:p>
          <w:p w14:paraId="47DEF954" w14:textId="77777777" w:rsidR="003F3EDE" w:rsidRPr="00FB0B06" w:rsidRDefault="003F3EDE" w:rsidP="0025185C">
            <w:pPr>
              <w:rPr>
                <w:rFonts w:ascii="Arial" w:eastAsia="Times New Roman" w:hAnsi="Arial" w:cs="Arial"/>
                <w:spacing w:val="-1"/>
                <w:sz w:val="20"/>
                <w:szCs w:val="20"/>
                <w:rPrChange w:id="7955"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956" w:author="Adelino Naquarta Sepalanga Domingos" w:date="2025-03-05T09:26:00Z" w16du:dateUtc="2025-03-05T08:26:00Z">
                  <w:rPr>
                    <w:rFonts w:ascii="Times New Roman" w:eastAsia="Times New Roman" w:hAnsi="Times New Roman"/>
                    <w:spacing w:val="-1"/>
                  </w:rPr>
                </w:rPrChange>
              </w:rPr>
              <w:t>Descrição do produto ou serviço (ProductDescription)</w:t>
            </w:r>
          </w:p>
        </w:tc>
        <w:tc>
          <w:tcPr>
            <w:tcW w:w="377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00FD8D7" w14:textId="77777777" w:rsidR="003F3EDE" w:rsidRPr="00FB0B06" w:rsidRDefault="003F3EDE" w:rsidP="0025185C">
            <w:pPr>
              <w:rPr>
                <w:rFonts w:ascii="Arial" w:eastAsia="Times New Roman" w:hAnsi="Arial" w:cs="Arial"/>
                <w:spacing w:val="-1"/>
                <w:sz w:val="20"/>
                <w:szCs w:val="20"/>
                <w:rPrChange w:id="7957"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958" w:author="Adelino Naquarta Sepalanga Domingos" w:date="2025-03-05T09:26:00Z" w16du:dateUtc="2025-03-05T08:26:00Z">
                  <w:rPr>
                    <w:rFonts w:ascii="Times New Roman" w:eastAsia="Times New Roman" w:hAnsi="Times New Roman"/>
                    <w:spacing w:val="-1"/>
                  </w:rPr>
                </w:rPrChange>
              </w:rPr>
              <w:t>Descrição da linha da factura, ligada à tabela 2.4. – Tabela de produtos/ serviços (Product), no campo 2.4.4.  –  Descrição do produto ou serviço (ProductDescription).</w:t>
            </w:r>
          </w:p>
        </w:tc>
        <w:tc>
          <w:tcPr>
            <w:tcW w:w="141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AFE9B55" w14:textId="77777777" w:rsidR="003F3EDE" w:rsidRPr="00FB0B06" w:rsidRDefault="003F3EDE" w:rsidP="0025185C">
            <w:pPr>
              <w:jc w:val="center"/>
              <w:rPr>
                <w:rFonts w:ascii="Arial" w:eastAsia="Times New Roman" w:hAnsi="Arial" w:cs="Arial"/>
                <w:spacing w:val="-1"/>
                <w:sz w:val="20"/>
                <w:szCs w:val="20"/>
                <w:rPrChange w:id="7959" w:author="Adelino Naquarta Sepalanga Domingos" w:date="2025-03-05T09:26:00Z" w16du:dateUtc="2025-03-05T08:26:00Z">
                  <w:rPr>
                    <w:rFonts w:ascii="Times New Roman" w:eastAsia="Times New Roman" w:hAnsi="Times New Roman"/>
                    <w:spacing w:val="-1"/>
                  </w:rPr>
                </w:rPrChange>
              </w:rPr>
            </w:pPr>
          </w:p>
          <w:p w14:paraId="6499BC95" w14:textId="77777777" w:rsidR="003F3EDE" w:rsidRPr="00FB0B06" w:rsidRDefault="003F3EDE" w:rsidP="0025185C">
            <w:pPr>
              <w:jc w:val="center"/>
              <w:rPr>
                <w:rFonts w:ascii="Arial" w:eastAsia="Times New Roman" w:hAnsi="Arial" w:cs="Arial"/>
                <w:spacing w:val="-1"/>
                <w:sz w:val="20"/>
                <w:szCs w:val="20"/>
                <w:rPrChange w:id="7960" w:author="Adelino Naquarta Sepalanga Domingos" w:date="2025-03-05T09:26:00Z" w16du:dateUtc="2025-03-05T08:26:00Z">
                  <w:rPr>
                    <w:rFonts w:ascii="Times New Roman" w:eastAsia="Times New Roman" w:hAnsi="Times New Roman"/>
                    <w:spacing w:val="-1"/>
                  </w:rPr>
                </w:rPrChange>
              </w:rPr>
            </w:pPr>
          </w:p>
          <w:p w14:paraId="78E47C83" w14:textId="77777777" w:rsidR="003F3EDE" w:rsidRPr="00FB0B06" w:rsidRDefault="003F3EDE" w:rsidP="0025185C">
            <w:pPr>
              <w:jc w:val="center"/>
              <w:rPr>
                <w:rFonts w:ascii="Arial" w:eastAsia="Times New Roman" w:hAnsi="Arial" w:cs="Arial"/>
                <w:spacing w:val="-1"/>
                <w:sz w:val="20"/>
                <w:szCs w:val="20"/>
                <w:rPrChange w:id="7961"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962" w:author="Adelino Naquarta Sepalanga Domingos" w:date="2025-03-05T09:26:00Z" w16du:dateUtc="2025-03-05T08:26:00Z">
                  <w:rPr>
                    <w:rFonts w:ascii="Times New Roman" w:eastAsia="Times New Roman" w:hAnsi="Times New Roman"/>
                    <w:spacing w:val="-1"/>
                  </w:rPr>
                </w:rPrChange>
              </w:rPr>
              <w:t>Texto 200</w:t>
            </w:r>
          </w:p>
        </w:tc>
      </w:tr>
      <w:tr w:rsidR="003F3EDE" w:rsidRPr="00FB0B06" w14:paraId="7C53D5C7" w14:textId="77777777" w:rsidTr="0025185C">
        <w:trPr>
          <w:trHeight w:val="557"/>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CA678DF" w14:textId="77777777" w:rsidR="003F3EDE" w:rsidRPr="00FB0B06" w:rsidRDefault="003F3EDE" w:rsidP="0025185C">
            <w:pPr>
              <w:jc w:val="center"/>
              <w:rPr>
                <w:rFonts w:ascii="Arial" w:eastAsia="Times New Roman" w:hAnsi="Arial" w:cs="Arial"/>
                <w:spacing w:val="-1"/>
                <w:sz w:val="20"/>
                <w:szCs w:val="20"/>
                <w:rPrChange w:id="7963"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964" w:author="Adelino Naquarta Sepalanga Domingos" w:date="2025-03-05T09:26:00Z" w16du:dateUtc="2025-03-05T08:26:00Z">
                  <w:rPr>
                    <w:rFonts w:ascii="Times New Roman" w:eastAsia="Times New Roman" w:hAnsi="Times New Roman"/>
                    <w:spacing w:val="-1"/>
                  </w:rPr>
                </w:rPrChange>
              </w:rPr>
              <w:t>4.3.4.14.5.</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978046A" w14:textId="77777777" w:rsidR="003F3EDE" w:rsidRPr="00FB0B06" w:rsidRDefault="003F3EDE" w:rsidP="0025185C">
            <w:pPr>
              <w:jc w:val="center"/>
              <w:rPr>
                <w:rFonts w:ascii="Arial" w:eastAsia="Times New Roman" w:hAnsi="Arial" w:cs="Arial"/>
                <w:spacing w:val="-1"/>
                <w:sz w:val="20"/>
                <w:szCs w:val="20"/>
                <w:rPrChange w:id="7965"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966" w:author="Adelino Naquarta Sepalanga Domingos" w:date="2025-03-05T09:26:00Z" w16du:dateUtc="2025-03-05T08:26: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C4E24A9" w14:textId="77777777" w:rsidR="003F3EDE" w:rsidRPr="00FB0B06" w:rsidRDefault="003F3EDE" w:rsidP="0025185C">
            <w:pPr>
              <w:rPr>
                <w:rFonts w:ascii="Arial" w:eastAsia="Times New Roman" w:hAnsi="Arial" w:cs="Arial"/>
                <w:spacing w:val="-1"/>
                <w:sz w:val="20"/>
                <w:szCs w:val="20"/>
                <w:rPrChange w:id="7967"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968" w:author="Adelino Naquarta Sepalanga Domingos" w:date="2025-03-05T09:26:00Z" w16du:dateUtc="2025-03-05T08:26:00Z">
                  <w:rPr>
                    <w:rFonts w:ascii="Times New Roman" w:eastAsia="Times New Roman" w:hAnsi="Times New Roman"/>
                    <w:spacing w:val="-1"/>
                  </w:rPr>
                </w:rPrChange>
              </w:rPr>
              <w:t>Quantidade (Quantity)</w:t>
            </w:r>
          </w:p>
        </w:tc>
        <w:tc>
          <w:tcPr>
            <w:tcW w:w="377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CE12C2D" w14:textId="77777777" w:rsidR="003F3EDE" w:rsidRPr="00FB0B06" w:rsidRDefault="003F3EDE" w:rsidP="0025185C">
            <w:pPr>
              <w:rPr>
                <w:rFonts w:ascii="Arial" w:eastAsia="Times New Roman" w:hAnsi="Arial" w:cs="Arial"/>
                <w:spacing w:val="-1"/>
                <w:sz w:val="20"/>
                <w:szCs w:val="20"/>
                <w:rPrChange w:id="7969" w:author="Adelino Naquarta Sepalanga Domingos" w:date="2025-03-05T09:26:00Z" w16du:dateUtc="2025-03-05T08:26:00Z">
                  <w:rPr>
                    <w:rFonts w:ascii="Times New Roman" w:eastAsia="Times New Roman" w:hAnsi="Times New Roman"/>
                    <w:spacing w:val="-1"/>
                  </w:rPr>
                </w:rPrChange>
              </w:rPr>
            </w:pPr>
          </w:p>
        </w:tc>
        <w:tc>
          <w:tcPr>
            <w:tcW w:w="1417"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568B0CF" w14:textId="77777777" w:rsidR="003F3EDE" w:rsidRPr="00FB0B06" w:rsidRDefault="003F3EDE" w:rsidP="0025185C">
            <w:pPr>
              <w:jc w:val="center"/>
              <w:rPr>
                <w:rFonts w:ascii="Arial" w:eastAsia="Times New Roman" w:hAnsi="Arial" w:cs="Arial"/>
                <w:spacing w:val="-1"/>
                <w:sz w:val="20"/>
                <w:szCs w:val="20"/>
                <w:rPrChange w:id="7970"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971" w:author="Adelino Naquarta Sepalanga Domingos" w:date="2025-03-05T09:26:00Z" w16du:dateUtc="2025-03-05T08:26:00Z">
                  <w:rPr>
                    <w:rFonts w:ascii="Times New Roman" w:eastAsia="Times New Roman" w:hAnsi="Times New Roman"/>
                    <w:spacing w:val="-1"/>
                  </w:rPr>
                </w:rPrChange>
              </w:rPr>
              <w:t>Decimal</w:t>
            </w:r>
          </w:p>
        </w:tc>
      </w:tr>
      <w:tr w:rsidR="003F3EDE" w:rsidRPr="00FB0B06" w14:paraId="35B7EE20" w14:textId="77777777" w:rsidTr="0025185C">
        <w:trPr>
          <w:trHeight w:val="654"/>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73D38AB" w14:textId="77777777" w:rsidR="003F3EDE" w:rsidRPr="00FB0B06" w:rsidRDefault="003F3EDE" w:rsidP="0025185C">
            <w:pPr>
              <w:jc w:val="center"/>
              <w:rPr>
                <w:rFonts w:ascii="Arial" w:eastAsia="Times New Roman" w:hAnsi="Arial" w:cs="Arial"/>
                <w:spacing w:val="-1"/>
                <w:sz w:val="20"/>
                <w:szCs w:val="20"/>
                <w:rPrChange w:id="7972"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973" w:author="Adelino Naquarta Sepalanga Domingos" w:date="2025-03-05T09:26:00Z" w16du:dateUtc="2025-03-05T08:26:00Z">
                  <w:rPr>
                    <w:rFonts w:ascii="Times New Roman" w:eastAsia="Times New Roman" w:hAnsi="Times New Roman"/>
                    <w:spacing w:val="-1"/>
                  </w:rPr>
                </w:rPrChange>
              </w:rPr>
              <w:t>4.3.4.14.6.</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2B3B7E3" w14:textId="77777777" w:rsidR="003F3EDE" w:rsidRPr="00FB0B06" w:rsidRDefault="003F3EDE" w:rsidP="0025185C">
            <w:pPr>
              <w:jc w:val="center"/>
              <w:rPr>
                <w:rFonts w:ascii="Arial" w:eastAsia="Times New Roman" w:hAnsi="Arial" w:cs="Arial"/>
                <w:spacing w:val="-1"/>
                <w:sz w:val="20"/>
                <w:szCs w:val="20"/>
                <w:rPrChange w:id="7974"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975" w:author="Adelino Naquarta Sepalanga Domingos" w:date="2025-03-05T09:26:00Z" w16du:dateUtc="2025-03-05T08:26: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3A2490C" w14:textId="77777777" w:rsidR="003F3EDE" w:rsidRPr="00FB0B06" w:rsidRDefault="003F3EDE" w:rsidP="0025185C">
            <w:pPr>
              <w:rPr>
                <w:rFonts w:ascii="Arial" w:eastAsia="Times New Roman" w:hAnsi="Arial" w:cs="Arial"/>
                <w:spacing w:val="-1"/>
                <w:sz w:val="20"/>
                <w:szCs w:val="20"/>
                <w:rPrChange w:id="7976"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977" w:author="Adelino Naquarta Sepalanga Domingos" w:date="2025-03-05T09:26:00Z" w16du:dateUtc="2025-03-05T08:26:00Z">
                  <w:rPr>
                    <w:rFonts w:ascii="Times New Roman" w:eastAsia="Times New Roman" w:hAnsi="Times New Roman"/>
                    <w:spacing w:val="-1"/>
                  </w:rPr>
                </w:rPrChange>
              </w:rPr>
              <w:t>Unidade de medida (UnitOfMeasure)</w:t>
            </w:r>
          </w:p>
        </w:tc>
        <w:tc>
          <w:tcPr>
            <w:tcW w:w="377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3D91313" w14:textId="77777777" w:rsidR="003F3EDE" w:rsidRPr="00FB0B06" w:rsidRDefault="003F3EDE" w:rsidP="0025185C">
            <w:pPr>
              <w:rPr>
                <w:rFonts w:ascii="Arial" w:eastAsia="Times New Roman" w:hAnsi="Arial" w:cs="Arial"/>
                <w:spacing w:val="-1"/>
                <w:sz w:val="20"/>
                <w:szCs w:val="20"/>
                <w:rPrChange w:id="7978" w:author="Adelino Naquarta Sepalanga Domingos" w:date="2025-03-05T09:26:00Z" w16du:dateUtc="2025-03-05T08:26:00Z">
                  <w:rPr>
                    <w:rFonts w:ascii="Times New Roman" w:eastAsia="Times New Roman" w:hAnsi="Times New Roman"/>
                    <w:spacing w:val="-1"/>
                  </w:rPr>
                </w:rPrChange>
              </w:rPr>
            </w:pPr>
          </w:p>
        </w:tc>
        <w:tc>
          <w:tcPr>
            <w:tcW w:w="141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9BD7ED8" w14:textId="77777777" w:rsidR="003F3EDE" w:rsidRPr="00FB0B06" w:rsidRDefault="003F3EDE" w:rsidP="0025185C">
            <w:pPr>
              <w:jc w:val="center"/>
              <w:rPr>
                <w:rFonts w:ascii="Arial" w:eastAsia="Times New Roman" w:hAnsi="Arial" w:cs="Arial"/>
                <w:spacing w:val="-1"/>
                <w:sz w:val="20"/>
                <w:szCs w:val="20"/>
                <w:rPrChange w:id="7979"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980" w:author="Adelino Naquarta Sepalanga Domingos" w:date="2025-03-05T09:26:00Z" w16du:dateUtc="2025-03-05T08:26:00Z">
                  <w:rPr>
                    <w:rFonts w:ascii="Times New Roman" w:eastAsia="Times New Roman" w:hAnsi="Times New Roman"/>
                    <w:spacing w:val="-1"/>
                  </w:rPr>
                </w:rPrChange>
              </w:rPr>
              <w:t>Texto 20</w:t>
            </w:r>
          </w:p>
        </w:tc>
      </w:tr>
      <w:tr w:rsidR="003F3EDE" w:rsidRPr="00FB0B06" w14:paraId="441567A3" w14:textId="77777777" w:rsidTr="0025185C">
        <w:trPr>
          <w:trHeight w:val="2168"/>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C370A4E" w14:textId="77777777" w:rsidR="003F3EDE" w:rsidRPr="00FB0B06" w:rsidRDefault="003F3EDE" w:rsidP="0025185C">
            <w:pPr>
              <w:jc w:val="center"/>
              <w:rPr>
                <w:rFonts w:ascii="Arial" w:eastAsia="Times New Roman" w:hAnsi="Arial" w:cs="Arial"/>
                <w:spacing w:val="-1"/>
                <w:sz w:val="20"/>
                <w:szCs w:val="20"/>
                <w:rPrChange w:id="7981" w:author="Adelino Naquarta Sepalanga Domingos" w:date="2025-03-05T09:26:00Z" w16du:dateUtc="2025-03-05T08:26:00Z">
                  <w:rPr>
                    <w:rFonts w:ascii="Times New Roman" w:eastAsia="Times New Roman" w:hAnsi="Times New Roman"/>
                    <w:spacing w:val="-1"/>
                  </w:rPr>
                </w:rPrChange>
              </w:rPr>
            </w:pPr>
          </w:p>
          <w:p w14:paraId="16933385" w14:textId="77777777" w:rsidR="003F3EDE" w:rsidRPr="00FB0B06" w:rsidRDefault="003F3EDE" w:rsidP="0025185C">
            <w:pPr>
              <w:jc w:val="center"/>
              <w:rPr>
                <w:rFonts w:ascii="Arial" w:eastAsia="Times New Roman" w:hAnsi="Arial" w:cs="Arial"/>
                <w:spacing w:val="-1"/>
                <w:sz w:val="20"/>
                <w:szCs w:val="20"/>
                <w:rPrChange w:id="7982" w:author="Adelino Naquarta Sepalanga Domingos" w:date="2025-03-05T09:26:00Z" w16du:dateUtc="2025-03-05T08:26:00Z">
                  <w:rPr>
                    <w:rFonts w:ascii="Times New Roman" w:eastAsia="Times New Roman" w:hAnsi="Times New Roman"/>
                    <w:spacing w:val="-1"/>
                  </w:rPr>
                </w:rPrChange>
              </w:rPr>
            </w:pPr>
          </w:p>
          <w:p w14:paraId="282C3F6C" w14:textId="77777777" w:rsidR="003F3EDE" w:rsidRPr="00FB0B06" w:rsidRDefault="003F3EDE" w:rsidP="0025185C">
            <w:pPr>
              <w:jc w:val="center"/>
              <w:rPr>
                <w:rFonts w:ascii="Arial" w:eastAsia="Times New Roman" w:hAnsi="Arial" w:cs="Arial"/>
                <w:spacing w:val="-1"/>
                <w:sz w:val="20"/>
                <w:szCs w:val="20"/>
                <w:rPrChange w:id="7983" w:author="Adelino Naquarta Sepalanga Domingos" w:date="2025-03-05T09:26:00Z" w16du:dateUtc="2025-03-05T08:26:00Z">
                  <w:rPr>
                    <w:rFonts w:ascii="Times New Roman" w:eastAsia="Times New Roman" w:hAnsi="Times New Roman"/>
                    <w:spacing w:val="-1"/>
                  </w:rPr>
                </w:rPrChange>
              </w:rPr>
            </w:pPr>
          </w:p>
          <w:p w14:paraId="4489DE5D" w14:textId="77777777" w:rsidR="003F3EDE" w:rsidRPr="00FB0B06" w:rsidRDefault="003F3EDE" w:rsidP="0025185C">
            <w:pPr>
              <w:jc w:val="center"/>
              <w:rPr>
                <w:rFonts w:ascii="Arial" w:eastAsia="Times New Roman" w:hAnsi="Arial" w:cs="Arial"/>
                <w:spacing w:val="-1"/>
                <w:sz w:val="20"/>
                <w:szCs w:val="20"/>
                <w:rPrChange w:id="7984"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985" w:author="Adelino Naquarta Sepalanga Domingos" w:date="2025-03-05T09:26:00Z" w16du:dateUtc="2025-03-05T08:26:00Z">
                  <w:rPr>
                    <w:rFonts w:ascii="Times New Roman" w:eastAsia="Times New Roman" w:hAnsi="Times New Roman"/>
                    <w:spacing w:val="-1"/>
                  </w:rPr>
                </w:rPrChange>
              </w:rPr>
              <w:t>4.3.4.14.7.</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8245E3D" w14:textId="77777777" w:rsidR="003F3EDE" w:rsidRPr="00FB0B06" w:rsidRDefault="003F3EDE" w:rsidP="0025185C">
            <w:pPr>
              <w:jc w:val="center"/>
              <w:rPr>
                <w:rFonts w:ascii="Arial" w:eastAsia="Times New Roman" w:hAnsi="Arial" w:cs="Arial"/>
                <w:spacing w:val="-1"/>
                <w:sz w:val="20"/>
                <w:szCs w:val="20"/>
                <w:rPrChange w:id="7986" w:author="Adelino Naquarta Sepalanga Domingos" w:date="2025-03-05T09:26:00Z" w16du:dateUtc="2025-03-05T08:26:00Z">
                  <w:rPr>
                    <w:rFonts w:ascii="Times New Roman" w:eastAsia="Times New Roman" w:hAnsi="Times New Roman"/>
                    <w:spacing w:val="-1"/>
                  </w:rPr>
                </w:rPrChange>
              </w:rPr>
            </w:pPr>
          </w:p>
          <w:p w14:paraId="26403CCD" w14:textId="77777777" w:rsidR="003F3EDE" w:rsidRPr="00FB0B06" w:rsidRDefault="003F3EDE" w:rsidP="0025185C">
            <w:pPr>
              <w:jc w:val="center"/>
              <w:rPr>
                <w:rFonts w:ascii="Arial" w:eastAsia="Times New Roman" w:hAnsi="Arial" w:cs="Arial"/>
                <w:spacing w:val="-1"/>
                <w:sz w:val="20"/>
                <w:szCs w:val="20"/>
                <w:rPrChange w:id="7987" w:author="Adelino Naquarta Sepalanga Domingos" w:date="2025-03-05T09:26:00Z" w16du:dateUtc="2025-03-05T08:26:00Z">
                  <w:rPr>
                    <w:rFonts w:ascii="Times New Roman" w:eastAsia="Times New Roman" w:hAnsi="Times New Roman"/>
                    <w:spacing w:val="-1"/>
                  </w:rPr>
                </w:rPrChange>
              </w:rPr>
            </w:pPr>
          </w:p>
          <w:p w14:paraId="09695B05" w14:textId="77777777" w:rsidR="003F3EDE" w:rsidRPr="00FB0B06" w:rsidRDefault="003F3EDE" w:rsidP="0025185C">
            <w:pPr>
              <w:jc w:val="center"/>
              <w:rPr>
                <w:rFonts w:ascii="Arial" w:eastAsia="Times New Roman" w:hAnsi="Arial" w:cs="Arial"/>
                <w:spacing w:val="-1"/>
                <w:sz w:val="20"/>
                <w:szCs w:val="20"/>
                <w:rPrChange w:id="7988" w:author="Adelino Naquarta Sepalanga Domingos" w:date="2025-03-05T09:26:00Z" w16du:dateUtc="2025-03-05T08:26:00Z">
                  <w:rPr>
                    <w:rFonts w:ascii="Times New Roman" w:eastAsia="Times New Roman" w:hAnsi="Times New Roman"/>
                    <w:spacing w:val="-1"/>
                  </w:rPr>
                </w:rPrChange>
              </w:rPr>
            </w:pPr>
          </w:p>
          <w:p w14:paraId="29D57A6D" w14:textId="77777777" w:rsidR="003F3EDE" w:rsidRPr="00FB0B06" w:rsidRDefault="003F3EDE" w:rsidP="0025185C">
            <w:pPr>
              <w:jc w:val="center"/>
              <w:rPr>
                <w:rFonts w:ascii="Arial" w:eastAsia="Times New Roman" w:hAnsi="Arial" w:cs="Arial"/>
                <w:spacing w:val="-1"/>
                <w:sz w:val="20"/>
                <w:szCs w:val="20"/>
                <w:rPrChange w:id="7989"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990" w:author="Adelino Naquarta Sepalanga Domingos" w:date="2025-03-05T09:26:00Z" w16du:dateUtc="2025-03-05T08:26: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DC6767E" w14:textId="77777777" w:rsidR="003F3EDE" w:rsidRPr="00FB0B06" w:rsidRDefault="003F3EDE" w:rsidP="0025185C">
            <w:pPr>
              <w:rPr>
                <w:rFonts w:ascii="Arial" w:eastAsia="Times New Roman" w:hAnsi="Arial" w:cs="Arial"/>
                <w:spacing w:val="-1"/>
                <w:sz w:val="20"/>
                <w:szCs w:val="20"/>
                <w:rPrChange w:id="7991" w:author="Adelino Naquarta Sepalanga Domingos" w:date="2025-03-05T09:26:00Z" w16du:dateUtc="2025-03-05T08:26:00Z">
                  <w:rPr>
                    <w:rFonts w:ascii="Times New Roman" w:eastAsia="Times New Roman" w:hAnsi="Times New Roman"/>
                    <w:spacing w:val="-1"/>
                  </w:rPr>
                </w:rPrChange>
              </w:rPr>
            </w:pPr>
          </w:p>
          <w:p w14:paraId="41BCCA3E" w14:textId="77777777" w:rsidR="003F3EDE" w:rsidRPr="00FB0B06" w:rsidRDefault="003F3EDE" w:rsidP="0025185C">
            <w:pPr>
              <w:rPr>
                <w:rFonts w:ascii="Arial" w:eastAsia="Times New Roman" w:hAnsi="Arial" w:cs="Arial"/>
                <w:spacing w:val="-1"/>
                <w:sz w:val="20"/>
                <w:szCs w:val="20"/>
                <w:rPrChange w:id="7992" w:author="Adelino Naquarta Sepalanga Domingos" w:date="2025-03-05T09:26:00Z" w16du:dateUtc="2025-03-05T08:26:00Z">
                  <w:rPr>
                    <w:rFonts w:ascii="Times New Roman" w:eastAsia="Times New Roman" w:hAnsi="Times New Roman"/>
                    <w:spacing w:val="-1"/>
                  </w:rPr>
                </w:rPrChange>
              </w:rPr>
            </w:pPr>
          </w:p>
          <w:p w14:paraId="02A779C7" w14:textId="77777777" w:rsidR="003F3EDE" w:rsidRPr="00FB0B06" w:rsidRDefault="003F3EDE" w:rsidP="0025185C">
            <w:pPr>
              <w:rPr>
                <w:rFonts w:ascii="Arial" w:eastAsia="Times New Roman" w:hAnsi="Arial" w:cs="Arial"/>
                <w:spacing w:val="-1"/>
                <w:sz w:val="20"/>
                <w:szCs w:val="20"/>
                <w:rPrChange w:id="7993" w:author="Adelino Naquarta Sepalanga Domingos" w:date="2025-03-05T09:26:00Z" w16du:dateUtc="2025-03-05T08:26:00Z">
                  <w:rPr>
                    <w:rFonts w:ascii="Times New Roman" w:eastAsia="Times New Roman" w:hAnsi="Times New Roman"/>
                    <w:spacing w:val="-1"/>
                  </w:rPr>
                </w:rPrChange>
              </w:rPr>
            </w:pPr>
          </w:p>
          <w:p w14:paraId="6DF7852E" w14:textId="77777777" w:rsidR="003F3EDE" w:rsidRPr="00FB0B06" w:rsidRDefault="003F3EDE" w:rsidP="0025185C">
            <w:pPr>
              <w:rPr>
                <w:rFonts w:ascii="Arial" w:eastAsia="Times New Roman" w:hAnsi="Arial" w:cs="Arial"/>
                <w:spacing w:val="-1"/>
                <w:sz w:val="20"/>
                <w:szCs w:val="20"/>
                <w:rPrChange w:id="7994"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995" w:author="Adelino Naquarta Sepalanga Domingos" w:date="2025-03-05T09:26:00Z" w16du:dateUtc="2025-03-05T08:26:00Z">
                  <w:rPr>
                    <w:rFonts w:ascii="Times New Roman" w:eastAsia="Times New Roman" w:hAnsi="Times New Roman"/>
                    <w:spacing w:val="-1"/>
                  </w:rPr>
                </w:rPrChange>
              </w:rPr>
              <w:t>Preço unitário (UnitPrice)</w:t>
            </w:r>
          </w:p>
        </w:tc>
        <w:tc>
          <w:tcPr>
            <w:tcW w:w="377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BBD3744" w14:textId="77777777" w:rsidR="003F3EDE" w:rsidRPr="00FB0B06" w:rsidRDefault="003F3EDE" w:rsidP="0025185C">
            <w:pPr>
              <w:rPr>
                <w:rFonts w:ascii="Arial" w:eastAsia="Times New Roman" w:hAnsi="Arial" w:cs="Arial"/>
                <w:spacing w:val="-1"/>
                <w:sz w:val="20"/>
                <w:szCs w:val="20"/>
                <w:rPrChange w:id="7996"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997" w:author="Adelino Naquarta Sepalanga Domingos" w:date="2025-03-05T09:26:00Z" w16du:dateUtc="2025-03-05T08:26:00Z">
                  <w:rPr>
                    <w:rFonts w:ascii="Times New Roman" w:eastAsia="Times New Roman" w:hAnsi="Times New Roman"/>
                    <w:spacing w:val="-1"/>
                  </w:rPr>
                </w:rPrChange>
              </w:rPr>
              <w:t>Preço unitário sem imposto e deduzido dos descontos de linha e cabeçalho.</w:t>
            </w:r>
          </w:p>
          <w:p w14:paraId="34FDF85B" w14:textId="77777777" w:rsidR="003F3EDE" w:rsidRPr="00FB0B06" w:rsidRDefault="003F3EDE" w:rsidP="0025185C">
            <w:pPr>
              <w:rPr>
                <w:rFonts w:ascii="Arial" w:eastAsia="Times New Roman" w:hAnsi="Arial" w:cs="Arial"/>
                <w:spacing w:val="-1"/>
                <w:sz w:val="20"/>
                <w:szCs w:val="20"/>
                <w:rPrChange w:id="7998"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7999" w:author="Adelino Naquarta Sepalanga Domingos" w:date="2025-03-05T09:26:00Z" w16du:dateUtc="2025-03-05T08:26:00Z">
                  <w:rPr>
                    <w:rFonts w:ascii="Times New Roman" w:eastAsia="Times New Roman" w:hAnsi="Times New Roman"/>
                    <w:spacing w:val="-1"/>
                  </w:rPr>
                </w:rPrChange>
              </w:rPr>
              <w:t>Quando não valorizado na base de dados, deve ser preenchido com “0.00”.</w:t>
            </w:r>
          </w:p>
          <w:p w14:paraId="0E2D8DEF" w14:textId="77777777" w:rsidR="003F3EDE" w:rsidRPr="00FB0B06" w:rsidRDefault="003F3EDE" w:rsidP="0025185C">
            <w:pPr>
              <w:rPr>
                <w:rFonts w:ascii="Arial" w:eastAsia="Times New Roman" w:hAnsi="Arial" w:cs="Arial"/>
                <w:spacing w:val="-1"/>
                <w:sz w:val="20"/>
                <w:szCs w:val="20"/>
                <w:rPrChange w:id="8000"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001" w:author="Adelino Naquarta Sepalanga Domingos" w:date="2025-03-05T09:26:00Z" w16du:dateUtc="2025-03-05T08:26:00Z">
                  <w:rPr>
                    <w:rFonts w:ascii="Times New Roman" w:eastAsia="Times New Roman" w:hAnsi="Times New Roman"/>
                    <w:spacing w:val="-1"/>
                  </w:rPr>
                </w:rPrChange>
              </w:rPr>
              <w:t>Deve igualmente ser preenchido com “0.00” caso exista obrigatoriedade de preencher o campo 4.3.4.14.8. - Valor tributável unitário (TaxBase).</w:t>
            </w:r>
          </w:p>
        </w:tc>
        <w:tc>
          <w:tcPr>
            <w:tcW w:w="1417"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4AAB942" w14:textId="77777777" w:rsidR="003F3EDE" w:rsidRPr="00FB0B06" w:rsidRDefault="003F3EDE" w:rsidP="0025185C">
            <w:pPr>
              <w:jc w:val="center"/>
              <w:rPr>
                <w:rFonts w:ascii="Arial" w:eastAsia="Times New Roman" w:hAnsi="Arial" w:cs="Arial"/>
                <w:spacing w:val="-1"/>
                <w:sz w:val="20"/>
                <w:szCs w:val="20"/>
                <w:rPrChange w:id="8002" w:author="Adelino Naquarta Sepalanga Domingos" w:date="2025-03-05T09:26:00Z" w16du:dateUtc="2025-03-05T08:26:00Z">
                  <w:rPr>
                    <w:rFonts w:ascii="Times New Roman" w:eastAsia="Times New Roman" w:hAnsi="Times New Roman"/>
                    <w:spacing w:val="-1"/>
                  </w:rPr>
                </w:rPrChange>
              </w:rPr>
            </w:pPr>
          </w:p>
          <w:p w14:paraId="2491CBA1" w14:textId="77777777" w:rsidR="003F3EDE" w:rsidRPr="00FB0B06" w:rsidRDefault="003F3EDE" w:rsidP="0025185C">
            <w:pPr>
              <w:jc w:val="center"/>
              <w:rPr>
                <w:rFonts w:ascii="Arial" w:eastAsia="Times New Roman" w:hAnsi="Arial" w:cs="Arial"/>
                <w:spacing w:val="-1"/>
                <w:sz w:val="20"/>
                <w:szCs w:val="20"/>
                <w:rPrChange w:id="8003" w:author="Adelino Naquarta Sepalanga Domingos" w:date="2025-03-05T09:26:00Z" w16du:dateUtc="2025-03-05T08:26:00Z">
                  <w:rPr>
                    <w:rFonts w:ascii="Times New Roman" w:eastAsia="Times New Roman" w:hAnsi="Times New Roman"/>
                    <w:spacing w:val="-1"/>
                  </w:rPr>
                </w:rPrChange>
              </w:rPr>
            </w:pPr>
          </w:p>
          <w:p w14:paraId="083DB13D" w14:textId="77777777" w:rsidR="003F3EDE" w:rsidRPr="00FB0B06" w:rsidRDefault="003F3EDE" w:rsidP="0025185C">
            <w:pPr>
              <w:jc w:val="center"/>
              <w:rPr>
                <w:rFonts w:ascii="Arial" w:eastAsia="Times New Roman" w:hAnsi="Arial" w:cs="Arial"/>
                <w:spacing w:val="-1"/>
                <w:sz w:val="20"/>
                <w:szCs w:val="20"/>
                <w:rPrChange w:id="8004" w:author="Adelino Naquarta Sepalanga Domingos" w:date="2025-03-05T09:26:00Z" w16du:dateUtc="2025-03-05T08:26:00Z">
                  <w:rPr>
                    <w:rFonts w:ascii="Times New Roman" w:eastAsia="Times New Roman" w:hAnsi="Times New Roman"/>
                    <w:spacing w:val="-1"/>
                  </w:rPr>
                </w:rPrChange>
              </w:rPr>
            </w:pPr>
          </w:p>
          <w:p w14:paraId="41C52B28" w14:textId="77777777" w:rsidR="003F3EDE" w:rsidRPr="00FB0B06" w:rsidRDefault="003F3EDE" w:rsidP="0025185C">
            <w:pPr>
              <w:jc w:val="center"/>
              <w:rPr>
                <w:rFonts w:ascii="Arial" w:eastAsia="Times New Roman" w:hAnsi="Arial" w:cs="Arial"/>
                <w:spacing w:val="-1"/>
                <w:sz w:val="20"/>
                <w:szCs w:val="20"/>
                <w:rPrChange w:id="8005"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006" w:author="Adelino Naquarta Sepalanga Domingos" w:date="2025-03-05T09:26:00Z" w16du:dateUtc="2025-03-05T08:26:00Z">
                  <w:rPr>
                    <w:rFonts w:ascii="Times New Roman" w:eastAsia="Times New Roman" w:hAnsi="Times New Roman"/>
                    <w:spacing w:val="-1"/>
                  </w:rPr>
                </w:rPrChange>
              </w:rPr>
              <w:t>Monetário</w:t>
            </w:r>
          </w:p>
        </w:tc>
      </w:tr>
      <w:tr w:rsidR="003F3EDE" w:rsidRPr="00FB0B06" w14:paraId="2F260A0D" w14:textId="77777777" w:rsidTr="0025185C">
        <w:trPr>
          <w:trHeight w:val="2168"/>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435A459" w14:textId="77777777" w:rsidR="003F3EDE" w:rsidRPr="00FB0B06" w:rsidRDefault="003F3EDE" w:rsidP="0025185C">
            <w:pPr>
              <w:jc w:val="center"/>
              <w:rPr>
                <w:rFonts w:ascii="Arial" w:eastAsia="Times New Roman" w:hAnsi="Arial" w:cs="Arial"/>
                <w:spacing w:val="-1"/>
                <w:sz w:val="20"/>
                <w:szCs w:val="20"/>
                <w:rPrChange w:id="8007" w:author="Adelino Naquarta Sepalanga Domingos" w:date="2025-03-05T09:26:00Z" w16du:dateUtc="2025-03-05T08:26:00Z">
                  <w:rPr>
                    <w:rFonts w:ascii="Times New Roman" w:eastAsia="Times New Roman" w:hAnsi="Times New Roman"/>
                    <w:spacing w:val="-1"/>
                  </w:rPr>
                </w:rPrChange>
              </w:rPr>
            </w:pPr>
          </w:p>
          <w:p w14:paraId="18EE8C6D" w14:textId="77777777" w:rsidR="003F3EDE" w:rsidRPr="00FB0B06" w:rsidRDefault="003F3EDE" w:rsidP="0025185C">
            <w:pPr>
              <w:jc w:val="center"/>
              <w:rPr>
                <w:rFonts w:ascii="Arial" w:eastAsia="Times New Roman" w:hAnsi="Arial" w:cs="Arial"/>
                <w:spacing w:val="-1"/>
                <w:sz w:val="20"/>
                <w:szCs w:val="20"/>
                <w:rPrChange w:id="8008" w:author="Adelino Naquarta Sepalanga Domingos" w:date="2025-03-05T09:26:00Z" w16du:dateUtc="2025-03-05T08:26:00Z">
                  <w:rPr>
                    <w:rFonts w:ascii="Times New Roman" w:eastAsia="Times New Roman" w:hAnsi="Times New Roman"/>
                    <w:spacing w:val="-1"/>
                  </w:rPr>
                </w:rPrChange>
              </w:rPr>
            </w:pPr>
          </w:p>
          <w:p w14:paraId="128DFDE1" w14:textId="77777777" w:rsidR="003F3EDE" w:rsidRPr="00FB0B06" w:rsidRDefault="003F3EDE" w:rsidP="0025185C">
            <w:pPr>
              <w:jc w:val="center"/>
              <w:rPr>
                <w:rFonts w:ascii="Arial" w:eastAsia="Times New Roman" w:hAnsi="Arial" w:cs="Arial"/>
                <w:spacing w:val="-1"/>
                <w:sz w:val="20"/>
                <w:szCs w:val="20"/>
                <w:rPrChange w:id="8009" w:author="Adelino Naquarta Sepalanga Domingos" w:date="2025-03-05T09:26:00Z" w16du:dateUtc="2025-03-05T08:26:00Z">
                  <w:rPr>
                    <w:rFonts w:ascii="Times New Roman" w:eastAsia="Times New Roman" w:hAnsi="Times New Roman"/>
                    <w:spacing w:val="-1"/>
                  </w:rPr>
                </w:rPrChange>
              </w:rPr>
            </w:pPr>
          </w:p>
          <w:p w14:paraId="6C5150C4" w14:textId="77777777" w:rsidR="003F3EDE" w:rsidRPr="00FB0B06" w:rsidRDefault="003F3EDE" w:rsidP="0025185C">
            <w:pPr>
              <w:jc w:val="center"/>
              <w:rPr>
                <w:rFonts w:ascii="Arial" w:eastAsia="Times New Roman" w:hAnsi="Arial" w:cs="Arial"/>
                <w:spacing w:val="-1"/>
                <w:sz w:val="20"/>
                <w:szCs w:val="20"/>
                <w:rPrChange w:id="8010" w:author="Adelino Naquarta Sepalanga Domingos" w:date="2025-03-05T09:26:00Z" w16du:dateUtc="2025-03-05T08:26:00Z">
                  <w:rPr>
                    <w:rFonts w:ascii="Times New Roman" w:eastAsia="Times New Roman" w:hAnsi="Times New Roman"/>
                    <w:spacing w:val="-1"/>
                  </w:rPr>
                </w:rPrChange>
              </w:rPr>
            </w:pPr>
          </w:p>
          <w:p w14:paraId="0694599B" w14:textId="77777777" w:rsidR="003F3EDE" w:rsidRPr="00FB0B06" w:rsidRDefault="003F3EDE" w:rsidP="0025185C">
            <w:pPr>
              <w:jc w:val="center"/>
              <w:rPr>
                <w:rFonts w:ascii="Arial" w:eastAsia="Times New Roman" w:hAnsi="Arial" w:cs="Arial"/>
                <w:spacing w:val="-1"/>
                <w:sz w:val="20"/>
                <w:szCs w:val="20"/>
                <w:rPrChange w:id="8011"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012" w:author="Adelino Naquarta Sepalanga Domingos" w:date="2025-03-05T09:26:00Z" w16du:dateUtc="2025-03-05T08:26:00Z">
                  <w:rPr>
                    <w:rFonts w:ascii="Times New Roman" w:eastAsia="Times New Roman" w:hAnsi="Times New Roman"/>
                    <w:spacing w:val="-1"/>
                  </w:rPr>
                </w:rPrChange>
              </w:rPr>
              <w:t>4.3.4.14.8.</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43E4017" w14:textId="77777777" w:rsidR="003F3EDE" w:rsidRPr="00FB0B06" w:rsidRDefault="003F3EDE" w:rsidP="0025185C">
            <w:pPr>
              <w:jc w:val="center"/>
              <w:rPr>
                <w:rFonts w:ascii="Arial" w:eastAsia="Times New Roman" w:hAnsi="Arial" w:cs="Arial"/>
                <w:spacing w:val="-1"/>
                <w:sz w:val="20"/>
                <w:szCs w:val="20"/>
                <w:rPrChange w:id="8013" w:author="Adelino Naquarta Sepalanga Domingos" w:date="2025-03-05T09:26:00Z" w16du:dateUtc="2025-03-05T08:26:00Z">
                  <w:rPr>
                    <w:rFonts w:ascii="Times New Roman" w:eastAsia="Times New Roman" w:hAnsi="Times New Roman"/>
                    <w:spacing w:val="-1"/>
                  </w:rPr>
                </w:rPrChange>
              </w:rPr>
            </w:pPr>
          </w:p>
          <w:p w14:paraId="632D6F58" w14:textId="77777777" w:rsidR="003F3EDE" w:rsidRPr="00FB0B06" w:rsidRDefault="003F3EDE" w:rsidP="0025185C">
            <w:pPr>
              <w:jc w:val="center"/>
              <w:rPr>
                <w:rFonts w:ascii="Arial" w:eastAsia="Times New Roman" w:hAnsi="Arial" w:cs="Arial"/>
                <w:spacing w:val="-1"/>
                <w:sz w:val="20"/>
                <w:szCs w:val="20"/>
                <w:rPrChange w:id="8014" w:author="Adelino Naquarta Sepalanga Domingos" w:date="2025-03-05T09:26:00Z" w16du:dateUtc="2025-03-05T08:26:00Z">
                  <w:rPr>
                    <w:rFonts w:ascii="Times New Roman" w:eastAsia="Times New Roman" w:hAnsi="Times New Roman"/>
                    <w:spacing w:val="-1"/>
                  </w:rPr>
                </w:rPrChange>
              </w:rPr>
            </w:pPr>
          </w:p>
          <w:p w14:paraId="61157DA0" w14:textId="77777777" w:rsidR="003F3EDE" w:rsidRPr="00FB0B06" w:rsidRDefault="003F3EDE" w:rsidP="0025185C">
            <w:pPr>
              <w:jc w:val="center"/>
              <w:rPr>
                <w:rFonts w:ascii="Arial" w:eastAsia="Times New Roman" w:hAnsi="Arial" w:cs="Arial"/>
                <w:spacing w:val="-1"/>
                <w:sz w:val="20"/>
                <w:szCs w:val="20"/>
                <w:rPrChange w:id="8015" w:author="Adelino Naquarta Sepalanga Domingos" w:date="2025-03-05T09:26:00Z" w16du:dateUtc="2025-03-05T08:26:00Z">
                  <w:rPr>
                    <w:rFonts w:ascii="Times New Roman" w:eastAsia="Times New Roman" w:hAnsi="Times New Roman"/>
                    <w:spacing w:val="-1"/>
                  </w:rPr>
                </w:rPrChange>
              </w:rPr>
            </w:pPr>
          </w:p>
          <w:p w14:paraId="10814A3B" w14:textId="77777777" w:rsidR="003F3EDE" w:rsidRPr="00FB0B06" w:rsidRDefault="003F3EDE" w:rsidP="0025185C">
            <w:pPr>
              <w:jc w:val="center"/>
              <w:rPr>
                <w:rFonts w:ascii="Arial" w:eastAsia="Times New Roman" w:hAnsi="Arial" w:cs="Arial"/>
                <w:spacing w:val="-1"/>
                <w:sz w:val="20"/>
                <w:szCs w:val="20"/>
                <w:rPrChange w:id="8016" w:author="Adelino Naquarta Sepalanga Domingos" w:date="2025-03-05T09:26:00Z" w16du:dateUtc="2025-03-05T08:26:00Z">
                  <w:rPr>
                    <w:rFonts w:ascii="Times New Roman" w:eastAsia="Times New Roman" w:hAnsi="Times New Roman"/>
                    <w:spacing w:val="-1"/>
                  </w:rPr>
                </w:rPrChange>
              </w:rPr>
            </w:pPr>
          </w:p>
          <w:p w14:paraId="4B096A83" w14:textId="77777777" w:rsidR="003F3EDE" w:rsidRPr="00FB0B06" w:rsidRDefault="003F3EDE" w:rsidP="0025185C">
            <w:pPr>
              <w:jc w:val="center"/>
              <w:rPr>
                <w:rFonts w:ascii="Arial" w:eastAsia="Times New Roman" w:hAnsi="Arial" w:cs="Arial"/>
                <w:spacing w:val="-1"/>
                <w:sz w:val="20"/>
                <w:szCs w:val="20"/>
                <w:rPrChange w:id="8017"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018" w:author="Adelino Naquarta Sepalanga Domingos" w:date="2025-03-05T09:26:00Z" w16du:dateUtc="2025-03-05T08:26: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347FC74" w14:textId="77777777" w:rsidR="003F3EDE" w:rsidRPr="00FB0B06" w:rsidRDefault="003F3EDE" w:rsidP="0025185C">
            <w:pPr>
              <w:rPr>
                <w:rFonts w:ascii="Arial" w:eastAsia="Times New Roman" w:hAnsi="Arial" w:cs="Arial"/>
                <w:spacing w:val="-1"/>
                <w:sz w:val="20"/>
                <w:szCs w:val="20"/>
                <w:rPrChange w:id="8019" w:author="Adelino Naquarta Sepalanga Domingos" w:date="2025-03-05T09:26:00Z" w16du:dateUtc="2025-03-05T08:26:00Z">
                  <w:rPr>
                    <w:rFonts w:ascii="Times New Roman" w:eastAsia="Times New Roman" w:hAnsi="Times New Roman"/>
                    <w:spacing w:val="-1"/>
                  </w:rPr>
                </w:rPrChange>
              </w:rPr>
            </w:pPr>
          </w:p>
          <w:p w14:paraId="3BACD851" w14:textId="77777777" w:rsidR="003F3EDE" w:rsidRPr="00FB0B06" w:rsidRDefault="003F3EDE" w:rsidP="0025185C">
            <w:pPr>
              <w:rPr>
                <w:rFonts w:ascii="Arial" w:eastAsia="Times New Roman" w:hAnsi="Arial" w:cs="Arial"/>
                <w:spacing w:val="-1"/>
                <w:sz w:val="20"/>
                <w:szCs w:val="20"/>
                <w:rPrChange w:id="8020" w:author="Adelino Naquarta Sepalanga Domingos" w:date="2025-03-05T09:26:00Z" w16du:dateUtc="2025-03-05T08:26:00Z">
                  <w:rPr>
                    <w:rFonts w:ascii="Times New Roman" w:eastAsia="Times New Roman" w:hAnsi="Times New Roman"/>
                    <w:spacing w:val="-1"/>
                  </w:rPr>
                </w:rPrChange>
              </w:rPr>
            </w:pPr>
          </w:p>
          <w:p w14:paraId="70F35DA9" w14:textId="77777777" w:rsidR="003F3EDE" w:rsidRPr="00FB0B06" w:rsidRDefault="003F3EDE" w:rsidP="0025185C">
            <w:pPr>
              <w:rPr>
                <w:rFonts w:ascii="Arial" w:eastAsia="Times New Roman" w:hAnsi="Arial" w:cs="Arial"/>
                <w:spacing w:val="-1"/>
                <w:sz w:val="20"/>
                <w:szCs w:val="20"/>
                <w:rPrChange w:id="8021" w:author="Adelino Naquarta Sepalanga Domingos" w:date="2025-03-05T09:26:00Z" w16du:dateUtc="2025-03-05T08:26:00Z">
                  <w:rPr>
                    <w:rFonts w:ascii="Times New Roman" w:eastAsia="Times New Roman" w:hAnsi="Times New Roman"/>
                    <w:spacing w:val="-1"/>
                  </w:rPr>
                </w:rPrChange>
              </w:rPr>
            </w:pPr>
          </w:p>
          <w:p w14:paraId="435D0C1D" w14:textId="77777777" w:rsidR="003F3EDE" w:rsidRPr="00FB0B06" w:rsidRDefault="003F3EDE" w:rsidP="0025185C">
            <w:pPr>
              <w:rPr>
                <w:rFonts w:ascii="Arial" w:eastAsia="Times New Roman" w:hAnsi="Arial" w:cs="Arial"/>
                <w:spacing w:val="-1"/>
                <w:sz w:val="20"/>
                <w:szCs w:val="20"/>
                <w:rPrChange w:id="8022" w:author="Adelino Naquarta Sepalanga Domingos" w:date="2025-03-05T09:26:00Z" w16du:dateUtc="2025-03-05T08:26:00Z">
                  <w:rPr>
                    <w:rFonts w:ascii="Times New Roman" w:eastAsia="Times New Roman" w:hAnsi="Times New Roman"/>
                    <w:spacing w:val="-1"/>
                  </w:rPr>
                </w:rPrChange>
              </w:rPr>
            </w:pPr>
          </w:p>
          <w:p w14:paraId="63A687C7" w14:textId="77777777" w:rsidR="003F3EDE" w:rsidRPr="00FB0B06" w:rsidRDefault="003F3EDE" w:rsidP="0025185C">
            <w:pPr>
              <w:rPr>
                <w:rFonts w:ascii="Arial" w:eastAsia="Times New Roman" w:hAnsi="Arial" w:cs="Arial"/>
                <w:spacing w:val="-1"/>
                <w:sz w:val="20"/>
                <w:szCs w:val="20"/>
                <w:rPrChange w:id="8023"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024" w:author="Adelino Naquarta Sepalanga Domingos" w:date="2025-03-05T09:26:00Z" w16du:dateUtc="2025-03-05T08:26:00Z">
                  <w:rPr>
                    <w:rFonts w:ascii="Times New Roman" w:eastAsia="Times New Roman" w:hAnsi="Times New Roman"/>
                    <w:spacing w:val="-1"/>
                  </w:rPr>
                </w:rPrChange>
              </w:rPr>
              <w:t>Valor tributável unitário (TaxBase)</w:t>
            </w:r>
          </w:p>
        </w:tc>
        <w:tc>
          <w:tcPr>
            <w:tcW w:w="377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6B3D5EE" w14:textId="77777777" w:rsidR="003F3EDE" w:rsidRPr="00FB0B06" w:rsidRDefault="003F3EDE" w:rsidP="0025185C">
            <w:pPr>
              <w:rPr>
                <w:rFonts w:ascii="Arial" w:eastAsia="Times New Roman" w:hAnsi="Arial" w:cs="Arial"/>
                <w:spacing w:val="-1"/>
                <w:sz w:val="20"/>
                <w:szCs w:val="20"/>
                <w:rPrChange w:id="8025"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026" w:author="Adelino Naquarta Sepalanga Domingos" w:date="2025-03-05T09:26:00Z" w16du:dateUtc="2025-03-05T08:26:00Z">
                  <w:rPr>
                    <w:rFonts w:ascii="Times New Roman" w:eastAsia="Times New Roman" w:hAnsi="Times New Roman"/>
                    <w:spacing w:val="-1"/>
                  </w:rPr>
                </w:rPrChange>
              </w:rPr>
              <w:t>Valor tributável unitário que não concorre para o Total do documento sem impostos (NetTotal). Este valor é o que serve de base de cálculo dos impostos da linha. O sinal (debito ou crédito) com que o imposto assim calculado concorre para o TaxPayable, resulta da existência na linha do DebitAmount ou do CreditAmount.</w:t>
            </w:r>
          </w:p>
        </w:tc>
        <w:tc>
          <w:tcPr>
            <w:tcW w:w="141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C22CFDF" w14:textId="77777777" w:rsidR="003F3EDE" w:rsidRPr="00FB0B06" w:rsidRDefault="003F3EDE" w:rsidP="0025185C">
            <w:pPr>
              <w:jc w:val="center"/>
              <w:rPr>
                <w:rFonts w:ascii="Arial" w:eastAsia="Times New Roman" w:hAnsi="Arial" w:cs="Arial"/>
                <w:spacing w:val="-1"/>
                <w:sz w:val="20"/>
                <w:szCs w:val="20"/>
                <w:rPrChange w:id="8027" w:author="Adelino Naquarta Sepalanga Domingos" w:date="2025-03-05T09:26:00Z" w16du:dateUtc="2025-03-05T08:26:00Z">
                  <w:rPr>
                    <w:rFonts w:ascii="Times New Roman" w:eastAsia="Times New Roman" w:hAnsi="Times New Roman"/>
                    <w:spacing w:val="-1"/>
                  </w:rPr>
                </w:rPrChange>
              </w:rPr>
            </w:pPr>
          </w:p>
          <w:p w14:paraId="1E8D71A2" w14:textId="77777777" w:rsidR="003F3EDE" w:rsidRPr="00FB0B06" w:rsidRDefault="003F3EDE" w:rsidP="0025185C">
            <w:pPr>
              <w:jc w:val="center"/>
              <w:rPr>
                <w:rFonts w:ascii="Arial" w:eastAsia="Times New Roman" w:hAnsi="Arial" w:cs="Arial"/>
                <w:spacing w:val="-1"/>
                <w:sz w:val="20"/>
                <w:szCs w:val="20"/>
                <w:rPrChange w:id="8028" w:author="Adelino Naquarta Sepalanga Domingos" w:date="2025-03-05T09:26:00Z" w16du:dateUtc="2025-03-05T08:26:00Z">
                  <w:rPr>
                    <w:rFonts w:ascii="Times New Roman" w:eastAsia="Times New Roman" w:hAnsi="Times New Roman"/>
                    <w:spacing w:val="-1"/>
                  </w:rPr>
                </w:rPrChange>
              </w:rPr>
            </w:pPr>
          </w:p>
          <w:p w14:paraId="334D229A" w14:textId="77777777" w:rsidR="003F3EDE" w:rsidRPr="00FB0B06" w:rsidRDefault="003F3EDE" w:rsidP="0025185C">
            <w:pPr>
              <w:jc w:val="center"/>
              <w:rPr>
                <w:rFonts w:ascii="Arial" w:eastAsia="Times New Roman" w:hAnsi="Arial" w:cs="Arial"/>
                <w:spacing w:val="-1"/>
                <w:sz w:val="20"/>
                <w:szCs w:val="20"/>
                <w:rPrChange w:id="8029" w:author="Adelino Naquarta Sepalanga Domingos" w:date="2025-03-05T09:26:00Z" w16du:dateUtc="2025-03-05T08:26:00Z">
                  <w:rPr>
                    <w:rFonts w:ascii="Times New Roman" w:eastAsia="Times New Roman" w:hAnsi="Times New Roman"/>
                    <w:spacing w:val="-1"/>
                  </w:rPr>
                </w:rPrChange>
              </w:rPr>
            </w:pPr>
          </w:p>
          <w:p w14:paraId="3135441D" w14:textId="77777777" w:rsidR="003F3EDE" w:rsidRPr="00FB0B06" w:rsidRDefault="003F3EDE" w:rsidP="0025185C">
            <w:pPr>
              <w:jc w:val="center"/>
              <w:rPr>
                <w:rFonts w:ascii="Arial" w:eastAsia="Times New Roman" w:hAnsi="Arial" w:cs="Arial"/>
                <w:spacing w:val="-1"/>
                <w:sz w:val="20"/>
                <w:szCs w:val="20"/>
                <w:rPrChange w:id="8030" w:author="Adelino Naquarta Sepalanga Domingos" w:date="2025-03-05T09:26:00Z" w16du:dateUtc="2025-03-05T08:26:00Z">
                  <w:rPr>
                    <w:rFonts w:ascii="Times New Roman" w:eastAsia="Times New Roman" w:hAnsi="Times New Roman"/>
                    <w:spacing w:val="-1"/>
                  </w:rPr>
                </w:rPrChange>
              </w:rPr>
            </w:pPr>
          </w:p>
          <w:p w14:paraId="6382E207" w14:textId="77777777" w:rsidR="003F3EDE" w:rsidRPr="00FB0B06" w:rsidRDefault="003F3EDE" w:rsidP="0025185C">
            <w:pPr>
              <w:jc w:val="center"/>
              <w:rPr>
                <w:rFonts w:ascii="Arial" w:eastAsia="Times New Roman" w:hAnsi="Arial" w:cs="Arial"/>
                <w:spacing w:val="-1"/>
                <w:sz w:val="20"/>
                <w:szCs w:val="20"/>
                <w:rPrChange w:id="8031"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032" w:author="Adelino Naquarta Sepalanga Domingos" w:date="2025-03-05T09:26:00Z" w16du:dateUtc="2025-03-05T08:26:00Z">
                  <w:rPr>
                    <w:rFonts w:ascii="Times New Roman" w:eastAsia="Times New Roman" w:hAnsi="Times New Roman"/>
                    <w:spacing w:val="-1"/>
                  </w:rPr>
                </w:rPrChange>
              </w:rPr>
              <w:t>Monetário</w:t>
            </w:r>
          </w:p>
        </w:tc>
      </w:tr>
      <w:tr w:rsidR="003F3EDE" w:rsidRPr="00FB0B06" w14:paraId="28129687" w14:textId="77777777" w:rsidTr="0025185C">
        <w:trPr>
          <w:trHeight w:val="781"/>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15C5097" w14:textId="77777777" w:rsidR="003F3EDE" w:rsidRPr="00FB0B06" w:rsidRDefault="003F3EDE" w:rsidP="0025185C">
            <w:pPr>
              <w:jc w:val="center"/>
              <w:rPr>
                <w:rFonts w:ascii="Arial" w:eastAsia="Times New Roman" w:hAnsi="Arial" w:cs="Arial"/>
                <w:spacing w:val="-1"/>
                <w:sz w:val="20"/>
                <w:szCs w:val="20"/>
                <w:rPrChange w:id="8033"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034" w:author="Adelino Naquarta Sepalanga Domingos" w:date="2025-03-05T09:26:00Z" w16du:dateUtc="2025-03-05T08:26:00Z">
                  <w:rPr>
                    <w:rFonts w:ascii="Times New Roman" w:eastAsia="Times New Roman" w:hAnsi="Times New Roman"/>
                    <w:spacing w:val="-1"/>
                  </w:rPr>
                </w:rPrChange>
              </w:rPr>
              <w:t>4.3.4.14.9.</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D8C8FB7" w14:textId="77777777" w:rsidR="003F3EDE" w:rsidRPr="00FB0B06" w:rsidRDefault="003F3EDE" w:rsidP="0025185C">
            <w:pPr>
              <w:jc w:val="center"/>
              <w:rPr>
                <w:rFonts w:ascii="Arial" w:eastAsia="Times New Roman" w:hAnsi="Arial" w:cs="Arial"/>
                <w:spacing w:val="-1"/>
                <w:sz w:val="20"/>
                <w:szCs w:val="20"/>
                <w:rPrChange w:id="8035"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036" w:author="Adelino Naquarta Sepalanga Domingos" w:date="2025-03-05T09:26:00Z" w16du:dateUtc="2025-03-05T08:26: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47237AD" w14:textId="77777777" w:rsidR="003F3EDE" w:rsidRPr="00FB0B06" w:rsidRDefault="003F3EDE" w:rsidP="0025185C">
            <w:pPr>
              <w:rPr>
                <w:rFonts w:ascii="Arial" w:eastAsia="Times New Roman" w:hAnsi="Arial" w:cs="Arial"/>
                <w:spacing w:val="-1"/>
                <w:sz w:val="20"/>
                <w:szCs w:val="20"/>
                <w:rPrChange w:id="8037"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038" w:author="Adelino Naquarta Sepalanga Domingos" w:date="2025-03-05T09:26:00Z" w16du:dateUtc="2025-03-05T08:26:00Z">
                  <w:rPr>
                    <w:rFonts w:ascii="Times New Roman" w:eastAsia="Times New Roman" w:hAnsi="Times New Roman"/>
                    <w:spacing w:val="-1"/>
                  </w:rPr>
                </w:rPrChange>
              </w:rPr>
              <w:t>Data de envio da mercadoria ou prestação do serviço (TaxPointDate)</w:t>
            </w:r>
          </w:p>
        </w:tc>
        <w:tc>
          <w:tcPr>
            <w:tcW w:w="377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CCE934F" w14:textId="77777777" w:rsidR="003F3EDE" w:rsidRPr="00FB0B06" w:rsidRDefault="003F3EDE" w:rsidP="0025185C">
            <w:pPr>
              <w:rPr>
                <w:rFonts w:ascii="Arial" w:eastAsia="Times New Roman" w:hAnsi="Arial" w:cs="Arial"/>
                <w:spacing w:val="-1"/>
                <w:sz w:val="20"/>
                <w:szCs w:val="20"/>
                <w:rPrChange w:id="8039"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040" w:author="Adelino Naquarta Sepalanga Domingos" w:date="2025-03-05T09:26:00Z" w16du:dateUtc="2025-03-05T08:26:00Z">
                  <w:rPr>
                    <w:rFonts w:ascii="Times New Roman" w:eastAsia="Times New Roman" w:hAnsi="Times New Roman"/>
                    <w:spacing w:val="-1"/>
                  </w:rPr>
                </w:rPrChange>
              </w:rPr>
              <w:t>Data de envio da mercadoria ou da prestação de serviço.</w:t>
            </w:r>
          </w:p>
        </w:tc>
        <w:tc>
          <w:tcPr>
            <w:tcW w:w="1417"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BF5FEAA" w14:textId="77777777" w:rsidR="003F3EDE" w:rsidRPr="00FB0B06" w:rsidRDefault="003F3EDE" w:rsidP="0025185C">
            <w:pPr>
              <w:jc w:val="center"/>
              <w:rPr>
                <w:rFonts w:ascii="Arial" w:eastAsia="Times New Roman" w:hAnsi="Arial" w:cs="Arial"/>
                <w:spacing w:val="-1"/>
                <w:sz w:val="20"/>
                <w:szCs w:val="20"/>
                <w:rPrChange w:id="8041" w:author="Adelino Naquarta Sepalanga Domingos" w:date="2025-03-05T09:26:00Z" w16du:dateUtc="2025-03-05T08:26:00Z">
                  <w:rPr>
                    <w:rFonts w:ascii="Times New Roman" w:eastAsia="Times New Roman" w:hAnsi="Times New Roman"/>
                    <w:spacing w:val="-1"/>
                  </w:rPr>
                </w:rPrChange>
              </w:rPr>
            </w:pPr>
          </w:p>
          <w:p w14:paraId="773785BD" w14:textId="77777777" w:rsidR="003F3EDE" w:rsidRPr="00FB0B06" w:rsidRDefault="003F3EDE" w:rsidP="0025185C">
            <w:pPr>
              <w:jc w:val="center"/>
              <w:rPr>
                <w:rFonts w:ascii="Arial" w:eastAsia="Times New Roman" w:hAnsi="Arial" w:cs="Arial"/>
                <w:spacing w:val="-1"/>
                <w:sz w:val="20"/>
                <w:szCs w:val="20"/>
                <w:rPrChange w:id="8042"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043" w:author="Adelino Naquarta Sepalanga Domingos" w:date="2025-03-05T09:26:00Z" w16du:dateUtc="2025-03-05T08:26:00Z">
                  <w:rPr>
                    <w:rFonts w:ascii="Times New Roman" w:eastAsia="Times New Roman" w:hAnsi="Times New Roman"/>
                    <w:spacing w:val="-1"/>
                  </w:rPr>
                </w:rPrChange>
              </w:rPr>
              <w:t>Data</w:t>
            </w:r>
          </w:p>
        </w:tc>
      </w:tr>
      <w:tr w:rsidR="003F3EDE" w:rsidRPr="00FB0B06" w14:paraId="4B7AEA7A" w14:textId="77777777" w:rsidTr="0025185C">
        <w:trPr>
          <w:trHeight w:val="2168"/>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C257E0D" w14:textId="77777777" w:rsidR="003F3EDE" w:rsidRPr="00FB0B06" w:rsidRDefault="003F3EDE" w:rsidP="0025185C">
            <w:pPr>
              <w:jc w:val="center"/>
              <w:rPr>
                <w:rFonts w:ascii="Arial" w:eastAsia="Times New Roman" w:hAnsi="Arial" w:cs="Arial"/>
                <w:spacing w:val="-1"/>
                <w:sz w:val="20"/>
                <w:szCs w:val="20"/>
                <w:rPrChange w:id="8044" w:author="Adelino Naquarta Sepalanga Domingos" w:date="2025-03-05T09:26:00Z" w16du:dateUtc="2025-03-05T08:26:00Z">
                  <w:rPr>
                    <w:rFonts w:ascii="Times New Roman" w:eastAsia="Times New Roman" w:hAnsi="Times New Roman"/>
                    <w:spacing w:val="-1"/>
                  </w:rPr>
                </w:rPrChange>
              </w:rPr>
            </w:pPr>
          </w:p>
          <w:p w14:paraId="75619DB9" w14:textId="77777777" w:rsidR="003F3EDE" w:rsidRPr="00FB0B06" w:rsidRDefault="003F3EDE" w:rsidP="0025185C">
            <w:pPr>
              <w:jc w:val="center"/>
              <w:rPr>
                <w:rFonts w:ascii="Arial" w:eastAsia="Times New Roman" w:hAnsi="Arial" w:cs="Arial"/>
                <w:spacing w:val="-1"/>
                <w:sz w:val="20"/>
                <w:szCs w:val="20"/>
                <w:rPrChange w:id="8045" w:author="Adelino Naquarta Sepalanga Domingos" w:date="2025-03-05T09:26:00Z" w16du:dateUtc="2025-03-05T08:26:00Z">
                  <w:rPr>
                    <w:rFonts w:ascii="Times New Roman" w:eastAsia="Times New Roman" w:hAnsi="Times New Roman"/>
                    <w:spacing w:val="-1"/>
                  </w:rPr>
                </w:rPrChange>
              </w:rPr>
            </w:pPr>
          </w:p>
          <w:p w14:paraId="3CECBCB7" w14:textId="77777777" w:rsidR="003F3EDE" w:rsidRPr="00FB0B06" w:rsidRDefault="003F3EDE" w:rsidP="0025185C">
            <w:pPr>
              <w:jc w:val="center"/>
              <w:rPr>
                <w:rFonts w:ascii="Arial" w:eastAsia="Times New Roman" w:hAnsi="Arial" w:cs="Arial"/>
                <w:spacing w:val="-1"/>
                <w:sz w:val="20"/>
                <w:szCs w:val="20"/>
                <w:rPrChange w:id="8046" w:author="Adelino Naquarta Sepalanga Domingos" w:date="2025-03-05T09:26:00Z" w16du:dateUtc="2025-03-05T08:26:00Z">
                  <w:rPr>
                    <w:rFonts w:ascii="Times New Roman" w:eastAsia="Times New Roman" w:hAnsi="Times New Roman"/>
                    <w:spacing w:val="-1"/>
                  </w:rPr>
                </w:rPrChange>
              </w:rPr>
            </w:pPr>
          </w:p>
          <w:p w14:paraId="611091B8" w14:textId="77777777" w:rsidR="003F3EDE" w:rsidRPr="00FB0B06" w:rsidRDefault="003F3EDE" w:rsidP="0025185C">
            <w:pPr>
              <w:jc w:val="center"/>
              <w:rPr>
                <w:rFonts w:ascii="Arial" w:eastAsia="Times New Roman" w:hAnsi="Arial" w:cs="Arial"/>
                <w:spacing w:val="-1"/>
                <w:sz w:val="20"/>
                <w:szCs w:val="20"/>
                <w:rPrChange w:id="8047"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048" w:author="Adelino Naquarta Sepalanga Domingos" w:date="2025-03-05T09:26:00Z" w16du:dateUtc="2025-03-05T08:26:00Z">
                  <w:rPr>
                    <w:rFonts w:ascii="Times New Roman" w:eastAsia="Times New Roman" w:hAnsi="Times New Roman"/>
                    <w:spacing w:val="-1"/>
                  </w:rPr>
                </w:rPrChange>
              </w:rPr>
              <w:t>4.3.4.14.10.</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3B3267F" w14:textId="77777777" w:rsidR="003F3EDE" w:rsidRPr="00FB0B06" w:rsidRDefault="003F3EDE" w:rsidP="0025185C">
            <w:pPr>
              <w:jc w:val="center"/>
              <w:rPr>
                <w:rFonts w:ascii="Arial" w:eastAsia="Times New Roman" w:hAnsi="Arial" w:cs="Arial"/>
                <w:spacing w:val="-1"/>
                <w:sz w:val="20"/>
                <w:szCs w:val="20"/>
                <w:rPrChange w:id="8049" w:author="Adelino Naquarta Sepalanga Domingos" w:date="2025-03-05T09:26:00Z" w16du:dateUtc="2025-03-05T08:26: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AD8AA22" w14:textId="77777777" w:rsidR="003F3EDE" w:rsidRPr="00FB0B06" w:rsidRDefault="003F3EDE" w:rsidP="0025185C">
            <w:pPr>
              <w:rPr>
                <w:rFonts w:ascii="Arial" w:eastAsia="Times New Roman" w:hAnsi="Arial" w:cs="Arial"/>
                <w:spacing w:val="-1"/>
                <w:sz w:val="20"/>
                <w:szCs w:val="20"/>
                <w:rPrChange w:id="8050" w:author="Adelino Naquarta Sepalanga Domingos" w:date="2025-03-05T09:26:00Z" w16du:dateUtc="2025-03-05T08:26:00Z">
                  <w:rPr>
                    <w:rFonts w:ascii="Times New Roman" w:eastAsia="Times New Roman" w:hAnsi="Times New Roman"/>
                    <w:spacing w:val="-1"/>
                  </w:rPr>
                </w:rPrChange>
              </w:rPr>
            </w:pPr>
          </w:p>
          <w:p w14:paraId="0503A595" w14:textId="77777777" w:rsidR="003F3EDE" w:rsidRPr="00FB0B06" w:rsidRDefault="003F3EDE" w:rsidP="0025185C">
            <w:pPr>
              <w:rPr>
                <w:rFonts w:ascii="Arial" w:eastAsia="Times New Roman" w:hAnsi="Arial" w:cs="Arial"/>
                <w:spacing w:val="-1"/>
                <w:sz w:val="20"/>
                <w:szCs w:val="20"/>
                <w:rPrChange w:id="8051" w:author="Adelino Naquarta Sepalanga Domingos" w:date="2025-03-05T09:26:00Z" w16du:dateUtc="2025-03-05T08:26:00Z">
                  <w:rPr>
                    <w:rFonts w:ascii="Times New Roman" w:eastAsia="Times New Roman" w:hAnsi="Times New Roman"/>
                    <w:spacing w:val="-1"/>
                  </w:rPr>
                </w:rPrChange>
              </w:rPr>
            </w:pPr>
          </w:p>
          <w:p w14:paraId="77F406B0" w14:textId="77777777" w:rsidR="003F3EDE" w:rsidRPr="00FB0B06" w:rsidRDefault="003F3EDE" w:rsidP="0025185C">
            <w:pPr>
              <w:rPr>
                <w:rFonts w:ascii="Arial" w:eastAsia="Times New Roman" w:hAnsi="Arial" w:cs="Arial"/>
                <w:spacing w:val="-1"/>
                <w:sz w:val="20"/>
                <w:szCs w:val="20"/>
                <w:rPrChange w:id="8052" w:author="Adelino Naquarta Sepalanga Domingos" w:date="2025-03-05T09:26:00Z" w16du:dateUtc="2025-03-05T08:26:00Z">
                  <w:rPr>
                    <w:rFonts w:ascii="Times New Roman" w:eastAsia="Times New Roman" w:hAnsi="Times New Roman"/>
                    <w:spacing w:val="-1"/>
                  </w:rPr>
                </w:rPrChange>
              </w:rPr>
            </w:pPr>
          </w:p>
          <w:p w14:paraId="67B18BAA" w14:textId="77777777" w:rsidR="003F3EDE" w:rsidRPr="00FB0B06" w:rsidRDefault="003F3EDE" w:rsidP="0025185C">
            <w:pPr>
              <w:rPr>
                <w:rFonts w:ascii="Arial" w:eastAsia="Times New Roman" w:hAnsi="Arial" w:cs="Arial"/>
                <w:spacing w:val="-1"/>
                <w:sz w:val="20"/>
                <w:szCs w:val="20"/>
                <w:rPrChange w:id="8053"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054" w:author="Adelino Naquarta Sepalanga Domingos" w:date="2025-03-05T09:26:00Z" w16du:dateUtc="2025-03-05T08:26:00Z">
                  <w:rPr>
                    <w:rFonts w:ascii="Times New Roman" w:eastAsia="Times New Roman" w:hAnsi="Times New Roman"/>
                    <w:spacing w:val="-1"/>
                  </w:rPr>
                </w:rPrChange>
              </w:rPr>
              <w:t>Referências a documentos (References)</w:t>
            </w:r>
          </w:p>
        </w:tc>
        <w:tc>
          <w:tcPr>
            <w:tcW w:w="377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147F12B" w14:textId="77777777" w:rsidR="003F3EDE" w:rsidRPr="00FB0B06" w:rsidRDefault="003F3EDE" w:rsidP="0025185C">
            <w:pPr>
              <w:rPr>
                <w:rFonts w:ascii="Arial" w:eastAsia="Times New Roman" w:hAnsi="Arial" w:cs="Arial"/>
                <w:spacing w:val="-1"/>
                <w:sz w:val="20"/>
                <w:szCs w:val="20"/>
                <w:rPrChange w:id="8055"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056" w:author="Adelino Naquarta Sepalanga Domingos" w:date="2025-03-05T09:26:00Z" w16du:dateUtc="2025-03-05T08:26:00Z">
                  <w:rPr>
                    <w:rFonts w:ascii="Times New Roman" w:eastAsia="Times New Roman" w:hAnsi="Times New Roman"/>
                    <w:spacing w:val="-1"/>
                  </w:rPr>
                </w:rPrChange>
              </w:rPr>
              <w:t>Referências a documentos nos documentos rectificativos destes.</w:t>
            </w:r>
          </w:p>
          <w:p w14:paraId="5FFBD47D" w14:textId="08259776" w:rsidR="003F3EDE" w:rsidRPr="00FB0B06" w:rsidRDefault="003F3EDE" w:rsidP="0025185C">
            <w:pPr>
              <w:rPr>
                <w:rFonts w:ascii="Arial" w:eastAsia="Times New Roman" w:hAnsi="Arial" w:cs="Arial"/>
                <w:spacing w:val="-1"/>
                <w:sz w:val="20"/>
                <w:szCs w:val="20"/>
                <w:rPrChange w:id="8057"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058" w:author="Adelino Naquarta Sepalanga Domingos" w:date="2025-03-05T09:26:00Z" w16du:dateUtc="2025-03-05T08:26:00Z">
                  <w:rPr>
                    <w:rFonts w:ascii="Times New Roman" w:eastAsia="Times New Roman" w:hAnsi="Times New Roman"/>
                    <w:spacing w:val="-1"/>
                  </w:rPr>
                </w:rPrChange>
              </w:rPr>
              <w:t>Existindo a necessidade de efectuar mais do que uma referência, esta estrutura pode</w:t>
            </w:r>
            <w:del w:id="8059" w:author="Adelino Naquarta Sepalanga Domingos" w:date="2025-03-05T09:35:00Z" w16du:dateUtc="2025-03-05T08:35:00Z">
              <w:r w:rsidRPr="00FB0B06" w:rsidDel="00B45277">
                <w:rPr>
                  <w:rFonts w:ascii="Arial" w:eastAsia="Times New Roman" w:hAnsi="Arial" w:cs="Arial"/>
                  <w:spacing w:val="-1"/>
                  <w:sz w:val="20"/>
                  <w:szCs w:val="20"/>
                  <w:rPrChange w:id="8060" w:author="Adelino Naquarta Sepalanga Domingos" w:date="2025-03-05T09:26:00Z" w16du:dateUtc="2025-03-05T08:26:00Z">
                    <w:rPr>
                      <w:rFonts w:ascii="Times New Roman" w:eastAsia="Times New Roman" w:hAnsi="Times New Roman"/>
                      <w:spacing w:val="-1"/>
                    </w:rPr>
                  </w:rPrChange>
                </w:rPr>
                <w:delText>rá</w:delText>
              </w:r>
            </w:del>
            <w:r w:rsidRPr="00FB0B06">
              <w:rPr>
                <w:rFonts w:ascii="Arial" w:eastAsia="Times New Roman" w:hAnsi="Arial" w:cs="Arial"/>
                <w:spacing w:val="-1"/>
                <w:sz w:val="20"/>
                <w:szCs w:val="20"/>
                <w:rPrChange w:id="8061" w:author="Adelino Naquarta Sepalanga Domingos" w:date="2025-03-05T09:26:00Z" w16du:dateUtc="2025-03-05T08:26:00Z">
                  <w:rPr>
                    <w:rFonts w:ascii="Times New Roman" w:eastAsia="Times New Roman" w:hAnsi="Times New Roman"/>
                    <w:spacing w:val="-1"/>
                  </w:rPr>
                </w:rPrChange>
              </w:rPr>
              <w:t xml:space="preserve"> ser gerada tantas vezes quantas as necessárias.</w:t>
            </w:r>
          </w:p>
        </w:tc>
        <w:tc>
          <w:tcPr>
            <w:tcW w:w="141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B139F64" w14:textId="77777777" w:rsidR="003F3EDE" w:rsidRPr="00FB0B06" w:rsidRDefault="003F3EDE" w:rsidP="0025185C">
            <w:pPr>
              <w:jc w:val="center"/>
              <w:rPr>
                <w:rFonts w:ascii="Arial" w:eastAsia="Times New Roman" w:hAnsi="Arial" w:cs="Arial"/>
                <w:spacing w:val="-1"/>
                <w:sz w:val="20"/>
                <w:szCs w:val="20"/>
                <w:rPrChange w:id="8062" w:author="Adelino Naquarta Sepalanga Domingos" w:date="2025-03-05T09:26:00Z" w16du:dateUtc="2025-03-05T08:26:00Z">
                  <w:rPr>
                    <w:rFonts w:ascii="Times New Roman" w:eastAsia="Times New Roman" w:hAnsi="Times New Roman"/>
                    <w:spacing w:val="-1"/>
                  </w:rPr>
                </w:rPrChange>
              </w:rPr>
            </w:pPr>
          </w:p>
          <w:p w14:paraId="1AD6B352" w14:textId="77777777" w:rsidR="003F3EDE" w:rsidRPr="00FB0B06" w:rsidRDefault="003F3EDE" w:rsidP="0025185C">
            <w:pPr>
              <w:jc w:val="center"/>
              <w:rPr>
                <w:rFonts w:ascii="Arial" w:eastAsia="Times New Roman" w:hAnsi="Arial" w:cs="Arial"/>
                <w:spacing w:val="-1"/>
                <w:sz w:val="20"/>
                <w:szCs w:val="20"/>
                <w:rPrChange w:id="8063" w:author="Adelino Naquarta Sepalanga Domingos" w:date="2025-03-05T09:26:00Z" w16du:dateUtc="2025-03-05T08:26:00Z">
                  <w:rPr>
                    <w:rFonts w:ascii="Times New Roman" w:eastAsia="Times New Roman" w:hAnsi="Times New Roman"/>
                    <w:spacing w:val="-1"/>
                  </w:rPr>
                </w:rPrChange>
              </w:rPr>
            </w:pPr>
          </w:p>
          <w:p w14:paraId="39AA0B29" w14:textId="77777777" w:rsidR="003F3EDE" w:rsidRPr="00FB0B06" w:rsidRDefault="003F3EDE" w:rsidP="0025185C">
            <w:pPr>
              <w:jc w:val="center"/>
              <w:rPr>
                <w:rFonts w:ascii="Arial" w:eastAsia="Times New Roman" w:hAnsi="Arial" w:cs="Arial"/>
                <w:spacing w:val="-1"/>
                <w:sz w:val="20"/>
                <w:szCs w:val="20"/>
                <w:rPrChange w:id="8064"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065" w:author="Adelino Naquarta Sepalanga Domingos" w:date="2025-03-05T09:26:00Z" w16du:dateUtc="2025-03-05T08:26:00Z">
                  <w:rPr>
                    <w:rFonts w:ascii="Times New Roman" w:eastAsia="Times New Roman" w:hAnsi="Times New Roman"/>
                    <w:spacing w:val="-1"/>
                  </w:rPr>
                </w:rPrChange>
              </w:rPr>
              <w:t>Não Aplicável</w:t>
            </w:r>
          </w:p>
        </w:tc>
      </w:tr>
      <w:tr w:rsidR="003F3EDE" w:rsidRPr="00FB0B06" w14:paraId="22F52F69" w14:textId="77777777" w:rsidTr="0025185C">
        <w:trPr>
          <w:trHeight w:val="1506"/>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5822835" w14:textId="77777777" w:rsidR="003F3EDE" w:rsidRPr="00FB0B06" w:rsidRDefault="003F3EDE" w:rsidP="0025185C">
            <w:pPr>
              <w:jc w:val="center"/>
              <w:rPr>
                <w:rFonts w:ascii="Arial" w:eastAsia="Times New Roman" w:hAnsi="Arial" w:cs="Arial"/>
                <w:spacing w:val="-1"/>
                <w:sz w:val="20"/>
                <w:szCs w:val="20"/>
                <w:rPrChange w:id="8066" w:author="Adelino Naquarta Sepalanga Domingos" w:date="2025-03-05T09:26:00Z" w16du:dateUtc="2025-03-05T08:26:00Z">
                  <w:rPr>
                    <w:rFonts w:ascii="Times New Roman" w:eastAsia="Times New Roman" w:hAnsi="Times New Roman"/>
                    <w:spacing w:val="-1"/>
                  </w:rPr>
                </w:rPrChange>
              </w:rPr>
            </w:pPr>
          </w:p>
          <w:p w14:paraId="2D4D4396" w14:textId="77777777" w:rsidR="003F3EDE" w:rsidRPr="00FB0B06" w:rsidRDefault="003F3EDE" w:rsidP="0025185C">
            <w:pPr>
              <w:jc w:val="center"/>
              <w:rPr>
                <w:rFonts w:ascii="Arial" w:eastAsia="Times New Roman" w:hAnsi="Arial" w:cs="Arial"/>
                <w:spacing w:val="-1"/>
                <w:sz w:val="20"/>
                <w:szCs w:val="20"/>
                <w:rPrChange w:id="8067" w:author="Adelino Naquarta Sepalanga Domingos" w:date="2025-03-05T09:26:00Z" w16du:dateUtc="2025-03-05T08:26:00Z">
                  <w:rPr>
                    <w:rFonts w:ascii="Times New Roman" w:eastAsia="Times New Roman" w:hAnsi="Times New Roman"/>
                    <w:spacing w:val="-1"/>
                  </w:rPr>
                </w:rPrChange>
              </w:rPr>
            </w:pPr>
          </w:p>
          <w:p w14:paraId="08268C2A" w14:textId="77777777" w:rsidR="003F3EDE" w:rsidRPr="00FB0B06" w:rsidRDefault="003F3EDE" w:rsidP="0025185C">
            <w:pPr>
              <w:jc w:val="center"/>
              <w:rPr>
                <w:rFonts w:ascii="Arial" w:eastAsia="Times New Roman" w:hAnsi="Arial" w:cs="Arial"/>
                <w:spacing w:val="-1"/>
                <w:sz w:val="20"/>
                <w:szCs w:val="20"/>
                <w:rPrChange w:id="8068"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069" w:author="Adelino Naquarta Sepalanga Domingos" w:date="2025-03-05T09:26:00Z" w16du:dateUtc="2025-03-05T08:26:00Z">
                  <w:rPr>
                    <w:rFonts w:ascii="Times New Roman" w:eastAsia="Times New Roman" w:hAnsi="Times New Roman"/>
                    <w:spacing w:val="-1"/>
                  </w:rPr>
                </w:rPrChange>
              </w:rPr>
              <w:t>4.3.4.14.10.1</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9DBE35A" w14:textId="77777777" w:rsidR="003F3EDE" w:rsidRPr="00FB0B06" w:rsidRDefault="003F3EDE" w:rsidP="0025185C">
            <w:pPr>
              <w:jc w:val="center"/>
              <w:rPr>
                <w:rFonts w:ascii="Arial" w:eastAsia="Times New Roman" w:hAnsi="Arial" w:cs="Arial"/>
                <w:spacing w:val="-1"/>
                <w:sz w:val="20"/>
                <w:szCs w:val="20"/>
                <w:rPrChange w:id="8070" w:author="Adelino Naquarta Sepalanga Domingos" w:date="2025-03-05T09:26:00Z" w16du:dateUtc="2025-03-05T08:26: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3ADC119" w14:textId="77777777" w:rsidR="003F3EDE" w:rsidRPr="00FB0B06" w:rsidRDefault="003F3EDE" w:rsidP="0025185C">
            <w:pPr>
              <w:rPr>
                <w:rFonts w:ascii="Arial" w:eastAsia="Times New Roman" w:hAnsi="Arial" w:cs="Arial"/>
                <w:spacing w:val="-1"/>
                <w:sz w:val="20"/>
                <w:szCs w:val="20"/>
                <w:rPrChange w:id="8071" w:author="Adelino Naquarta Sepalanga Domingos" w:date="2025-03-05T09:26:00Z" w16du:dateUtc="2025-03-05T08:26:00Z">
                  <w:rPr>
                    <w:rFonts w:ascii="Times New Roman" w:eastAsia="Times New Roman" w:hAnsi="Times New Roman"/>
                    <w:spacing w:val="-1"/>
                  </w:rPr>
                </w:rPrChange>
              </w:rPr>
            </w:pPr>
          </w:p>
          <w:p w14:paraId="0BD5A7EA" w14:textId="77777777" w:rsidR="003F3EDE" w:rsidRPr="00FB0B06" w:rsidRDefault="003F3EDE" w:rsidP="0025185C">
            <w:pPr>
              <w:rPr>
                <w:rFonts w:ascii="Arial" w:eastAsia="Times New Roman" w:hAnsi="Arial" w:cs="Arial"/>
                <w:spacing w:val="-1"/>
                <w:sz w:val="20"/>
                <w:szCs w:val="20"/>
                <w:rPrChange w:id="8072" w:author="Adelino Naquarta Sepalanga Domingos" w:date="2025-03-05T09:26:00Z" w16du:dateUtc="2025-03-05T08:26:00Z">
                  <w:rPr>
                    <w:rFonts w:ascii="Times New Roman" w:eastAsia="Times New Roman" w:hAnsi="Times New Roman"/>
                    <w:spacing w:val="-1"/>
                  </w:rPr>
                </w:rPrChange>
              </w:rPr>
            </w:pPr>
          </w:p>
          <w:p w14:paraId="1E976898" w14:textId="77777777" w:rsidR="003F3EDE" w:rsidRPr="00FB0B06" w:rsidRDefault="003F3EDE" w:rsidP="0025185C">
            <w:pPr>
              <w:rPr>
                <w:rFonts w:ascii="Arial" w:eastAsia="Times New Roman" w:hAnsi="Arial" w:cs="Arial"/>
                <w:spacing w:val="-1"/>
                <w:sz w:val="20"/>
                <w:szCs w:val="20"/>
                <w:rPrChange w:id="8073"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074" w:author="Adelino Naquarta Sepalanga Domingos" w:date="2025-03-05T09:26:00Z" w16du:dateUtc="2025-03-05T08:26:00Z">
                  <w:rPr>
                    <w:rFonts w:ascii="Times New Roman" w:eastAsia="Times New Roman" w:hAnsi="Times New Roman"/>
                    <w:spacing w:val="-1"/>
                  </w:rPr>
                </w:rPrChange>
              </w:rPr>
              <w:t>Referência (Reference)</w:t>
            </w:r>
          </w:p>
        </w:tc>
        <w:tc>
          <w:tcPr>
            <w:tcW w:w="377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194459E" w14:textId="77777777" w:rsidR="003F3EDE" w:rsidRPr="00FB0B06" w:rsidRDefault="003F3EDE" w:rsidP="0025185C">
            <w:pPr>
              <w:rPr>
                <w:rFonts w:ascii="Arial" w:eastAsia="Times New Roman" w:hAnsi="Arial" w:cs="Arial"/>
                <w:spacing w:val="-1"/>
                <w:sz w:val="20"/>
                <w:szCs w:val="20"/>
                <w:rPrChange w:id="8075"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076" w:author="Adelino Naquarta Sepalanga Domingos" w:date="2025-03-05T09:26:00Z" w16du:dateUtc="2025-03-05T08:26:00Z">
                  <w:rPr>
                    <w:rFonts w:ascii="Times New Roman" w:eastAsia="Times New Roman" w:hAnsi="Times New Roman"/>
                    <w:spacing w:val="-1"/>
                  </w:rPr>
                </w:rPrChange>
              </w:rPr>
              <w:t>Referência a documento, através de identificação única do mesmo, nos sistemas em que exista. Deve ser utilizada a estrutura de numeração do campo de origem.</w:t>
            </w:r>
          </w:p>
        </w:tc>
        <w:tc>
          <w:tcPr>
            <w:tcW w:w="1417"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03F934B" w14:textId="77777777" w:rsidR="003F3EDE" w:rsidRPr="00FB0B06" w:rsidRDefault="003F3EDE" w:rsidP="0025185C">
            <w:pPr>
              <w:jc w:val="center"/>
              <w:rPr>
                <w:rFonts w:ascii="Arial" w:eastAsia="Times New Roman" w:hAnsi="Arial" w:cs="Arial"/>
                <w:spacing w:val="-1"/>
                <w:sz w:val="20"/>
                <w:szCs w:val="20"/>
                <w:rPrChange w:id="8077" w:author="Adelino Naquarta Sepalanga Domingos" w:date="2025-03-05T09:26:00Z" w16du:dateUtc="2025-03-05T08:26:00Z">
                  <w:rPr>
                    <w:rFonts w:ascii="Times New Roman" w:eastAsia="Times New Roman" w:hAnsi="Times New Roman"/>
                    <w:spacing w:val="-1"/>
                  </w:rPr>
                </w:rPrChange>
              </w:rPr>
            </w:pPr>
          </w:p>
          <w:p w14:paraId="4202765E" w14:textId="77777777" w:rsidR="003F3EDE" w:rsidRPr="00FB0B06" w:rsidRDefault="003F3EDE" w:rsidP="0025185C">
            <w:pPr>
              <w:jc w:val="center"/>
              <w:rPr>
                <w:rFonts w:ascii="Arial" w:eastAsia="Times New Roman" w:hAnsi="Arial" w:cs="Arial"/>
                <w:spacing w:val="-1"/>
                <w:sz w:val="20"/>
                <w:szCs w:val="20"/>
                <w:rPrChange w:id="8078" w:author="Adelino Naquarta Sepalanga Domingos" w:date="2025-03-05T09:26:00Z" w16du:dateUtc="2025-03-05T08:26:00Z">
                  <w:rPr>
                    <w:rFonts w:ascii="Times New Roman" w:eastAsia="Times New Roman" w:hAnsi="Times New Roman"/>
                    <w:spacing w:val="-1"/>
                  </w:rPr>
                </w:rPrChange>
              </w:rPr>
            </w:pPr>
          </w:p>
          <w:p w14:paraId="7383D0FB" w14:textId="77777777" w:rsidR="003F3EDE" w:rsidRPr="00FB0B06" w:rsidRDefault="003F3EDE" w:rsidP="0025185C">
            <w:pPr>
              <w:jc w:val="center"/>
              <w:rPr>
                <w:rFonts w:ascii="Arial" w:eastAsia="Times New Roman" w:hAnsi="Arial" w:cs="Arial"/>
                <w:spacing w:val="-1"/>
                <w:sz w:val="20"/>
                <w:szCs w:val="20"/>
                <w:rPrChange w:id="8079"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080" w:author="Adelino Naquarta Sepalanga Domingos" w:date="2025-03-05T09:26:00Z" w16du:dateUtc="2025-03-05T08:26:00Z">
                  <w:rPr>
                    <w:rFonts w:ascii="Times New Roman" w:eastAsia="Times New Roman" w:hAnsi="Times New Roman"/>
                    <w:spacing w:val="-1"/>
                  </w:rPr>
                </w:rPrChange>
              </w:rPr>
              <w:t>Texto 60</w:t>
            </w:r>
          </w:p>
        </w:tc>
      </w:tr>
      <w:tr w:rsidR="003F3EDE" w:rsidRPr="00FB0B06" w14:paraId="4F10B0E5" w14:textId="77777777" w:rsidTr="0025185C">
        <w:trPr>
          <w:trHeight w:val="596"/>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3289D4C" w14:textId="77777777" w:rsidR="003F3EDE" w:rsidRPr="00FB0B06" w:rsidRDefault="003F3EDE" w:rsidP="0025185C">
            <w:pPr>
              <w:jc w:val="center"/>
              <w:rPr>
                <w:rFonts w:ascii="Arial" w:eastAsia="Times New Roman" w:hAnsi="Arial" w:cs="Arial"/>
                <w:spacing w:val="-1"/>
                <w:sz w:val="20"/>
                <w:szCs w:val="20"/>
                <w:rPrChange w:id="8081"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082" w:author="Adelino Naquarta Sepalanga Domingos" w:date="2025-03-05T09:26:00Z" w16du:dateUtc="2025-03-05T08:26:00Z">
                  <w:rPr>
                    <w:rFonts w:ascii="Times New Roman" w:eastAsia="Times New Roman" w:hAnsi="Times New Roman"/>
                    <w:spacing w:val="-1"/>
                  </w:rPr>
                </w:rPrChange>
              </w:rPr>
              <w:t>4.3.4.14.10.2</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8273165" w14:textId="77777777" w:rsidR="003F3EDE" w:rsidRPr="00FB0B06" w:rsidRDefault="003F3EDE" w:rsidP="0025185C">
            <w:pPr>
              <w:jc w:val="center"/>
              <w:rPr>
                <w:rFonts w:ascii="Arial" w:eastAsia="Times New Roman" w:hAnsi="Arial" w:cs="Arial"/>
                <w:spacing w:val="-1"/>
                <w:sz w:val="20"/>
                <w:szCs w:val="20"/>
                <w:rPrChange w:id="8083" w:author="Adelino Naquarta Sepalanga Domingos" w:date="2025-03-05T09:26:00Z" w16du:dateUtc="2025-03-05T08:26: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29EBFCA" w14:textId="77777777" w:rsidR="003F3EDE" w:rsidRPr="00FB0B06" w:rsidRDefault="003F3EDE" w:rsidP="0025185C">
            <w:pPr>
              <w:rPr>
                <w:rFonts w:ascii="Arial" w:eastAsia="Times New Roman" w:hAnsi="Arial" w:cs="Arial"/>
                <w:spacing w:val="-1"/>
                <w:sz w:val="20"/>
                <w:szCs w:val="20"/>
                <w:rPrChange w:id="8084"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085" w:author="Adelino Naquarta Sepalanga Domingos" w:date="2025-03-05T09:26:00Z" w16du:dateUtc="2025-03-05T08:26:00Z">
                  <w:rPr>
                    <w:rFonts w:ascii="Times New Roman" w:eastAsia="Times New Roman" w:hAnsi="Times New Roman"/>
                    <w:spacing w:val="-1"/>
                  </w:rPr>
                </w:rPrChange>
              </w:rPr>
              <w:t>Motivo (Reason)</w:t>
            </w:r>
          </w:p>
        </w:tc>
        <w:tc>
          <w:tcPr>
            <w:tcW w:w="377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F3088E4" w14:textId="77777777" w:rsidR="003F3EDE" w:rsidRPr="00FB0B06" w:rsidRDefault="003F3EDE" w:rsidP="0025185C">
            <w:pPr>
              <w:rPr>
                <w:rFonts w:ascii="Arial" w:eastAsia="Times New Roman" w:hAnsi="Arial" w:cs="Arial"/>
                <w:spacing w:val="-1"/>
                <w:sz w:val="20"/>
                <w:szCs w:val="20"/>
                <w:rPrChange w:id="8086"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087" w:author="Adelino Naquarta Sepalanga Domingos" w:date="2025-03-05T09:26:00Z" w16du:dateUtc="2025-03-05T08:26:00Z">
                  <w:rPr>
                    <w:rFonts w:ascii="Times New Roman" w:eastAsia="Times New Roman" w:hAnsi="Times New Roman"/>
                    <w:spacing w:val="-1"/>
                  </w:rPr>
                </w:rPrChange>
              </w:rPr>
              <w:t>Deve ser preenchido com o motivo da emissão.</w:t>
            </w:r>
          </w:p>
        </w:tc>
        <w:tc>
          <w:tcPr>
            <w:tcW w:w="141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4006ADE" w14:textId="77777777" w:rsidR="003F3EDE" w:rsidRPr="00FB0B06" w:rsidRDefault="003F3EDE" w:rsidP="0025185C">
            <w:pPr>
              <w:jc w:val="center"/>
              <w:rPr>
                <w:rFonts w:ascii="Arial" w:eastAsia="Times New Roman" w:hAnsi="Arial" w:cs="Arial"/>
                <w:spacing w:val="-1"/>
                <w:sz w:val="20"/>
                <w:szCs w:val="20"/>
                <w:rPrChange w:id="8088"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089" w:author="Adelino Naquarta Sepalanga Domingos" w:date="2025-03-05T09:26:00Z" w16du:dateUtc="2025-03-05T08:26:00Z">
                  <w:rPr>
                    <w:rFonts w:ascii="Times New Roman" w:eastAsia="Times New Roman" w:hAnsi="Times New Roman"/>
                    <w:spacing w:val="-1"/>
                  </w:rPr>
                </w:rPrChange>
              </w:rPr>
              <w:t>Texto 50</w:t>
            </w:r>
          </w:p>
        </w:tc>
      </w:tr>
      <w:tr w:rsidR="003F3EDE" w:rsidRPr="00FB0B06" w14:paraId="3F562C18" w14:textId="77777777" w:rsidTr="0025185C">
        <w:trPr>
          <w:trHeight w:val="537"/>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E5F30E9" w14:textId="77777777" w:rsidR="003F3EDE" w:rsidRPr="00FB0B06" w:rsidRDefault="003F3EDE" w:rsidP="0025185C">
            <w:pPr>
              <w:jc w:val="center"/>
              <w:rPr>
                <w:rFonts w:ascii="Arial" w:eastAsia="Times New Roman" w:hAnsi="Arial" w:cs="Arial"/>
                <w:spacing w:val="-1"/>
                <w:sz w:val="20"/>
                <w:szCs w:val="20"/>
                <w:rPrChange w:id="8090"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091" w:author="Adelino Naquarta Sepalanga Domingos" w:date="2025-03-05T09:26:00Z" w16du:dateUtc="2025-03-05T08:26:00Z">
                  <w:rPr>
                    <w:rFonts w:ascii="Times New Roman" w:eastAsia="Times New Roman" w:hAnsi="Times New Roman"/>
                    <w:spacing w:val="-1"/>
                  </w:rPr>
                </w:rPrChange>
              </w:rPr>
              <w:t>4.3.4.14.11.</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4E42DD1" w14:textId="77777777" w:rsidR="003F3EDE" w:rsidRPr="00FB0B06" w:rsidRDefault="003F3EDE" w:rsidP="0025185C">
            <w:pPr>
              <w:jc w:val="center"/>
              <w:rPr>
                <w:rFonts w:ascii="Arial" w:eastAsia="Times New Roman" w:hAnsi="Arial" w:cs="Arial"/>
                <w:spacing w:val="-1"/>
                <w:sz w:val="20"/>
                <w:szCs w:val="20"/>
                <w:rPrChange w:id="8092"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093" w:author="Adelino Naquarta Sepalanga Domingos" w:date="2025-03-05T09:26:00Z" w16du:dateUtc="2025-03-05T08:26: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0BE763B" w14:textId="77777777" w:rsidR="003F3EDE" w:rsidRPr="00FB0B06" w:rsidRDefault="003F3EDE" w:rsidP="0025185C">
            <w:pPr>
              <w:rPr>
                <w:rFonts w:ascii="Arial" w:eastAsia="Times New Roman" w:hAnsi="Arial" w:cs="Arial"/>
                <w:spacing w:val="-1"/>
                <w:sz w:val="20"/>
                <w:szCs w:val="20"/>
                <w:rPrChange w:id="8094"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095" w:author="Adelino Naquarta Sepalanga Domingos" w:date="2025-03-05T09:26:00Z" w16du:dateUtc="2025-03-05T08:26:00Z">
                  <w:rPr>
                    <w:rFonts w:ascii="Times New Roman" w:eastAsia="Times New Roman" w:hAnsi="Times New Roman"/>
                    <w:spacing w:val="-1"/>
                  </w:rPr>
                </w:rPrChange>
              </w:rPr>
              <w:t>Descrição da linha (Description)</w:t>
            </w:r>
          </w:p>
        </w:tc>
        <w:tc>
          <w:tcPr>
            <w:tcW w:w="377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5CA7DF8" w14:textId="77777777" w:rsidR="003F3EDE" w:rsidRPr="00FB0B06" w:rsidRDefault="003F3EDE" w:rsidP="0025185C">
            <w:pPr>
              <w:rPr>
                <w:rFonts w:ascii="Arial" w:eastAsia="Times New Roman" w:hAnsi="Arial" w:cs="Arial"/>
                <w:spacing w:val="-1"/>
                <w:sz w:val="20"/>
                <w:szCs w:val="20"/>
                <w:rPrChange w:id="8096"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097" w:author="Adelino Naquarta Sepalanga Domingos" w:date="2025-03-05T09:26:00Z" w16du:dateUtc="2025-03-05T08:26:00Z">
                  <w:rPr>
                    <w:rFonts w:ascii="Times New Roman" w:eastAsia="Times New Roman" w:hAnsi="Times New Roman"/>
                    <w:spacing w:val="-1"/>
                  </w:rPr>
                </w:rPrChange>
              </w:rPr>
              <w:t>Descrição da linha do documento.</w:t>
            </w:r>
          </w:p>
        </w:tc>
        <w:tc>
          <w:tcPr>
            <w:tcW w:w="1417"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44F3FFB" w14:textId="77777777" w:rsidR="003F3EDE" w:rsidRPr="00FB0B06" w:rsidRDefault="003F3EDE" w:rsidP="0025185C">
            <w:pPr>
              <w:jc w:val="center"/>
              <w:rPr>
                <w:rFonts w:ascii="Arial" w:eastAsia="Times New Roman" w:hAnsi="Arial" w:cs="Arial"/>
                <w:spacing w:val="-1"/>
                <w:sz w:val="20"/>
                <w:szCs w:val="20"/>
                <w:rPrChange w:id="8098"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099" w:author="Adelino Naquarta Sepalanga Domingos" w:date="2025-03-05T09:26:00Z" w16du:dateUtc="2025-03-05T08:26:00Z">
                  <w:rPr>
                    <w:rFonts w:ascii="Times New Roman" w:eastAsia="Times New Roman" w:hAnsi="Times New Roman"/>
                    <w:spacing w:val="-1"/>
                  </w:rPr>
                </w:rPrChange>
              </w:rPr>
              <w:t>Texto 200</w:t>
            </w:r>
          </w:p>
        </w:tc>
      </w:tr>
      <w:tr w:rsidR="003F3EDE" w:rsidRPr="00FB0B06" w14:paraId="58D49426" w14:textId="77777777" w:rsidTr="0025185C">
        <w:trPr>
          <w:trHeight w:val="480"/>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7E65920" w14:textId="77777777" w:rsidR="003F3EDE" w:rsidRPr="00FB0B06" w:rsidRDefault="003F3EDE" w:rsidP="0025185C">
            <w:pPr>
              <w:jc w:val="center"/>
              <w:rPr>
                <w:rFonts w:ascii="Arial" w:eastAsia="Times New Roman" w:hAnsi="Arial" w:cs="Arial"/>
                <w:spacing w:val="-1"/>
                <w:sz w:val="20"/>
                <w:szCs w:val="20"/>
                <w:rPrChange w:id="8100"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101" w:author="Adelino Naquarta Sepalanga Domingos" w:date="2025-03-05T09:26:00Z" w16du:dateUtc="2025-03-05T08:26:00Z">
                  <w:rPr>
                    <w:rFonts w:ascii="Times New Roman" w:eastAsia="Times New Roman" w:hAnsi="Times New Roman"/>
                    <w:spacing w:val="-1"/>
                  </w:rPr>
                </w:rPrChange>
              </w:rPr>
              <w:t>4.3.4.14.12.</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AF61A9D" w14:textId="77777777" w:rsidR="003F3EDE" w:rsidRPr="00FB0B06" w:rsidRDefault="003F3EDE" w:rsidP="0025185C">
            <w:pPr>
              <w:jc w:val="center"/>
              <w:rPr>
                <w:rFonts w:ascii="Arial" w:eastAsia="Times New Roman" w:hAnsi="Arial" w:cs="Arial"/>
                <w:spacing w:val="-1"/>
                <w:sz w:val="20"/>
                <w:szCs w:val="20"/>
                <w:rPrChange w:id="8102" w:author="Adelino Naquarta Sepalanga Domingos" w:date="2025-03-05T09:26:00Z" w16du:dateUtc="2025-03-05T08:26: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E67A16D" w14:textId="77777777" w:rsidR="003F3EDE" w:rsidRPr="00FB0B06" w:rsidRDefault="003F3EDE" w:rsidP="0025185C">
            <w:pPr>
              <w:rPr>
                <w:rFonts w:ascii="Arial" w:eastAsia="Times New Roman" w:hAnsi="Arial" w:cs="Arial"/>
                <w:spacing w:val="-1"/>
                <w:sz w:val="20"/>
                <w:szCs w:val="20"/>
                <w:rPrChange w:id="8103"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104" w:author="Adelino Naquarta Sepalanga Domingos" w:date="2025-03-05T09:26:00Z" w16du:dateUtc="2025-03-05T08:26:00Z">
                  <w:rPr>
                    <w:rFonts w:ascii="Times New Roman" w:eastAsia="Times New Roman" w:hAnsi="Times New Roman"/>
                    <w:spacing w:val="-1"/>
                  </w:rPr>
                </w:rPrChange>
              </w:rPr>
              <w:t>Número de série do produto (ProductSerialNumber)</w:t>
            </w:r>
          </w:p>
        </w:tc>
        <w:tc>
          <w:tcPr>
            <w:tcW w:w="377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8A88268" w14:textId="77777777" w:rsidR="003F3EDE" w:rsidRPr="00FB0B06" w:rsidRDefault="003F3EDE" w:rsidP="0025185C">
            <w:pPr>
              <w:rPr>
                <w:rFonts w:ascii="Arial" w:eastAsia="Times New Roman" w:hAnsi="Arial" w:cs="Arial"/>
                <w:spacing w:val="-1"/>
                <w:sz w:val="20"/>
                <w:szCs w:val="20"/>
                <w:rPrChange w:id="8105" w:author="Adelino Naquarta Sepalanga Domingos" w:date="2025-03-05T09:26:00Z" w16du:dateUtc="2025-03-05T08:26:00Z">
                  <w:rPr>
                    <w:rFonts w:ascii="Times New Roman" w:eastAsia="Times New Roman" w:hAnsi="Times New Roman"/>
                    <w:spacing w:val="-1"/>
                  </w:rPr>
                </w:rPrChange>
              </w:rPr>
            </w:pPr>
          </w:p>
        </w:tc>
        <w:tc>
          <w:tcPr>
            <w:tcW w:w="141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39F7EE9" w14:textId="77777777" w:rsidR="003F3EDE" w:rsidRPr="00FB0B06" w:rsidRDefault="003F3EDE" w:rsidP="0025185C">
            <w:pPr>
              <w:jc w:val="center"/>
              <w:rPr>
                <w:rFonts w:ascii="Arial" w:eastAsia="Times New Roman" w:hAnsi="Arial" w:cs="Arial"/>
                <w:spacing w:val="-1"/>
                <w:sz w:val="20"/>
                <w:szCs w:val="20"/>
                <w:rPrChange w:id="8106"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107" w:author="Adelino Naquarta Sepalanga Domingos" w:date="2025-03-05T09:26:00Z" w16du:dateUtc="2025-03-05T08:26:00Z">
                  <w:rPr>
                    <w:rFonts w:ascii="Times New Roman" w:eastAsia="Times New Roman" w:hAnsi="Times New Roman"/>
                    <w:spacing w:val="-1"/>
                  </w:rPr>
                </w:rPrChange>
              </w:rPr>
              <w:t>Não Aplicável</w:t>
            </w:r>
          </w:p>
        </w:tc>
      </w:tr>
      <w:tr w:rsidR="003F3EDE" w:rsidRPr="00FB0B06" w14:paraId="4B71F2ED" w14:textId="77777777" w:rsidTr="0025185C">
        <w:trPr>
          <w:trHeight w:val="2168"/>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E445808" w14:textId="77777777" w:rsidR="003F3EDE" w:rsidRPr="00FB0B06" w:rsidRDefault="003F3EDE" w:rsidP="0025185C">
            <w:pPr>
              <w:jc w:val="center"/>
              <w:rPr>
                <w:rFonts w:ascii="Arial" w:eastAsia="Times New Roman" w:hAnsi="Arial" w:cs="Arial"/>
                <w:spacing w:val="-1"/>
                <w:sz w:val="20"/>
                <w:szCs w:val="20"/>
                <w:rPrChange w:id="8108" w:author="Adelino Naquarta Sepalanga Domingos" w:date="2025-03-05T09:26:00Z" w16du:dateUtc="2025-03-05T08:26:00Z">
                  <w:rPr>
                    <w:rFonts w:ascii="Times New Roman" w:eastAsia="Times New Roman" w:hAnsi="Times New Roman"/>
                    <w:spacing w:val="-1"/>
                  </w:rPr>
                </w:rPrChange>
              </w:rPr>
            </w:pPr>
          </w:p>
          <w:p w14:paraId="4EF23021" w14:textId="77777777" w:rsidR="003F3EDE" w:rsidRPr="00FB0B06" w:rsidRDefault="003F3EDE" w:rsidP="0025185C">
            <w:pPr>
              <w:jc w:val="center"/>
              <w:rPr>
                <w:rFonts w:ascii="Arial" w:eastAsia="Times New Roman" w:hAnsi="Arial" w:cs="Arial"/>
                <w:spacing w:val="-1"/>
                <w:sz w:val="20"/>
                <w:szCs w:val="20"/>
                <w:rPrChange w:id="8109" w:author="Adelino Naquarta Sepalanga Domingos" w:date="2025-03-05T09:26:00Z" w16du:dateUtc="2025-03-05T08:26:00Z">
                  <w:rPr>
                    <w:rFonts w:ascii="Times New Roman" w:eastAsia="Times New Roman" w:hAnsi="Times New Roman"/>
                    <w:spacing w:val="-1"/>
                  </w:rPr>
                </w:rPrChange>
              </w:rPr>
            </w:pPr>
          </w:p>
          <w:p w14:paraId="3C2D3A54" w14:textId="77777777" w:rsidR="003F3EDE" w:rsidRPr="00FB0B06" w:rsidRDefault="003F3EDE" w:rsidP="0025185C">
            <w:pPr>
              <w:jc w:val="center"/>
              <w:rPr>
                <w:rFonts w:ascii="Arial" w:eastAsia="Times New Roman" w:hAnsi="Arial" w:cs="Arial"/>
                <w:spacing w:val="-1"/>
                <w:sz w:val="20"/>
                <w:szCs w:val="20"/>
                <w:rPrChange w:id="8110" w:author="Adelino Naquarta Sepalanga Domingos" w:date="2025-03-05T09:26:00Z" w16du:dateUtc="2025-03-05T08:26:00Z">
                  <w:rPr>
                    <w:rFonts w:ascii="Times New Roman" w:eastAsia="Times New Roman" w:hAnsi="Times New Roman"/>
                    <w:spacing w:val="-1"/>
                  </w:rPr>
                </w:rPrChange>
              </w:rPr>
            </w:pPr>
          </w:p>
          <w:p w14:paraId="2E238847" w14:textId="77777777" w:rsidR="003F3EDE" w:rsidRPr="00FB0B06" w:rsidRDefault="003F3EDE" w:rsidP="0025185C">
            <w:pPr>
              <w:jc w:val="center"/>
              <w:rPr>
                <w:rFonts w:ascii="Arial" w:eastAsia="Times New Roman" w:hAnsi="Arial" w:cs="Arial"/>
                <w:spacing w:val="-1"/>
                <w:sz w:val="20"/>
                <w:szCs w:val="20"/>
                <w:rPrChange w:id="8111"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112" w:author="Adelino Naquarta Sepalanga Domingos" w:date="2025-03-05T09:26:00Z" w16du:dateUtc="2025-03-05T08:26:00Z">
                  <w:rPr>
                    <w:rFonts w:ascii="Times New Roman" w:eastAsia="Times New Roman" w:hAnsi="Times New Roman"/>
                    <w:spacing w:val="-1"/>
                  </w:rPr>
                </w:rPrChange>
              </w:rPr>
              <w:t>4.3.4.14.12.1</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42FC484" w14:textId="77777777" w:rsidR="003F3EDE" w:rsidRPr="00FB0B06" w:rsidRDefault="003F3EDE" w:rsidP="0025185C">
            <w:pPr>
              <w:jc w:val="center"/>
              <w:rPr>
                <w:rFonts w:ascii="Arial" w:eastAsia="Times New Roman" w:hAnsi="Arial" w:cs="Arial"/>
                <w:spacing w:val="-1"/>
                <w:sz w:val="20"/>
                <w:szCs w:val="20"/>
                <w:rPrChange w:id="8113" w:author="Adelino Naquarta Sepalanga Domingos" w:date="2025-03-05T09:26:00Z" w16du:dateUtc="2025-03-05T08:26:00Z">
                  <w:rPr>
                    <w:rFonts w:ascii="Times New Roman" w:eastAsia="Times New Roman" w:hAnsi="Times New Roman"/>
                    <w:spacing w:val="-1"/>
                  </w:rPr>
                </w:rPrChange>
              </w:rPr>
            </w:pPr>
          </w:p>
          <w:p w14:paraId="5792C2AF" w14:textId="77777777" w:rsidR="003F3EDE" w:rsidRPr="00FB0B06" w:rsidRDefault="003F3EDE" w:rsidP="0025185C">
            <w:pPr>
              <w:jc w:val="center"/>
              <w:rPr>
                <w:rFonts w:ascii="Arial" w:eastAsia="Times New Roman" w:hAnsi="Arial" w:cs="Arial"/>
                <w:spacing w:val="-1"/>
                <w:sz w:val="20"/>
                <w:szCs w:val="20"/>
                <w:rPrChange w:id="8114" w:author="Adelino Naquarta Sepalanga Domingos" w:date="2025-03-05T09:26:00Z" w16du:dateUtc="2025-03-05T08:26:00Z">
                  <w:rPr>
                    <w:rFonts w:ascii="Times New Roman" w:eastAsia="Times New Roman" w:hAnsi="Times New Roman"/>
                    <w:spacing w:val="-1"/>
                  </w:rPr>
                </w:rPrChange>
              </w:rPr>
            </w:pPr>
          </w:p>
          <w:p w14:paraId="34439F66" w14:textId="77777777" w:rsidR="003F3EDE" w:rsidRPr="00FB0B06" w:rsidRDefault="003F3EDE" w:rsidP="0025185C">
            <w:pPr>
              <w:jc w:val="center"/>
              <w:rPr>
                <w:rFonts w:ascii="Arial" w:eastAsia="Times New Roman" w:hAnsi="Arial" w:cs="Arial"/>
                <w:spacing w:val="-1"/>
                <w:sz w:val="20"/>
                <w:szCs w:val="20"/>
                <w:rPrChange w:id="8115" w:author="Adelino Naquarta Sepalanga Domingos" w:date="2025-03-05T09:26:00Z" w16du:dateUtc="2025-03-05T08:26:00Z">
                  <w:rPr>
                    <w:rFonts w:ascii="Times New Roman" w:eastAsia="Times New Roman" w:hAnsi="Times New Roman"/>
                    <w:spacing w:val="-1"/>
                  </w:rPr>
                </w:rPrChange>
              </w:rPr>
            </w:pPr>
          </w:p>
          <w:p w14:paraId="2146CE25" w14:textId="77777777" w:rsidR="003F3EDE" w:rsidRPr="00FB0B06" w:rsidRDefault="003F3EDE" w:rsidP="0025185C">
            <w:pPr>
              <w:jc w:val="center"/>
              <w:rPr>
                <w:rFonts w:ascii="Arial" w:eastAsia="Times New Roman" w:hAnsi="Arial" w:cs="Arial"/>
                <w:spacing w:val="-1"/>
                <w:sz w:val="20"/>
                <w:szCs w:val="20"/>
                <w:rPrChange w:id="8116"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117" w:author="Adelino Naquarta Sepalanga Domingos" w:date="2025-03-05T09:26:00Z" w16du:dateUtc="2025-03-05T08:26: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45F1CDC" w14:textId="77777777" w:rsidR="003F3EDE" w:rsidRPr="00FB0B06" w:rsidRDefault="003F3EDE" w:rsidP="0025185C">
            <w:pPr>
              <w:rPr>
                <w:rFonts w:ascii="Arial" w:eastAsia="Times New Roman" w:hAnsi="Arial" w:cs="Arial"/>
                <w:spacing w:val="-1"/>
                <w:sz w:val="20"/>
                <w:szCs w:val="20"/>
                <w:rPrChange w:id="8118" w:author="Adelino Naquarta Sepalanga Domingos" w:date="2025-03-05T09:26:00Z" w16du:dateUtc="2025-03-05T08:26:00Z">
                  <w:rPr>
                    <w:rFonts w:ascii="Times New Roman" w:eastAsia="Times New Roman" w:hAnsi="Times New Roman"/>
                    <w:spacing w:val="-1"/>
                  </w:rPr>
                </w:rPrChange>
              </w:rPr>
            </w:pPr>
          </w:p>
          <w:p w14:paraId="3FE2FF56" w14:textId="77777777" w:rsidR="003F3EDE" w:rsidRPr="00FB0B06" w:rsidRDefault="003F3EDE" w:rsidP="0025185C">
            <w:pPr>
              <w:rPr>
                <w:rFonts w:ascii="Arial" w:eastAsia="Times New Roman" w:hAnsi="Arial" w:cs="Arial"/>
                <w:spacing w:val="-1"/>
                <w:sz w:val="20"/>
                <w:szCs w:val="20"/>
                <w:rPrChange w:id="8119" w:author="Adelino Naquarta Sepalanga Domingos" w:date="2025-03-05T09:26:00Z" w16du:dateUtc="2025-03-05T08:26:00Z">
                  <w:rPr>
                    <w:rFonts w:ascii="Times New Roman" w:eastAsia="Times New Roman" w:hAnsi="Times New Roman"/>
                    <w:spacing w:val="-1"/>
                  </w:rPr>
                </w:rPrChange>
              </w:rPr>
            </w:pPr>
          </w:p>
          <w:p w14:paraId="026A50CD" w14:textId="77777777" w:rsidR="003F3EDE" w:rsidRPr="00FB0B06" w:rsidRDefault="003F3EDE" w:rsidP="0025185C">
            <w:pPr>
              <w:rPr>
                <w:rFonts w:ascii="Arial" w:eastAsia="Times New Roman" w:hAnsi="Arial" w:cs="Arial"/>
                <w:spacing w:val="-1"/>
                <w:sz w:val="20"/>
                <w:szCs w:val="20"/>
                <w:rPrChange w:id="8120"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121" w:author="Adelino Naquarta Sepalanga Domingos" w:date="2025-03-05T09:26:00Z" w16du:dateUtc="2025-03-05T08:26:00Z">
                  <w:rPr>
                    <w:rFonts w:ascii="Times New Roman" w:eastAsia="Times New Roman" w:hAnsi="Times New Roman"/>
                    <w:spacing w:val="-1"/>
                  </w:rPr>
                </w:rPrChange>
              </w:rPr>
              <w:t>Número de série (SerialNumber)</w:t>
            </w:r>
          </w:p>
        </w:tc>
        <w:tc>
          <w:tcPr>
            <w:tcW w:w="377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3AA71AF" w14:textId="77777777" w:rsidR="003F3EDE" w:rsidRPr="00FB0B06" w:rsidRDefault="003F3EDE" w:rsidP="0025185C">
            <w:pPr>
              <w:rPr>
                <w:rFonts w:ascii="Arial" w:eastAsia="Times New Roman" w:hAnsi="Arial" w:cs="Arial"/>
                <w:spacing w:val="-1"/>
                <w:sz w:val="20"/>
                <w:szCs w:val="20"/>
                <w:rPrChange w:id="8122"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123" w:author="Adelino Naquarta Sepalanga Domingos" w:date="2025-03-05T09:26:00Z" w16du:dateUtc="2025-03-05T08:26:00Z">
                  <w:rPr>
                    <w:rFonts w:ascii="Times New Roman" w:eastAsia="Times New Roman" w:hAnsi="Times New Roman"/>
                    <w:spacing w:val="-1"/>
                  </w:rPr>
                </w:rPrChange>
              </w:rPr>
              <w:t>Deve incluir o número de série do produto que consta no documento. Ex.: VIN, IMEI, ISSN, ISAN.</w:t>
            </w:r>
          </w:p>
          <w:p w14:paraId="7CD81CAA" w14:textId="0CEF3FF6" w:rsidR="003F3EDE" w:rsidRPr="00FB0B06" w:rsidRDefault="003F3EDE" w:rsidP="0025185C">
            <w:pPr>
              <w:rPr>
                <w:rFonts w:ascii="Arial" w:eastAsia="Times New Roman" w:hAnsi="Arial" w:cs="Arial"/>
                <w:spacing w:val="-1"/>
                <w:sz w:val="20"/>
                <w:szCs w:val="20"/>
                <w:rPrChange w:id="8124"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125" w:author="Adelino Naquarta Sepalanga Domingos" w:date="2025-03-05T09:26:00Z" w16du:dateUtc="2025-03-05T08:26:00Z">
                  <w:rPr>
                    <w:rFonts w:ascii="Times New Roman" w:eastAsia="Times New Roman" w:hAnsi="Times New Roman"/>
                    <w:spacing w:val="-1"/>
                  </w:rPr>
                </w:rPrChange>
              </w:rPr>
              <w:t>Existindo a necessidade de efectuar mais do que uma referência, este campo pode</w:t>
            </w:r>
            <w:del w:id="8126" w:author="Adelino Naquarta Sepalanga Domingos" w:date="2025-03-05T09:35:00Z" w16du:dateUtc="2025-03-05T08:35:00Z">
              <w:r w:rsidRPr="00FB0B06" w:rsidDel="00B45277">
                <w:rPr>
                  <w:rFonts w:ascii="Arial" w:eastAsia="Times New Roman" w:hAnsi="Arial" w:cs="Arial"/>
                  <w:spacing w:val="-1"/>
                  <w:sz w:val="20"/>
                  <w:szCs w:val="20"/>
                  <w:rPrChange w:id="8127" w:author="Adelino Naquarta Sepalanga Domingos" w:date="2025-03-05T09:26:00Z" w16du:dateUtc="2025-03-05T08:26:00Z">
                    <w:rPr>
                      <w:rFonts w:ascii="Times New Roman" w:eastAsia="Times New Roman" w:hAnsi="Times New Roman"/>
                      <w:spacing w:val="-1"/>
                    </w:rPr>
                  </w:rPrChange>
                </w:rPr>
                <w:delText>rá</w:delText>
              </w:r>
            </w:del>
            <w:r w:rsidRPr="00FB0B06">
              <w:rPr>
                <w:rFonts w:ascii="Arial" w:eastAsia="Times New Roman" w:hAnsi="Arial" w:cs="Arial"/>
                <w:spacing w:val="-1"/>
                <w:sz w:val="20"/>
                <w:szCs w:val="20"/>
                <w:rPrChange w:id="8128" w:author="Adelino Naquarta Sepalanga Domingos" w:date="2025-03-05T09:26:00Z" w16du:dateUtc="2025-03-05T08:26:00Z">
                  <w:rPr>
                    <w:rFonts w:ascii="Times New Roman" w:eastAsia="Times New Roman" w:hAnsi="Times New Roman"/>
                    <w:spacing w:val="-1"/>
                  </w:rPr>
                </w:rPrChange>
              </w:rPr>
              <w:t xml:space="preserve"> ser gerado tantas vezes quantas as necessárias.</w:t>
            </w:r>
          </w:p>
        </w:tc>
        <w:tc>
          <w:tcPr>
            <w:tcW w:w="1417"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9D0B1A7" w14:textId="77777777" w:rsidR="003F3EDE" w:rsidRPr="00FB0B06" w:rsidRDefault="003F3EDE" w:rsidP="0025185C">
            <w:pPr>
              <w:jc w:val="center"/>
              <w:rPr>
                <w:rFonts w:ascii="Arial" w:eastAsia="Times New Roman" w:hAnsi="Arial" w:cs="Arial"/>
                <w:spacing w:val="-1"/>
                <w:sz w:val="20"/>
                <w:szCs w:val="20"/>
                <w:rPrChange w:id="8129" w:author="Adelino Naquarta Sepalanga Domingos" w:date="2025-03-05T09:26:00Z" w16du:dateUtc="2025-03-05T08:26:00Z">
                  <w:rPr>
                    <w:rFonts w:ascii="Times New Roman" w:eastAsia="Times New Roman" w:hAnsi="Times New Roman"/>
                    <w:spacing w:val="-1"/>
                  </w:rPr>
                </w:rPrChange>
              </w:rPr>
            </w:pPr>
          </w:p>
          <w:p w14:paraId="263C0BF1" w14:textId="77777777" w:rsidR="003F3EDE" w:rsidRPr="00FB0B06" w:rsidRDefault="003F3EDE" w:rsidP="0025185C">
            <w:pPr>
              <w:jc w:val="center"/>
              <w:rPr>
                <w:rFonts w:ascii="Arial" w:eastAsia="Times New Roman" w:hAnsi="Arial" w:cs="Arial"/>
                <w:spacing w:val="-1"/>
                <w:sz w:val="20"/>
                <w:szCs w:val="20"/>
                <w:rPrChange w:id="8130" w:author="Adelino Naquarta Sepalanga Domingos" w:date="2025-03-05T09:26:00Z" w16du:dateUtc="2025-03-05T08:26:00Z">
                  <w:rPr>
                    <w:rFonts w:ascii="Times New Roman" w:eastAsia="Times New Roman" w:hAnsi="Times New Roman"/>
                    <w:spacing w:val="-1"/>
                  </w:rPr>
                </w:rPrChange>
              </w:rPr>
            </w:pPr>
          </w:p>
          <w:p w14:paraId="68A2DFD6" w14:textId="77777777" w:rsidR="003F3EDE" w:rsidRPr="00FB0B06" w:rsidRDefault="003F3EDE" w:rsidP="0025185C">
            <w:pPr>
              <w:jc w:val="center"/>
              <w:rPr>
                <w:rFonts w:ascii="Arial" w:eastAsia="Times New Roman" w:hAnsi="Arial" w:cs="Arial"/>
                <w:spacing w:val="-1"/>
                <w:sz w:val="20"/>
                <w:szCs w:val="20"/>
                <w:rPrChange w:id="8131"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132" w:author="Adelino Naquarta Sepalanga Domingos" w:date="2025-03-05T09:26:00Z" w16du:dateUtc="2025-03-05T08:26:00Z">
                  <w:rPr>
                    <w:rFonts w:ascii="Times New Roman" w:eastAsia="Times New Roman" w:hAnsi="Times New Roman"/>
                    <w:spacing w:val="-1"/>
                  </w:rPr>
                </w:rPrChange>
              </w:rPr>
              <w:t>Texto 100</w:t>
            </w:r>
          </w:p>
        </w:tc>
      </w:tr>
      <w:tr w:rsidR="003F3EDE" w:rsidRPr="00FB0B06" w14:paraId="59E15109" w14:textId="77777777" w:rsidTr="0025185C">
        <w:trPr>
          <w:trHeight w:val="2168"/>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D81544C" w14:textId="77777777" w:rsidR="003F3EDE" w:rsidRPr="00FB0B06" w:rsidRDefault="003F3EDE" w:rsidP="0025185C">
            <w:pPr>
              <w:jc w:val="center"/>
              <w:rPr>
                <w:rFonts w:ascii="Arial" w:eastAsia="Times New Roman" w:hAnsi="Arial" w:cs="Arial"/>
                <w:spacing w:val="-1"/>
                <w:sz w:val="20"/>
                <w:szCs w:val="20"/>
                <w:rPrChange w:id="8133" w:author="Adelino Naquarta Sepalanga Domingos" w:date="2025-03-05T09:26:00Z" w16du:dateUtc="2025-03-05T08:26:00Z">
                  <w:rPr>
                    <w:rFonts w:ascii="Times New Roman" w:eastAsia="Times New Roman" w:hAnsi="Times New Roman"/>
                    <w:spacing w:val="-1"/>
                  </w:rPr>
                </w:rPrChange>
              </w:rPr>
            </w:pPr>
          </w:p>
          <w:p w14:paraId="158BDE86" w14:textId="77777777" w:rsidR="003F3EDE" w:rsidRPr="00FB0B06" w:rsidRDefault="003F3EDE" w:rsidP="0025185C">
            <w:pPr>
              <w:jc w:val="center"/>
              <w:rPr>
                <w:rFonts w:ascii="Arial" w:eastAsia="Times New Roman" w:hAnsi="Arial" w:cs="Arial"/>
                <w:spacing w:val="-1"/>
                <w:sz w:val="20"/>
                <w:szCs w:val="20"/>
                <w:rPrChange w:id="8134" w:author="Adelino Naquarta Sepalanga Domingos" w:date="2025-03-05T09:26:00Z" w16du:dateUtc="2025-03-05T08:26:00Z">
                  <w:rPr>
                    <w:rFonts w:ascii="Times New Roman" w:eastAsia="Times New Roman" w:hAnsi="Times New Roman"/>
                    <w:spacing w:val="-1"/>
                  </w:rPr>
                </w:rPrChange>
              </w:rPr>
            </w:pPr>
          </w:p>
          <w:p w14:paraId="31E47859" w14:textId="77777777" w:rsidR="003F3EDE" w:rsidRPr="00FB0B06" w:rsidRDefault="003F3EDE" w:rsidP="0025185C">
            <w:pPr>
              <w:jc w:val="center"/>
              <w:rPr>
                <w:rFonts w:ascii="Arial" w:eastAsia="Times New Roman" w:hAnsi="Arial" w:cs="Arial"/>
                <w:spacing w:val="-1"/>
                <w:sz w:val="20"/>
                <w:szCs w:val="20"/>
                <w:rPrChange w:id="8135"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136" w:author="Adelino Naquarta Sepalanga Domingos" w:date="2025-03-05T09:26:00Z" w16du:dateUtc="2025-03-05T08:26:00Z">
                  <w:rPr>
                    <w:rFonts w:ascii="Times New Roman" w:eastAsia="Times New Roman" w:hAnsi="Times New Roman"/>
                    <w:spacing w:val="-1"/>
                  </w:rPr>
                </w:rPrChange>
              </w:rPr>
              <w:t>4.3.4.14.13.</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4E9B49E" w14:textId="77777777" w:rsidR="003F3EDE" w:rsidRPr="00FB0B06" w:rsidRDefault="003F3EDE" w:rsidP="0025185C">
            <w:pPr>
              <w:jc w:val="center"/>
              <w:rPr>
                <w:rFonts w:ascii="Arial" w:eastAsia="Times New Roman" w:hAnsi="Arial" w:cs="Arial"/>
                <w:spacing w:val="-1"/>
                <w:sz w:val="20"/>
                <w:szCs w:val="20"/>
                <w:rPrChange w:id="8137" w:author="Adelino Naquarta Sepalanga Domingos" w:date="2025-03-05T09:26:00Z" w16du:dateUtc="2025-03-05T08:26:00Z">
                  <w:rPr>
                    <w:rFonts w:ascii="Times New Roman" w:eastAsia="Times New Roman" w:hAnsi="Times New Roman"/>
                    <w:spacing w:val="-1"/>
                  </w:rPr>
                </w:rPrChange>
              </w:rPr>
            </w:pPr>
          </w:p>
          <w:p w14:paraId="34C2D369" w14:textId="77777777" w:rsidR="003F3EDE" w:rsidRPr="00FB0B06" w:rsidRDefault="003F3EDE" w:rsidP="0025185C">
            <w:pPr>
              <w:jc w:val="center"/>
              <w:rPr>
                <w:rFonts w:ascii="Arial" w:eastAsia="Times New Roman" w:hAnsi="Arial" w:cs="Arial"/>
                <w:spacing w:val="-1"/>
                <w:sz w:val="20"/>
                <w:szCs w:val="20"/>
                <w:rPrChange w:id="8138" w:author="Adelino Naquarta Sepalanga Domingos" w:date="2025-03-05T09:26:00Z" w16du:dateUtc="2025-03-05T08:26:00Z">
                  <w:rPr>
                    <w:rFonts w:ascii="Times New Roman" w:eastAsia="Times New Roman" w:hAnsi="Times New Roman"/>
                    <w:spacing w:val="-1"/>
                  </w:rPr>
                </w:rPrChange>
              </w:rPr>
            </w:pPr>
          </w:p>
          <w:p w14:paraId="31353DF5" w14:textId="77777777" w:rsidR="003F3EDE" w:rsidRPr="00FB0B06" w:rsidRDefault="003F3EDE" w:rsidP="0025185C">
            <w:pPr>
              <w:jc w:val="center"/>
              <w:rPr>
                <w:rFonts w:ascii="Arial" w:eastAsia="Times New Roman" w:hAnsi="Arial" w:cs="Arial"/>
                <w:spacing w:val="-1"/>
                <w:sz w:val="20"/>
                <w:szCs w:val="20"/>
                <w:rPrChange w:id="8139"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140" w:author="Adelino Naquarta Sepalanga Domingos" w:date="2025-03-05T09:26:00Z" w16du:dateUtc="2025-03-05T08:26: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296BF89" w14:textId="77777777" w:rsidR="003F3EDE" w:rsidRPr="00FB0B06" w:rsidRDefault="003F3EDE" w:rsidP="0025185C">
            <w:pPr>
              <w:rPr>
                <w:rFonts w:ascii="Arial" w:eastAsia="Times New Roman" w:hAnsi="Arial" w:cs="Arial"/>
                <w:spacing w:val="-1"/>
                <w:sz w:val="20"/>
                <w:szCs w:val="20"/>
                <w:rPrChange w:id="8141" w:author="Adelino Naquarta Sepalanga Domingos" w:date="2025-03-05T09:26:00Z" w16du:dateUtc="2025-03-05T08:26:00Z">
                  <w:rPr>
                    <w:rFonts w:ascii="Times New Roman" w:eastAsia="Times New Roman" w:hAnsi="Times New Roman"/>
                    <w:spacing w:val="-1"/>
                  </w:rPr>
                </w:rPrChange>
              </w:rPr>
            </w:pPr>
          </w:p>
          <w:p w14:paraId="4C3EDB50" w14:textId="77777777" w:rsidR="003F3EDE" w:rsidRPr="00FB0B06" w:rsidRDefault="003F3EDE" w:rsidP="0025185C">
            <w:pPr>
              <w:rPr>
                <w:rFonts w:ascii="Arial" w:eastAsia="Times New Roman" w:hAnsi="Arial" w:cs="Arial"/>
                <w:spacing w:val="-1"/>
                <w:sz w:val="20"/>
                <w:szCs w:val="20"/>
                <w:rPrChange w:id="8142" w:author="Adelino Naquarta Sepalanga Domingos" w:date="2025-03-05T09:26:00Z" w16du:dateUtc="2025-03-05T08:26:00Z">
                  <w:rPr>
                    <w:rFonts w:ascii="Times New Roman" w:eastAsia="Times New Roman" w:hAnsi="Times New Roman"/>
                    <w:spacing w:val="-1"/>
                  </w:rPr>
                </w:rPrChange>
              </w:rPr>
            </w:pPr>
          </w:p>
          <w:p w14:paraId="22705F29" w14:textId="77777777" w:rsidR="003F3EDE" w:rsidRPr="00FB0B06" w:rsidRDefault="003F3EDE" w:rsidP="0025185C">
            <w:pPr>
              <w:rPr>
                <w:rFonts w:ascii="Arial" w:eastAsia="Times New Roman" w:hAnsi="Arial" w:cs="Arial"/>
                <w:spacing w:val="-1"/>
                <w:sz w:val="20"/>
                <w:szCs w:val="20"/>
                <w:rPrChange w:id="8143"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144" w:author="Adelino Naquarta Sepalanga Domingos" w:date="2025-03-05T09:26:00Z" w16du:dateUtc="2025-03-05T08:26:00Z">
                  <w:rPr>
                    <w:rFonts w:ascii="Times New Roman" w:eastAsia="Times New Roman" w:hAnsi="Times New Roman"/>
                    <w:spacing w:val="-1"/>
                  </w:rPr>
                </w:rPrChange>
              </w:rPr>
              <w:t>Valor a débito (DebitAmount)</w:t>
            </w:r>
          </w:p>
        </w:tc>
        <w:tc>
          <w:tcPr>
            <w:tcW w:w="377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BFF6C3B" w14:textId="77777777" w:rsidR="003F3EDE" w:rsidRPr="00FB0B06" w:rsidRDefault="003F3EDE" w:rsidP="0025185C">
            <w:pPr>
              <w:rPr>
                <w:rFonts w:ascii="Arial" w:eastAsia="Times New Roman" w:hAnsi="Arial" w:cs="Arial"/>
                <w:spacing w:val="-1"/>
                <w:sz w:val="20"/>
                <w:szCs w:val="20"/>
                <w:rPrChange w:id="8145"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146" w:author="Adelino Naquarta Sepalanga Domingos" w:date="2025-03-05T09:26:00Z" w16du:dateUtc="2025-03-05T08:26:00Z">
                  <w:rPr>
                    <w:rFonts w:ascii="Times New Roman" w:eastAsia="Times New Roman" w:hAnsi="Times New Roman"/>
                    <w:spacing w:val="-1"/>
                  </w:rPr>
                </w:rPrChange>
              </w:rPr>
              <w:t>Valor da linha dos documentos a débito.</w:t>
            </w:r>
          </w:p>
          <w:p w14:paraId="20E7E016" w14:textId="77777777" w:rsidR="003F3EDE" w:rsidRPr="00FB0B06" w:rsidRDefault="003F3EDE" w:rsidP="0025185C">
            <w:pPr>
              <w:rPr>
                <w:rFonts w:ascii="Arial" w:eastAsia="Times New Roman" w:hAnsi="Arial" w:cs="Arial"/>
                <w:spacing w:val="-1"/>
                <w:sz w:val="20"/>
                <w:szCs w:val="20"/>
                <w:rPrChange w:id="8147"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148" w:author="Adelino Naquarta Sepalanga Domingos" w:date="2025-03-05T09:26:00Z" w16du:dateUtc="2025-03-05T08:26:00Z">
                  <w:rPr>
                    <w:rFonts w:ascii="Times New Roman" w:eastAsia="Times New Roman" w:hAnsi="Times New Roman"/>
                    <w:spacing w:val="-1"/>
                  </w:rPr>
                </w:rPrChange>
              </w:rPr>
              <w:t>Este valor é sem imposto e deduzido dos descontos de linha e cabeçalho.</w:t>
            </w:r>
          </w:p>
          <w:p w14:paraId="7A8C7EDC" w14:textId="77777777" w:rsidR="003F3EDE" w:rsidRPr="00FB0B06" w:rsidRDefault="003F3EDE" w:rsidP="0025185C">
            <w:pPr>
              <w:rPr>
                <w:rFonts w:ascii="Arial" w:eastAsia="Times New Roman" w:hAnsi="Arial" w:cs="Arial"/>
                <w:spacing w:val="-1"/>
                <w:sz w:val="20"/>
                <w:szCs w:val="20"/>
                <w:rPrChange w:id="8149"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150" w:author="Adelino Naquarta Sepalanga Domingos" w:date="2025-03-05T09:26:00Z" w16du:dateUtc="2025-03-05T08:26:00Z">
                  <w:rPr>
                    <w:rFonts w:ascii="Times New Roman" w:eastAsia="Times New Roman" w:hAnsi="Times New Roman"/>
                    <w:spacing w:val="-1"/>
                  </w:rPr>
                </w:rPrChange>
              </w:rPr>
              <w:t>Quando não valorizado na base de dados, deve ser preenchido com “0.00”.</w:t>
            </w:r>
          </w:p>
        </w:tc>
        <w:tc>
          <w:tcPr>
            <w:tcW w:w="141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AEBBA13" w14:textId="77777777" w:rsidR="003F3EDE" w:rsidRPr="00FB0B06" w:rsidRDefault="003F3EDE" w:rsidP="0025185C">
            <w:pPr>
              <w:jc w:val="center"/>
              <w:rPr>
                <w:rFonts w:ascii="Arial" w:eastAsia="Times New Roman" w:hAnsi="Arial" w:cs="Arial"/>
                <w:spacing w:val="-1"/>
                <w:sz w:val="20"/>
                <w:szCs w:val="20"/>
                <w:rPrChange w:id="8151" w:author="Adelino Naquarta Sepalanga Domingos" w:date="2025-03-05T09:26:00Z" w16du:dateUtc="2025-03-05T08:26:00Z">
                  <w:rPr>
                    <w:rFonts w:ascii="Times New Roman" w:eastAsia="Times New Roman" w:hAnsi="Times New Roman"/>
                    <w:spacing w:val="-1"/>
                  </w:rPr>
                </w:rPrChange>
              </w:rPr>
            </w:pPr>
          </w:p>
          <w:p w14:paraId="404E6A5B" w14:textId="77777777" w:rsidR="003F3EDE" w:rsidRPr="00FB0B06" w:rsidRDefault="003F3EDE" w:rsidP="0025185C">
            <w:pPr>
              <w:jc w:val="center"/>
              <w:rPr>
                <w:rFonts w:ascii="Arial" w:eastAsia="Times New Roman" w:hAnsi="Arial" w:cs="Arial"/>
                <w:spacing w:val="-1"/>
                <w:sz w:val="20"/>
                <w:szCs w:val="20"/>
                <w:rPrChange w:id="8152" w:author="Adelino Naquarta Sepalanga Domingos" w:date="2025-03-05T09:26:00Z" w16du:dateUtc="2025-03-05T08:26:00Z">
                  <w:rPr>
                    <w:rFonts w:ascii="Times New Roman" w:eastAsia="Times New Roman" w:hAnsi="Times New Roman"/>
                    <w:spacing w:val="-1"/>
                  </w:rPr>
                </w:rPrChange>
              </w:rPr>
            </w:pPr>
          </w:p>
          <w:p w14:paraId="1B52FDDA" w14:textId="77777777" w:rsidR="003F3EDE" w:rsidRPr="00FB0B06" w:rsidRDefault="003F3EDE" w:rsidP="0025185C">
            <w:pPr>
              <w:jc w:val="center"/>
              <w:rPr>
                <w:rFonts w:ascii="Arial" w:eastAsia="Times New Roman" w:hAnsi="Arial" w:cs="Arial"/>
                <w:spacing w:val="-1"/>
                <w:sz w:val="20"/>
                <w:szCs w:val="20"/>
                <w:rPrChange w:id="8153"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154" w:author="Adelino Naquarta Sepalanga Domingos" w:date="2025-03-05T09:26:00Z" w16du:dateUtc="2025-03-05T08:26:00Z">
                  <w:rPr>
                    <w:rFonts w:ascii="Times New Roman" w:eastAsia="Times New Roman" w:hAnsi="Times New Roman"/>
                    <w:spacing w:val="-1"/>
                  </w:rPr>
                </w:rPrChange>
              </w:rPr>
              <w:t>Monetário</w:t>
            </w:r>
          </w:p>
        </w:tc>
      </w:tr>
      <w:tr w:rsidR="003F3EDE" w:rsidRPr="00FB0B06" w14:paraId="4CACA3BA" w14:textId="77777777" w:rsidTr="0025185C">
        <w:trPr>
          <w:trHeight w:val="2168"/>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3EEB2FE" w14:textId="77777777" w:rsidR="003F3EDE" w:rsidRPr="00FB0B06" w:rsidRDefault="003F3EDE" w:rsidP="0025185C">
            <w:pPr>
              <w:jc w:val="center"/>
              <w:rPr>
                <w:rFonts w:ascii="Arial" w:eastAsia="Times New Roman" w:hAnsi="Arial" w:cs="Arial"/>
                <w:spacing w:val="-1"/>
                <w:sz w:val="20"/>
                <w:szCs w:val="20"/>
                <w:rPrChange w:id="8155" w:author="Adelino Naquarta Sepalanga Domingos" w:date="2025-03-05T09:26:00Z" w16du:dateUtc="2025-03-05T08:26:00Z">
                  <w:rPr>
                    <w:rFonts w:ascii="Times New Roman" w:eastAsia="Times New Roman" w:hAnsi="Times New Roman"/>
                    <w:spacing w:val="-1"/>
                  </w:rPr>
                </w:rPrChange>
              </w:rPr>
            </w:pPr>
          </w:p>
          <w:p w14:paraId="67558340" w14:textId="77777777" w:rsidR="003F3EDE" w:rsidRPr="00FB0B06" w:rsidRDefault="003F3EDE" w:rsidP="0025185C">
            <w:pPr>
              <w:jc w:val="center"/>
              <w:rPr>
                <w:rFonts w:ascii="Arial" w:eastAsia="Times New Roman" w:hAnsi="Arial" w:cs="Arial"/>
                <w:spacing w:val="-1"/>
                <w:sz w:val="20"/>
                <w:szCs w:val="20"/>
                <w:rPrChange w:id="8156" w:author="Adelino Naquarta Sepalanga Domingos" w:date="2025-03-05T09:26:00Z" w16du:dateUtc="2025-03-05T08:26:00Z">
                  <w:rPr>
                    <w:rFonts w:ascii="Times New Roman" w:eastAsia="Times New Roman" w:hAnsi="Times New Roman"/>
                    <w:spacing w:val="-1"/>
                  </w:rPr>
                </w:rPrChange>
              </w:rPr>
            </w:pPr>
          </w:p>
          <w:p w14:paraId="56992B4E" w14:textId="77777777" w:rsidR="003F3EDE" w:rsidRPr="00FB0B06" w:rsidRDefault="003F3EDE" w:rsidP="0025185C">
            <w:pPr>
              <w:jc w:val="center"/>
              <w:rPr>
                <w:rFonts w:ascii="Arial" w:eastAsia="Times New Roman" w:hAnsi="Arial" w:cs="Arial"/>
                <w:spacing w:val="-1"/>
                <w:sz w:val="20"/>
                <w:szCs w:val="20"/>
                <w:rPrChange w:id="8157"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158" w:author="Adelino Naquarta Sepalanga Domingos" w:date="2025-03-05T09:26:00Z" w16du:dateUtc="2025-03-05T08:26:00Z">
                  <w:rPr>
                    <w:rFonts w:ascii="Times New Roman" w:eastAsia="Times New Roman" w:hAnsi="Times New Roman"/>
                    <w:spacing w:val="-1"/>
                  </w:rPr>
                </w:rPrChange>
              </w:rPr>
              <w:t>4.3.4.14.14.</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D1F2F3E" w14:textId="77777777" w:rsidR="003F3EDE" w:rsidRPr="00FB0B06" w:rsidRDefault="003F3EDE" w:rsidP="0025185C">
            <w:pPr>
              <w:jc w:val="center"/>
              <w:rPr>
                <w:rFonts w:ascii="Arial" w:eastAsia="Times New Roman" w:hAnsi="Arial" w:cs="Arial"/>
                <w:spacing w:val="-1"/>
                <w:sz w:val="20"/>
                <w:szCs w:val="20"/>
                <w:rPrChange w:id="8159" w:author="Adelino Naquarta Sepalanga Domingos" w:date="2025-03-05T09:26:00Z" w16du:dateUtc="2025-03-05T08:26:00Z">
                  <w:rPr>
                    <w:rFonts w:ascii="Times New Roman" w:eastAsia="Times New Roman" w:hAnsi="Times New Roman"/>
                    <w:spacing w:val="-1"/>
                  </w:rPr>
                </w:rPrChange>
              </w:rPr>
            </w:pPr>
          </w:p>
          <w:p w14:paraId="40644A8B" w14:textId="77777777" w:rsidR="003F3EDE" w:rsidRPr="00FB0B06" w:rsidRDefault="003F3EDE" w:rsidP="0025185C">
            <w:pPr>
              <w:jc w:val="center"/>
              <w:rPr>
                <w:rFonts w:ascii="Arial" w:eastAsia="Times New Roman" w:hAnsi="Arial" w:cs="Arial"/>
                <w:spacing w:val="-1"/>
                <w:sz w:val="20"/>
                <w:szCs w:val="20"/>
                <w:rPrChange w:id="8160" w:author="Adelino Naquarta Sepalanga Domingos" w:date="2025-03-05T09:26:00Z" w16du:dateUtc="2025-03-05T08:26:00Z">
                  <w:rPr>
                    <w:rFonts w:ascii="Times New Roman" w:eastAsia="Times New Roman" w:hAnsi="Times New Roman"/>
                    <w:spacing w:val="-1"/>
                  </w:rPr>
                </w:rPrChange>
              </w:rPr>
            </w:pPr>
          </w:p>
          <w:p w14:paraId="628C9B59" w14:textId="77777777" w:rsidR="003F3EDE" w:rsidRPr="00FB0B06" w:rsidRDefault="003F3EDE" w:rsidP="0025185C">
            <w:pPr>
              <w:jc w:val="center"/>
              <w:rPr>
                <w:rFonts w:ascii="Arial" w:eastAsia="Times New Roman" w:hAnsi="Arial" w:cs="Arial"/>
                <w:spacing w:val="-1"/>
                <w:sz w:val="20"/>
                <w:szCs w:val="20"/>
                <w:rPrChange w:id="8161"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162" w:author="Adelino Naquarta Sepalanga Domingos" w:date="2025-03-05T09:26:00Z" w16du:dateUtc="2025-03-05T08:26: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73091E7" w14:textId="77777777" w:rsidR="003F3EDE" w:rsidRPr="00FB0B06" w:rsidRDefault="003F3EDE" w:rsidP="0025185C">
            <w:pPr>
              <w:rPr>
                <w:rFonts w:ascii="Arial" w:eastAsia="Times New Roman" w:hAnsi="Arial" w:cs="Arial"/>
                <w:spacing w:val="-1"/>
                <w:sz w:val="20"/>
                <w:szCs w:val="20"/>
                <w:rPrChange w:id="8163" w:author="Adelino Naquarta Sepalanga Domingos" w:date="2025-03-05T09:26:00Z" w16du:dateUtc="2025-03-05T08:26:00Z">
                  <w:rPr>
                    <w:rFonts w:ascii="Times New Roman" w:eastAsia="Times New Roman" w:hAnsi="Times New Roman"/>
                    <w:spacing w:val="-1"/>
                  </w:rPr>
                </w:rPrChange>
              </w:rPr>
            </w:pPr>
          </w:p>
          <w:p w14:paraId="2D5A2C54" w14:textId="77777777" w:rsidR="003F3EDE" w:rsidRPr="00FB0B06" w:rsidRDefault="003F3EDE" w:rsidP="0025185C">
            <w:pPr>
              <w:rPr>
                <w:rFonts w:ascii="Arial" w:eastAsia="Times New Roman" w:hAnsi="Arial" w:cs="Arial"/>
                <w:spacing w:val="-1"/>
                <w:sz w:val="20"/>
                <w:szCs w:val="20"/>
                <w:rPrChange w:id="8164" w:author="Adelino Naquarta Sepalanga Domingos" w:date="2025-03-05T09:26:00Z" w16du:dateUtc="2025-03-05T08:26:00Z">
                  <w:rPr>
                    <w:rFonts w:ascii="Times New Roman" w:eastAsia="Times New Roman" w:hAnsi="Times New Roman"/>
                    <w:spacing w:val="-1"/>
                  </w:rPr>
                </w:rPrChange>
              </w:rPr>
            </w:pPr>
          </w:p>
          <w:p w14:paraId="77634B15" w14:textId="77777777" w:rsidR="003F3EDE" w:rsidRPr="00FB0B06" w:rsidRDefault="003F3EDE" w:rsidP="0025185C">
            <w:pPr>
              <w:rPr>
                <w:rFonts w:ascii="Arial" w:eastAsia="Times New Roman" w:hAnsi="Arial" w:cs="Arial"/>
                <w:spacing w:val="-1"/>
                <w:sz w:val="20"/>
                <w:szCs w:val="20"/>
                <w:rPrChange w:id="8165"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166" w:author="Adelino Naquarta Sepalanga Domingos" w:date="2025-03-05T09:26:00Z" w16du:dateUtc="2025-03-05T08:26:00Z">
                  <w:rPr>
                    <w:rFonts w:ascii="Times New Roman" w:eastAsia="Times New Roman" w:hAnsi="Times New Roman"/>
                    <w:spacing w:val="-1"/>
                  </w:rPr>
                </w:rPrChange>
              </w:rPr>
              <w:t>Valor a crédito (CreditAmount)</w:t>
            </w:r>
          </w:p>
        </w:tc>
        <w:tc>
          <w:tcPr>
            <w:tcW w:w="377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7446A27" w14:textId="77777777" w:rsidR="003F3EDE" w:rsidRPr="00FB0B06" w:rsidRDefault="003F3EDE" w:rsidP="0025185C">
            <w:pPr>
              <w:rPr>
                <w:rFonts w:ascii="Arial" w:eastAsia="Times New Roman" w:hAnsi="Arial" w:cs="Arial"/>
                <w:spacing w:val="-1"/>
                <w:sz w:val="20"/>
                <w:szCs w:val="20"/>
                <w:rPrChange w:id="8167"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168" w:author="Adelino Naquarta Sepalanga Domingos" w:date="2025-03-05T09:26:00Z" w16du:dateUtc="2025-03-05T08:26:00Z">
                  <w:rPr>
                    <w:rFonts w:ascii="Times New Roman" w:eastAsia="Times New Roman" w:hAnsi="Times New Roman"/>
                    <w:spacing w:val="-1"/>
                  </w:rPr>
                </w:rPrChange>
              </w:rPr>
              <w:t>Valor da linha dos documentos a crédito.</w:t>
            </w:r>
          </w:p>
          <w:p w14:paraId="56A92804" w14:textId="77777777" w:rsidR="003F3EDE" w:rsidRPr="00FB0B06" w:rsidRDefault="003F3EDE" w:rsidP="0025185C">
            <w:pPr>
              <w:rPr>
                <w:rFonts w:ascii="Arial" w:eastAsia="Times New Roman" w:hAnsi="Arial" w:cs="Arial"/>
                <w:spacing w:val="-1"/>
                <w:sz w:val="20"/>
                <w:szCs w:val="20"/>
                <w:rPrChange w:id="8169"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170" w:author="Adelino Naquarta Sepalanga Domingos" w:date="2025-03-05T09:26:00Z" w16du:dateUtc="2025-03-05T08:26:00Z">
                  <w:rPr>
                    <w:rFonts w:ascii="Times New Roman" w:eastAsia="Times New Roman" w:hAnsi="Times New Roman"/>
                    <w:spacing w:val="-1"/>
                  </w:rPr>
                </w:rPrChange>
              </w:rPr>
              <w:t>Este valor é sem imposto e deduzido dos descontos de linha e cabeçalho.</w:t>
            </w:r>
          </w:p>
          <w:p w14:paraId="32711717" w14:textId="77777777" w:rsidR="003F3EDE" w:rsidRPr="00FB0B06" w:rsidRDefault="003F3EDE" w:rsidP="0025185C">
            <w:pPr>
              <w:rPr>
                <w:rFonts w:ascii="Arial" w:eastAsia="Times New Roman" w:hAnsi="Arial" w:cs="Arial"/>
                <w:spacing w:val="-1"/>
                <w:sz w:val="20"/>
                <w:szCs w:val="20"/>
                <w:rPrChange w:id="8171"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172" w:author="Adelino Naquarta Sepalanga Domingos" w:date="2025-03-05T09:26:00Z" w16du:dateUtc="2025-03-05T08:26:00Z">
                  <w:rPr>
                    <w:rFonts w:ascii="Times New Roman" w:eastAsia="Times New Roman" w:hAnsi="Times New Roman"/>
                    <w:spacing w:val="-1"/>
                  </w:rPr>
                </w:rPrChange>
              </w:rPr>
              <w:t>Quando não valorizado na base de dados, deve ser preenchido com “0.00”.</w:t>
            </w:r>
          </w:p>
        </w:tc>
        <w:tc>
          <w:tcPr>
            <w:tcW w:w="1417"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78FADF0" w14:textId="77777777" w:rsidR="003F3EDE" w:rsidRPr="00FB0B06" w:rsidRDefault="003F3EDE" w:rsidP="0025185C">
            <w:pPr>
              <w:jc w:val="center"/>
              <w:rPr>
                <w:rFonts w:ascii="Arial" w:eastAsia="Times New Roman" w:hAnsi="Arial" w:cs="Arial"/>
                <w:spacing w:val="-1"/>
                <w:sz w:val="20"/>
                <w:szCs w:val="20"/>
                <w:rPrChange w:id="8173" w:author="Adelino Naquarta Sepalanga Domingos" w:date="2025-03-05T09:26:00Z" w16du:dateUtc="2025-03-05T08:26:00Z">
                  <w:rPr>
                    <w:rFonts w:ascii="Times New Roman" w:eastAsia="Times New Roman" w:hAnsi="Times New Roman"/>
                    <w:spacing w:val="-1"/>
                  </w:rPr>
                </w:rPrChange>
              </w:rPr>
            </w:pPr>
          </w:p>
          <w:p w14:paraId="1E10AF33" w14:textId="77777777" w:rsidR="003F3EDE" w:rsidRPr="00FB0B06" w:rsidRDefault="003F3EDE" w:rsidP="0025185C">
            <w:pPr>
              <w:jc w:val="center"/>
              <w:rPr>
                <w:rFonts w:ascii="Arial" w:eastAsia="Times New Roman" w:hAnsi="Arial" w:cs="Arial"/>
                <w:spacing w:val="-1"/>
                <w:sz w:val="20"/>
                <w:szCs w:val="20"/>
                <w:rPrChange w:id="8174" w:author="Adelino Naquarta Sepalanga Domingos" w:date="2025-03-05T09:26:00Z" w16du:dateUtc="2025-03-05T08:26:00Z">
                  <w:rPr>
                    <w:rFonts w:ascii="Times New Roman" w:eastAsia="Times New Roman" w:hAnsi="Times New Roman"/>
                    <w:spacing w:val="-1"/>
                  </w:rPr>
                </w:rPrChange>
              </w:rPr>
            </w:pPr>
          </w:p>
          <w:p w14:paraId="011DF74C" w14:textId="77777777" w:rsidR="003F3EDE" w:rsidRPr="00FB0B06" w:rsidRDefault="003F3EDE" w:rsidP="0025185C">
            <w:pPr>
              <w:jc w:val="center"/>
              <w:rPr>
                <w:rFonts w:ascii="Arial" w:eastAsia="Times New Roman" w:hAnsi="Arial" w:cs="Arial"/>
                <w:spacing w:val="-1"/>
                <w:sz w:val="20"/>
                <w:szCs w:val="20"/>
                <w:rPrChange w:id="8175" w:author="Adelino Naquarta Sepalanga Domingos" w:date="2025-03-05T09:26:00Z" w16du:dateUtc="2025-03-05T08:26:00Z">
                  <w:rPr>
                    <w:rFonts w:ascii="Times New Roman" w:eastAsia="Times New Roman" w:hAnsi="Times New Roman"/>
                    <w:spacing w:val="-1"/>
                  </w:rPr>
                </w:rPrChange>
              </w:rPr>
            </w:pPr>
          </w:p>
          <w:p w14:paraId="75A4C1D3" w14:textId="77777777" w:rsidR="003F3EDE" w:rsidRPr="00FB0B06" w:rsidRDefault="003F3EDE" w:rsidP="0025185C">
            <w:pPr>
              <w:jc w:val="center"/>
              <w:rPr>
                <w:rFonts w:ascii="Arial" w:eastAsia="Times New Roman" w:hAnsi="Arial" w:cs="Arial"/>
                <w:spacing w:val="-1"/>
                <w:sz w:val="20"/>
                <w:szCs w:val="20"/>
                <w:rPrChange w:id="8176"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177" w:author="Adelino Naquarta Sepalanga Domingos" w:date="2025-03-05T09:26:00Z" w16du:dateUtc="2025-03-05T08:26:00Z">
                  <w:rPr>
                    <w:rFonts w:ascii="Times New Roman" w:eastAsia="Times New Roman" w:hAnsi="Times New Roman"/>
                    <w:spacing w:val="-1"/>
                  </w:rPr>
                </w:rPrChange>
              </w:rPr>
              <w:t>Monetário</w:t>
            </w:r>
          </w:p>
        </w:tc>
      </w:tr>
      <w:tr w:rsidR="003F3EDE" w:rsidRPr="00FB0B06" w14:paraId="1024CE5D" w14:textId="77777777" w:rsidTr="0025185C">
        <w:trPr>
          <w:trHeight w:val="1099"/>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612077D" w14:textId="77777777" w:rsidR="003F3EDE" w:rsidRPr="00FB0B06" w:rsidRDefault="003F3EDE" w:rsidP="0025185C">
            <w:pPr>
              <w:jc w:val="center"/>
              <w:rPr>
                <w:rFonts w:ascii="Arial" w:eastAsia="Times New Roman" w:hAnsi="Arial" w:cs="Arial"/>
                <w:spacing w:val="-1"/>
                <w:sz w:val="20"/>
                <w:szCs w:val="20"/>
                <w:rPrChange w:id="8178"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179" w:author="Adelino Naquarta Sepalanga Domingos" w:date="2025-03-05T09:26:00Z" w16du:dateUtc="2025-03-05T08:26:00Z">
                  <w:rPr>
                    <w:rFonts w:ascii="Times New Roman" w:eastAsia="Times New Roman" w:hAnsi="Times New Roman"/>
                    <w:spacing w:val="-1"/>
                  </w:rPr>
                </w:rPrChange>
              </w:rPr>
              <w:t>4.3.4.14.15.</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CB615FC" w14:textId="77777777" w:rsidR="003F3EDE" w:rsidRPr="00FB0B06" w:rsidRDefault="003F3EDE" w:rsidP="0025185C">
            <w:pPr>
              <w:jc w:val="center"/>
              <w:rPr>
                <w:rFonts w:ascii="Arial" w:eastAsia="Times New Roman" w:hAnsi="Arial" w:cs="Arial"/>
                <w:spacing w:val="-1"/>
                <w:sz w:val="20"/>
                <w:szCs w:val="20"/>
                <w:rPrChange w:id="8180"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181" w:author="Adelino Naquarta Sepalanga Domingos" w:date="2025-03-05T09:26:00Z" w16du:dateUtc="2025-03-05T08:26:00Z">
                  <w:rPr>
                    <w:rFonts w:ascii="Times New Roman" w:eastAsia="Times New Roman" w:hAnsi="Times New Roman"/>
                    <w:spacing w:val="-1"/>
                  </w:rPr>
                </w:rPrChange>
              </w:rPr>
              <w:t>#</w:t>
            </w:r>
          </w:p>
          <w:p w14:paraId="00763AA5" w14:textId="77777777" w:rsidR="003F3EDE" w:rsidRPr="00FB0B06" w:rsidRDefault="003F3EDE" w:rsidP="0025185C">
            <w:pPr>
              <w:jc w:val="center"/>
              <w:rPr>
                <w:rFonts w:ascii="Arial" w:eastAsia="Times New Roman" w:hAnsi="Arial" w:cs="Arial"/>
                <w:spacing w:val="-1"/>
                <w:sz w:val="20"/>
                <w:szCs w:val="20"/>
                <w:rPrChange w:id="8182" w:author="Adelino Naquarta Sepalanga Domingos" w:date="2025-03-05T09:26:00Z" w16du:dateUtc="2025-03-05T08:26: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2B4741A" w14:textId="77777777" w:rsidR="003F3EDE" w:rsidRPr="00FB0B06" w:rsidRDefault="003F3EDE" w:rsidP="0025185C">
            <w:pPr>
              <w:rPr>
                <w:rFonts w:ascii="Arial" w:eastAsia="Times New Roman" w:hAnsi="Arial" w:cs="Arial"/>
                <w:spacing w:val="-1"/>
                <w:sz w:val="20"/>
                <w:szCs w:val="20"/>
                <w:rPrChange w:id="8183"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184" w:author="Adelino Naquarta Sepalanga Domingos" w:date="2025-03-05T09:26:00Z" w16du:dateUtc="2025-03-05T08:26:00Z">
                  <w:rPr>
                    <w:rFonts w:ascii="Times New Roman" w:eastAsia="Times New Roman" w:hAnsi="Times New Roman"/>
                    <w:spacing w:val="-1"/>
                  </w:rPr>
                </w:rPrChange>
              </w:rPr>
              <w:t>Taxa de imposto (Tax)</w:t>
            </w:r>
          </w:p>
        </w:tc>
        <w:tc>
          <w:tcPr>
            <w:tcW w:w="377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FD6F112" w14:textId="77777777" w:rsidR="003F3EDE" w:rsidRPr="00FB0B06" w:rsidRDefault="003F3EDE" w:rsidP="0025185C">
            <w:pPr>
              <w:rPr>
                <w:rFonts w:ascii="Arial" w:eastAsia="Times New Roman" w:hAnsi="Arial" w:cs="Arial"/>
                <w:spacing w:val="-1"/>
                <w:sz w:val="20"/>
                <w:szCs w:val="20"/>
                <w:rPrChange w:id="8185"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186" w:author="Adelino Naquarta Sepalanga Domingos" w:date="2025-03-05T09:26:00Z" w16du:dateUtc="2025-03-05T08:26:00Z">
                  <w:rPr>
                    <w:rFonts w:ascii="Times New Roman" w:eastAsia="Times New Roman" w:hAnsi="Times New Roman"/>
                    <w:spacing w:val="-1"/>
                  </w:rPr>
                </w:rPrChange>
              </w:rPr>
              <w:t>Esta estrutura só deve ser criada nos documentos valorizados na base de dados.</w:t>
            </w:r>
          </w:p>
        </w:tc>
        <w:tc>
          <w:tcPr>
            <w:tcW w:w="141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3EB2CDD" w14:textId="77777777" w:rsidR="003F3EDE" w:rsidRPr="00FB0B06" w:rsidRDefault="003F3EDE" w:rsidP="0025185C">
            <w:pPr>
              <w:jc w:val="center"/>
              <w:rPr>
                <w:rFonts w:ascii="Arial" w:eastAsia="Times New Roman" w:hAnsi="Arial" w:cs="Arial"/>
                <w:spacing w:val="-1"/>
                <w:sz w:val="20"/>
                <w:szCs w:val="20"/>
                <w:rPrChange w:id="8187"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188" w:author="Adelino Naquarta Sepalanga Domingos" w:date="2025-03-05T09:26:00Z" w16du:dateUtc="2025-03-05T08:26:00Z">
                  <w:rPr>
                    <w:rFonts w:ascii="Times New Roman" w:eastAsia="Times New Roman" w:hAnsi="Times New Roman"/>
                    <w:spacing w:val="-1"/>
                  </w:rPr>
                </w:rPrChange>
              </w:rPr>
              <w:t>Não Aplicável</w:t>
            </w:r>
          </w:p>
        </w:tc>
      </w:tr>
      <w:tr w:rsidR="003F3EDE" w:rsidRPr="00FB0B06" w14:paraId="1637869B" w14:textId="77777777" w:rsidTr="0025185C">
        <w:trPr>
          <w:trHeight w:val="2168"/>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F0D8279" w14:textId="77777777" w:rsidR="003F3EDE" w:rsidRPr="00FB0B06" w:rsidRDefault="003F3EDE" w:rsidP="0025185C">
            <w:pPr>
              <w:jc w:val="center"/>
              <w:rPr>
                <w:rFonts w:ascii="Arial" w:eastAsia="Times New Roman" w:hAnsi="Arial" w:cs="Arial"/>
                <w:spacing w:val="-1"/>
                <w:sz w:val="20"/>
                <w:szCs w:val="20"/>
                <w:rPrChange w:id="8189" w:author="Adelino Naquarta Sepalanga Domingos" w:date="2025-03-05T09:26:00Z" w16du:dateUtc="2025-03-05T08:26:00Z">
                  <w:rPr>
                    <w:rFonts w:ascii="Times New Roman" w:eastAsia="Times New Roman" w:hAnsi="Times New Roman"/>
                    <w:spacing w:val="-1"/>
                  </w:rPr>
                </w:rPrChange>
              </w:rPr>
            </w:pPr>
          </w:p>
          <w:p w14:paraId="7453611A" w14:textId="77777777" w:rsidR="003F3EDE" w:rsidRPr="00FB0B06" w:rsidRDefault="003F3EDE" w:rsidP="0025185C">
            <w:pPr>
              <w:jc w:val="center"/>
              <w:rPr>
                <w:rFonts w:ascii="Arial" w:eastAsia="Times New Roman" w:hAnsi="Arial" w:cs="Arial"/>
                <w:spacing w:val="-1"/>
                <w:sz w:val="20"/>
                <w:szCs w:val="20"/>
                <w:rPrChange w:id="8190" w:author="Adelino Naquarta Sepalanga Domingos" w:date="2025-03-05T09:26:00Z" w16du:dateUtc="2025-03-05T08:26:00Z">
                  <w:rPr>
                    <w:rFonts w:ascii="Times New Roman" w:eastAsia="Times New Roman" w:hAnsi="Times New Roman"/>
                    <w:spacing w:val="-1"/>
                  </w:rPr>
                </w:rPrChange>
              </w:rPr>
            </w:pPr>
          </w:p>
          <w:p w14:paraId="3DC11A1B" w14:textId="77777777" w:rsidR="003F3EDE" w:rsidRPr="00FB0B06" w:rsidRDefault="003F3EDE" w:rsidP="0025185C">
            <w:pPr>
              <w:jc w:val="center"/>
              <w:rPr>
                <w:rFonts w:ascii="Arial" w:eastAsia="Times New Roman" w:hAnsi="Arial" w:cs="Arial"/>
                <w:spacing w:val="-1"/>
                <w:sz w:val="20"/>
                <w:szCs w:val="20"/>
                <w:rPrChange w:id="8191" w:author="Adelino Naquarta Sepalanga Domingos" w:date="2025-03-05T09:26:00Z" w16du:dateUtc="2025-03-05T08:26:00Z">
                  <w:rPr>
                    <w:rFonts w:ascii="Times New Roman" w:eastAsia="Times New Roman" w:hAnsi="Times New Roman"/>
                    <w:spacing w:val="-1"/>
                  </w:rPr>
                </w:rPrChange>
              </w:rPr>
            </w:pPr>
          </w:p>
          <w:p w14:paraId="34135ACC" w14:textId="77777777" w:rsidR="003F3EDE" w:rsidRPr="00FB0B06" w:rsidRDefault="003F3EDE" w:rsidP="0025185C">
            <w:pPr>
              <w:jc w:val="center"/>
              <w:rPr>
                <w:rFonts w:ascii="Arial" w:eastAsia="Times New Roman" w:hAnsi="Arial" w:cs="Arial"/>
                <w:spacing w:val="-1"/>
                <w:sz w:val="20"/>
                <w:szCs w:val="20"/>
                <w:rPrChange w:id="8192"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193" w:author="Adelino Naquarta Sepalanga Domingos" w:date="2025-03-05T09:26:00Z" w16du:dateUtc="2025-03-05T08:26:00Z">
                  <w:rPr>
                    <w:rFonts w:ascii="Times New Roman" w:eastAsia="Times New Roman" w:hAnsi="Times New Roman"/>
                    <w:spacing w:val="-1"/>
                  </w:rPr>
                </w:rPrChange>
              </w:rPr>
              <w:t>4.3.4.14.15.1.</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58F078B" w14:textId="77777777" w:rsidR="003F3EDE" w:rsidRPr="00FB0B06" w:rsidRDefault="003F3EDE" w:rsidP="0025185C">
            <w:pPr>
              <w:jc w:val="center"/>
              <w:rPr>
                <w:rFonts w:ascii="Arial" w:eastAsia="Times New Roman" w:hAnsi="Arial" w:cs="Arial"/>
                <w:spacing w:val="-1"/>
                <w:sz w:val="20"/>
                <w:szCs w:val="20"/>
                <w:rPrChange w:id="8194" w:author="Adelino Naquarta Sepalanga Domingos" w:date="2025-03-05T09:26:00Z" w16du:dateUtc="2025-03-05T08:26:00Z">
                  <w:rPr>
                    <w:rFonts w:ascii="Times New Roman" w:eastAsia="Times New Roman" w:hAnsi="Times New Roman"/>
                    <w:spacing w:val="-1"/>
                  </w:rPr>
                </w:rPrChange>
              </w:rPr>
            </w:pPr>
          </w:p>
          <w:p w14:paraId="3B214B9E" w14:textId="77777777" w:rsidR="003F3EDE" w:rsidRPr="00FB0B06" w:rsidRDefault="003F3EDE" w:rsidP="0025185C">
            <w:pPr>
              <w:jc w:val="center"/>
              <w:rPr>
                <w:rFonts w:ascii="Arial" w:eastAsia="Times New Roman" w:hAnsi="Arial" w:cs="Arial"/>
                <w:spacing w:val="-1"/>
                <w:sz w:val="20"/>
                <w:szCs w:val="20"/>
                <w:rPrChange w:id="8195" w:author="Adelino Naquarta Sepalanga Domingos" w:date="2025-03-05T09:26:00Z" w16du:dateUtc="2025-03-05T08:26:00Z">
                  <w:rPr>
                    <w:rFonts w:ascii="Times New Roman" w:eastAsia="Times New Roman" w:hAnsi="Times New Roman"/>
                    <w:spacing w:val="-1"/>
                  </w:rPr>
                </w:rPrChange>
              </w:rPr>
            </w:pPr>
          </w:p>
          <w:p w14:paraId="075ECA5D" w14:textId="77777777" w:rsidR="003F3EDE" w:rsidRPr="00FB0B06" w:rsidRDefault="003F3EDE" w:rsidP="0025185C">
            <w:pPr>
              <w:jc w:val="center"/>
              <w:rPr>
                <w:rFonts w:ascii="Arial" w:eastAsia="Times New Roman" w:hAnsi="Arial" w:cs="Arial"/>
                <w:spacing w:val="-1"/>
                <w:sz w:val="20"/>
                <w:szCs w:val="20"/>
                <w:rPrChange w:id="8196" w:author="Adelino Naquarta Sepalanga Domingos" w:date="2025-03-05T09:26:00Z" w16du:dateUtc="2025-03-05T08:26:00Z">
                  <w:rPr>
                    <w:rFonts w:ascii="Times New Roman" w:eastAsia="Times New Roman" w:hAnsi="Times New Roman"/>
                    <w:spacing w:val="-1"/>
                  </w:rPr>
                </w:rPrChange>
              </w:rPr>
            </w:pPr>
          </w:p>
          <w:p w14:paraId="5A85FCB8" w14:textId="77777777" w:rsidR="003F3EDE" w:rsidRPr="00FB0B06" w:rsidRDefault="003F3EDE" w:rsidP="0025185C">
            <w:pPr>
              <w:jc w:val="center"/>
              <w:rPr>
                <w:rFonts w:ascii="Arial" w:eastAsia="Times New Roman" w:hAnsi="Arial" w:cs="Arial"/>
                <w:spacing w:val="-1"/>
                <w:sz w:val="20"/>
                <w:szCs w:val="20"/>
                <w:rPrChange w:id="8197"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198" w:author="Adelino Naquarta Sepalanga Domingos" w:date="2025-03-05T09:26:00Z" w16du:dateUtc="2025-03-05T08:26: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13CFBC1" w14:textId="77777777" w:rsidR="003F3EDE" w:rsidRPr="00FB0B06" w:rsidRDefault="003F3EDE" w:rsidP="0025185C">
            <w:pPr>
              <w:rPr>
                <w:rFonts w:ascii="Arial" w:eastAsia="Times New Roman" w:hAnsi="Arial" w:cs="Arial"/>
                <w:spacing w:val="-1"/>
                <w:sz w:val="20"/>
                <w:szCs w:val="20"/>
                <w:rPrChange w:id="8199" w:author="Adelino Naquarta Sepalanga Domingos" w:date="2025-03-05T09:26:00Z" w16du:dateUtc="2025-03-05T08:26:00Z">
                  <w:rPr>
                    <w:rFonts w:ascii="Times New Roman" w:eastAsia="Times New Roman" w:hAnsi="Times New Roman"/>
                    <w:spacing w:val="-1"/>
                  </w:rPr>
                </w:rPrChange>
              </w:rPr>
            </w:pPr>
          </w:p>
          <w:p w14:paraId="7B92FDF1" w14:textId="77777777" w:rsidR="003F3EDE" w:rsidRPr="00FB0B06" w:rsidRDefault="003F3EDE" w:rsidP="0025185C">
            <w:pPr>
              <w:rPr>
                <w:rFonts w:ascii="Arial" w:eastAsia="Times New Roman" w:hAnsi="Arial" w:cs="Arial"/>
                <w:spacing w:val="-1"/>
                <w:sz w:val="20"/>
                <w:szCs w:val="20"/>
                <w:rPrChange w:id="8200" w:author="Adelino Naquarta Sepalanga Domingos" w:date="2025-03-05T09:26:00Z" w16du:dateUtc="2025-03-05T08:26:00Z">
                  <w:rPr>
                    <w:rFonts w:ascii="Times New Roman" w:eastAsia="Times New Roman" w:hAnsi="Times New Roman"/>
                    <w:spacing w:val="-1"/>
                  </w:rPr>
                </w:rPrChange>
              </w:rPr>
            </w:pPr>
          </w:p>
          <w:p w14:paraId="5124F6CB" w14:textId="77777777" w:rsidR="003F3EDE" w:rsidRPr="00FB0B06" w:rsidRDefault="003F3EDE" w:rsidP="0025185C">
            <w:pPr>
              <w:rPr>
                <w:rFonts w:ascii="Arial" w:eastAsia="Times New Roman" w:hAnsi="Arial" w:cs="Arial"/>
                <w:spacing w:val="-1"/>
                <w:sz w:val="20"/>
                <w:szCs w:val="20"/>
                <w:rPrChange w:id="8201" w:author="Adelino Naquarta Sepalanga Domingos" w:date="2025-03-05T09:26:00Z" w16du:dateUtc="2025-03-05T08:26:00Z">
                  <w:rPr>
                    <w:rFonts w:ascii="Times New Roman" w:eastAsia="Times New Roman" w:hAnsi="Times New Roman"/>
                    <w:spacing w:val="-1"/>
                  </w:rPr>
                </w:rPrChange>
              </w:rPr>
            </w:pPr>
          </w:p>
          <w:p w14:paraId="121CA77C" w14:textId="77777777" w:rsidR="003F3EDE" w:rsidRPr="00FB0B06" w:rsidRDefault="003F3EDE" w:rsidP="0025185C">
            <w:pPr>
              <w:rPr>
                <w:rFonts w:ascii="Arial" w:eastAsia="Times New Roman" w:hAnsi="Arial" w:cs="Arial"/>
                <w:spacing w:val="-1"/>
                <w:sz w:val="20"/>
                <w:szCs w:val="20"/>
                <w:rPrChange w:id="8202"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203" w:author="Adelino Naquarta Sepalanga Domingos" w:date="2025-03-05T09:26:00Z" w16du:dateUtc="2025-03-05T08:26:00Z">
                  <w:rPr>
                    <w:rFonts w:ascii="Times New Roman" w:eastAsia="Times New Roman" w:hAnsi="Times New Roman"/>
                    <w:spacing w:val="-1"/>
                  </w:rPr>
                </w:rPrChange>
              </w:rPr>
              <w:t>Código do tipo de imposto (TaxType)</w:t>
            </w:r>
          </w:p>
        </w:tc>
        <w:tc>
          <w:tcPr>
            <w:tcW w:w="377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051FC70" w14:textId="77777777" w:rsidR="003F3EDE" w:rsidRPr="00FB0B06" w:rsidRDefault="003F3EDE" w:rsidP="0025185C">
            <w:pPr>
              <w:rPr>
                <w:rFonts w:ascii="Arial" w:eastAsia="Times New Roman" w:hAnsi="Arial" w:cs="Arial"/>
                <w:spacing w:val="-1"/>
                <w:sz w:val="20"/>
                <w:szCs w:val="20"/>
                <w:rPrChange w:id="8204"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205" w:author="Adelino Naquarta Sepalanga Domingos" w:date="2025-03-05T09:26:00Z" w16du:dateUtc="2025-03-05T08:26:00Z">
                  <w:rPr>
                    <w:rFonts w:ascii="Times New Roman" w:eastAsia="Times New Roman" w:hAnsi="Times New Roman"/>
                    <w:spacing w:val="-1"/>
                  </w:rPr>
                </w:rPrChange>
              </w:rPr>
              <w:t>Neste campo deve ser indicado o tipo de imposto.</w:t>
            </w:r>
          </w:p>
          <w:p w14:paraId="144E3DF7" w14:textId="77777777" w:rsidR="003F3EDE" w:rsidRPr="00FB0B06" w:rsidRDefault="003F3EDE" w:rsidP="0025185C">
            <w:pPr>
              <w:rPr>
                <w:rFonts w:ascii="Arial" w:eastAsia="Times New Roman" w:hAnsi="Arial" w:cs="Arial"/>
                <w:spacing w:val="-1"/>
                <w:sz w:val="20"/>
                <w:szCs w:val="20"/>
                <w:rPrChange w:id="8206"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207" w:author="Adelino Naquarta Sepalanga Domingos" w:date="2025-03-05T09:26:00Z" w16du:dateUtc="2025-03-05T08:26:00Z">
                  <w:rPr>
                    <w:rFonts w:ascii="Times New Roman" w:eastAsia="Times New Roman" w:hAnsi="Times New Roman"/>
                    <w:spacing w:val="-1"/>
                  </w:rPr>
                </w:rPrChange>
              </w:rPr>
              <w:t>Deve ser preenchido com:</w:t>
            </w:r>
          </w:p>
          <w:p w14:paraId="18ABE827" w14:textId="77777777" w:rsidR="003F3EDE" w:rsidRPr="00FB0B06" w:rsidRDefault="003F3EDE" w:rsidP="0025185C">
            <w:pPr>
              <w:spacing w:after="0"/>
              <w:rPr>
                <w:rFonts w:ascii="Arial" w:eastAsia="Times New Roman" w:hAnsi="Arial" w:cs="Arial"/>
                <w:spacing w:val="-1"/>
                <w:sz w:val="20"/>
                <w:szCs w:val="20"/>
                <w:rPrChange w:id="8208"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209" w:author="Adelino Naquarta Sepalanga Domingos" w:date="2025-03-05T09:26:00Z" w16du:dateUtc="2025-03-05T08:26:00Z">
                  <w:rPr>
                    <w:rFonts w:ascii="Times New Roman" w:eastAsia="Times New Roman" w:hAnsi="Times New Roman"/>
                    <w:spacing w:val="-1"/>
                  </w:rPr>
                </w:rPrChange>
              </w:rPr>
              <w:t>“IVA” – Imposto sobre o valor acrescentado;</w:t>
            </w:r>
          </w:p>
          <w:p w14:paraId="15F5D538" w14:textId="77777777" w:rsidR="003F3EDE" w:rsidRPr="00FB0B06" w:rsidRDefault="003F3EDE" w:rsidP="0025185C">
            <w:pPr>
              <w:spacing w:after="0"/>
              <w:rPr>
                <w:rFonts w:ascii="Arial" w:eastAsia="Times New Roman" w:hAnsi="Arial" w:cs="Arial"/>
                <w:spacing w:val="-1"/>
                <w:sz w:val="20"/>
                <w:szCs w:val="20"/>
                <w:rPrChange w:id="8210"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211" w:author="Adelino Naquarta Sepalanga Domingos" w:date="2025-03-05T09:26:00Z" w16du:dateUtc="2025-03-05T08:26:00Z">
                  <w:rPr>
                    <w:rFonts w:ascii="Times New Roman" w:eastAsia="Times New Roman" w:hAnsi="Times New Roman"/>
                    <w:spacing w:val="-1"/>
                  </w:rPr>
                </w:rPrChange>
              </w:rPr>
              <w:t>“IS” – Imposto de selo;</w:t>
            </w:r>
          </w:p>
          <w:p w14:paraId="13018FE7" w14:textId="77777777" w:rsidR="003F3EDE" w:rsidRPr="00FB0B06" w:rsidRDefault="003F3EDE" w:rsidP="0025185C">
            <w:pPr>
              <w:spacing w:after="0"/>
              <w:rPr>
                <w:rFonts w:ascii="Arial" w:eastAsia="Times New Roman" w:hAnsi="Arial" w:cs="Arial"/>
                <w:spacing w:val="-1"/>
                <w:sz w:val="20"/>
                <w:szCs w:val="20"/>
                <w:rPrChange w:id="8212"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213" w:author="Adelino Naquarta Sepalanga Domingos" w:date="2025-03-05T09:26:00Z" w16du:dateUtc="2025-03-05T08:26:00Z">
                  <w:rPr>
                    <w:rFonts w:ascii="Times New Roman" w:eastAsia="Times New Roman" w:hAnsi="Times New Roman"/>
                    <w:spacing w:val="-1"/>
                  </w:rPr>
                </w:rPrChange>
              </w:rPr>
              <w:t>“NS” – Não sujeição a IVA ou IS.</w:t>
            </w:r>
          </w:p>
        </w:tc>
        <w:tc>
          <w:tcPr>
            <w:tcW w:w="1417"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DFA3A21" w14:textId="77777777" w:rsidR="003F3EDE" w:rsidRPr="00FB0B06" w:rsidRDefault="003F3EDE" w:rsidP="0025185C">
            <w:pPr>
              <w:jc w:val="center"/>
              <w:rPr>
                <w:rFonts w:ascii="Arial" w:eastAsia="Times New Roman" w:hAnsi="Arial" w:cs="Arial"/>
                <w:spacing w:val="-1"/>
                <w:sz w:val="20"/>
                <w:szCs w:val="20"/>
                <w:rPrChange w:id="8214" w:author="Adelino Naquarta Sepalanga Domingos" w:date="2025-03-05T09:26:00Z" w16du:dateUtc="2025-03-05T08:26:00Z">
                  <w:rPr>
                    <w:rFonts w:ascii="Times New Roman" w:eastAsia="Times New Roman" w:hAnsi="Times New Roman"/>
                    <w:spacing w:val="-1"/>
                  </w:rPr>
                </w:rPrChange>
              </w:rPr>
            </w:pPr>
          </w:p>
          <w:p w14:paraId="4394DA15" w14:textId="77777777" w:rsidR="003F3EDE" w:rsidRPr="00FB0B06" w:rsidRDefault="003F3EDE" w:rsidP="0025185C">
            <w:pPr>
              <w:jc w:val="center"/>
              <w:rPr>
                <w:rFonts w:ascii="Arial" w:eastAsia="Times New Roman" w:hAnsi="Arial" w:cs="Arial"/>
                <w:spacing w:val="-1"/>
                <w:sz w:val="20"/>
                <w:szCs w:val="20"/>
                <w:rPrChange w:id="8215" w:author="Adelino Naquarta Sepalanga Domingos" w:date="2025-03-05T09:26:00Z" w16du:dateUtc="2025-03-05T08:26:00Z">
                  <w:rPr>
                    <w:rFonts w:ascii="Times New Roman" w:eastAsia="Times New Roman" w:hAnsi="Times New Roman"/>
                    <w:spacing w:val="-1"/>
                  </w:rPr>
                </w:rPrChange>
              </w:rPr>
            </w:pPr>
          </w:p>
          <w:p w14:paraId="407F2627" w14:textId="77777777" w:rsidR="003F3EDE" w:rsidRPr="00FB0B06" w:rsidRDefault="003F3EDE" w:rsidP="0025185C">
            <w:pPr>
              <w:jc w:val="center"/>
              <w:rPr>
                <w:rFonts w:ascii="Arial" w:eastAsia="Times New Roman" w:hAnsi="Arial" w:cs="Arial"/>
                <w:spacing w:val="-1"/>
                <w:sz w:val="20"/>
                <w:szCs w:val="20"/>
                <w:rPrChange w:id="8216" w:author="Adelino Naquarta Sepalanga Domingos" w:date="2025-03-05T09:26:00Z" w16du:dateUtc="2025-03-05T08:26:00Z">
                  <w:rPr>
                    <w:rFonts w:ascii="Times New Roman" w:eastAsia="Times New Roman" w:hAnsi="Times New Roman"/>
                    <w:spacing w:val="-1"/>
                  </w:rPr>
                </w:rPrChange>
              </w:rPr>
            </w:pPr>
          </w:p>
          <w:p w14:paraId="68E78DCB" w14:textId="77777777" w:rsidR="003F3EDE" w:rsidRPr="00FB0B06" w:rsidRDefault="003F3EDE" w:rsidP="0025185C">
            <w:pPr>
              <w:jc w:val="center"/>
              <w:rPr>
                <w:rFonts w:ascii="Arial" w:eastAsia="Times New Roman" w:hAnsi="Arial" w:cs="Arial"/>
                <w:spacing w:val="-1"/>
                <w:sz w:val="20"/>
                <w:szCs w:val="20"/>
                <w:rPrChange w:id="8217"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218" w:author="Adelino Naquarta Sepalanga Domingos" w:date="2025-03-05T09:26:00Z" w16du:dateUtc="2025-03-05T08:26:00Z">
                  <w:rPr>
                    <w:rFonts w:ascii="Times New Roman" w:eastAsia="Times New Roman" w:hAnsi="Times New Roman"/>
                    <w:spacing w:val="-1"/>
                  </w:rPr>
                </w:rPrChange>
              </w:rPr>
              <w:t>Texto 3</w:t>
            </w:r>
          </w:p>
        </w:tc>
      </w:tr>
      <w:tr w:rsidR="003F3EDE" w:rsidRPr="00FB0B06" w14:paraId="61C9090C" w14:textId="77777777" w:rsidTr="0025185C">
        <w:trPr>
          <w:trHeight w:val="1047"/>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B33A453" w14:textId="77777777" w:rsidR="003F3EDE" w:rsidRPr="00FB0B06" w:rsidRDefault="003F3EDE" w:rsidP="0025185C">
            <w:pPr>
              <w:jc w:val="center"/>
              <w:rPr>
                <w:rFonts w:ascii="Arial" w:eastAsia="Times New Roman" w:hAnsi="Arial" w:cs="Arial"/>
                <w:spacing w:val="-1"/>
                <w:sz w:val="20"/>
                <w:szCs w:val="20"/>
                <w:rPrChange w:id="8219"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220" w:author="Adelino Naquarta Sepalanga Domingos" w:date="2025-03-05T09:26:00Z" w16du:dateUtc="2025-03-05T08:26:00Z">
                  <w:rPr>
                    <w:rFonts w:ascii="Times New Roman" w:eastAsia="Times New Roman" w:hAnsi="Times New Roman"/>
                    <w:spacing w:val="-1"/>
                  </w:rPr>
                </w:rPrChange>
              </w:rPr>
              <w:t>4.3.4.14.15.2.</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733F0F3" w14:textId="77777777" w:rsidR="003F3EDE" w:rsidRPr="00FB0B06" w:rsidRDefault="003F3EDE" w:rsidP="0025185C">
            <w:pPr>
              <w:jc w:val="center"/>
              <w:rPr>
                <w:rFonts w:ascii="Arial" w:eastAsia="Times New Roman" w:hAnsi="Arial" w:cs="Arial"/>
                <w:spacing w:val="-1"/>
                <w:sz w:val="20"/>
                <w:szCs w:val="20"/>
                <w:rPrChange w:id="8221"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222" w:author="Adelino Naquarta Sepalanga Domingos" w:date="2025-03-05T09:26:00Z" w16du:dateUtc="2025-03-05T08:26: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EAF6A39" w14:textId="77777777" w:rsidR="003F3EDE" w:rsidRPr="00FB0B06" w:rsidRDefault="003F3EDE" w:rsidP="0025185C">
            <w:pPr>
              <w:rPr>
                <w:rFonts w:ascii="Arial" w:eastAsia="Times New Roman" w:hAnsi="Arial" w:cs="Arial"/>
                <w:spacing w:val="-1"/>
                <w:sz w:val="20"/>
                <w:szCs w:val="20"/>
                <w:rPrChange w:id="8223"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224" w:author="Adelino Naquarta Sepalanga Domingos" w:date="2025-03-05T09:26:00Z" w16du:dateUtc="2025-03-05T08:26:00Z">
                  <w:rPr>
                    <w:rFonts w:ascii="Times New Roman" w:eastAsia="Times New Roman" w:hAnsi="Times New Roman"/>
                    <w:spacing w:val="-1"/>
                  </w:rPr>
                </w:rPrChange>
              </w:rPr>
              <w:t>País ou região do imposto (TaxCountryRegion)</w:t>
            </w:r>
          </w:p>
        </w:tc>
        <w:tc>
          <w:tcPr>
            <w:tcW w:w="377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A8B05A5" w14:textId="77777777" w:rsidR="003F3EDE" w:rsidRPr="00FB0B06" w:rsidRDefault="003F3EDE" w:rsidP="0025185C">
            <w:pPr>
              <w:widowControl w:val="0"/>
              <w:spacing w:after="0" w:line="240" w:lineRule="auto"/>
              <w:rPr>
                <w:rFonts w:ascii="Arial" w:eastAsia="Times New Roman" w:hAnsi="Arial" w:cs="Arial"/>
                <w:spacing w:val="-1"/>
                <w:sz w:val="20"/>
                <w:szCs w:val="20"/>
                <w:rPrChange w:id="8225"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226" w:author="Adelino Naquarta Sepalanga Domingos" w:date="2025-03-05T09:26:00Z" w16du:dateUtc="2025-03-05T08:26:00Z">
                  <w:rPr>
                    <w:rFonts w:ascii="Times New Roman" w:eastAsia="Times New Roman" w:hAnsi="Times New Roman"/>
                    <w:spacing w:val="-1"/>
                  </w:rPr>
                </w:rPrChange>
              </w:rPr>
              <w:t xml:space="preserve">Deve ser preenchido de acordo com a norma ISO 3166 - 1- alpha-2. </w:t>
            </w:r>
          </w:p>
          <w:p w14:paraId="126444DD" w14:textId="77777777" w:rsidR="003F3EDE" w:rsidRPr="00FB0B06" w:rsidRDefault="003F3EDE" w:rsidP="0025185C">
            <w:pPr>
              <w:widowControl w:val="0"/>
              <w:spacing w:after="0" w:line="240" w:lineRule="auto"/>
              <w:rPr>
                <w:rFonts w:ascii="Arial" w:eastAsia="Times New Roman" w:hAnsi="Arial" w:cs="Arial"/>
                <w:spacing w:val="-1"/>
                <w:sz w:val="20"/>
                <w:szCs w:val="20"/>
                <w:rPrChange w:id="8227" w:author="Adelino Naquarta Sepalanga Domingos" w:date="2025-03-05T09:26:00Z" w16du:dateUtc="2025-03-05T08:26:00Z">
                  <w:rPr>
                    <w:rFonts w:ascii="Times New Roman" w:eastAsia="Times New Roman" w:hAnsi="Times New Roman"/>
                    <w:spacing w:val="-1"/>
                  </w:rPr>
                </w:rPrChange>
              </w:rPr>
            </w:pPr>
          </w:p>
          <w:p w14:paraId="2BB2956C" w14:textId="77777777" w:rsidR="003F3EDE" w:rsidRPr="00FB0B06" w:rsidRDefault="003F3EDE" w:rsidP="0025185C">
            <w:pPr>
              <w:widowControl w:val="0"/>
              <w:spacing w:after="0" w:line="240" w:lineRule="auto"/>
              <w:rPr>
                <w:rFonts w:ascii="Arial" w:eastAsia="Times New Roman" w:hAnsi="Arial" w:cs="Arial"/>
                <w:spacing w:val="-1"/>
                <w:sz w:val="20"/>
                <w:szCs w:val="20"/>
                <w:rPrChange w:id="8228"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229" w:author="Adelino Naquarta Sepalanga Domingos" w:date="2025-03-05T09:26:00Z" w16du:dateUtc="2025-03-05T08:26:00Z">
                  <w:rPr>
                    <w:rFonts w:ascii="Times New Roman" w:eastAsia="Times New Roman" w:hAnsi="Times New Roman"/>
                    <w:spacing w:val="-1"/>
                  </w:rPr>
                </w:rPrChange>
              </w:rPr>
              <w:t xml:space="preserve">No caso da província de Cabinda deve ser preencher com: </w:t>
            </w:r>
          </w:p>
          <w:p w14:paraId="7D1B207B" w14:textId="77777777" w:rsidR="003F3EDE" w:rsidRPr="00FB0B06" w:rsidRDefault="003F3EDE" w:rsidP="0025185C">
            <w:pPr>
              <w:widowControl w:val="0"/>
              <w:spacing w:after="0" w:line="240" w:lineRule="auto"/>
              <w:rPr>
                <w:rFonts w:ascii="Arial" w:eastAsia="Times New Roman" w:hAnsi="Arial" w:cs="Arial"/>
                <w:spacing w:val="-1"/>
                <w:sz w:val="20"/>
                <w:szCs w:val="20"/>
                <w:rPrChange w:id="8230" w:author="Adelino Naquarta Sepalanga Domingos" w:date="2025-03-05T09:26:00Z" w16du:dateUtc="2025-03-05T08:26:00Z">
                  <w:rPr>
                    <w:rFonts w:ascii="Times New Roman" w:eastAsia="Times New Roman" w:hAnsi="Times New Roman"/>
                    <w:spacing w:val="-1"/>
                  </w:rPr>
                </w:rPrChange>
              </w:rPr>
            </w:pPr>
          </w:p>
          <w:p w14:paraId="14B9FD22" w14:textId="77777777" w:rsidR="003F3EDE" w:rsidRPr="00FB0B06" w:rsidRDefault="003F3EDE" w:rsidP="0025185C">
            <w:pPr>
              <w:rPr>
                <w:rFonts w:ascii="Arial" w:eastAsia="Times New Roman" w:hAnsi="Arial" w:cs="Arial"/>
                <w:spacing w:val="-1"/>
                <w:sz w:val="20"/>
                <w:szCs w:val="20"/>
                <w:rPrChange w:id="8231"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232" w:author="Adelino Naquarta Sepalanga Domingos" w:date="2025-03-05T09:26:00Z" w16du:dateUtc="2025-03-05T08:26:00Z">
                  <w:rPr>
                    <w:rFonts w:ascii="Times New Roman" w:eastAsia="Times New Roman" w:hAnsi="Times New Roman"/>
                    <w:spacing w:val="-1"/>
                  </w:rPr>
                </w:rPrChange>
              </w:rPr>
              <w:t>“AO-CAB” – Espaço Fiscal da Região de Cabinda</w:t>
            </w:r>
          </w:p>
        </w:tc>
        <w:tc>
          <w:tcPr>
            <w:tcW w:w="141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E30AAF0" w14:textId="77777777" w:rsidR="003F3EDE" w:rsidRPr="00FB0B06" w:rsidRDefault="003F3EDE" w:rsidP="0025185C">
            <w:pPr>
              <w:jc w:val="center"/>
              <w:rPr>
                <w:rFonts w:ascii="Arial" w:eastAsia="Times New Roman" w:hAnsi="Arial" w:cs="Arial"/>
                <w:spacing w:val="-1"/>
                <w:sz w:val="20"/>
                <w:szCs w:val="20"/>
                <w:rPrChange w:id="8233" w:author="Adelino Naquarta Sepalanga Domingos" w:date="2025-03-05T09:26:00Z" w16du:dateUtc="2025-03-05T08:26:00Z">
                  <w:rPr>
                    <w:rFonts w:ascii="Times New Roman" w:eastAsia="Times New Roman" w:hAnsi="Times New Roman"/>
                    <w:spacing w:val="-1"/>
                  </w:rPr>
                </w:rPrChange>
              </w:rPr>
            </w:pPr>
          </w:p>
          <w:p w14:paraId="6C1A8BC2" w14:textId="77777777" w:rsidR="003F3EDE" w:rsidRPr="00FB0B06" w:rsidRDefault="003F3EDE" w:rsidP="0025185C">
            <w:pPr>
              <w:jc w:val="center"/>
              <w:rPr>
                <w:rFonts w:ascii="Arial" w:eastAsia="Times New Roman" w:hAnsi="Arial" w:cs="Arial"/>
                <w:spacing w:val="-1"/>
                <w:sz w:val="20"/>
                <w:szCs w:val="20"/>
                <w:rPrChange w:id="8234" w:author="Adelino Naquarta Sepalanga Domingos" w:date="2025-03-05T09:26:00Z" w16du:dateUtc="2025-03-05T08:26:00Z">
                  <w:rPr>
                    <w:rFonts w:ascii="Times New Roman" w:eastAsia="Times New Roman" w:hAnsi="Times New Roman"/>
                    <w:spacing w:val="-1"/>
                  </w:rPr>
                </w:rPrChange>
              </w:rPr>
            </w:pPr>
          </w:p>
          <w:p w14:paraId="517071C2" w14:textId="77777777" w:rsidR="003F3EDE" w:rsidRPr="00FB0B06" w:rsidRDefault="003F3EDE" w:rsidP="0025185C">
            <w:pPr>
              <w:jc w:val="center"/>
              <w:rPr>
                <w:rFonts w:ascii="Arial" w:eastAsia="Times New Roman" w:hAnsi="Arial" w:cs="Arial"/>
                <w:spacing w:val="-1"/>
                <w:sz w:val="20"/>
                <w:szCs w:val="20"/>
                <w:rPrChange w:id="8235"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236" w:author="Adelino Naquarta Sepalanga Domingos" w:date="2025-03-05T09:26:00Z" w16du:dateUtc="2025-03-05T08:26:00Z">
                  <w:rPr>
                    <w:rFonts w:ascii="Times New Roman" w:eastAsia="Times New Roman" w:hAnsi="Times New Roman"/>
                    <w:spacing w:val="-1"/>
                  </w:rPr>
                </w:rPrChange>
              </w:rPr>
              <w:t>Texto 6</w:t>
            </w:r>
          </w:p>
        </w:tc>
      </w:tr>
      <w:tr w:rsidR="003F3EDE" w:rsidRPr="00FB0B06" w14:paraId="535B7B0A" w14:textId="77777777" w:rsidTr="0025185C">
        <w:trPr>
          <w:trHeight w:val="622"/>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86D0EF0" w14:textId="77777777" w:rsidR="003F3EDE" w:rsidRPr="00FB0B06" w:rsidRDefault="003F3EDE" w:rsidP="0025185C">
            <w:pPr>
              <w:jc w:val="center"/>
              <w:rPr>
                <w:rFonts w:ascii="Arial" w:eastAsia="Times New Roman" w:hAnsi="Arial" w:cs="Arial"/>
                <w:spacing w:val="-1"/>
                <w:sz w:val="20"/>
                <w:szCs w:val="20"/>
                <w:rPrChange w:id="8237" w:author="Adelino Naquarta Sepalanga Domingos" w:date="2025-03-05T09:26:00Z" w16du:dateUtc="2025-03-05T08:26:00Z">
                  <w:rPr>
                    <w:rFonts w:ascii="Times New Roman" w:eastAsia="Times New Roman" w:hAnsi="Times New Roman"/>
                    <w:spacing w:val="-1"/>
                  </w:rPr>
                </w:rPrChange>
              </w:rPr>
            </w:pPr>
          </w:p>
          <w:p w14:paraId="0AE2F784" w14:textId="77777777" w:rsidR="003F3EDE" w:rsidRPr="00FB0B06" w:rsidRDefault="003F3EDE" w:rsidP="0025185C">
            <w:pPr>
              <w:jc w:val="center"/>
              <w:rPr>
                <w:rFonts w:ascii="Arial" w:eastAsia="Times New Roman" w:hAnsi="Arial" w:cs="Arial"/>
                <w:spacing w:val="-1"/>
                <w:sz w:val="20"/>
                <w:szCs w:val="20"/>
                <w:rPrChange w:id="8238" w:author="Adelino Naquarta Sepalanga Domingos" w:date="2025-03-05T09:26:00Z" w16du:dateUtc="2025-03-05T08:26:00Z">
                  <w:rPr>
                    <w:rFonts w:ascii="Times New Roman" w:eastAsia="Times New Roman" w:hAnsi="Times New Roman"/>
                    <w:spacing w:val="-1"/>
                  </w:rPr>
                </w:rPrChange>
              </w:rPr>
            </w:pPr>
          </w:p>
          <w:p w14:paraId="403E2CD7" w14:textId="77777777" w:rsidR="003F3EDE" w:rsidRPr="00FB0B06" w:rsidRDefault="003F3EDE" w:rsidP="0025185C">
            <w:pPr>
              <w:jc w:val="center"/>
              <w:rPr>
                <w:rFonts w:ascii="Arial" w:eastAsia="Times New Roman" w:hAnsi="Arial" w:cs="Arial"/>
                <w:spacing w:val="-1"/>
                <w:sz w:val="20"/>
                <w:szCs w:val="20"/>
                <w:rPrChange w:id="8239" w:author="Adelino Naquarta Sepalanga Domingos" w:date="2025-03-05T09:26:00Z" w16du:dateUtc="2025-03-05T08:26:00Z">
                  <w:rPr>
                    <w:rFonts w:ascii="Times New Roman" w:eastAsia="Times New Roman" w:hAnsi="Times New Roman"/>
                    <w:spacing w:val="-1"/>
                  </w:rPr>
                </w:rPrChange>
              </w:rPr>
            </w:pPr>
          </w:p>
          <w:p w14:paraId="2C4AFC30" w14:textId="77777777" w:rsidR="003F3EDE" w:rsidRPr="00FB0B06" w:rsidRDefault="003F3EDE" w:rsidP="0025185C">
            <w:pPr>
              <w:jc w:val="center"/>
              <w:rPr>
                <w:rFonts w:ascii="Arial" w:eastAsia="Times New Roman" w:hAnsi="Arial" w:cs="Arial"/>
                <w:spacing w:val="-1"/>
                <w:sz w:val="20"/>
                <w:szCs w:val="20"/>
                <w:rPrChange w:id="8240" w:author="Adelino Naquarta Sepalanga Domingos" w:date="2025-03-05T09:26:00Z" w16du:dateUtc="2025-03-05T08:26:00Z">
                  <w:rPr>
                    <w:rFonts w:ascii="Times New Roman" w:eastAsia="Times New Roman" w:hAnsi="Times New Roman"/>
                    <w:spacing w:val="-1"/>
                  </w:rPr>
                </w:rPrChange>
              </w:rPr>
            </w:pPr>
          </w:p>
          <w:p w14:paraId="53B98D3C" w14:textId="77777777" w:rsidR="003F3EDE" w:rsidRPr="00FB0B06" w:rsidRDefault="003F3EDE" w:rsidP="0025185C">
            <w:pPr>
              <w:jc w:val="center"/>
              <w:rPr>
                <w:rFonts w:ascii="Arial" w:eastAsia="Times New Roman" w:hAnsi="Arial" w:cs="Arial"/>
                <w:spacing w:val="-1"/>
                <w:sz w:val="20"/>
                <w:szCs w:val="20"/>
                <w:rPrChange w:id="8241" w:author="Adelino Naquarta Sepalanga Domingos" w:date="2025-03-05T09:26:00Z" w16du:dateUtc="2025-03-05T08:26:00Z">
                  <w:rPr>
                    <w:rFonts w:ascii="Times New Roman" w:eastAsia="Times New Roman" w:hAnsi="Times New Roman"/>
                    <w:spacing w:val="-1"/>
                  </w:rPr>
                </w:rPrChange>
              </w:rPr>
            </w:pPr>
          </w:p>
          <w:p w14:paraId="106C21CC" w14:textId="77777777" w:rsidR="003F3EDE" w:rsidRPr="00FB0B06" w:rsidRDefault="003F3EDE" w:rsidP="0025185C">
            <w:pPr>
              <w:jc w:val="center"/>
              <w:rPr>
                <w:rFonts w:ascii="Arial" w:eastAsia="Times New Roman" w:hAnsi="Arial" w:cs="Arial"/>
                <w:spacing w:val="-1"/>
                <w:sz w:val="20"/>
                <w:szCs w:val="20"/>
                <w:rPrChange w:id="8242" w:author="Adelino Naquarta Sepalanga Domingos" w:date="2025-03-05T09:26:00Z" w16du:dateUtc="2025-03-05T08:26:00Z">
                  <w:rPr>
                    <w:rFonts w:ascii="Times New Roman" w:eastAsia="Times New Roman" w:hAnsi="Times New Roman"/>
                    <w:spacing w:val="-1"/>
                  </w:rPr>
                </w:rPrChange>
              </w:rPr>
            </w:pPr>
          </w:p>
          <w:p w14:paraId="1F595146" w14:textId="77777777" w:rsidR="003F3EDE" w:rsidRPr="00FB0B06" w:rsidRDefault="003F3EDE" w:rsidP="0025185C">
            <w:pPr>
              <w:jc w:val="center"/>
              <w:rPr>
                <w:rFonts w:ascii="Arial" w:eastAsia="Times New Roman" w:hAnsi="Arial" w:cs="Arial"/>
                <w:spacing w:val="-1"/>
                <w:sz w:val="20"/>
                <w:szCs w:val="20"/>
                <w:rPrChange w:id="8243"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244" w:author="Adelino Naquarta Sepalanga Domingos" w:date="2025-03-05T09:26:00Z" w16du:dateUtc="2025-03-05T08:26:00Z">
                  <w:rPr>
                    <w:rFonts w:ascii="Times New Roman" w:eastAsia="Times New Roman" w:hAnsi="Times New Roman"/>
                    <w:spacing w:val="-1"/>
                  </w:rPr>
                </w:rPrChange>
              </w:rPr>
              <w:t>4.3.4.14.15.3.</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08FACD1" w14:textId="77777777" w:rsidR="003F3EDE" w:rsidRPr="00FB0B06" w:rsidRDefault="003F3EDE" w:rsidP="0025185C">
            <w:pPr>
              <w:jc w:val="center"/>
              <w:rPr>
                <w:rFonts w:ascii="Arial" w:eastAsia="Times New Roman" w:hAnsi="Arial" w:cs="Arial"/>
                <w:spacing w:val="-1"/>
                <w:sz w:val="20"/>
                <w:szCs w:val="20"/>
                <w:rPrChange w:id="8245" w:author="Adelino Naquarta Sepalanga Domingos" w:date="2025-03-05T09:26:00Z" w16du:dateUtc="2025-03-05T08:26:00Z">
                  <w:rPr>
                    <w:rFonts w:ascii="Times New Roman" w:eastAsia="Times New Roman" w:hAnsi="Times New Roman"/>
                    <w:spacing w:val="-1"/>
                  </w:rPr>
                </w:rPrChange>
              </w:rPr>
            </w:pPr>
          </w:p>
          <w:p w14:paraId="62E5A537" w14:textId="77777777" w:rsidR="003F3EDE" w:rsidRPr="00FB0B06" w:rsidRDefault="003F3EDE" w:rsidP="0025185C">
            <w:pPr>
              <w:jc w:val="center"/>
              <w:rPr>
                <w:rFonts w:ascii="Arial" w:eastAsia="Times New Roman" w:hAnsi="Arial" w:cs="Arial"/>
                <w:spacing w:val="-1"/>
                <w:sz w:val="20"/>
                <w:szCs w:val="20"/>
                <w:rPrChange w:id="8246" w:author="Adelino Naquarta Sepalanga Domingos" w:date="2025-03-05T09:26:00Z" w16du:dateUtc="2025-03-05T08:26:00Z">
                  <w:rPr>
                    <w:rFonts w:ascii="Times New Roman" w:eastAsia="Times New Roman" w:hAnsi="Times New Roman"/>
                    <w:spacing w:val="-1"/>
                  </w:rPr>
                </w:rPrChange>
              </w:rPr>
            </w:pPr>
          </w:p>
          <w:p w14:paraId="1F002046" w14:textId="77777777" w:rsidR="003F3EDE" w:rsidRPr="00FB0B06" w:rsidRDefault="003F3EDE" w:rsidP="0025185C">
            <w:pPr>
              <w:jc w:val="center"/>
              <w:rPr>
                <w:rFonts w:ascii="Arial" w:eastAsia="Times New Roman" w:hAnsi="Arial" w:cs="Arial"/>
                <w:spacing w:val="-1"/>
                <w:sz w:val="20"/>
                <w:szCs w:val="20"/>
                <w:rPrChange w:id="8247" w:author="Adelino Naquarta Sepalanga Domingos" w:date="2025-03-05T09:26:00Z" w16du:dateUtc="2025-03-05T08:26:00Z">
                  <w:rPr>
                    <w:rFonts w:ascii="Times New Roman" w:eastAsia="Times New Roman" w:hAnsi="Times New Roman"/>
                    <w:spacing w:val="-1"/>
                  </w:rPr>
                </w:rPrChange>
              </w:rPr>
            </w:pPr>
          </w:p>
          <w:p w14:paraId="62E2E97B" w14:textId="77777777" w:rsidR="003F3EDE" w:rsidRPr="00FB0B06" w:rsidRDefault="003F3EDE" w:rsidP="0025185C">
            <w:pPr>
              <w:jc w:val="center"/>
              <w:rPr>
                <w:rFonts w:ascii="Arial" w:eastAsia="Times New Roman" w:hAnsi="Arial" w:cs="Arial"/>
                <w:spacing w:val="-1"/>
                <w:sz w:val="20"/>
                <w:szCs w:val="20"/>
                <w:rPrChange w:id="8248" w:author="Adelino Naquarta Sepalanga Domingos" w:date="2025-03-05T09:26:00Z" w16du:dateUtc="2025-03-05T08:26:00Z">
                  <w:rPr>
                    <w:rFonts w:ascii="Times New Roman" w:eastAsia="Times New Roman" w:hAnsi="Times New Roman"/>
                    <w:spacing w:val="-1"/>
                  </w:rPr>
                </w:rPrChange>
              </w:rPr>
            </w:pPr>
          </w:p>
          <w:p w14:paraId="3623FB89" w14:textId="77777777" w:rsidR="003F3EDE" w:rsidRPr="00FB0B06" w:rsidRDefault="003F3EDE" w:rsidP="0025185C">
            <w:pPr>
              <w:jc w:val="center"/>
              <w:rPr>
                <w:rFonts w:ascii="Arial" w:eastAsia="Times New Roman" w:hAnsi="Arial" w:cs="Arial"/>
                <w:spacing w:val="-1"/>
                <w:sz w:val="20"/>
                <w:szCs w:val="20"/>
                <w:rPrChange w:id="8249" w:author="Adelino Naquarta Sepalanga Domingos" w:date="2025-03-05T09:26:00Z" w16du:dateUtc="2025-03-05T08:26:00Z">
                  <w:rPr>
                    <w:rFonts w:ascii="Times New Roman" w:eastAsia="Times New Roman" w:hAnsi="Times New Roman"/>
                    <w:spacing w:val="-1"/>
                  </w:rPr>
                </w:rPrChange>
              </w:rPr>
            </w:pPr>
          </w:p>
          <w:p w14:paraId="1D75872C" w14:textId="77777777" w:rsidR="003F3EDE" w:rsidRPr="00FB0B06" w:rsidRDefault="003F3EDE" w:rsidP="0025185C">
            <w:pPr>
              <w:jc w:val="center"/>
              <w:rPr>
                <w:rFonts w:ascii="Arial" w:eastAsia="Times New Roman" w:hAnsi="Arial" w:cs="Arial"/>
                <w:spacing w:val="-1"/>
                <w:sz w:val="20"/>
                <w:szCs w:val="20"/>
                <w:rPrChange w:id="8250" w:author="Adelino Naquarta Sepalanga Domingos" w:date="2025-03-05T09:26:00Z" w16du:dateUtc="2025-03-05T08:26:00Z">
                  <w:rPr>
                    <w:rFonts w:ascii="Times New Roman" w:eastAsia="Times New Roman" w:hAnsi="Times New Roman"/>
                    <w:spacing w:val="-1"/>
                  </w:rPr>
                </w:rPrChange>
              </w:rPr>
            </w:pPr>
          </w:p>
          <w:p w14:paraId="40CF52A4" w14:textId="77777777" w:rsidR="003F3EDE" w:rsidRPr="00FB0B06" w:rsidRDefault="003F3EDE" w:rsidP="0025185C">
            <w:pPr>
              <w:jc w:val="center"/>
              <w:rPr>
                <w:rFonts w:ascii="Arial" w:eastAsia="Times New Roman" w:hAnsi="Arial" w:cs="Arial"/>
                <w:spacing w:val="-1"/>
                <w:sz w:val="20"/>
                <w:szCs w:val="20"/>
                <w:rPrChange w:id="8251"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252" w:author="Adelino Naquarta Sepalanga Domingos" w:date="2025-03-05T09:26:00Z" w16du:dateUtc="2025-03-05T08:26: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CA22522" w14:textId="77777777" w:rsidR="003F3EDE" w:rsidRPr="00FB0B06" w:rsidRDefault="003F3EDE" w:rsidP="0025185C">
            <w:pPr>
              <w:rPr>
                <w:rFonts w:ascii="Arial" w:eastAsia="Times New Roman" w:hAnsi="Arial" w:cs="Arial"/>
                <w:spacing w:val="-1"/>
                <w:sz w:val="20"/>
                <w:szCs w:val="20"/>
                <w:rPrChange w:id="8253" w:author="Adelino Naquarta Sepalanga Domingos" w:date="2025-03-05T09:26:00Z" w16du:dateUtc="2025-03-05T08:26:00Z">
                  <w:rPr>
                    <w:rFonts w:ascii="Times New Roman" w:eastAsia="Times New Roman" w:hAnsi="Times New Roman"/>
                    <w:spacing w:val="-1"/>
                  </w:rPr>
                </w:rPrChange>
              </w:rPr>
            </w:pPr>
          </w:p>
          <w:p w14:paraId="2377751A" w14:textId="77777777" w:rsidR="003F3EDE" w:rsidRPr="00FB0B06" w:rsidRDefault="003F3EDE" w:rsidP="0025185C">
            <w:pPr>
              <w:rPr>
                <w:rFonts w:ascii="Arial" w:eastAsia="Times New Roman" w:hAnsi="Arial" w:cs="Arial"/>
                <w:spacing w:val="-1"/>
                <w:sz w:val="20"/>
                <w:szCs w:val="20"/>
                <w:rPrChange w:id="8254" w:author="Adelino Naquarta Sepalanga Domingos" w:date="2025-03-05T09:26:00Z" w16du:dateUtc="2025-03-05T08:26:00Z">
                  <w:rPr>
                    <w:rFonts w:ascii="Times New Roman" w:eastAsia="Times New Roman" w:hAnsi="Times New Roman"/>
                    <w:spacing w:val="-1"/>
                  </w:rPr>
                </w:rPrChange>
              </w:rPr>
            </w:pPr>
          </w:p>
          <w:p w14:paraId="38D421B7" w14:textId="77777777" w:rsidR="003F3EDE" w:rsidRPr="00FB0B06" w:rsidRDefault="003F3EDE" w:rsidP="0025185C">
            <w:pPr>
              <w:rPr>
                <w:rFonts w:ascii="Arial" w:eastAsia="Times New Roman" w:hAnsi="Arial" w:cs="Arial"/>
                <w:spacing w:val="-1"/>
                <w:sz w:val="20"/>
                <w:szCs w:val="20"/>
                <w:rPrChange w:id="8255" w:author="Adelino Naquarta Sepalanga Domingos" w:date="2025-03-05T09:26:00Z" w16du:dateUtc="2025-03-05T08:26:00Z">
                  <w:rPr>
                    <w:rFonts w:ascii="Times New Roman" w:eastAsia="Times New Roman" w:hAnsi="Times New Roman"/>
                    <w:spacing w:val="-1"/>
                  </w:rPr>
                </w:rPrChange>
              </w:rPr>
            </w:pPr>
          </w:p>
          <w:p w14:paraId="3D1E36F5" w14:textId="77777777" w:rsidR="003F3EDE" w:rsidRPr="00FB0B06" w:rsidRDefault="003F3EDE" w:rsidP="0025185C">
            <w:pPr>
              <w:rPr>
                <w:rFonts w:ascii="Arial" w:eastAsia="Times New Roman" w:hAnsi="Arial" w:cs="Arial"/>
                <w:spacing w:val="-1"/>
                <w:sz w:val="20"/>
                <w:szCs w:val="20"/>
                <w:rPrChange w:id="8256" w:author="Adelino Naquarta Sepalanga Domingos" w:date="2025-03-05T09:26:00Z" w16du:dateUtc="2025-03-05T08:26:00Z">
                  <w:rPr>
                    <w:rFonts w:ascii="Times New Roman" w:eastAsia="Times New Roman" w:hAnsi="Times New Roman"/>
                    <w:spacing w:val="-1"/>
                  </w:rPr>
                </w:rPrChange>
              </w:rPr>
            </w:pPr>
          </w:p>
          <w:p w14:paraId="4B2F27CD" w14:textId="77777777" w:rsidR="003F3EDE" w:rsidRPr="00FB0B06" w:rsidRDefault="003F3EDE" w:rsidP="0025185C">
            <w:pPr>
              <w:rPr>
                <w:rFonts w:ascii="Arial" w:eastAsia="Times New Roman" w:hAnsi="Arial" w:cs="Arial"/>
                <w:spacing w:val="-1"/>
                <w:sz w:val="20"/>
                <w:szCs w:val="20"/>
                <w:rPrChange w:id="8257" w:author="Adelino Naquarta Sepalanga Domingos" w:date="2025-03-05T09:26:00Z" w16du:dateUtc="2025-03-05T08:26:00Z">
                  <w:rPr>
                    <w:rFonts w:ascii="Times New Roman" w:eastAsia="Times New Roman" w:hAnsi="Times New Roman"/>
                    <w:spacing w:val="-1"/>
                  </w:rPr>
                </w:rPrChange>
              </w:rPr>
            </w:pPr>
          </w:p>
          <w:p w14:paraId="6B16B24B" w14:textId="77777777" w:rsidR="003F3EDE" w:rsidRPr="00FB0B06" w:rsidRDefault="003F3EDE" w:rsidP="0025185C">
            <w:pPr>
              <w:rPr>
                <w:rFonts w:ascii="Arial" w:eastAsia="Times New Roman" w:hAnsi="Arial" w:cs="Arial"/>
                <w:spacing w:val="-1"/>
                <w:sz w:val="20"/>
                <w:szCs w:val="20"/>
                <w:rPrChange w:id="8258" w:author="Adelino Naquarta Sepalanga Domingos" w:date="2025-03-05T09:26:00Z" w16du:dateUtc="2025-03-05T08:26:00Z">
                  <w:rPr>
                    <w:rFonts w:ascii="Times New Roman" w:eastAsia="Times New Roman" w:hAnsi="Times New Roman"/>
                    <w:spacing w:val="-1"/>
                  </w:rPr>
                </w:rPrChange>
              </w:rPr>
            </w:pPr>
          </w:p>
          <w:p w14:paraId="60C2EABE" w14:textId="77777777" w:rsidR="003F3EDE" w:rsidRPr="00FB0B06" w:rsidRDefault="003F3EDE" w:rsidP="0025185C">
            <w:pPr>
              <w:rPr>
                <w:rFonts w:ascii="Arial" w:eastAsia="Times New Roman" w:hAnsi="Arial" w:cs="Arial"/>
                <w:spacing w:val="-1"/>
                <w:sz w:val="20"/>
                <w:szCs w:val="20"/>
                <w:rPrChange w:id="8259"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260" w:author="Adelino Naquarta Sepalanga Domingos" w:date="2025-03-05T09:26:00Z" w16du:dateUtc="2025-03-05T08:26:00Z">
                  <w:rPr>
                    <w:rFonts w:ascii="Times New Roman" w:eastAsia="Times New Roman" w:hAnsi="Times New Roman"/>
                    <w:spacing w:val="-1"/>
                  </w:rPr>
                </w:rPrChange>
              </w:rPr>
              <w:t>Código da taxa (TaxCode)</w:t>
            </w:r>
          </w:p>
        </w:tc>
        <w:tc>
          <w:tcPr>
            <w:tcW w:w="377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0B472D6" w14:textId="77777777" w:rsidR="003F3EDE" w:rsidRPr="00FB0B06" w:rsidRDefault="003F3EDE" w:rsidP="0025185C">
            <w:pPr>
              <w:rPr>
                <w:rFonts w:ascii="Arial" w:eastAsia="Times New Roman" w:hAnsi="Arial" w:cs="Arial"/>
                <w:spacing w:val="-1"/>
                <w:sz w:val="20"/>
                <w:szCs w:val="20"/>
                <w:rPrChange w:id="8261"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262" w:author="Adelino Naquarta Sepalanga Domingos" w:date="2025-03-05T09:26:00Z" w16du:dateUtc="2025-03-05T08:26:00Z">
                  <w:rPr>
                    <w:rFonts w:ascii="Times New Roman" w:eastAsia="Times New Roman" w:hAnsi="Times New Roman"/>
                    <w:spacing w:val="-1"/>
                  </w:rPr>
                </w:rPrChange>
              </w:rPr>
              <w:t>Código da taxa na tabela de impostos.</w:t>
            </w:r>
          </w:p>
          <w:p w14:paraId="15A6403B" w14:textId="77777777" w:rsidR="003F3EDE" w:rsidRPr="00FB0B06" w:rsidRDefault="003F3EDE" w:rsidP="0025185C">
            <w:pPr>
              <w:rPr>
                <w:rFonts w:ascii="Arial" w:eastAsia="Times New Roman" w:hAnsi="Arial" w:cs="Arial"/>
                <w:spacing w:val="-1"/>
                <w:sz w:val="20"/>
                <w:szCs w:val="20"/>
                <w:rPrChange w:id="8263"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264" w:author="Adelino Naquarta Sepalanga Domingos" w:date="2025-03-05T09:26:00Z" w16du:dateUtc="2025-03-05T08:26:00Z">
                  <w:rPr>
                    <w:rFonts w:ascii="Times New Roman" w:eastAsia="Times New Roman" w:hAnsi="Times New Roman"/>
                    <w:spacing w:val="-1"/>
                  </w:rPr>
                </w:rPrChange>
              </w:rPr>
              <w:t>No caso do campo 4.3.4.14.15.1.</w:t>
            </w:r>
          </w:p>
          <w:p w14:paraId="25FACBA9" w14:textId="77777777" w:rsidR="003F3EDE" w:rsidRPr="00FB0B06" w:rsidRDefault="003F3EDE" w:rsidP="0025185C">
            <w:pPr>
              <w:spacing w:after="0"/>
              <w:rPr>
                <w:rFonts w:ascii="Arial" w:eastAsia="Times New Roman" w:hAnsi="Arial" w:cs="Arial"/>
                <w:spacing w:val="-1"/>
                <w:sz w:val="20"/>
                <w:szCs w:val="20"/>
                <w:rPrChange w:id="8265"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266" w:author="Adelino Naquarta Sepalanga Domingos" w:date="2025-03-05T09:26:00Z" w16du:dateUtc="2025-03-05T08:26:00Z">
                  <w:rPr>
                    <w:rFonts w:ascii="Times New Roman" w:eastAsia="Times New Roman" w:hAnsi="Times New Roman"/>
                    <w:spacing w:val="-1"/>
                  </w:rPr>
                </w:rPrChange>
              </w:rPr>
              <w:t>Código do tipo de imposto (TaxType) = IVA, deve ser preenchido com:</w:t>
            </w:r>
          </w:p>
          <w:p w14:paraId="2163DD06" w14:textId="77777777" w:rsidR="003F3EDE" w:rsidRPr="00FB0B06" w:rsidRDefault="003F3EDE" w:rsidP="0025185C">
            <w:pPr>
              <w:spacing w:after="0"/>
              <w:rPr>
                <w:rFonts w:ascii="Arial" w:eastAsia="Times New Roman" w:hAnsi="Arial" w:cs="Arial"/>
                <w:spacing w:val="-1"/>
                <w:sz w:val="20"/>
                <w:szCs w:val="20"/>
                <w:rPrChange w:id="8267"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268" w:author="Adelino Naquarta Sepalanga Domingos" w:date="2025-03-05T09:26:00Z" w16du:dateUtc="2025-03-05T08:26:00Z">
                  <w:rPr>
                    <w:rFonts w:ascii="Times New Roman" w:eastAsia="Times New Roman" w:hAnsi="Times New Roman"/>
                    <w:spacing w:val="-1"/>
                  </w:rPr>
                </w:rPrChange>
              </w:rPr>
              <w:t xml:space="preserve">“NOR” – Taxa normal; </w:t>
            </w:r>
          </w:p>
          <w:p w14:paraId="0F2305BA" w14:textId="77777777" w:rsidR="003F3EDE" w:rsidRPr="00FB0B06" w:rsidRDefault="003F3EDE" w:rsidP="0025185C">
            <w:pPr>
              <w:spacing w:after="0"/>
              <w:rPr>
                <w:rFonts w:ascii="Arial" w:eastAsia="Times New Roman" w:hAnsi="Arial" w:cs="Arial"/>
                <w:spacing w:val="-1"/>
                <w:sz w:val="20"/>
                <w:szCs w:val="20"/>
                <w:rPrChange w:id="8269"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270" w:author="Adelino Naquarta Sepalanga Domingos" w:date="2025-03-05T09:26:00Z" w16du:dateUtc="2025-03-05T08:26:00Z">
                  <w:rPr>
                    <w:rFonts w:ascii="Times New Roman" w:eastAsia="Times New Roman" w:hAnsi="Times New Roman"/>
                    <w:spacing w:val="-1"/>
                  </w:rPr>
                </w:rPrChange>
              </w:rPr>
              <w:t>“RED” – Taxa reduzida;</w:t>
            </w:r>
          </w:p>
          <w:p w14:paraId="4D9F5C2E" w14:textId="77777777" w:rsidR="003F3EDE" w:rsidRPr="00FB0B06" w:rsidRDefault="003F3EDE" w:rsidP="0025185C">
            <w:pPr>
              <w:spacing w:after="0"/>
              <w:rPr>
                <w:rFonts w:ascii="Arial" w:eastAsia="Times New Roman" w:hAnsi="Arial" w:cs="Arial"/>
                <w:spacing w:val="-1"/>
                <w:sz w:val="20"/>
                <w:szCs w:val="20"/>
                <w:rPrChange w:id="8271"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272" w:author="Adelino Naquarta Sepalanga Domingos" w:date="2025-03-05T09:26:00Z" w16du:dateUtc="2025-03-05T08:26:00Z">
                  <w:rPr>
                    <w:rFonts w:ascii="Times New Roman" w:eastAsia="Times New Roman" w:hAnsi="Times New Roman"/>
                    <w:spacing w:val="-1"/>
                  </w:rPr>
                </w:rPrChange>
              </w:rPr>
              <w:t>“INT” – Taxa intermédia;</w:t>
            </w:r>
          </w:p>
          <w:p w14:paraId="75A01F9C" w14:textId="77777777" w:rsidR="003F3EDE" w:rsidRPr="00FB0B06" w:rsidRDefault="003F3EDE" w:rsidP="0025185C">
            <w:pPr>
              <w:spacing w:after="0"/>
              <w:rPr>
                <w:rFonts w:ascii="Arial" w:eastAsia="Times New Roman" w:hAnsi="Arial" w:cs="Arial"/>
                <w:spacing w:val="-1"/>
                <w:sz w:val="20"/>
                <w:szCs w:val="20"/>
                <w:rPrChange w:id="8273"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274" w:author="Adelino Naquarta Sepalanga Domingos" w:date="2025-03-05T09:26:00Z" w16du:dateUtc="2025-03-05T08:26:00Z">
                  <w:rPr>
                    <w:rFonts w:ascii="Times New Roman" w:eastAsia="Times New Roman" w:hAnsi="Times New Roman"/>
                    <w:spacing w:val="-1"/>
                  </w:rPr>
                </w:rPrChange>
              </w:rPr>
              <w:t>“ISE” – Isenta;</w:t>
            </w:r>
          </w:p>
          <w:p w14:paraId="1AE987C7" w14:textId="77777777" w:rsidR="003F3EDE" w:rsidRPr="00FB0B06" w:rsidRDefault="003F3EDE" w:rsidP="0025185C">
            <w:pPr>
              <w:spacing w:after="0"/>
              <w:rPr>
                <w:rFonts w:ascii="Arial" w:eastAsia="Times New Roman" w:hAnsi="Arial" w:cs="Arial"/>
                <w:spacing w:val="-1"/>
                <w:sz w:val="20"/>
                <w:szCs w:val="20"/>
                <w:rPrChange w:id="8275"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276" w:author="Adelino Naquarta Sepalanga Domingos" w:date="2025-03-05T09:26:00Z" w16du:dateUtc="2025-03-05T08:26:00Z">
                  <w:rPr>
                    <w:rFonts w:ascii="Times New Roman" w:eastAsia="Times New Roman" w:hAnsi="Times New Roman"/>
                    <w:spacing w:val="-1"/>
                  </w:rPr>
                </w:rPrChange>
              </w:rPr>
              <w:t>“OUT” – Outros, aplicável para os regimes especiais de IVA.</w:t>
            </w:r>
          </w:p>
          <w:p w14:paraId="0C0AAA8C" w14:textId="77777777" w:rsidR="003F3EDE" w:rsidRPr="00FB0B06" w:rsidRDefault="003F3EDE" w:rsidP="0025185C">
            <w:pPr>
              <w:rPr>
                <w:rFonts w:ascii="Arial" w:eastAsia="Times New Roman" w:hAnsi="Arial" w:cs="Arial"/>
                <w:spacing w:val="-1"/>
                <w:sz w:val="20"/>
                <w:szCs w:val="20"/>
                <w:rPrChange w:id="8277"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278" w:author="Adelino Naquarta Sepalanga Domingos" w:date="2025-03-05T09:26:00Z" w16du:dateUtc="2025-03-05T08:26:00Z">
                  <w:rPr>
                    <w:rFonts w:ascii="Times New Roman" w:eastAsia="Times New Roman" w:hAnsi="Times New Roman"/>
                    <w:spacing w:val="-1"/>
                  </w:rPr>
                </w:rPrChange>
              </w:rPr>
              <w:t>No caso do campo 4.3.4.14.15.1.</w:t>
            </w:r>
          </w:p>
          <w:p w14:paraId="103D7AC1" w14:textId="77777777" w:rsidR="003F3EDE" w:rsidRPr="00FB0B06" w:rsidRDefault="003F3EDE" w:rsidP="0025185C">
            <w:pPr>
              <w:spacing w:after="0"/>
              <w:rPr>
                <w:rFonts w:ascii="Arial" w:eastAsia="Times New Roman" w:hAnsi="Arial" w:cs="Arial"/>
                <w:spacing w:val="-1"/>
                <w:sz w:val="20"/>
                <w:szCs w:val="20"/>
                <w:rPrChange w:id="8279"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280" w:author="Adelino Naquarta Sepalanga Domingos" w:date="2025-03-05T09:26:00Z" w16du:dateUtc="2025-03-05T08:26:00Z">
                  <w:rPr>
                    <w:rFonts w:ascii="Times New Roman" w:eastAsia="Times New Roman" w:hAnsi="Times New Roman"/>
                    <w:spacing w:val="-1"/>
                  </w:rPr>
                </w:rPrChange>
              </w:rPr>
              <w:t>Código do tipo de imposto (TaxType) = IS, deve ser preenchido com:</w:t>
            </w:r>
          </w:p>
          <w:p w14:paraId="219AF2F1" w14:textId="77777777" w:rsidR="003F3EDE" w:rsidRPr="00FB0B06" w:rsidRDefault="003F3EDE" w:rsidP="0025185C">
            <w:pPr>
              <w:spacing w:after="0"/>
              <w:rPr>
                <w:rFonts w:ascii="Arial" w:eastAsia="Times New Roman" w:hAnsi="Arial" w:cs="Arial"/>
                <w:spacing w:val="-1"/>
                <w:sz w:val="20"/>
                <w:szCs w:val="20"/>
                <w:rPrChange w:id="8281"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282" w:author="Adelino Naquarta Sepalanga Domingos" w:date="2025-03-05T09:26:00Z" w16du:dateUtc="2025-03-05T08:26:00Z">
                  <w:rPr>
                    <w:rFonts w:ascii="Times New Roman" w:eastAsia="Times New Roman" w:hAnsi="Times New Roman"/>
                    <w:spacing w:val="-1"/>
                  </w:rPr>
                </w:rPrChange>
              </w:rPr>
              <w:t>O código da verba respectiva;</w:t>
            </w:r>
          </w:p>
          <w:p w14:paraId="5066BD33" w14:textId="77777777" w:rsidR="003F3EDE" w:rsidRPr="00FB0B06" w:rsidRDefault="003F3EDE" w:rsidP="0025185C">
            <w:pPr>
              <w:spacing w:after="0"/>
              <w:rPr>
                <w:rFonts w:ascii="Arial" w:eastAsia="Times New Roman" w:hAnsi="Arial" w:cs="Arial"/>
                <w:spacing w:val="-1"/>
                <w:sz w:val="20"/>
                <w:szCs w:val="20"/>
                <w:rPrChange w:id="8283"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284" w:author="Adelino Naquarta Sepalanga Domingos" w:date="2025-03-05T09:26:00Z" w16du:dateUtc="2025-03-05T08:26:00Z">
                  <w:rPr>
                    <w:rFonts w:ascii="Times New Roman" w:eastAsia="Times New Roman" w:hAnsi="Times New Roman"/>
                    <w:spacing w:val="-1"/>
                  </w:rPr>
                </w:rPrChange>
              </w:rPr>
              <w:t>“ISE” – Isenta.</w:t>
            </w:r>
          </w:p>
          <w:p w14:paraId="10752978" w14:textId="77777777" w:rsidR="003F3EDE" w:rsidRPr="00FB0B06" w:rsidRDefault="003F3EDE" w:rsidP="0025185C">
            <w:pPr>
              <w:spacing w:after="0"/>
              <w:rPr>
                <w:rFonts w:ascii="Arial" w:eastAsia="Times New Roman" w:hAnsi="Arial" w:cs="Arial"/>
                <w:spacing w:val="-1"/>
                <w:sz w:val="20"/>
                <w:szCs w:val="20"/>
                <w:rPrChange w:id="8285"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286" w:author="Adelino Naquarta Sepalanga Domingos" w:date="2025-03-05T09:26:00Z" w16du:dateUtc="2025-03-05T08:26:00Z">
                  <w:rPr>
                    <w:rFonts w:ascii="Times New Roman" w:eastAsia="Times New Roman" w:hAnsi="Times New Roman"/>
                    <w:spacing w:val="-1"/>
                  </w:rPr>
                </w:rPrChange>
              </w:rPr>
              <w:t>No caso de não sujeição deve ser preenchido com “NS”.</w:t>
            </w:r>
          </w:p>
        </w:tc>
        <w:tc>
          <w:tcPr>
            <w:tcW w:w="1417"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9C48F32" w14:textId="77777777" w:rsidR="003F3EDE" w:rsidRPr="00FB0B06" w:rsidRDefault="003F3EDE" w:rsidP="0025185C">
            <w:pPr>
              <w:jc w:val="center"/>
              <w:rPr>
                <w:rFonts w:ascii="Arial" w:eastAsia="Times New Roman" w:hAnsi="Arial" w:cs="Arial"/>
                <w:spacing w:val="-1"/>
                <w:sz w:val="20"/>
                <w:szCs w:val="20"/>
                <w:rPrChange w:id="8287" w:author="Adelino Naquarta Sepalanga Domingos" w:date="2025-03-05T09:26:00Z" w16du:dateUtc="2025-03-05T08:26:00Z">
                  <w:rPr>
                    <w:rFonts w:ascii="Times New Roman" w:eastAsia="Times New Roman" w:hAnsi="Times New Roman"/>
                    <w:spacing w:val="-1"/>
                  </w:rPr>
                </w:rPrChange>
              </w:rPr>
            </w:pPr>
          </w:p>
          <w:p w14:paraId="04B6709F" w14:textId="77777777" w:rsidR="003F3EDE" w:rsidRPr="00FB0B06" w:rsidRDefault="003F3EDE" w:rsidP="0025185C">
            <w:pPr>
              <w:jc w:val="center"/>
              <w:rPr>
                <w:rFonts w:ascii="Arial" w:eastAsia="Times New Roman" w:hAnsi="Arial" w:cs="Arial"/>
                <w:spacing w:val="-1"/>
                <w:sz w:val="20"/>
                <w:szCs w:val="20"/>
                <w:rPrChange w:id="8288" w:author="Adelino Naquarta Sepalanga Domingos" w:date="2025-03-05T09:26:00Z" w16du:dateUtc="2025-03-05T08:26:00Z">
                  <w:rPr>
                    <w:rFonts w:ascii="Times New Roman" w:eastAsia="Times New Roman" w:hAnsi="Times New Roman"/>
                    <w:spacing w:val="-1"/>
                  </w:rPr>
                </w:rPrChange>
              </w:rPr>
            </w:pPr>
          </w:p>
          <w:p w14:paraId="660B3630" w14:textId="77777777" w:rsidR="003F3EDE" w:rsidRPr="00FB0B06" w:rsidRDefault="003F3EDE" w:rsidP="0025185C">
            <w:pPr>
              <w:jc w:val="center"/>
              <w:rPr>
                <w:rFonts w:ascii="Arial" w:eastAsia="Times New Roman" w:hAnsi="Arial" w:cs="Arial"/>
                <w:spacing w:val="-1"/>
                <w:sz w:val="20"/>
                <w:szCs w:val="20"/>
                <w:rPrChange w:id="8289" w:author="Adelino Naquarta Sepalanga Domingos" w:date="2025-03-05T09:26:00Z" w16du:dateUtc="2025-03-05T08:26:00Z">
                  <w:rPr>
                    <w:rFonts w:ascii="Times New Roman" w:eastAsia="Times New Roman" w:hAnsi="Times New Roman"/>
                    <w:spacing w:val="-1"/>
                  </w:rPr>
                </w:rPrChange>
              </w:rPr>
            </w:pPr>
          </w:p>
          <w:p w14:paraId="572AB2A4" w14:textId="77777777" w:rsidR="003F3EDE" w:rsidRPr="00FB0B06" w:rsidRDefault="003F3EDE" w:rsidP="0025185C">
            <w:pPr>
              <w:jc w:val="center"/>
              <w:rPr>
                <w:rFonts w:ascii="Arial" w:eastAsia="Times New Roman" w:hAnsi="Arial" w:cs="Arial"/>
                <w:spacing w:val="-1"/>
                <w:sz w:val="20"/>
                <w:szCs w:val="20"/>
                <w:rPrChange w:id="8290" w:author="Adelino Naquarta Sepalanga Domingos" w:date="2025-03-05T09:26:00Z" w16du:dateUtc="2025-03-05T08:26:00Z">
                  <w:rPr>
                    <w:rFonts w:ascii="Times New Roman" w:eastAsia="Times New Roman" w:hAnsi="Times New Roman"/>
                    <w:spacing w:val="-1"/>
                  </w:rPr>
                </w:rPrChange>
              </w:rPr>
            </w:pPr>
          </w:p>
          <w:p w14:paraId="1C142A4D" w14:textId="77777777" w:rsidR="003F3EDE" w:rsidRPr="00FB0B06" w:rsidRDefault="003F3EDE" w:rsidP="0025185C">
            <w:pPr>
              <w:jc w:val="center"/>
              <w:rPr>
                <w:rFonts w:ascii="Arial" w:eastAsia="Times New Roman" w:hAnsi="Arial" w:cs="Arial"/>
                <w:spacing w:val="-1"/>
                <w:sz w:val="20"/>
                <w:szCs w:val="20"/>
                <w:rPrChange w:id="8291" w:author="Adelino Naquarta Sepalanga Domingos" w:date="2025-03-05T09:26:00Z" w16du:dateUtc="2025-03-05T08:26:00Z">
                  <w:rPr>
                    <w:rFonts w:ascii="Times New Roman" w:eastAsia="Times New Roman" w:hAnsi="Times New Roman"/>
                    <w:spacing w:val="-1"/>
                  </w:rPr>
                </w:rPrChange>
              </w:rPr>
            </w:pPr>
          </w:p>
          <w:p w14:paraId="4CA794F4" w14:textId="77777777" w:rsidR="003F3EDE" w:rsidRPr="00FB0B06" w:rsidRDefault="003F3EDE" w:rsidP="0025185C">
            <w:pPr>
              <w:jc w:val="center"/>
              <w:rPr>
                <w:rFonts w:ascii="Arial" w:eastAsia="Times New Roman" w:hAnsi="Arial" w:cs="Arial"/>
                <w:spacing w:val="-1"/>
                <w:sz w:val="20"/>
                <w:szCs w:val="20"/>
                <w:rPrChange w:id="8292" w:author="Adelino Naquarta Sepalanga Domingos" w:date="2025-03-05T09:26:00Z" w16du:dateUtc="2025-03-05T08:26:00Z">
                  <w:rPr>
                    <w:rFonts w:ascii="Times New Roman" w:eastAsia="Times New Roman" w:hAnsi="Times New Roman"/>
                    <w:spacing w:val="-1"/>
                  </w:rPr>
                </w:rPrChange>
              </w:rPr>
            </w:pPr>
          </w:p>
          <w:p w14:paraId="540A2B55" w14:textId="77777777" w:rsidR="003F3EDE" w:rsidRPr="00FB0B06" w:rsidRDefault="003F3EDE" w:rsidP="0025185C">
            <w:pPr>
              <w:jc w:val="center"/>
              <w:rPr>
                <w:rFonts w:ascii="Arial" w:eastAsia="Times New Roman" w:hAnsi="Arial" w:cs="Arial"/>
                <w:spacing w:val="-1"/>
                <w:sz w:val="20"/>
                <w:szCs w:val="20"/>
                <w:rPrChange w:id="8293" w:author="Adelino Naquarta Sepalanga Domingos" w:date="2025-03-05T09:26:00Z" w16du:dateUtc="2025-03-05T08:26:00Z">
                  <w:rPr>
                    <w:rFonts w:ascii="Times New Roman" w:eastAsia="Times New Roman" w:hAnsi="Times New Roman"/>
                    <w:spacing w:val="-1"/>
                  </w:rPr>
                </w:rPrChange>
              </w:rPr>
            </w:pPr>
          </w:p>
          <w:p w14:paraId="252D3BCA" w14:textId="77777777" w:rsidR="003F3EDE" w:rsidRPr="00FB0B06" w:rsidRDefault="003F3EDE" w:rsidP="0025185C">
            <w:pPr>
              <w:jc w:val="center"/>
              <w:rPr>
                <w:rFonts w:ascii="Arial" w:eastAsia="Times New Roman" w:hAnsi="Arial" w:cs="Arial"/>
                <w:spacing w:val="-1"/>
                <w:sz w:val="20"/>
                <w:szCs w:val="20"/>
                <w:rPrChange w:id="8294"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295" w:author="Adelino Naquarta Sepalanga Domingos" w:date="2025-03-05T09:26:00Z" w16du:dateUtc="2025-03-05T08:26:00Z">
                  <w:rPr>
                    <w:rFonts w:ascii="Times New Roman" w:eastAsia="Times New Roman" w:hAnsi="Times New Roman"/>
                    <w:spacing w:val="-1"/>
                  </w:rPr>
                </w:rPrChange>
              </w:rPr>
              <w:t>Texto 10</w:t>
            </w:r>
          </w:p>
        </w:tc>
      </w:tr>
      <w:tr w:rsidR="003F3EDE" w:rsidRPr="00FB0B06" w14:paraId="248B20E9" w14:textId="77777777" w:rsidTr="0025185C">
        <w:trPr>
          <w:trHeight w:val="2168"/>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78C137C" w14:textId="77777777" w:rsidR="003F3EDE" w:rsidRPr="00FB0B06" w:rsidRDefault="003F3EDE" w:rsidP="0025185C">
            <w:pPr>
              <w:jc w:val="center"/>
              <w:rPr>
                <w:rFonts w:ascii="Arial" w:eastAsia="Times New Roman" w:hAnsi="Arial" w:cs="Arial"/>
                <w:spacing w:val="-1"/>
                <w:sz w:val="20"/>
                <w:szCs w:val="20"/>
                <w:rPrChange w:id="8296" w:author="Adelino Naquarta Sepalanga Domingos" w:date="2025-03-05T09:26:00Z" w16du:dateUtc="2025-03-05T08:26:00Z">
                  <w:rPr>
                    <w:rFonts w:ascii="Times New Roman" w:eastAsia="Times New Roman" w:hAnsi="Times New Roman"/>
                    <w:spacing w:val="-1"/>
                  </w:rPr>
                </w:rPrChange>
              </w:rPr>
            </w:pPr>
          </w:p>
          <w:p w14:paraId="53D4689E" w14:textId="77777777" w:rsidR="003F3EDE" w:rsidRPr="00FB0B06" w:rsidRDefault="003F3EDE" w:rsidP="0025185C">
            <w:pPr>
              <w:jc w:val="center"/>
              <w:rPr>
                <w:rFonts w:ascii="Arial" w:eastAsia="Times New Roman" w:hAnsi="Arial" w:cs="Arial"/>
                <w:spacing w:val="-1"/>
                <w:sz w:val="20"/>
                <w:szCs w:val="20"/>
                <w:rPrChange w:id="8297" w:author="Adelino Naquarta Sepalanga Domingos" w:date="2025-03-05T09:26:00Z" w16du:dateUtc="2025-03-05T08:26:00Z">
                  <w:rPr>
                    <w:rFonts w:ascii="Times New Roman" w:eastAsia="Times New Roman" w:hAnsi="Times New Roman"/>
                    <w:spacing w:val="-1"/>
                  </w:rPr>
                </w:rPrChange>
              </w:rPr>
            </w:pPr>
          </w:p>
          <w:p w14:paraId="16BE56E2" w14:textId="77777777" w:rsidR="003F3EDE" w:rsidRPr="00FB0B06" w:rsidRDefault="003F3EDE" w:rsidP="0025185C">
            <w:pPr>
              <w:jc w:val="center"/>
              <w:rPr>
                <w:rFonts w:ascii="Arial" w:eastAsia="Times New Roman" w:hAnsi="Arial" w:cs="Arial"/>
                <w:spacing w:val="-1"/>
                <w:sz w:val="20"/>
                <w:szCs w:val="20"/>
                <w:rPrChange w:id="8298" w:author="Adelino Naquarta Sepalanga Domingos" w:date="2025-03-05T09:26:00Z" w16du:dateUtc="2025-03-05T08:26:00Z">
                  <w:rPr>
                    <w:rFonts w:ascii="Times New Roman" w:eastAsia="Times New Roman" w:hAnsi="Times New Roman"/>
                    <w:spacing w:val="-1"/>
                  </w:rPr>
                </w:rPrChange>
              </w:rPr>
            </w:pPr>
          </w:p>
          <w:p w14:paraId="1F17DBA5" w14:textId="77777777" w:rsidR="003F3EDE" w:rsidRPr="00FB0B06" w:rsidRDefault="003F3EDE" w:rsidP="0025185C">
            <w:pPr>
              <w:jc w:val="center"/>
              <w:rPr>
                <w:rFonts w:ascii="Arial" w:eastAsia="Times New Roman" w:hAnsi="Arial" w:cs="Arial"/>
                <w:spacing w:val="-1"/>
                <w:sz w:val="20"/>
                <w:szCs w:val="20"/>
                <w:rPrChange w:id="8299" w:author="Adelino Naquarta Sepalanga Domingos" w:date="2025-03-05T09:26:00Z" w16du:dateUtc="2025-03-05T08:26:00Z">
                  <w:rPr>
                    <w:rFonts w:ascii="Times New Roman" w:eastAsia="Times New Roman" w:hAnsi="Times New Roman"/>
                    <w:spacing w:val="-1"/>
                  </w:rPr>
                </w:rPrChange>
              </w:rPr>
            </w:pPr>
          </w:p>
          <w:p w14:paraId="7151FD9D" w14:textId="77777777" w:rsidR="003F3EDE" w:rsidRPr="00FB0B06" w:rsidRDefault="003F3EDE" w:rsidP="0025185C">
            <w:pPr>
              <w:jc w:val="center"/>
              <w:rPr>
                <w:rFonts w:ascii="Arial" w:eastAsia="Times New Roman" w:hAnsi="Arial" w:cs="Arial"/>
                <w:spacing w:val="-1"/>
                <w:sz w:val="20"/>
                <w:szCs w:val="20"/>
                <w:rPrChange w:id="8300" w:author="Adelino Naquarta Sepalanga Domingos" w:date="2025-03-05T09:26:00Z" w16du:dateUtc="2025-03-05T08:26:00Z">
                  <w:rPr>
                    <w:rFonts w:ascii="Times New Roman" w:eastAsia="Times New Roman" w:hAnsi="Times New Roman"/>
                    <w:spacing w:val="-1"/>
                  </w:rPr>
                </w:rPrChange>
              </w:rPr>
            </w:pPr>
          </w:p>
          <w:p w14:paraId="717B6479" w14:textId="77777777" w:rsidR="003F3EDE" w:rsidRPr="00FB0B06" w:rsidRDefault="003F3EDE" w:rsidP="0025185C">
            <w:pPr>
              <w:jc w:val="center"/>
              <w:rPr>
                <w:rFonts w:ascii="Arial" w:eastAsia="Times New Roman" w:hAnsi="Arial" w:cs="Arial"/>
                <w:spacing w:val="-1"/>
                <w:sz w:val="20"/>
                <w:szCs w:val="20"/>
                <w:rPrChange w:id="8301"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302" w:author="Adelino Naquarta Sepalanga Domingos" w:date="2025-03-05T09:26:00Z" w16du:dateUtc="2025-03-05T08:26:00Z">
                  <w:rPr>
                    <w:rFonts w:ascii="Times New Roman" w:eastAsia="Times New Roman" w:hAnsi="Times New Roman"/>
                    <w:spacing w:val="-1"/>
                  </w:rPr>
                </w:rPrChange>
              </w:rPr>
              <w:t>4.3.4.14.15.4.</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5CA5A4A" w14:textId="77777777" w:rsidR="003F3EDE" w:rsidRPr="00FB0B06" w:rsidRDefault="003F3EDE" w:rsidP="0025185C">
            <w:pPr>
              <w:jc w:val="center"/>
              <w:rPr>
                <w:rFonts w:ascii="Arial" w:eastAsia="Times New Roman" w:hAnsi="Arial" w:cs="Arial"/>
                <w:spacing w:val="-1"/>
                <w:sz w:val="20"/>
                <w:szCs w:val="20"/>
                <w:rPrChange w:id="8303" w:author="Adelino Naquarta Sepalanga Domingos" w:date="2025-03-05T09:26:00Z" w16du:dateUtc="2025-03-05T08:26:00Z">
                  <w:rPr>
                    <w:rFonts w:ascii="Times New Roman" w:eastAsia="Times New Roman" w:hAnsi="Times New Roman"/>
                    <w:spacing w:val="-1"/>
                  </w:rPr>
                </w:rPrChange>
              </w:rPr>
            </w:pPr>
          </w:p>
          <w:p w14:paraId="5EF684C0" w14:textId="77777777" w:rsidR="003F3EDE" w:rsidRPr="00FB0B06" w:rsidRDefault="003F3EDE" w:rsidP="0025185C">
            <w:pPr>
              <w:jc w:val="center"/>
              <w:rPr>
                <w:rFonts w:ascii="Arial" w:eastAsia="Times New Roman" w:hAnsi="Arial" w:cs="Arial"/>
                <w:spacing w:val="-1"/>
                <w:sz w:val="20"/>
                <w:szCs w:val="20"/>
                <w:rPrChange w:id="8304" w:author="Adelino Naquarta Sepalanga Domingos" w:date="2025-03-05T09:26:00Z" w16du:dateUtc="2025-03-05T08:26:00Z">
                  <w:rPr>
                    <w:rFonts w:ascii="Times New Roman" w:eastAsia="Times New Roman" w:hAnsi="Times New Roman"/>
                    <w:spacing w:val="-1"/>
                  </w:rPr>
                </w:rPrChange>
              </w:rPr>
            </w:pPr>
          </w:p>
          <w:p w14:paraId="324F989C" w14:textId="77777777" w:rsidR="003F3EDE" w:rsidRPr="00FB0B06" w:rsidRDefault="003F3EDE" w:rsidP="0025185C">
            <w:pPr>
              <w:jc w:val="center"/>
              <w:rPr>
                <w:rFonts w:ascii="Arial" w:eastAsia="Times New Roman" w:hAnsi="Arial" w:cs="Arial"/>
                <w:spacing w:val="-1"/>
                <w:sz w:val="20"/>
                <w:szCs w:val="20"/>
                <w:rPrChange w:id="8305" w:author="Adelino Naquarta Sepalanga Domingos" w:date="2025-03-05T09:26:00Z" w16du:dateUtc="2025-03-05T08:26:00Z">
                  <w:rPr>
                    <w:rFonts w:ascii="Times New Roman" w:eastAsia="Times New Roman" w:hAnsi="Times New Roman"/>
                    <w:spacing w:val="-1"/>
                  </w:rPr>
                </w:rPrChange>
              </w:rPr>
            </w:pPr>
          </w:p>
          <w:p w14:paraId="329E70DD" w14:textId="77777777" w:rsidR="003F3EDE" w:rsidRPr="00FB0B06" w:rsidRDefault="003F3EDE" w:rsidP="0025185C">
            <w:pPr>
              <w:jc w:val="center"/>
              <w:rPr>
                <w:rFonts w:ascii="Arial" w:eastAsia="Times New Roman" w:hAnsi="Arial" w:cs="Arial"/>
                <w:spacing w:val="-1"/>
                <w:sz w:val="20"/>
                <w:szCs w:val="20"/>
                <w:rPrChange w:id="8306" w:author="Adelino Naquarta Sepalanga Domingos" w:date="2025-03-05T09:26:00Z" w16du:dateUtc="2025-03-05T08:26:00Z">
                  <w:rPr>
                    <w:rFonts w:ascii="Times New Roman" w:eastAsia="Times New Roman" w:hAnsi="Times New Roman"/>
                    <w:spacing w:val="-1"/>
                  </w:rPr>
                </w:rPrChange>
              </w:rPr>
            </w:pPr>
          </w:p>
          <w:p w14:paraId="035CA01C" w14:textId="77777777" w:rsidR="003F3EDE" w:rsidRPr="00FB0B06" w:rsidRDefault="003F3EDE" w:rsidP="0025185C">
            <w:pPr>
              <w:jc w:val="center"/>
              <w:rPr>
                <w:rFonts w:ascii="Arial" w:eastAsia="Times New Roman" w:hAnsi="Arial" w:cs="Arial"/>
                <w:spacing w:val="-1"/>
                <w:sz w:val="20"/>
                <w:szCs w:val="20"/>
                <w:rPrChange w:id="8307" w:author="Adelino Naquarta Sepalanga Domingos" w:date="2025-03-05T09:26:00Z" w16du:dateUtc="2025-03-05T08:26:00Z">
                  <w:rPr>
                    <w:rFonts w:ascii="Times New Roman" w:eastAsia="Times New Roman" w:hAnsi="Times New Roman"/>
                    <w:spacing w:val="-1"/>
                  </w:rPr>
                </w:rPrChange>
              </w:rPr>
            </w:pPr>
          </w:p>
          <w:p w14:paraId="13771323" w14:textId="77777777" w:rsidR="003F3EDE" w:rsidRPr="00FB0B06" w:rsidRDefault="003F3EDE" w:rsidP="0025185C">
            <w:pPr>
              <w:jc w:val="center"/>
              <w:rPr>
                <w:rFonts w:ascii="Arial" w:eastAsia="Times New Roman" w:hAnsi="Arial" w:cs="Arial"/>
                <w:spacing w:val="-1"/>
                <w:sz w:val="20"/>
                <w:szCs w:val="20"/>
                <w:rPrChange w:id="8308"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309" w:author="Adelino Naquarta Sepalanga Domingos" w:date="2025-03-05T09:26:00Z" w16du:dateUtc="2025-03-05T08:26: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A25EBB2" w14:textId="77777777" w:rsidR="003F3EDE" w:rsidRPr="00FB0B06" w:rsidRDefault="003F3EDE" w:rsidP="0025185C">
            <w:pPr>
              <w:rPr>
                <w:rFonts w:ascii="Arial" w:eastAsia="Times New Roman" w:hAnsi="Arial" w:cs="Arial"/>
                <w:spacing w:val="-1"/>
                <w:sz w:val="20"/>
                <w:szCs w:val="20"/>
                <w:rPrChange w:id="8310" w:author="Adelino Naquarta Sepalanga Domingos" w:date="2025-03-05T09:26:00Z" w16du:dateUtc="2025-03-05T08:26:00Z">
                  <w:rPr>
                    <w:rFonts w:ascii="Times New Roman" w:eastAsia="Times New Roman" w:hAnsi="Times New Roman"/>
                    <w:spacing w:val="-1"/>
                  </w:rPr>
                </w:rPrChange>
              </w:rPr>
            </w:pPr>
          </w:p>
          <w:p w14:paraId="7BCFFE87" w14:textId="77777777" w:rsidR="003F3EDE" w:rsidRPr="00FB0B06" w:rsidRDefault="003F3EDE" w:rsidP="0025185C">
            <w:pPr>
              <w:rPr>
                <w:rFonts w:ascii="Arial" w:eastAsia="Times New Roman" w:hAnsi="Arial" w:cs="Arial"/>
                <w:spacing w:val="-1"/>
                <w:sz w:val="20"/>
                <w:szCs w:val="20"/>
                <w:rPrChange w:id="8311" w:author="Adelino Naquarta Sepalanga Domingos" w:date="2025-03-05T09:26:00Z" w16du:dateUtc="2025-03-05T08:26:00Z">
                  <w:rPr>
                    <w:rFonts w:ascii="Times New Roman" w:eastAsia="Times New Roman" w:hAnsi="Times New Roman"/>
                    <w:spacing w:val="-1"/>
                  </w:rPr>
                </w:rPrChange>
              </w:rPr>
            </w:pPr>
          </w:p>
          <w:p w14:paraId="75646C56" w14:textId="77777777" w:rsidR="003F3EDE" w:rsidRPr="00FB0B06" w:rsidRDefault="003F3EDE" w:rsidP="0025185C">
            <w:pPr>
              <w:rPr>
                <w:rFonts w:ascii="Arial" w:eastAsia="Times New Roman" w:hAnsi="Arial" w:cs="Arial"/>
                <w:spacing w:val="-1"/>
                <w:sz w:val="20"/>
                <w:szCs w:val="20"/>
                <w:rPrChange w:id="8312" w:author="Adelino Naquarta Sepalanga Domingos" w:date="2025-03-05T09:26:00Z" w16du:dateUtc="2025-03-05T08:26:00Z">
                  <w:rPr>
                    <w:rFonts w:ascii="Times New Roman" w:eastAsia="Times New Roman" w:hAnsi="Times New Roman"/>
                    <w:spacing w:val="-1"/>
                  </w:rPr>
                </w:rPrChange>
              </w:rPr>
            </w:pPr>
          </w:p>
          <w:p w14:paraId="289D23A4" w14:textId="77777777" w:rsidR="003F3EDE" w:rsidRPr="00FB0B06" w:rsidRDefault="003F3EDE" w:rsidP="0025185C">
            <w:pPr>
              <w:rPr>
                <w:rFonts w:ascii="Arial" w:eastAsia="Times New Roman" w:hAnsi="Arial" w:cs="Arial"/>
                <w:spacing w:val="-1"/>
                <w:sz w:val="20"/>
                <w:szCs w:val="20"/>
                <w:rPrChange w:id="8313" w:author="Adelino Naquarta Sepalanga Domingos" w:date="2025-03-05T09:26:00Z" w16du:dateUtc="2025-03-05T08:26:00Z">
                  <w:rPr>
                    <w:rFonts w:ascii="Times New Roman" w:eastAsia="Times New Roman" w:hAnsi="Times New Roman"/>
                    <w:spacing w:val="-1"/>
                  </w:rPr>
                </w:rPrChange>
              </w:rPr>
            </w:pPr>
          </w:p>
          <w:p w14:paraId="2F6D22EB" w14:textId="77777777" w:rsidR="003F3EDE" w:rsidRPr="00FB0B06" w:rsidRDefault="003F3EDE" w:rsidP="0025185C">
            <w:pPr>
              <w:rPr>
                <w:rFonts w:ascii="Arial" w:eastAsia="Times New Roman" w:hAnsi="Arial" w:cs="Arial"/>
                <w:spacing w:val="-1"/>
                <w:sz w:val="20"/>
                <w:szCs w:val="20"/>
                <w:rPrChange w:id="8314" w:author="Adelino Naquarta Sepalanga Domingos" w:date="2025-03-05T09:26:00Z" w16du:dateUtc="2025-03-05T08:26:00Z">
                  <w:rPr>
                    <w:rFonts w:ascii="Times New Roman" w:eastAsia="Times New Roman" w:hAnsi="Times New Roman"/>
                    <w:spacing w:val="-1"/>
                  </w:rPr>
                </w:rPrChange>
              </w:rPr>
            </w:pPr>
          </w:p>
          <w:p w14:paraId="08E17122" w14:textId="77777777" w:rsidR="003F3EDE" w:rsidRPr="00FB0B06" w:rsidRDefault="003F3EDE" w:rsidP="0025185C">
            <w:pPr>
              <w:rPr>
                <w:rFonts w:ascii="Arial" w:eastAsia="Times New Roman" w:hAnsi="Arial" w:cs="Arial"/>
                <w:spacing w:val="-1"/>
                <w:sz w:val="20"/>
                <w:szCs w:val="20"/>
                <w:rPrChange w:id="8315"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316" w:author="Adelino Naquarta Sepalanga Domingos" w:date="2025-03-05T09:26:00Z" w16du:dateUtc="2025-03-05T08:26:00Z">
                  <w:rPr>
                    <w:rFonts w:ascii="Times New Roman" w:eastAsia="Times New Roman" w:hAnsi="Times New Roman"/>
                    <w:spacing w:val="-1"/>
                  </w:rPr>
                </w:rPrChange>
              </w:rPr>
              <w:t>Percentagem da taxa de imposto (TaxPercentage)</w:t>
            </w:r>
          </w:p>
        </w:tc>
        <w:tc>
          <w:tcPr>
            <w:tcW w:w="377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BBDDE12" w14:textId="77777777" w:rsidR="003F3EDE" w:rsidRPr="00FB0B06" w:rsidRDefault="003F3EDE" w:rsidP="0025185C">
            <w:pPr>
              <w:rPr>
                <w:rFonts w:ascii="Arial" w:eastAsia="Times New Roman" w:hAnsi="Arial" w:cs="Arial"/>
                <w:spacing w:val="-1"/>
                <w:sz w:val="20"/>
                <w:szCs w:val="20"/>
                <w:rPrChange w:id="8317"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318" w:author="Adelino Naquarta Sepalanga Domingos" w:date="2025-03-05T09:26:00Z" w16du:dateUtc="2025-03-05T08:26:00Z">
                  <w:rPr>
                    <w:rFonts w:ascii="Times New Roman" w:eastAsia="Times New Roman" w:hAnsi="Times New Roman"/>
                    <w:spacing w:val="-1"/>
                  </w:rPr>
                </w:rPrChange>
              </w:rPr>
              <w:t>O preenchimento é obrigatório, no caso de se tratar de uma percentagem de imposto.</w:t>
            </w:r>
          </w:p>
          <w:p w14:paraId="4DFD45A2" w14:textId="77777777" w:rsidR="003F3EDE" w:rsidRPr="00FB0B06" w:rsidRDefault="003F3EDE" w:rsidP="0025185C">
            <w:pPr>
              <w:rPr>
                <w:rFonts w:ascii="Arial" w:eastAsia="Times New Roman" w:hAnsi="Arial" w:cs="Arial"/>
                <w:spacing w:val="-1"/>
                <w:sz w:val="20"/>
                <w:szCs w:val="20"/>
                <w:rPrChange w:id="8319"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320" w:author="Adelino Naquarta Sepalanga Domingos" w:date="2025-03-05T09:26:00Z" w16du:dateUtc="2025-03-05T08:26:00Z">
                  <w:rPr>
                    <w:rFonts w:ascii="Times New Roman" w:eastAsia="Times New Roman" w:hAnsi="Times New Roman"/>
                    <w:spacing w:val="-1"/>
                  </w:rPr>
                </w:rPrChange>
              </w:rPr>
              <w:t>A percentagem da taxa é correspondente ao imposto aplicável ao campo 4.3.4.14.13.</w:t>
            </w:r>
          </w:p>
          <w:p w14:paraId="086543AD" w14:textId="77777777" w:rsidR="003F3EDE" w:rsidRPr="00FB0B06" w:rsidRDefault="003F3EDE" w:rsidP="0025185C">
            <w:pPr>
              <w:rPr>
                <w:rFonts w:ascii="Arial" w:eastAsia="Times New Roman" w:hAnsi="Arial" w:cs="Arial"/>
                <w:spacing w:val="-1"/>
                <w:sz w:val="20"/>
                <w:szCs w:val="20"/>
                <w:rPrChange w:id="8321"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322" w:author="Adelino Naquarta Sepalanga Domingos" w:date="2025-03-05T09:26:00Z" w16du:dateUtc="2025-03-05T08:26:00Z">
                  <w:rPr>
                    <w:rFonts w:ascii="Times New Roman" w:eastAsia="Times New Roman" w:hAnsi="Times New Roman"/>
                    <w:spacing w:val="-1"/>
                  </w:rPr>
                </w:rPrChange>
              </w:rPr>
              <w:t>– Valor a débito (DebitAmount) ou ao campo 4.3.4.14.14. – Valor a crédito (CreditAmount).</w:t>
            </w:r>
          </w:p>
          <w:p w14:paraId="2FE205F0" w14:textId="77777777" w:rsidR="003F3EDE" w:rsidRPr="00FB0B06" w:rsidRDefault="003F3EDE" w:rsidP="0025185C">
            <w:pPr>
              <w:rPr>
                <w:rFonts w:ascii="Arial" w:eastAsia="Times New Roman" w:hAnsi="Arial" w:cs="Arial"/>
                <w:spacing w:val="-1"/>
                <w:sz w:val="20"/>
                <w:szCs w:val="20"/>
                <w:rPrChange w:id="8323"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324" w:author="Adelino Naquarta Sepalanga Domingos" w:date="2025-03-05T09:26:00Z" w16du:dateUtc="2025-03-05T08:26:00Z">
                  <w:rPr>
                    <w:rFonts w:ascii="Times New Roman" w:eastAsia="Times New Roman" w:hAnsi="Times New Roman"/>
                    <w:spacing w:val="-1"/>
                  </w:rPr>
                </w:rPrChange>
              </w:rPr>
              <w:t>No caso de isenção ou não sujeição a imposto, utilizar este campo com o valor “0” (zero).</w:t>
            </w:r>
          </w:p>
        </w:tc>
        <w:tc>
          <w:tcPr>
            <w:tcW w:w="141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D0A839C" w14:textId="77777777" w:rsidR="003F3EDE" w:rsidRPr="00FB0B06" w:rsidRDefault="003F3EDE" w:rsidP="0025185C">
            <w:pPr>
              <w:jc w:val="center"/>
              <w:rPr>
                <w:rFonts w:ascii="Arial" w:eastAsia="Times New Roman" w:hAnsi="Arial" w:cs="Arial"/>
                <w:spacing w:val="-1"/>
                <w:sz w:val="20"/>
                <w:szCs w:val="20"/>
                <w:rPrChange w:id="8325" w:author="Adelino Naquarta Sepalanga Domingos" w:date="2025-03-05T09:26:00Z" w16du:dateUtc="2025-03-05T08:26:00Z">
                  <w:rPr>
                    <w:rFonts w:ascii="Times New Roman" w:eastAsia="Times New Roman" w:hAnsi="Times New Roman"/>
                    <w:spacing w:val="-1"/>
                  </w:rPr>
                </w:rPrChange>
              </w:rPr>
            </w:pPr>
          </w:p>
          <w:p w14:paraId="6767ACB8" w14:textId="77777777" w:rsidR="003F3EDE" w:rsidRPr="00FB0B06" w:rsidRDefault="003F3EDE" w:rsidP="0025185C">
            <w:pPr>
              <w:jc w:val="center"/>
              <w:rPr>
                <w:rFonts w:ascii="Arial" w:eastAsia="Times New Roman" w:hAnsi="Arial" w:cs="Arial"/>
                <w:spacing w:val="-1"/>
                <w:sz w:val="20"/>
                <w:szCs w:val="20"/>
                <w:rPrChange w:id="8326" w:author="Adelino Naquarta Sepalanga Domingos" w:date="2025-03-05T09:26:00Z" w16du:dateUtc="2025-03-05T08:26:00Z">
                  <w:rPr>
                    <w:rFonts w:ascii="Times New Roman" w:eastAsia="Times New Roman" w:hAnsi="Times New Roman"/>
                    <w:spacing w:val="-1"/>
                  </w:rPr>
                </w:rPrChange>
              </w:rPr>
            </w:pPr>
          </w:p>
          <w:p w14:paraId="0F59FFC4" w14:textId="77777777" w:rsidR="003F3EDE" w:rsidRPr="00FB0B06" w:rsidRDefault="003F3EDE" w:rsidP="0025185C">
            <w:pPr>
              <w:jc w:val="center"/>
              <w:rPr>
                <w:rFonts w:ascii="Arial" w:eastAsia="Times New Roman" w:hAnsi="Arial" w:cs="Arial"/>
                <w:spacing w:val="-1"/>
                <w:sz w:val="20"/>
                <w:szCs w:val="20"/>
                <w:rPrChange w:id="8327" w:author="Adelino Naquarta Sepalanga Domingos" w:date="2025-03-05T09:26:00Z" w16du:dateUtc="2025-03-05T08:26:00Z">
                  <w:rPr>
                    <w:rFonts w:ascii="Times New Roman" w:eastAsia="Times New Roman" w:hAnsi="Times New Roman"/>
                    <w:spacing w:val="-1"/>
                  </w:rPr>
                </w:rPrChange>
              </w:rPr>
            </w:pPr>
          </w:p>
          <w:p w14:paraId="0AB5AB6B" w14:textId="77777777" w:rsidR="003F3EDE" w:rsidRPr="00FB0B06" w:rsidRDefault="003F3EDE" w:rsidP="0025185C">
            <w:pPr>
              <w:jc w:val="center"/>
              <w:rPr>
                <w:rFonts w:ascii="Arial" w:eastAsia="Times New Roman" w:hAnsi="Arial" w:cs="Arial"/>
                <w:spacing w:val="-1"/>
                <w:sz w:val="20"/>
                <w:szCs w:val="20"/>
                <w:rPrChange w:id="8328" w:author="Adelino Naquarta Sepalanga Domingos" w:date="2025-03-05T09:26:00Z" w16du:dateUtc="2025-03-05T08:26:00Z">
                  <w:rPr>
                    <w:rFonts w:ascii="Times New Roman" w:eastAsia="Times New Roman" w:hAnsi="Times New Roman"/>
                    <w:spacing w:val="-1"/>
                  </w:rPr>
                </w:rPrChange>
              </w:rPr>
            </w:pPr>
          </w:p>
          <w:p w14:paraId="767DD799" w14:textId="77777777" w:rsidR="003F3EDE" w:rsidRPr="00FB0B06" w:rsidRDefault="003F3EDE" w:rsidP="0025185C">
            <w:pPr>
              <w:jc w:val="center"/>
              <w:rPr>
                <w:rFonts w:ascii="Arial" w:eastAsia="Times New Roman" w:hAnsi="Arial" w:cs="Arial"/>
                <w:spacing w:val="-1"/>
                <w:sz w:val="20"/>
                <w:szCs w:val="20"/>
                <w:rPrChange w:id="8329" w:author="Adelino Naquarta Sepalanga Domingos" w:date="2025-03-05T09:26:00Z" w16du:dateUtc="2025-03-05T08:26:00Z">
                  <w:rPr>
                    <w:rFonts w:ascii="Times New Roman" w:eastAsia="Times New Roman" w:hAnsi="Times New Roman"/>
                    <w:spacing w:val="-1"/>
                  </w:rPr>
                </w:rPrChange>
              </w:rPr>
            </w:pPr>
          </w:p>
          <w:p w14:paraId="54C4FD78" w14:textId="77777777" w:rsidR="003F3EDE" w:rsidRPr="00FB0B06" w:rsidRDefault="003F3EDE" w:rsidP="0025185C">
            <w:pPr>
              <w:jc w:val="center"/>
              <w:rPr>
                <w:rFonts w:ascii="Arial" w:eastAsia="Times New Roman" w:hAnsi="Arial" w:cs="Arial"/>
                <w:spacing w:val="-1"/>
                <w:sz w:val="20"/>
                <w:szCs w:val="20"/>
                <w:rPrChange w:id="8330" w:author="Adelino Naquarta Sepalanga Domingos" w:date="2025-03-05T09:26:00Z" w16du:dateUtc="2025-03-05T08:26:00Z">
                  <w:rPr>
                    <w:rFonts w:ascii="Times New Roman" w:eastAsia="Times New Roman" w:hAnsi="Times New Roman"/>
                    <w:spacing w:val="-1"/>
                  </w:rPr>
                </w:rPrChange>
              </w:rPr>
            </w:pPr>
          </w:p>
          <w:p w14:paraId="243CCC39" w14:textId="77777777" w:rsidR="003F3EDE" w:rsidRPr="00FB0B06" w:rsidRDefault="003F3EDE" w:rsidP="0025185C">
            <w:pPr>
              <w:jc w:val="center"/>
              <w:rPr>
                <w:rFonts w:ascii="Arial" w:eastAsia="Times New Roman" w:hAnsi="Arial" w:cs="Arial"/>
                <w:spacing w:val="-1"/>
                <w:sz w:val="20"/>
                <w:szCs w:val="20"/>
                <w:rPrChange w:id="8331" w:author="Adelino Naquarta Sepalanga Domingos" w:date="2025-03-05T09:26:00Z" w16du:dateUtc="2025-03-05T08:26:00Z">
                  <w:rPr>
                    <w:rFonts w:ascii="Times New Roman" w:eastAsia="Times New Roman" w:hAnsi="Times New Roman"/>
                    <w:spacing w:val="-1"/>
                  </w:rPr>
                </w:rPrChange>
              </w:rPr>
            </w:pPr>
          </w:p>
          <w:p w14:paraId="4B736233" w14:textId="77777777" w:rsidR="003F3EDE" w:rsidRPr="00FB0B06" w:rsidRDefault="003F3EDE" w:rsidP="0025185C">
            <w:pPr>
              <w:jc w:val="center"/>
              <w:rPr>
                <w:rFonts w:ascii="Arial" w:eastAsia="Times New Roman" w:hAnsi="Arial" w:cs="Arial"/>
                <w:spacing w:val="-1"/>
                <w:sz w:val="20"/>
                <w:szCs w:val="20"/>
                <w:rPrChange w:id="8332"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333" w:author="Adelino Naquarta Sepalanga Domingos" w:date="2025-03-05T09:26:00Z" w16du:dateUtc="2025-03-05T08:26:00Z">
                  <w:rPr>
                    <w:rFonts w:ascii="Times New Roman" w:eastAsia="Times New Roman" w:hAnsi="Times New Roman"/>
                    <w:spacing w:val="-1"/>
                  </w:rPr>
                </w:rPrChange>
              </w:rPr>
              <w:t>Decimal</w:t>
            </w:r>
          </w:p>
        </w:tc>
      </w:tr>
      <w:tr w:rsidR="003F3EDE" w:rsidRPr="00FB0B06" w14:paraId="6F667D63" w14:textId="77777777" w:rsidTr="0025185C">
        <w:trPr>
          <w:trHeight w:val="751"/>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87A5115" w14:textId="77777777" w:rsidR="003F3EDE" w:rsidRPr="00FB0B06" w:rsidRDefault="003F3EDE" w:rsidP="0025185C">
            <w:pPr>
              <w:jc w:val="center"/>
              <w:rPr>
                <w:rFonts w:ascii="Arial" w:eastAsia="Times New Roman" w:hAnsi="Arial" w:cs="Arial"/>
                <w:spacing w:val="-1"/>
                <w:sz w:val="20"/>
                <w:szCs w:val="20"/>
                <w:rPrChange w:id="8334" w:author="Adelino Naquarta Sepalanga Domingos" w:date="2025-03-05T09:26:00Z" w16du:dateUtc="2025-03-05T08:26:00Z">
                  <w:rPr>
                    <w:rFonts w:ascii="Times New Roman" w:eastAsia="Times New Roman" w:hAnsi="Times New Roman"/>
                    <w:spacing w:val="-1"/>
                  </w:rPr>
                </w:rPrChange>
              </w:rPr>
            </w:pPr>
          </w:p>
          <w:p w14:paraId="57853C37" w14:textId="77777777" w:rsidR="003F3EDE" w:rsidRPr="00FB0B06" w:rsidRDefault="003F3EDE" w:rsidP="0025185C">
            <w:pPr>
              <w:jc w:val="center"/>
              <w:rPr>
                <w:rFonts w:ascii="Arial" w:eastAsia="Times New Roman" w:hAnsi="Arial" w:cs="Arial"/>
                <w:spacing w:val="-1"/>
                <w:sz w:val="20"/>
                <w:szCs w:val="20"/>
                <w:rPrChange w:id="8335" w:author="Adelino Naquarta Sepalanga Domingos" w:date="2025-03-05T09:26:00Z" w16du:dateUtc="2025-03-05T08:26:00Z">
                  <w:rPr>
                    <w:rFonts w:ascii="Times New Roman" w:eastAsia="Times New Roman" w:hAnsi="Times New Roman"/>
                    <w:spacing w:val="-1"/>
                  </w:rPr>
                </w:rPrChange>
              </w:rPr>
            </w:pPr>
          </w:p>
          <w:p w14:paraId="2D63DC8E" w14:textId="77777777" w:rsidR="003F3EDE" w:rsidRPr="00FB0B06" w:rsidRDefault="003F3EDE" w:rsidP="0025185C">
            <w:pPr>
              <w:jc w:val="center"/>
              <w:rPr>
                <w:rFonts w:ascii="Arial" w:eastAsia="Times New Roman" w:hAnsi="Arial" w:cs="Arial"/>
                <w:spacing w:val="-1"/>
                <w:sz w:val="20"/>
                <w:szCs w:val="20"/>
                <w:rPrChange w:id="8336"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337" w:author="Adelino Naquarta Sepalanga Domingos" w:date="2025-03-05T09:26:00Z" w16du:dateUtc="2025-03-05T08:26:00Z">
                  <w:rPr>
                    <w:rFonts w:ascii="Times New Roman" w:eastAsia="Times New Roman" w:hAnsi="Times New Roman"/>
                    <w:spacing w:val="-1"/>
                  </w:rPr>
                </w:rPrChange>
              </w:rPr>
              <w:t>4.3.4.14.15.5.</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B10ED81" w14:textId="77777777" w:rsidR="003F3EDE" w:rsidRPr="00FB0B06" w:rsidRDefault="003F3EDE" w:rsidP="0025185C">
            <w:pPr>
              <w:jc w:val="center"/>
              <w:rPr>
                <w:rFonts w:ascii="Arial" w:eastAsia="Times New Roman" w:hAnsi="Arial" w:cs="Arial"/>
                <w:spacing w:val="-1"/>
                <w:sz w:val="20"/>
                <w:szCs w:val="20"/>
                <w:rPrChange w:id="8338" w:author="Adelino Naquarta Sepalanga Domingos" w:date="2025-03-05T09:26:00Z" w16du:dateUtc="2025-03-05T08:26:00Z">
                  <w:rPr>
                    <w:rFonts w:ascii="Times New Roman" w:eastAsia="Times New Roman" w:hAnsi="Times New Roman"/>
                    <w:spacing w:val="-1"/>
                  </w:rPr>
                </w:rPrChange>
              </w:rPr>
            </w:pPr>
          </w:p>
          <w:p w14:paraId="0374575E" w14:textId="77777777" w:rsidR="003F3EDE" w:rsidRPr="00FB0B06" w:rsidRDefault="003F3EDE" w:rsidP="0025185C">
            <w:pPr>
              <w:jc w:val="center"/>
              <w:rPr>
                <w:rFonts w:ascii="Arial" w:eastAsia="Times New Roman" w:hAnsi="Arial" w:cs="Arial"/>
                <w:spacing w:val="-1"/>
                <w:sz w:val="20"/>
                <w:szCs w:val="20"/>
                <w:rPrChange w:id="8339" w:author="Adelino Naquarta Sepalanga Domingos" w:date="2025-03-05T09:26:00Z" w16du:dateUtc="2025-03-05T08:26:00Z">
                  <w:rPr>
                    <w:rFonts w:ascii="Times New Roman" w:eastAsia="Times New Roman" w:hAnsi="Times New Roman"/>
                    <w:spacing w:val="-1"/>
                  </w:rPr>
                </w:rPrChange>
              </w:rPr>
            </w:pPr>
          </w:p>
          <w:p w14:paraId="21485B09" w14:textId="77777777" w:rsidR="003F3EDE" w:rsidRPr="00FB0B06" w:rsidRDefault="003F3EDE" w:rsidP="0025185C">
            <w:pPr>
              <w:jc w:val="center"/>
              <w:rPr>
                <w:rFonts w:ascii="Arial" w:eastAsia="Times New Roman" w:hAnsi="Arial" w:cs="Arial"/>
                <w:spacing w:val="-1"/>
                <w:sz w:val="20"/>
                <w:szCs w:val="20"/>
                <w:rPrChange w:id="8340"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341" w:author="Adelino Naquarta Sepalanga Domingos" w:date="2025-03-05T09:26:00Z" w16du:dateUtc="2025-03-05T08:26: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FD93059" w14:textId="77777777" w:rsidR="003F3EDE" w:rsidRPr="00FB0B06" w:rsidRDefault="003F3EDE" w:rsidP="0025185C">
            <w:pPr>
              <w:rPr>
                <w:rFonts w:ascii="Arial" w:eastAsia="Times New Roman" w:hAnsi="Arial" w:cs="Arial"/>
                <w:spacing w:val="-1"/>
                <w:sz w:val="20"/>
                <w:szCs w:val="20"/>
                <w:rPrChange w:id="8342" w:author="Adelino Naquarta Sepalanga Domingos" w:date="2025-03-05T09:26:00Z" w16du:dateUtc="2025-03-05T08:26:00Z">
                  <w:rPr>
                    <w:rFonts w:ascii="Times New Roman" w:eastAsia="Times New Roman" w:hAnsi="Times New Roman"/>
                    <w:spacing w:val="-1"/>
                  </w:rPr>
                </w:rPrChange>
              </w:rPr>
            </w:pPr>
          </w:p>
          <w:p w14:paraId="7A20BC7E" w14:textId="77777777" w:rsidR="003F3EDE" w:rsidRPr="00FB0B06" w:rsidRDefault="003F3EDE" w:rsidP="0025185C">
            <w:pPr>
              <w:rPr>
                <w:rFonts w:ascii="Arial" w:eastAsia="Times New Roman" w:hAnsi="Arial" w:cs="Arial"/>
                <w:spacing w:val="-1"/>
                <w:sz w:val="20"/>
                <w:szCs w:val="20"/>
                <w:rPrChange w:id="8343" w:author="Adelino Naquarta Sepalanga Domingos" w:date="2025-03-05T09:26:00Z" w16du:dateUtc="2025-03-05T08:26:00Z">
                  <w:rPr>
                    <w:rFonts w:ascii="Times New Roman" w:eastAsia="Times New Roman" w:hAnsi="Times New Roman"/>
                    <w:spacing w:val="-1"/>
                  </w:rPr>
                </w:rPrChange>
              </w:rPr>
            </w:pPr>
          </w:p>
          <w:p w14:paraId="54EC18D8" w14:textId="77777777" w:rsidR="003F3EDE" w:rsidRPr="00FB0B06" w:rsidRDefault="003F3EDE" w:rsidP="0025185C">
            <w:pPr>
              <w:rPr>
                <w:rFonts w:ascii="Arial" w:eastAsia="Times New Roman" w:hAnsi="Arial" w:cs="Arial"/>
                <w:spacing w:val="-1"/>
                <w:sz w:val="20"/>
                <w:szCs w:val="20"/>
                <w:rPrChange w:id="8344"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345" w:author="Adelino Naquarta Sepalanga Domingos" w:date="2025-03-05T09:26:00Z" w16du:dateUtc="2025-03-05T08:26:00Z">
                  <w:rPr>
                    <w:rFonts w:ascii="Times New Roman" w:eastAsia="Times New Roman" w:hAnsi="Times New Roman"/>
                    <w:spacing w:val="-1"/>
                  </w:rPr>
                </w:rPrChange>
              </w:rPr>
              <w:t>Montante do imposto (TaxAmount)</w:t>
            </w:r>
          </w:p>
        </w:tc>
        <w:tc>
          <w:tcPr>
            <w:tcW w:w="377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082060B" w14:textId="77777777" w:rsidR="003F3EDE" w:rsidRPr="00FB0B06" w:rsidRDefault="003F3EDE" w:rsidP="0025185C">
            <w:pPr>
              <w:rPr>
                <w:rFonts w:ascii="Arial" w:eastAsia="Times New Roman" w:hAnsi="Arial" w:cs="Arial"/>
                <w:spacing w:val="-1"/>
                <w:sz w:val="20"/>
                <w:szCs w:val="20"/>
                <w:rPrChange w:id="8346"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347" w:author="Adelino Naquarta Sepalanga Domingos" w:date="2025-03-05T09:26:00Z" w16du:dateUtc="2025-03-05T08:26:00Z">
                  <w:rPr>
                    <w:rFonts w:ascii="Times New Roman" w:eastAsia="Times New Roman" w:hAnsi="Times New Roman"/>
                    <w:spacing w:val="-1"/>
                  </w:rPr>
                </w:rPrChange>
              </w:rPr>
              <w:t>O preenchimento é obrigatório, no caso de se tratar de uma verba fixa unitária de imposto do selo. Este valor, multiplicado pela quantidade (Quantity) concorre para o valor de imposto a pagar (TaxPayable).</w:t>
            </w:r>
          </w:p>
        </w:tc>
        <w:tc>
          <w:tcPr>
            <w:tcW w:w="1417"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72E72DF" w14:textId="77777777" w:rsidR="003F3EDE" w:rsidRPr="00FB0B06" w:rsidRDefault="003F3EDE" w:rsidP="0025185C">
            <w:pPr>
              <w:jc w:val="center"/>
              <w:rPr>
                <w:rFonts w:ascii="Arial" w:eastAsia="Times New Roman" w:hAnsi="Arial" w:cs="Arial"/>
                <w:spacing w:val="-1"/>
                <w:sz w:val="20"/>
                <w:szCs w:val="20"/>
                <w:rPrChange w:id="8348" w:author="Adelino Naquarta Sepalanga Domingos" w:date="2025-03-05T09:26:00Z" w16du:dateUtc="2025-03-05T08:26:00Z">
                  <w:rPr>
                    <w:rFonts w:ascii="Times New Roman" w:eastAsia="Times New Roman" w:hAnsi="Times New Roman"/>
                    <w:spacing w:val="-1"/>
                  </w:rPr>
                </w:rPrChange>
              </w:rPr>
            </w:pPr>
          </w:p>
          <w:p w14:paraId="6BF98231" w14:textId="77777777" w:rsidR="003F3EDE" w:rsidRPr="00FB0B06" w:rsidRDefault="003F3EDE" w:rsidP="0025185C">
            <w:pPr>
              <w:jc w:val="center"/>
              <w:rPr>
                <w:rFonts w:ascii="Arial" w:eastAsia="Times New Roman" w:hAnsi="Arial" w:cs="Arial"/>
                <w:spacing w:val="-1"/>
                <w:sz w:val="20"/>
                <w:szCs w:val="20"/>
                <w:rPrChange w:id="8349" w:author="Adelino Naquarta Sepalanga Domingos" w:date="2025-03-05T09:26:00Z" w16du:dateUtc="2025-03-05T08:26:00Z">
                  <w:rPr>
                    <w:rFonts w:ascii="Times New Roman" w:eastAsia="Times New Roman" w:hAnsi="Times New Roman"/>
                    <w:spacing w:val="-1"/>
                  </w:rPr>
                </w:rPrChange>
              </w:rPr>
            </w:pPr>
          </w:p>
          <w:p w14:paraId="5E048B72" w14:textId="77777777" w:rsidR="003F3EDE" w:rsidRPr="00FB0B06" w:rsidRDefault="003F3EDE" w:rsidP="0025185C">
            <w:pPr>
              <w:jc w:val="center"/>
              <w:rPr>
                <w:rFonts w:ascii="Arial" w:eastAsia="Times New Roman" w:hAnsi="Arial" w:cs="Arial"/>
                <w:spacing w:val="-1"/>
                <w:sz w:val="20"/>
                <w:szCs w:val="20"/>
                <w:rPrChange w:id="8350"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351" w:author="Adelino Naquarta Sepalanga Domingos" w:date="2025-03-05T09:26:00Z" w16du:dateUtc="2025-03-05T08:26:00Z">
                  <w:rPr>
                    <w:rFonts w:ascii="Times New Roman" w:eastAsia="Times New Roman" w:hAnsi="Times New Roman"/>
                    <w:spacing w:val="-1"/>
                  </w:rPr>
                </w:rPrChange>
              </w:rPr>
              <w:t>Monetário</w:t>
            </w:r>
          </w:p>
        </w:tc>
      </w:tr>
      <w:tr w:rsidR="003F3EDE" w:rsidRPr="00FB0B06" w14:paraId="0DC9356F" w14:textId="77777777" w:rsidTr="0025185C">
        <w:trPr>
          <w:trHeight w:val="2168"/>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9E52B29" w14:textId="77777777" w:rsidR="003F3EDE" w:rsidRPr="00FB0B06" w:rsidRDefault="003F3EDE" w:rsidP="0025185C">
            <w:pPr>
              <w:jc w:val="center"/>
              <w:rPr>
                <w:rFonts w:ascii="Arial" w:eastAsia="Times New Roman" w:hAnsi="Arial" w:cs="Arial"/>
                <w:spacing w:val="-1"/>
                <w:sz w:val="20"/>
                <w:szCs w:val="20"/>
                <w:rPrChange w:id="8352" w:author="Adelino Naquarta Sepalanga Domingos" w:date="2025-03-05T09:26:00Z" w16du:dateUtc="2025-03-05T08:26:00Z">
                  <w:rPr>
                    <w:rFonts w:ascii="Times New Roman" w:eastAsia="Times New Roman" w:hAnsi="Times New Roman"/>
                    <w:spacing w:val="-1"/>
                  </w:rPr>
                </w:rPrChange>
              </w:rPr>
            </w:pPr>
          </w:p>
          <w:p w14:paraId="77B5A8D2" w14:textId="77777777" w:rsidR="003F3EDE" w:rsidRPr="00FB0B06" w:rsidRDefault="003F3EDE" w:rsidP="0025185C">
            <w:pPr>
              <w:jc w:val="center"/>
              <w:rPr>
                <w:rFonts w:ascii="Arial" w:eastAsia="Times New Roman" w:hAnsi="Arial" w:cs="Arial"/>
                <w:spacing w:val="-1"/>
                <w:sz w:val="20"/>
                <w:szCs w:val="20"/>
                <w:rPrChange w:id="8353" w:author="Adelino Naquarta Sepalanga Domingos" w:date="2025-03-05T09:26:00Z" w16du:dateUtc="2025-03-05T08:26:00Z">
                  <w:rPr>
                    <w:rFonts w:ascii="Times New Roman" w:eastAsia="Times New Roman" w:hAnsi="Times New Roman"/>
                    <w:spacing w:val="-1"/>
                  </w:rPr>
                </w:rPrChange>
              </w:rPr>
            </w:pPr>
          </w:p>
          <w:p w14:paraId="0F1A73D5" w14:textId="77777777" w:rsidR="003F3EDE" w:rsidRPr="00FB0B06" w:rsidRDefault="003F3EDE" w:rsidP="0025185C">
            <w:pPr>
              <w:jc w:val="center"/>
              <w:rPr>
                <w:rFonts w:ascii="Arial" w:eastAsia="Times New Roman" w:hAnsi="Arial" w:cs="Arial"/>
                <w:spacing w:val="-1"/>
                <w:sz w:val="20"/>
                <w:szCs w:val="20"/>
                <w:rPrChange w:id="8354" w:author="Adelino Naquarta Sepalanga Domingos" w:date="2025-03-05T09:26:00Z" w16du:dateUtc="2025-03-05T08:26:00Z">
                  <w:rPr>
                    <w:rFonts w:ascii="Times New Roman" w:eastAsia="Times New Roman" w:hAnsi="Times New Roman"/>
                    <w:spacing w:val="-1"/>
                  </w:rPr>
                </w:rPrChange>
              </w:rPr>
            </w:pPr>
          </w:p>
          <w:p w14:paraId="04DA6975" w14:textId="77777777" w:rsidR="003F3EDE" w:rsidRPr="00FB0B06" w:rsidRDefault="003F3EDE" w:rsidP="0025185C">
            <w:pPr>
              <w:jc w:val="center"/>
              <w:rPr>
                <w:rFonts w:ascii="Arial" w:eastAsia="Times New Roman" w:hAnsi="Arial" w:cs="Arial"/>
                <w:spacing w:val="-1"/>
                <w:sz w:val="20"/>
                <w:szCs w:val="20"/>
                <w:rPrChange w:id="8355" w:author="Adelino Naquarta Sepalanga Domingos" w:date="2025-03-05T09:26:00Z" w16du:dateUtc="2025-03-05T08:26:00Z">
                  <w:rPr>
                    <w:rFonts w:ascii="Times New Roman" w:eastAsia="Times New Roman" w:hAnsi="Times New Roman"/>
                    <w:spacing w:val="-1"/>
                  </w:rPr>
                </w:rPrChange>
              </w:rPr>
            </w:pPr>
          </w:p>
          <w:p w14:paraId="4A0C4E06" w14:textId="77777777" w:rsidR="003F3EDE" w:rsidRPr="00FB0B06" w:rsidRDefault="003F3EDE" w:rsidP="0025185C">
            <w:pPr>
              <w:jc w:val="center"/>
              <w:rPr>
                <w:rFonts w:ascii="Arial" w:eastAsia="Times New Roman" w:hAnsi="Arial" w:cs="Arial"/>
                <w:spacing w:val="-1"/>
                <w:sz w:val="20"/>
                <w:szCs w:val="20"/>
                <w:rPrChange w:id="8356" w:author="Adelino Naquarta Sepalanga Domingos" w:date="2025-03-05T09:26:00Z" w16du:dateUtc="2025-03-05T08:26:00Z">
                  <w:rPr>
                    <w:rFonts w:ascii="Times New Roman" w:eastAsia="Times New Roman" w:hAnsi="Times New Roman"/>
                    <w:spacing w:val="-1"/>
                  </w:rPr>
                </w:rPrChange>
              </w:rPr>
            </w:pPr>
          </w:p>
          <w:p w14:paraId="551A0F93" w14:textId="77777777" w:rsidR="003F3EDE" w:rsidRPr="00FB0B06" w:rsidRDefault="003F3EDE" w:rsidP="0025185C">
            <w:pPr>
              <w:jc w:val="center"/>
              <w:rPr>
                <w:rFonts w:ascii="Arial" w:eastAsia="Times New Roman" w:hAnsi="Arial" w:cs="Arial"/>
                <w:spacing w:val="-1"/>
                <w:sz w:val="20"/>
                <w:szCs w:val="20"/>
                <w:rPrChange w:id="8357"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358" w:author="Adelino Naquarta Sepalanga Domingos" w:date="2025-03-05T09:26:00Z" w16du:dateUtc="2025-03-05T08:26:00Z">
                  <w:rPr>
                    <w:rFonts w:ascii="Times New Roman" w:eastAsia="Times New Roman" w:hAnsi="Times New Roman"/>
                    <w:spacing w:val="-1"/>
                  </w:rPr>
                </w:rPrChange>
              </w:rPr>
              <w:t>4.3.4.14.16.</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3D45A9C" w14:textId="77777777" w:rsidR="003F3EDE" w:rsidRPr="00FB0B06" w:rsidRDefault="003F3EDE" w:rsidP="0025185C">
            <w:pPr>
              <w:jc w:val="center"/>
              <w:rPr>
                <w:rFonts w:ascii="Arial" w:eastAsia="Times New Roman" w:hAnsi="Arial" w:cs="Arial"/>
                <w:spacing w:val="-1"/>
                <w:sz w:val="20"/>
                <w:szCs w:val="20"/>
                <w:rPrChange w:id="8359" w:author="Adelino Naquarta Sepalanga Domingos" w:date="2025-03-05T09:26:00Z" w16du:dateUtc="2025-03-05T08:26:00Z">
                  <w:rPr>
                    <w:rFonts w:ascii="Times New Roman" w:eastAsia="Times New Roman" w:hAnsi="Times New Roman"/>
                    <w:spacing w:val="-1"/>
                  </w:rPr>
                </w:rPrChange>
              </w:rPr>
            </w:pPr>
          </w:p>
          <w:p w14:paraId="64A4F533" w14:textId="77777777" w:rsidR="003F3EDE" w:rsidRPr="00FB0B06" w:rsidRDefault="003F3EDE" w:rsidP="0025185C">
            <w:pPr>
              <w:jc w:val="center"/>
              <w:rPr>
                <w:rFonts w:ascii="Arial" w:eastAsia="Times New Roman" w:hAnsi="Arial" w:cs="Arial"/>
                <w:spacing w:val="-1"/>
                <w:sz w:val="20"/>
                <w:szCs w:val="20"/>
                <w:rPrChange w:id="8360" w:author="Adelino Naquarta Sepalanga Domingos" w:date="2025-03-05T09:26:00Z" w16du:dateUtc="2025-03-05T08:26:00Z">
                  <w:rPr>
                    <w:rFonts w:ascii="Times New Roman" w:eastAsia="Times New Roman" w:hAnsi="Times New Roman"/>
                    <w:spacing w:val="-1"/>
                  </w:rPr>
                </w:rPrChange>
              </w:rPr>
            </w:pPr>
          </w:p>
          <w:p w14:paraId="275FA043" w14:textId="77777777" w:rsidR="003F3EDE" w:rsidRPr="00FB0B06" w:rsidRDefault="003F3EDE" w:rsidP="0025185C">
            <w:pPr>
              <w:jc w:val="center"/>
              <w:rPr>
                <w:rFonts w:ascii="Arial" w:eastAsia="Times New Roman" w:hAnsi="Arial" w:cs="Arial"/>
                <w:spacing w:val="-1"/>
                <w:sz w:val="20"/>
                <w:szCs w:val="20"/>
                <w:rPrChange w:id="8361" w:author="Adelino Naquarta Sepalanga Domingos" w:date="2025-03-05T09:26:00Z" w16du:dateUtc="2025-03-05T08:26:00Z">
                  <w:rPr>
                    <w:rFonts w:ascii="Times New Roman" w:eastAsia="Times New Roman" w:hAnsi="Times New Roman"/>
                    <w:spacing w:val="-1"/>
                  </w:rPr>
                </w:rPrChange>
              </w:rPr>
            </w:pPr>
          </w:p>
          <w:p w14:paraId="1A93F20D" w14:textId="77777777" w:rsidR="003F3EDE" w:rsidRPr="00FB0B06" w:rsidRDefault="003F3EDE" w:rsidP="0025185C">
            <w:pPr>
              <w:jc w:val="center"/>
              <w:rPr>
                <w:rFonts w:ascii="Arial" w:eastAsia="Times New Roman" w:hAnsi="Arial" w:cs="Arial"/>
                <w:spacing w:val="-1"/>
                <w:sz w:val="20"/>
                <w:szCs w:val="20"/>
                <w:rPrChange w:id="8362" w:author="Adelino Naquarta Sepalanga Domingos" w:date="2025-03-05T09:26:00Z" w16du:dateUtc="2025-03-05T08:26:00Z">
                  <w:rPr>
                    <w:rFonts w:ascii="Times New Roman" w:eastAsia="Times New Roman" w:hAnsi="Times New Roman"/>
                    <w:spacing w:val="-1"/>
                  </w:rPr>
                </w:rPrChange>
              </w:rPr>
            </w:pPr>
          </w:p>
          <w:p w14:paraId="38B989AE" w14:textId="77777777" w:rsidR="003F3EDE" w:rsidRPr="00FB0B06" w:rsidRDefault="003F3EDE" w:rsidP="0025185C">
            <w:pPr>
              <w:jc w:val="center"/>
              <w:rPr>
                <w:rFonts w:ascii="Arial" w:eastAsia="Times New Roman" w:hAnsi="Arial" w:cs="Arial"/>
                <w:spacing w:val="-1"/>
                <w:sz w:val="20"/>
                <w:szCs w:val="20"/>
                <w:rPrChange w:id="8363" w:author="Adelino Naquarta Sepalanga Domingos" w:date="2025-03-05T09:26:00Z" w16du:dateUtc="2025-03-05T08:26:00Z">
                  <w:rPr>
                    <w:rFonts w:ascii="Times New Roman" w:eastAsia="Times New Roman" w:hAnsi="Times New Roman"/>
                    <w:spacing w:val="-1"/>
                  </w:rPr>
                </w:rPrChange>
              </w:rPr>
            </w:pPr>
          </w:p>
          <w:p w14:paraId="40E3B173" w14:textId="77777777" w:rsidR="003F3EDE" w:rsidRPr="00FB0B06" w:rsidRDefault="003F3EDE" w:rsidP="0025185C">
            <w:pPr>
              <w:jc w:val="center"/>
              <w:rPr>
                <w:rFonts w:ascii="Arial" w:eastAsia="Times New Roman" w:hAnsi="Arial" w:cs="Arial"/>
                <w:spacing w:val="-1"/>
                <w:sz w:val="20"/>
                <w:szCs w:val="20"/>
                <w:rPrChange w:id="8364"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365" w:author="Adelino Naquarta Sepalanga Domingos" w:date="2025-03-05T09:26:00Z" w16du:dateUtc="2025-03-05T08:26: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A1B6F6D" w14:textId="77777777" w:rsidR="003F3EDE" w:rsidRPr="00FB0B06" w:rsidRDefault="003F3EDE" w:rsidP="0025185C">
            <w:pPr>
              <w:rPr>
                <w:rFonts w:ascii="Arial" w:eastAsia="Times New Roman" w:hAnsi="Arial" w:cs="Arial"/>
                <w:spacing w:val="-1"/>
                <w:sz w:val="20"/>
                <w:szCs w:val="20"/>
                <w:rPrChange w:id="8366" w:author="Adelino Naquarta Sepalanga Domingos" w:date="2025-03-05T09:26:00Z" w16du:dateUtc="2025-03-05T08:26:00Z">
                  <w:rPr>
                    <w:rFonts w:ascii="Times New Roman" w:eastAsia="Times New Roman" w:hAnsi="Times New Roman"/>
                    <w:spacing w:val="-1"/>
                  </w:rPr>
                </w:rPrChange>
              </w:rPr>
            </w:pPr>
          </w:p>
          <w:p w14:paraId="098EA2F6" w14:textId="77777777" w:rsidR="003F3EDE" w:rsidRPr="00FB0B06" w:rsidRDefault="003F3EDE" w:rsidP="0025185C">
            <w:pPr>
              <w:rPr>
                <w:rFonts w:ascii="Arial" w:eastAsia="Times New Roman" w:hAnsi="Arial" w:cs="Arial"/>
                <w:spacing w:val="-1"/>
                <w:sz w:val="20"/>
                <w:szCs w:val="20"/>
                <w:rPrChange w:id="8367" w:author="Adelino Naquarta Sepalanga Domingos" w:date="2025-03-05T09:26:00Z" w16du:dateUtc="2025-03-05T08:26:00Z">
                  <w:rPr>
                    <w:rFonts w:ascii="Times New Roman" w:eastAsia="Times New Roman" w:hAnsi="Times New Roman"/>
                    <w:spacing w:val="-1"/>
                  </w:rPr>
                </w:rPrChange>
              </w:rPr>
            </w:pPr>
          </w:p>
          <w:p w14:paraId="400E5C4F" w14:textId="77777777" w:rsidR="003F3EDE" w:rsidRPr="00FB0B06" w:rsidRDefault="003F3EDE" w:rsidP="0025185C">
            <w:pPr>
              <w:rPr>
                <w:rFonts w:ascii="Arial" w:eastAsia="Times New Roman" w:hAnsi="Arial" w:cs="Arial"/>
                <w:spacing w:val="-1"/>
                <w:sz w:val="20"/>
                <w:szCs w:val="20"/>
                <w:rPrChange w:id="8368" w:author="Adelino Naquarta Sepalanga Domingos" w:date="2025-03-05T09:26:00Z" w16du:dateUtc="2025-03-05T08:26:00Z">
                  <w:rPr>
                    <w:rFonts w:ascii="Times New Roman" w:eastAsia="Times New Roman" w:hAnsi="Times New Roman"/>
                    <w:spacing w:val="-1"/>
                  </w:rPr>
                </w:rPrChange>
              </w:rPr>
            </w:pPr>
          </w:p>
          <w:p w14:paraId="01F80B3C" w14:textId="77777777" w:rsidR="003F3EDE" w:rsidRPr="00FB0B06" w:rsidRDefault="003F3EDE" w:rsidP="0025185C">
            <w:pPr>
              <w:rPr>
                <w:rFonts w:ascii="Arial" w:eastAsia="Times New Roman" w:hAnsi="Arial" w:cs="Arial"/>
                <w:spacing w:val="-1"/>
                <w:sz w:val="20"/>
                <w:szCs w:val="20"/>
                <w:rPrChange w:id="8369" w:author="Adelino Naquarta Sepalanga Domingos" w:date="2025-03-05T09:26:00Z" w16du:dateUtc="2025-03-05T08:26:00Z">
                  <w:rPr>
                    <w:rFonts w:ascii="Times New Roman" w:eastAsia="Times New Roman" w:hAnsi="Times New Roman"/>
                    <w:spacing w:val="-1"/>
                  </w:rPr>
                </w:rPrChange>
              </w:rPr>
            </w:pPr>
          </w:p>
          <w:p w14:paraId="23D3A9AE" w14:textId="77777777" w:rsidR="003F3EDE" w:rsidRPr="00FB0B06" w:rsidRDefault="003F3EDE" w:rsidP="0025185C">
            <w:pPr>
              <w:rPr>
                <w:rFonts w:ascii="Arial" w:eastAsia="Times New Roman" w:hAnsi="Arial" w:cs="Arial"/>
                <w:spacing w:val="-1"/>
                <w:sz w:val="20"/>
                <w:szCs w:val="20"/>
                <w:rPrChange w:id="8370" w:author="Adelino Naquarta Sepalanga Domingos" w:date="2025-03-05T09:26:00Z" w16du:dateUtc="2025-03-05T08:26:00Z">
                  <w:rPr>
                    <w:rFonts w:ascii="Times New Roman" w:eastAsia="Times New Roman" w:hAnsi="Times New Roman"/>
                    <w:spacing w:val="-1"/>
                  </w:rPr>
                </w:rPrChange>
              </w:rPr>
            </w:pPr>
          </w:p>
          <w:p w14:paraId="0A214A7D" w14:textId="77777777" w:rsidR="003F3EDE" w:rsidRPr="00FB0B06" w:rsidRDefault="003F3EDE" w:rsidP="0025185C">
            <w:pPr>
              <w:rPr>
                <w:rFonts w:ascii="Arial" w:eastAsia="Times New Roman" w:hAnsi="Arial" w:cs="Arial"/>
                <w:spacing w:val="-1"/>
                <w:sz w:val="20"/>
                <w:szCs w:val="20"/>
                <w:rPrChange w:id="8371"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372" w:author="Adelino Naquarta Sepalanga Domingos" w:date="2025-03-05T09:26:00Z" w16du:dateUtc="2025-03-05T08:26:00Z">
                  <w:rPr>
                    <w:rFonts w:ascii="Times New Roman" w:eastAsia="Times New Roman" w:hAnsi="Times New Roman"/>
                    <w:spacing w:val="-1"/>
                  </w:rPr>
                </w:rPrChange>
              </w:rPr>
              <w:t>Motivo da isenção de imposto (TaxExemptionReason)</w:t>
            </w:r>
          </w:p>
        </w:tc>
        <w:tc>
          <w:tcPr>
            <w:tcW w:w="377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A335276" w14:textId="77777777" w:rsidR="003F3EDE" w:rsidRPr="00FB0B06" w:rsidRDefault="003F3EDE" w:rsidP="0025185C">
            <w:pPr>
              <w:rPr>
                <w:rFonts w:ascii="Arial" w:eastAsia="Times New Roman" w:hAnsi="Arial" w:cs="Arial"/>
                <w:spacing w:val="-1"/>
                <w:sz w:val="20"/>
                <w:szCs w:val="20"/>
                <w:rPrChange w:id="8373"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374" w:author="Adelino Naquarta Sepalanga Domingos" w:date="2025-03-05T09:26:00Z" w16du:dateUtc="2025-03-05T08:26:00Z">
                  <w:rPr>
                    <w:rFonts w:ascii="Times New Roman" w:eastAsia="Times New Roman" w:hAnsi="Times New Roman"/>
                    <w:spacing w:val="-1"/>
                  </w:rPr>
                </w:rPrChange>
              </w:rPr>
              <w:t>O preenchimento é obrigatório, quando os campos 4.3.4.14.15.4. -Percentagem da taxa de imposto (TaxPercentage) ou 4.3.4.14.15.5. - Montante do imposto (TaxAmount) são iguais a “0” (zero).</w:t>
            </w:r>
          </w:p>
          <w:p w14:paraId="5DEF436B" w14:textId="77777777" w:rsidR="003F3EDE" w:rsidRPr="00FB0B06" w:rsidRDefault="003F3EDE" w:rsidP="0025185C">
            <w:pPr>
              <w:rPr>
                <w:rFonts w:ascii="Arial" w:eastAsia="Times New Roman" w:hAnsi="Arial" w:cs="Arial"/>
                <w:spacing w:val="-1"/>
                <w:sz w:val="20"/>
                <w:szCs w:val="20"/>
                <w:rPrChange w:id="8375"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376" w:author="Adelino Naquarta Sepalanga Domingos" w:date="2025-03-05T09:26:00Z" w16du:dateUtc="2025-03-05T08:26:00Z">
                  <w:rPr>
                    <w:rFonts w:ascii="Times New Roman" w:eastAsia="Times New Roman" w:hAnsi="Times New Roman"/>
                    <w:spacing w:val="-1"/>
                  </w:rPr>
                </w:rPrChange>
              </w:rPr>
              <w:t>Deve ser referido o preceito legal aplicável.</w:t>
            </w:r>
          </w:p>
          <w:p w14:paraId="3EFA55CF" w14:textId="77777777" w:rsidR="003F3EDE" w:rsidRPr="00FB0B06" w:rsidRDefault="003F3EDE" w:rsidP="0025185C">
            <w:pPr>
              <w:rPr>
                <w:rFonts w:ascii="Arial" w:eastAsia="Times New Roman" w:hAnsi="Arial" w:cs="Arial"/>
                <w:spacing w:val="-1"/>
                <w:sz w:val="20"/>
                <w:szCs w:val="20"/>
                <w:rPrChange w:id="8377"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378" w:author="Adelino Naquarta Sepalanga Domingos" w:date="2025-03-05T09:26:00Z" w16du:dateUtc="2025-03-05T08:26:00Z">
                  <w:rPr>
                    <w:rFonts w:ascii="Times New Roman" w:eastAsia="Times New Roman" w:hAnsi="Times New Roman"/>
                    <w:spacing w:val="-1"/>
                  </w:rPr>
                </w:rPrChange>
              </w:rPr>
              <w:t>Este campo deve ser igualmente preenchido nos casos de não sujeição aos impostos referidos na tabela 2.5 – Tabela de impostos (TaxTable).</w:t>
            </w:r>
          </w:p>
        </w:tc>
        <w:tc>
          <w:tcPr>
            <w:tcW w:w="141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4BABC4B" w14:textId="77777777" w:rsidR="003F3EDE" w:rsidRPr="00FB0B06" w:rsidRDefault="003F3EDE" w:rsidP="0025185C">
            <w:pPr>
              <w:jc w:val="center"/>
              <w:rPr>
                <w:rFonts w:ascii="Arial" w:eastAsia="Times New Roman" w:hAnsi="Arial" w:cs="Arial"/>
                <w:spacing w:val="-1"/>
                <w:sz w:val="20"/>
                <w:szCs w:val="20"/>
                <w:rPrChange w:id="8379" w:author="Adelino Naquarta Sepalanga Domingos" w:date="2025-03-05T09:26:00Z" w16du:dateUtc="2025-03-05T08:26:00Z">
                  <w:rPr>
                    <w:rFonts w:ascii="Times New Roman" w:eastAsia="Times New Roman" w:hAnsi="Times New Roman"/>
                    <w:spacing w:val="-1"/>
                  </w:rPr>
                </w:rPrChange>
              </w:rPr>
            </w:pPr>
          </w:p>
          <w:p w14:paraId="2AD657C6" w14:textId="77777777" w:rsidR="003F3EDE" w:rsidRPr="00FB0B06" w:rsidRDefault="003F3EDE" w:rsidP="0025185C">
            <w:pPr>
              <w:jc w:val="center"/>
              <w:rPr>
                <w:rFonts w:ascii="Arial" w:eastAsia="Times New Roman" w:hAnsi="Arial" w:cs="Arial"/>
                <w:spacing w:val="-1"/>
                <w:sz w:val="20"/>
                <w:szCs w:val="20"/>
                <w:rPrChange w:id="8380" w:author="Adelino Naquarta Sepalanga Domingos" w:date="2025-03-05T09:26:00Z" w16du:dateUtc="2025-03-05T08:26:00Z">
                  <w:rPr>
                    <w:rFonts w:ascii="Times New Roman" w:eastAsia="Times New Roman" w:hAnsi="Times New Roman"/>
                    <w:spacing w:val="-1"/>
                  </w:rPr>
                </w:rPrChange>
              </w:rPr>
            </w:pPr>
          </w:p>
          <w:p w14:paraId="7BF20830" w14:textId="77777777" w:rsidR="003F3EDE" w:rsidRPr="00FB0B06" w:rsidRDefault="003F3EDE" w:rsidP="0025185C">
            <w:pPr>
              <w:jc w:val="center"/>
              <w:rPr>
                <w:rFonts w:ascii="Arial" w:eastAsia="Times New Roman" w:hAnsi="Arial" w:cs="Arial"/>
                <w:spacing w:val="-1"/>
                <w:sz w:val="20"/>
                <w:szCs w:val="20"/>
                <w:rPrChange w:id="8381" w:author="Adelino Naquarta Sepalanga Domingos" w:date="2025-03-05T09:26:00Z" w16du:dateUtc="2025-03-05T08:26:00Z">
                  <w:rPr>
                    <w:rFonts w:ascii="Times New Roman" w:eastAsia="Times New Roman" w:hAnsi="Times New Roman"/>
                    <w:spacing w:val="-1"/>
                  </w:rPr>
                </w:rPrChange>
              </w:rPr>
            </w:pPr>
          </w:p>
          <w:p w14:paraId="0F3121A9" w14:textId="77777777" w:rsidR="003F3EDE" w:rsidRPr="00FB0B06" w:rsidRDefault="003F3EDE" w:rsidP="0025185C">
            <w:pPr>
              <w:jc w:val="center"/>
              <w:rPr>
                <w:rFonts w:ascii="Arial" w:eastAsia="Times New Roman" w:hAnsi="Arial" w:cs="Arial"/>
                <w:spacing w:val="-1"/>
                <w:sz w:val="20"/>
                <w:szCs w:val="20"/>
                <w:rPrChange w:id="8382" w:author="Adelino Naquarta Sepalanga Domingos" w:date="2025-03-05T09:26:00Z" w16du:dateUtc="2025-03-05T08:26:00Z">
                  <w:rPr>
                    <w:rFonts w:ascii="Times New Roman" w:eastAsia="Times New Roman" w:hAnsi="Times New Roman"/>
                    <w:spacing w:val="-1"/>
                  </w:rPr>
                </w:rPrChange>
              </w:rPr>
            </w:pPr>
          </w:p>
          <w:p w14:paraId="6AE50C8F" w14:textId="77777777" w:rsidR="003F3EDE" w:rsidRPr="00FB0B06" w:rsidRDefault="003F3EDE" w:rsidP="0025185C">
            <w:pPr>
              <w:jc w:val="center"/>
              <w:rPr>
                <w:rFonts w:ascii="Arial" w:eastAsia="Times New Roman" w:hAnsi="Arial" w:cs="Arial"/>
                <w:spacing w:val="-1"/>
                <w:sz w:val="20"/>
                <w:szCs w:val="20"/>
                <w:rPrChange w:id="8383" w:author="Adelino Naquarta Sepalanga Domingos" w:date="2025-03-05T09:26:00Z" w16du:dateUtc="2025-03-05T08:26:00Z">
                  <w:rPr>
                    <w:rFonts w:ascii="Times New Roman" w:eastAsia="Times New Roman" w:hAnsi="Times New Roman"/>
                    <w:spacing w:val="-1"/>
                  </w:rPr>
                </w:rPrChange>
              </w:rPr>
            </w:pPr>
          </w:p>
          <w:p w14:paraId="701FC4AE" w14:textId="77777777" w:rsidR="003F3EDE" w:rsidRPr="00FB0B06" w:rsidRDefault="003F3EDE" w:rsidP="0025185C">
            <w:pPr>
              <w:jc w:val="center"/>
              <w:rPr>
                <w:rFonts w:ascii="Arial" w:eastAsia="Times New Roman" w:hAnsi="Arial" w:cs="Arial"/>
                <w:spacing w:val="-1"/>
                <w:sz w:val="20"/>
                <w:szCs w:val="20"/>
                <w:rPrChange w:id="8384"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385" w:author="Adelino Naquarta Sepalanga Domingos" w:date="2025-03-05T09:26:00Z" w16du:dateUtc="2025-03-05T08:26:00Z">
                  <w:rPr>
                    <w:rFonts w:ascii="Times New Roman" w:eastAsia="Times New Roman" w:hAnsi="Times New Roman"/>
                    <w:spacing w:val="-1"/>
                  </w:rPr>
                </w:rPrChange>
              </w:rPr>
              <w:t>Texto 60</w:t>
            </w:r>
          </w:p>
        </w:tc>
      </w:tr>
      <w:tr w:rsidR="003F3EDE" w:rsidRPr="00FB0B06" w14:paraId="36F05C2E" w14:textId="77777777" w:rsidTr="0025185C">
        <w:trPr>
          <w:trHeight w:val="2168"/>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B139E4A" w14:textId="77777777" w:rsidR="003F3EDE" w:rsidRPr="00FB0B06" w:rsidRDefault="003F3EDE" w:rsidP="0025185C">
            <w:pPr>
              <w:jc w:val="center"/>
              <w:rPr>
                <w:rFonts w:ascii="Arial" w:eastAsia="Times New Roman" w:hAnsi="Arial" w:cs="Arial"/>
                <w:spacing w:val="-1"/>
                <w:sz w:val="20"/>
                <w:szCs w:val="20"/>
                <w:rPrChange w:id="8386" w:author="Adelino Naquarta Sepalanga Domingos" w:date="2025-03-05T09:26:00Z" w16du:dateUtc="2025-03-05T08:26:00Z">
                  <w:rPr>
                    <w:rFonts w:ascii="Times New Roman" w:eastAsia="Times New Roman" w:hAnsi="Times New Roman"/>
                    <w:spacing w:val="-1"/>
                  </w:rPr>
                </w:rPrChange>
              </w:rPr>
            </w:pPr>
          </w:p>
          <w:p w14:paraId="3AAC7B36" w14:textId="77777777" w:rsidR="003F3EDE" w:rsidRPr="00FB0B06" w:rsidRDefault="003F3EDE" w:rsidP="0025185C">
            <w:pPr>
              <w:jc w:val="center"/>
              <w:rPr>
                <w:rFonts w:ascii="Arial" w:eastAsia="Times New Roman" w:hAnsi="Arial" w:cs="Arial"/>
                <w:spacing w:val="-1"/>
                <w:sz w:val="20"/>
                <w:szCs w:val="20"/>
                <w:rPrChange w:id="8387" w:author="Adelino Naquarta Sepalanga Domingos" w:date="2025-03-05T09:26:00Z" w16du:dateUtc="2025-03-05T08:26:00Z">
                  <w:rPr>
                    <w:rFonts w:ascii="Times New Roman" w:eastAsia="Times New Roman" w:hAnsi="Times New Roman"/>
                    <w:spacing w:val="-1"/>
                  </w:rPr>
                </w:rPrChange>
              </w:rPr>
            </w:pPr>
          </w:p>
          <w:p w14:paraId="05FFAA0D" w14:textId="77777777" w:rsidR="003F3EDE" w:rsidRPr="00FB0B06" w:rsidRDefault="003F3EDE" w:rsidP="0025185C">
            <w:pPr>
              <w:jc w:val="center"/>
              <w:rPr>
                <w:rFonts w:ascii="Arial" w:eastAsia="Times New Roman" w:hAnsi="Arial" w:cs="Arial"/>
                <w:spacing w:val="-1"/>
                <w:sz w:val="20"/>
                <w:szCs w:val="20"/>
                <w:rPrChange w:id="8388" w:author="Adelino Naquarta Sepalanga Domingos" w:date="2025-03-05T09:26:00Z" w16du:dateUtc="2025-03-05T08:26:00Z">
                  <w:rPr>
                    <w:rFonts w:ascii="Times New Roman" w:eastAsia="Times New Roman" w:hAnsi="Times New Roman"/>
                    <w:spacing w:val="-1"/>
                  </w:rPr>
                </w:rPrChange>
              </w:rPr>
            </w:pPr>
          </w:p>
          <w:p w14:paraId="3C2B699F" w14:textId="77777777" w:rsidR="003F3EDE" w:rsidRPr="00FB0B06" w:rsidRDefault="003F3EDE" w:rsidP="0025185C">
            <w:pPr>
              <w:jc w:val="center"/>
              <w:rPr>
                <w:rFonts w:ascii="Arial" w:eastAsia="Times New Roman" w:hAnsi="Arial" w:cs="Arial"/>
                <w:spacing w:val="-1"/>
                <w:sz w:val="20"/>
                <w:szCs w:val="20"/>
                <w:rPrChange w:id="8389" w:author="Adelino Naquarta Sepalanga Domingos" w:date="2025-03-05T09:26:00Z" w16du:dateUtc="2025-03-05T08:26:00Z">
                  <w:rPr>
                    <w:rFonts w:ascii="Times New Roman" w:eastAsia="Times New Roman" w:hAnsi="Times New Roman"/>
                    <w:spacing w:val="-1"/>
                  </w:rPr>
                </w:rPrChange>
              </w:rPr>
            </w:pPr>
          </w:p>
          <w:p w14:paraId="687FDBBD" w14:textId="77777777" w:rsidR="003F3EDE" w:rsidRPr="00FB0B06" w:rsidRDefault="003F3EDE" w:rsidP="0025185C">
            <w:pPr>
              <w:jc w:val="center"/>
              <w:rPr>
                <w:rFonts w:ascii="Arial" w:eastAsia="Times New Roman" w:hAnsi="Arial" w:cs="Arial"/>
                <w:spacing w:val="-1"/>
                <w:sz w:val="20"/>
                <w:szCs w:val="20"/>
                <w:rPrChange w:id="8390"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391" w:author="Adelino Naquarta Sepalanga Domingos" w:date="2025-03-05T09:26:00Z" w16du:dateUtc="2025-03-05T08:26:00Z">
                  <w:rPr>
                    <w:rFonts w:ascii="Times New Roman" w:eastAsia="Times New Roman" w:hAnsi="Times New Roman"/>
                    <w:spacing w:val="-1"/>
                  </w:rPr>
                </w:rPrChange>
              </w:rPr>
              <w:t>4.3.4.14.17.</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C1DDFD8" w14:textId="77777777" w:rsidR="003F3EDE" w:rsidRPr="00FB0B06" w:rsidRDefault="003F3EDE" w:rsidP="0025185C">
            <w:pPr>
              <w:jc w:val="center"/>
              <w:rPr>
                <w:rFonts w:ascii="Arial" w:eastAsia="Times New Roman" w:hAnsi="Arial" w:cs="Arial"/>
                <w:spacing w:val="-1"/>
                <w:sz w:val="20"/>
                <w:szCs w:val="20"/>
                <w:rPrChange w:id="8392" w:author="Adelino Naquarta Sepalanga Domingos" w:date="2025-03-05T09:26:00Z" w16du:dateUtc="2025-03-05T08:26:00Z">
                  <w:rPr>
                    <w:rFonts w:ascii="Times New Roman" w:eastAsia="Times New Roman" w:hAnsi="Times New Roman"/>
                    <w:spacing w:val="-1"/>
                  </w:rPr>
                </w:rPrChange>
              </w:rPr>
            </w:pPr>
          </w:p>
          <w:p w14:paraId="71211072" w14:textId="77777777" w:rsidR="003F3EDE" w:rsidRPr="00FB0B06" w:rsidRDefault="003F3EDE" w:rsidP="0025185C">
            <w:pPr>
              <w:jc w:val="center"/>
              <w:rPr>
                <w:rFonts w:ascii="Arial" w:eastAsia="Times New Roman" w:hAnsi="Arial" w:cs="Arial"/>
                <w:spacing w:val="-1"/>
                <w:sz w:val="20"/>
                <w:szCs w:val="20"/>
                <w:rPrChange w:id="8393" w:author="Adelino Naquarta Sepalanga Domingos" w:date="2025-03-05T09:26:00Z" w16du:dateUtc="2025-03-05T08:26:00Z">
                  <w:rPr>
                    <w:rFonts w:ascii="Times New Roman" w:eastAsia="Times New Roman" w:hAnsi="Times New Roman"/>
                    <w:spacing w:val="-1"/>
                  </w:rPr>
                </w:rPrChange>
              </w:rPr>
            </w:pPr>
          </w:p>
          <w:p w14:paraId="1C80E159" w14:textId="77777777" w:rsidR="003F3EDE" w:rsidRPr="00FB0B06" w:rsidRDefault="003F3EDE" w:rsidP="0025185C">
            <w:pPr>
              <w:jc w:val="center"/>
              <w:rPr>
                <w:rFonts w:ascii="Arial" w:eastAsia="Times New Roman" w:hAnsi="Arial" w:cs="Arial"/>
                <w:spacing w:val="-1"/>
                <w:sz w:val="20"/>
                <w:szCs w:val="20"/>
                <w:rPrChange w:id="8394" w:author="Adelino Naquarta Sepalanga Domingos" w:date="2025-03-05T09:26:00Z" w16du:dateUtc="2025-03-05T08:26:00Z">
                  <w:rPr>
                    <w:rFonts w:ascii="Times New Roman" w:eastAsia="Times New Roman" w:hAnsi="Times New Roman"/>
                    <w:spacing w:val="-1"/>
                  </w:rPr>
                </w:rPrChange>
              </w:rPr>
            </w:pPr>
          </w:p>
          <w:p w14:paraId="1751D798" w14:textId="77777777" w:rsidR="003F3EDE" w:rsidRPr="00FB0B06" w:rsidRDefault="003F3EDE" w:rsidP="0025185C">
            <w:pPr>
              <w:jc w:val="center"/>
              <w:rPr>
                <w:rFonts w:ascii="Arial" w:eastAsia="Times New Roman" w:hAnsi="Arial" w:cs="Arial"/>
                <w:spacing w:val="-1"/>
                <w:sz w:val="20"/>
                <w:szCs w:val="20"/>
                <w:rPrChange w:id="8395" w:author="Adelino Naquarta Sepalanga Domingos" w:date="2025-03-05T09:26:00Z" w16du:dateUtc="2025-03-05T08:26:00Z">
                  <w:rPr>
                    <w:rFonts w:ascii="Times New Roman" w:eastAsia="Times New Roman" w:hAnsi="Times New Roman"/>
                    <w:spacing w:val="-1"/>
                  </w:rPr>
                </w:rPrChange>
              </w:rPr>
            </w:pPr>
          </w:p>
          <w:p w14:paraId="39C8A7E7" w14:textId="77777777" w:rsidR="003F3EDE" w:rsidRPr="00FB0B06" w:rsidRDefault="003F3EDE" w:rsidP="0025185C">
            <w:pPr>
              <w:jc w:val="center"/>
              <w:rPr>
                <w:rFonts w:ascii="Arial" w:eastAsia="Times New Roman" w:hAnsi="Arial" w:cs="Arial"/>
                <w:spacing w:val="-1"/>
                <w:sz w:val="20"/>
                <w:szCs w:val="20"/>
                <w:rPrChange w:id="8396"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397" w:author="Adelino Naquarta Sepalanga Domingos" w:date="2025-03-05T09:26:00Z" w16du:dateUtc="2025-03-05T08:26: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1DE1FE8" w14:textId="77777777" w:rsidR="003F3EDE" w:rsidRPr="00FB0B06" w:rsidRDefault="003F3EDE" w:rsidP="0025185C">
            <w:pPr>
              <w:rPr>
                <w:rFonts w:ascii="Arial" w:eastAsia="Times New Roman" w:hAnsi="Arial" w:cs="Arial"/>
                <w:spacing w:val="-1"/>
                <w:sz w:val="20"/>
                <w:szCs w:val="20"/>
                <w:rPrChange w:id="8398" w:author="Adelino Naquarta Sepalanga Domingos" w:date="2025-03-05T09:26:00Z" w16du:dateUtc="2025-03-05T08:26:00Z">
                  <w:rPr>
                    <w:rFonts w:ascii="Times New Roman" w:eastAsia="Times New Roman" w:hAnsi="Times New Roman"/>
                    <w:spacing w:val="-1"/>
                  </w:rPr>
                </w:rPrChange>
              </w:rPr>
            </w:pPr>
          </w:p>
          <w:p w14:paraId="217B0311" w14:textId="77777777" w:rsidR="003F3EDE" w:rsidRPr="00FB0B06" w:rsidRDefault="003F3EDE" w:rsidP="0025185C">
            <w:pPr>
              <w:rPr>
                <w:rFonts w:ascii="Arial" w:eastAsia="Times New Roman" w:hAnsi="Arial" w:cs="Arial"/>
                <w:spacing w:val="-1"/>
                <w:sz w:val="20"/>
                <w:szCs w:val="20"/>
                <w:rPrChange w:id="8399" w:author="Adelino Naquarta Sepalanga Domingos" w:date="2025-03-05T09:26:00Z" w16du:dateUtc="2025-03-05T08:26:00Z">
                  <w:rPr>
                    <w:rFonts w:ascii="Times New Roman" w:eastAsia="Times New Roman" w:hAnsi="Times New Roman"/>
                    <w:spacing w:val="-1"/>
                  </w:rPr>
                </w:rPrChange>
              </w:rPr>
            </w:pPr>
          </w:p>
          <w:p w14:paraId="0731595A" w14:textId="77777777" w:rsidR="003F3EDE" w:rsidRPr="00FB0B06" w:rsidRDefault="003F3EDE" w:rsidP="0025185C">
            <w:pPr>
              <w:rPr>
                <w:rFonts w:ascii="Arial" w:eastAsia="Times New Roman" w:hAnsi="Arial" w:cs="Arial"/>
                <w:spacing w:val="-1"/>
                <w:sz w:val="20"/>
                <w:szCs w:val="20"/>
                <w:rPrChange w:id="8400" w:author="Adelino Naquarta Sepalanga Domingos" w:date="2025-03-05T09:26:00Z" w16du:dateUtc="2025-03-05T08:26:00Z">
                  <w:rPr>
                    <w:rFonts w:ascii="Times New Roman" w:eastAsia="Times New Roman" w:hAnsi="Times New Roman"/>
                    <w:spacing w:val="-1"/>
                  </w:rPr>
                </w:rPrChange>
              </w:rPr>
            </w:pPr>
          </w:p>
          <w:p w14:paraId="0B3D91B0" w14:textId="77777777" w:rsidR="003F3EDE" w:rsidRPr="00FB0B06" w:rsidRDefault="003F3EDE" w:rsidP="0025185C">
            <w:pPr>
              <w:rPr>
                <w:rFonts w:ascii="Arial" w:eastAsia="Times New Roman" w:hAnsi="Arial" w:cs="Arial"/>
                <w:spacing w:val="-1"/>
                <w:sz w:val="20"/>
                <w:szCs w:val="20"/>
                <w:rPrChange w:id="8401" w:author="Adelino Naquarta Sepalanga Domingos" w:date="2025-03-05T09:26:00Z" w16du:dateUtc="2025-03-05T08:26:00Z">
                  <w:rPr>
                    <w:rFonts w:ascii="Times New Roman" w:eastAsia="Times New Roman" w:hAnsi="Times New Roman"/>
                    <w:spacing w:val="-1"/>
                  </w:rPr>
                </w:rPrChange>
              </w:rPr>
            </w:pPr>
          </w:p>
          <w:p w14:paraId="540AC50F" w14:textId="77777777" w:rsidR="003F3EDE" w:rsidRPr="00FB0B06" w:rsidRDefault="003F3EDE" w:rsidP="0025185C">
            <w:pPr>
              <w:rPr>
                <w:rFonts w:ascii="Arial" w:eastAsia="Times New Roman" w:hAnsi="Arial" w:cs="Arial"/>
                <w:spacing w:val="-1"/>
                <w:sz w:val="20"/>
                <w:szCs w:val="20"/>
                <w:rPrChange w:id="8402"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403" w:author="Adelino Naquarta Sepalanga Domingos" w:date="2025-03-05T09:26:00Z" w16du:dateUtc="2025-03-05T08:26:00Z">
                  <w:rPr>
                    <w:rFonts w:ascii="Times New Roman" w:eastAsia="Times New Roman" w:hAnsi="Times New Roman"/>
                    <w:spacing w:val="-1"/>
                  </w:rPr>
                </w:rPrChange>
              </w:rPr>
              <w:t>Código do motivo de isenção de imposto (TaxExemptionCode)</w:t>
            </w:r>
          </w:p>
        </w:tc>
        <w:tc>
          <w:tcPr>
            <w:tcW w:w="377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C36AC29" w14:textId="77777777" w:rsidR="003F3EDE" w:rsidRPr="00FB0B06" w:rsidRDefault="003F3EDE" w:rsidP="0025185C">
            <w:pPr>
              <w:rPr>
                <w:rFonts w:ascii="Arial" w:eastAsia="Times New Roman" w:hAnsi="Arial" w:cs="Arial"/>
                <w:spacing w:val="-1"/>
                <w:sz w:val="20"/>
                <w:szCs w:val="20"/>
                <w:rPrChange w:id="8404"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405" w:author="Adelino Naquarta Sepalanga Domingos" w:date="2025-03-05T09:26:00Z" w16du:dateUtc="2025-03-05T08:26:00Z">
                  <w:rPr>
                    <w:rFonts w:ascii="Times New Roman" w:eastAsia="Times New Roman" w:hAnsi="Times New Roman"/>
                    <w:spacing w:val="-1"/>
                  </w:rPr>
                </w:rPrChange>
              </w:rPr>
              <w:t>Deve ser preenchido com o código do motivo de isenção.</w:t>
            </w:r>
          </w:p>
          <w:p w14:paraId="18778753" w14:textId="77777777" w:rsidR="003F3EDE" w:rsidRPr="00FB0B06" w:rsidRDefault="003F3EDE" w:rsidP="0025185C">
            <w:pPr>
              <w:rPr>
                <w:rFonts w:ascii="Arial" w:eastAsia="Times New Roman" w:hAnsi="Arial" w:cs="Arial"/>
                <w:spacing w:val="-1"/>
                <w:sz w:val="20"/>
                <w:szCs w:val="20"/>
                <w:rPrChange w:id="8406"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407" w:author="Adelino Naquarta Sepalanga Domingos" w:date="2025-03-05T09:26:00Z" w16du:dateUtc="2025-03-05T08:26:00Z">
                  <w:rPr>
                    <w:rFonts w:ascii="Times New Roman" w:eastAsia="Times New Roman" w:hAnsi="Times New Roman"/>
                    <w:spacing w:val="-1"/>
                  </w:rPr>
                </w:rPrChange>
              </w:rPr>
              <w:t>O preenchimento é obrigatório, quando os campos 4.3.4.14.15.4. - Percentagem da taxa de imposto (TaxPercentage) ou 4.3.4.14.15.5. - Montante do imposto (TaxAmount) são iguais a zero.</w:t>
            </w:r>
          </w:p>
          <w:p w14:paraId="3C8F3A3E" w14:textId="77777777" w:rsidR="003F3EDE" w:rsidRPr="00FB0B06" w:rsidRDefault="003F3EDE" w:rsidP="0025185C">
            <w:pPr>
              <w:rPr>
                <w:rFonts w:ascii="Arial" w:eastAsia="Times New Roman" w:hAnsi="Arial" w:cs="Arial"/>
                <w:spacing w:val="-1"/>
                <w:sz w:val="20"/>
                <w:szCs w:val="20"/>
                <w:rPrChange w:id="8408"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409" w:author="Adelino Naquarta Sepalanga Domingos" w:date="2025-03-05T09:26:00Z" w16du:dateUtc="2025-03-05T08:26:00Z">
                  <w:rPr>
                    <w:rFonts w:ascii="Times New Roman" w:eastAsia="Times New Roman" w:hAnsi="Times New Roman"/>
                    <w:spacing w:val="-1"/>
                  </w:rPr>
                </w:rPrChange>
              </w:rPr>
              <w:t>Este campo deve ser igualmente preenchido nos casos de não sujeição aos impostos referidos na tabela 2.5. – Tabela de impostos (TaxTable).</w:t>
            </w:r>
          </w:p>
        </w:tc>
        <w:tc>
          <w:tcPr>
            <w:tcW w:w="1417"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DBA341D" w14:textId="77777777" w:rsidR="003F3EDE" w:rsidRPr="00FB0B06" w:rsidRDefault="003F3EDE" w:rsidP="0025185C">
            <w:pPr>
              <w:jc w:val="center"/>
              <w:rPr>
                <w:rFonts w:ascii="Arial" w:eastAsia="Times New Roman" w:hAnsi="Arial" w:cs="Arial"/>
                <w:spacing w:val="-1"/>
                <w:sz w:val="20"/>
                <w:szCs w:val="20"/>
                <w:rPrChange w:id="8410" w:author="Adelino Naquarta Sepalanga Domingos" w:date="2025-03-05T09:26:00Z" w16du:dateUtc="2025-03-05T08:26:00Z">
                  <w:rPr>
                    <w:rFonts w:ascii="Times New Roman" w:eastAsia="Times New Roman" w:hAnsi="Times New Roman"/>
                    <w:spacing w:val="-1"/>
                  </w:rPr>
                </w:rPrChange>
              </w:rPr>
            </w:pPr>
          </w:p>
          <w:p w14:paraId="4B6E2356" w14:textId="77777777" w:rsidR="003F3EDE" w:rsidRPr="00FB0B06" w:rsidRDefault="003F3EDE" w:rsidP="0025185C">
            <w:pPr>
              <w:jc w:val="center"/>
              <w:rPr>
                <w:rFonts w:ascii="Arial" w:eastAsia="Times New Roman" w:hAnsi="Arial" w:cs="Arial"/>
                <w:spacing w:val="-1"/>
                <w:sz w:val="20"/>
                <w:szCs w:val="20"/>
                <w:rPrChange w:id="8411" w:author="Adelino Naquarta Sepalanga Domingos" w:date="2025-03-05T09:26:00Z" w16du:dateUtc="2025-03-05T08:26:00Z">
                  <w:rPr>
                    <w:rFonts w:ascii="Times New Roman" w:eastAsia="Times New Roman" w:hAnsi="Times New Roman"/>
                    <w:spacing w:val="-1"/>
                  </w:rPr>
                </w:rPrChange>
              </w:rPr>
            </w:pPr>
          </w:p>
          <w:p w14:paraId="5B4E7C2C" w14:textId="77777777" w:rsidR="003F3EDE" w:rsidRPr="00FB0B06" w:rsidRDefault="003F3EDE" w:rsidP="0025185C">
            <w:pPr>
              <w:jc w:val="center"/>
              <w:rPr>
                <w:rFonts w:ascii="Arial" w:eastAsia="Times New Roman" w:hAnsi="Arial" w:cs="Arial"/>
                <w:spacing w:val="-1"/>
                <w:sz w:val="20"/>
                <w:szCs w:val="20"/>
                <w:rPrChange w:id="8412" w:author="Adelino Naquarta Sepalanga Domingos" w:date="2025-03-05T09:26:00Z" w16du:dateUtc="2025-03-05T08:26:00Z">
                  <w:rPr>
                    <w:rFonts w:ascii="Times New Roman" w:eastAsia="Times New Roman" w:hAnsi="Times New Roman"/>
                    <w:spacing w:val="-1"/>
                  </w:rPr>
                </w:rPrChange>
              </w:rPr>
            </w:pPr>
          </w:p>
          <w:p w14:paraId="6CFE8D55" w14:textId="77777777" w:rsidR="003F3EDE" w:rsidRPr="00FB0B06" w:rsidRDefault="003F3EDE" w:rsidP="0025185C">
            <w:pPr>
              <w:jc w:val="center"/>
              <w:rPr>
                <w:rFonts w:ascii="Arial" w:eastAsia="Times New Roman" w:hAnsi="Arial" w:cs="Arial"/>
                <w:spacing w:val="-1"/>
                <w:sz w:val="20"/>
                <w:szCs w:val="20"/>
                <w:rPrChange w:id="8413" w:author="Adelino Naquarta Sepalanga Domingos" w:date="2025-03-05T09:26:00Z" w16du:dateUtc="2025-03-05T08:26:00Z">
                  <w:rPr>
                    <w:rFonts w:ascii="Times New Roman" w:eastAsia="Times New Roman" w:hAnsi="Times New Roman"/>
                    <w:spacing w:val="-1"/>
                  </w:rPr>
                </w:rPrChange>
              </w:rPr>
            </w:pPr>
          </w:p>
          <w:p w14:paraId="7C80DE8D" w14:textId="77777777" w:rsidR="003F3EDE" w:rsidRPr="00FB0B06" w:rsidRDefault="003F3EDE" w:rsidP="0025185C">
            <w:pPr>
              <w:jc w:val="center"/>
              <w:rPr>
                <w:rFonts w:ascii="Arial" w:eastAsia="Times New Roman" w:hAnsi="Arial" w:cs="Arial"/>
                <w:spacing w:val="-1"/>
                <w:sz w:val="20"/>
                <w:szCs w:val="20"/>
                <w:rPrChange w:id="8414" w:author="Adelino Naquarta Sepalanga Domingos" w:date="2025-03-05T09:26:00Z" w16du:dateUtc="2025-03-05T08:26:00Z">
                  <w:rPr>
                    <w:rFonts w:ascii="Times New Roman" w:eastAsia="Times New Roman" w:hAnsi="Times New Roman"/>
                    <w:spacing w:val="-1"/>
                  </w:rPr>
                </w:rPrChange>
              </w:rPr>
            </w:pPr>
          </w:p>
          <w:p w14:paraId="76E6BDFB" w14:textId="77777777" w:rsidR="003F3EDE" w:rsidRPr="00FB0B06" w:rsidRDefault="003F3EDE" w:rsidP="0025185C">
            <w:pPr>
              <w:jc w:val="center"/>
              <w:rPr>
                <w:rFonts w:ascii="Arial" w:eastAsia="Times New Roman" w:hAnsi="Arial" w:cs="Arial"/>
                <w:spacing w:val="-1"/>
                <w:sz w:val="20"/>
                <w:szCs w:val="20"/>
                <w:rPrChange w:id="8415" w:author="Adelino Naquarta Sepalanga Domingos" w:date="2025-03-05T09:26:00Z" w16du:dateUtc="2025-03-05T08:26:00Z">
                  <w:rPr>
                    <w:rFonts w:ascii="Times New Roman" w:eastAsia="Times New Roman" w:hAnsi="Times New Roman"/>
                    <w:spacing w:val="-1"/>
                  </w:rPr>
                </w:rPrChange>
              </w:rPr>
            </w:pPr>
          </w:p>
          <w:p w14:paraId="0D1342A5" w14:textId="77777777" w:rsidR="003F3EDE" w:rsidRPr="00FB0B06" w:rsidRDefault="003F3EDE" w:rsidP="0025185C">
            <w:pPr>
              <w:jc w:val="center"/>
              <w:rPr>
                <w:rFonts w:ascii="Arial" w:eastAsia="Times New Roman" w:hAnsi="Arial" w:cs="Arial"/>
                <w:spacing w:val="-1"/>
                <w:sz w:val="20"/>
                <w:szCs w:val="20"/>
                <w:rPrChange w:id="8416"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417" w:author="Adelino Naquarta Sepalanga Domingos" w:date="2025-03-05T09:26:00Z" w16du:dateUtc="2025-03-05T08:26:00Z">
                  <w:rPr>
                    <w:rFonts w:ascii="Times New Roman" w:eastAsia="Times New Roman" w:hAnsi="Times New Roman"/>
                    <w:spacing w:val="-1"/>
                  </w:rPr>
                </w:rPrChange>
              </w:rPr>
              <w:t>Texto 3</w:t>
            </w:r>
          </w:p>
        </w:tc>
      </w:tr>
      <w:tr w:rsidR="003F3EDE" w:rsidRPr="00FB0B06" w14:paraId="3DC27A87" w14:textId="77777777" w:rsidTr="0025185C">
        <w:trPr>
          <w:trHeight w:val="698"/>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E0D18F1" w14:textId="77777777" w:rsidR="003F3EDE" w:rsidRPr="00FB0B06" w:rsidRDefault="003F3EDE" w:rsidP="0025185C">
            <w:pPr>
              <w:jc w:val="center"/>
              <w:rPr>
                <w:rFonts w:ascii="Arial" w:eastAsia="Times New Roman" w:hAnsi="Arial" w:cs="Arial"/>
                <w:spacing w:val="-1"/>
                <w:sz w:val="20"/>
                <w:szCs w:val="20"/>
                <w:rPrChange w:id="8418"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419" w:author="Adelino Naquarta Sepalanga Domingos" w:date="2025-03-05T09:26:00Z" w16du:dateUtc="2025-03-05T08:26:00Z">
                  <w:rPr>
                    <w:rFonts w:ascii="Times New Roman" w:eastAsia="Times New Roman" w:hAnsi="Times New Roman"/>
                    <w:spacing w:val="-1"/>
                  </w:rPr>
                </w:rPrChange>
              </w:rPr>
              <w:t>4.3.4.14.18.</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782B34A" w14:textId="77777777" w:rsidR="003F3EDE" w:rsidRPr="00FB0B06" w:rsidRDefault="003F3EDE" w:rsidP="0025185C">
            <w:pPr>
              <w:jc w:val="center"/>
              <w:rPr>
                <w:rFonts w:ascii="Arial" w:eastAsia="Times New Roman" w:hAnsi="Arial" w:cs="Arial"/>
                <w:spacing w:val="-1"/>
                <w:sz w:val="20"/>
                <w:szCs w:val="20"/>
                <w:rPrChange w:id="8420" w:author="Adelino Naquarta Sepalanga Domingos" w:date="2025-03-05T09:26:00Z" w16du:dateUtc="2025-03-05T08:26: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C24DA47" w14:textId="77777777" w:rsidR="003F3EDE" w:rsidRPr="00FB0B06" w:rsidRDefault="003F3EDE" w:rsidP="0025185C">
            <w:pPr>
              <w:rPr>
                <w:rFonts w:ascii="Arial" w:eastAsia="Times New Roman" w:hAnsi="Arial" w:cs="Arial"/>
                <w:spacing w:val="-1"/>
                <w:sz w:val="20"/>
                <w:szCs w:val="20"/>
                <w:rPrChange w:id="8421"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422" w:author="Adelino Naquarta Sepalanga Domingos" w:date="2025-03-05T09:26:00Z" w16du:dateUtc="2025-03-05T08:26:00Z">
                  <w:rPr>
                    <w:rFonts w:ascii="Times New Roman" w:eastAsia="Times New Roman" w:hAnsi="Times New Roman"/>
                    <w:spacing w:val="-1"/>
                  </w:rPr>
                </w:rPrChange>
              </w:rPr>
              <w:t>Montante do desconto da linha (SettlementAmount)</w:t>
            </w:r>
          </w:p>
        </w:tc>
        <w:tc>
          <w:tcPr>
            <w:tcW w:w="377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CD698B3" w14:textId="77777777" w:rsidR="003F3EDE" w:rsidRPr="00FB0B06" w:rsidRDefault="003F3EDE" w:rsidP="0025185C">
            <w:pPr>
              <w:rPr>
                <w:rFonts w:ascii="Arial" w:eastAsia="Times New Roman" w:hAnsi="Arial" w:cs="Arial"/>
                <w:spacing w:val="-1"/>
                <w:sz w:val="20"/>
                <w:szCs w:val="20"/>
                <w:rPrChange w:id="8423" w:author="Adelino Naquarta Sepalanga Domingos" w:date="2025-03-05T09:26:00Z" w16du:dateUtc="2025-03-05T08:26:00Z">
                  <w:rPr>
                    <w:rFonts w:ascii="Times New Roman" w:eastAsia="Times New Roman" w:hAnsi="Times New Roman"/>
                    <w:spacing w:val="-1"/>
                  </w:rPr>
                </w:rPrChange>
              </w:rPr>
            </w:pPr>
          </w:p>
        </w:tc>
        <w:tc>
          <w:tcPr>
            <w:tcW w:w="141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FAD1319" w14:textId="77777777" w:rsidR="003F3EDE" w:rsidRPr="00FB0B06" w:rsidRDefault="003F3EDE" w:rsidP="0025185C">
            <w:pPr>
              <w:jc w:val="center"/>
              <w:rPr>
                <w:rFonts w:ascii="Arial" w:eastAsia="Times New Roman" w:hAnsi="Arial" w:cs="Arial"/>
                <w:spacing w:val="-1"/>
                <w:sz w:val="20"/>
                <w:szCs w:val="20"/>
                <w:rPrChange w:id="8424"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425" w:author="Adelino Naquarta Sepalanga Domingos" w:date="2025-03-05T09:26:00Z" w16du:dateUtc="2025-03-05T08:26:00Z">
                  <w:rPr>
                    <w:rFonts w:ascii="Times New Roman" w:eastAsia="Times New Roman" w:hAnsi="Times New Roman"/>
                    <w:spacing w:val="-1"/>
                  </w:rPr>
                </w:rPrChange>
              </w:rPr>
              <w:t>Monetário</w:t>
            </w:r>
          </w:p>
        </w:tc>
      </w:tr>
      <w:tr w:rsidR="003F3EDE" w:rsidRPr="00FB0B06" w14:paraId="23873B2C" w14:textId="77777777" w:rsidTr="0025185C">
        <w:trPr>
          <w:trHeight w:val="485"/>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8E35BB7" w14:textId="77777777" w:rsidR="003F3EDE" w:rsidRPr="00FB0B06" w:rsidRDefault="003F3EDE" w:rsidP="0025185C">
            <w:pPr>
              <w:jc w:val="center"/>
              <w:rPr>
                <w:rFonts w:ascii="Arial" w:eastAsia="Times New Roman" w:hAnsi="Arial" w:cs="Arial"/>
                <w:spacing w:val="-1"/>
                <w:sz w:val="20"/>
                <w:szCs w:val="20"/>
                <w:rPrChange w:id="8426"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427" w:author="Adelino Naquarta Sepalanga Domingos" w:date="2025-03-05T09:26:00Z" w16du:dateUtc="2025-03-05T08:26:00Z">
                  <w:rPr>
                    <w:rFonts w:ascii="Times New Roman" w:eastAsia="Times New Roman" w:hAnsi="Times New Roman"/>
                    <w:spacing w:val="-1"/>
                  </w:rPr>
                </w:rPrChange>
              </w:rPr>
              <w:t>4.3.4.14.19.</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542710A" w14:textId="77777777" w:rsidR="003F3EDE" w:rsidRPr="00FB0B06" w:rsidRDefault="003F3EDE" w:rsidP="0025185C">
            <w:pPr>
              <w:jc w:val="center"/>
              <w:rPr>
                <w:rFonts w:ascii="Arial" w:eastAsia="Times New Roman" w:hAnsi="Arial" w:cs="Arial"/>
                <w:spacing w:val="-1"/>
                <w:sz w:val="20"/>
                <w:szCs w:val="20"/>
                <w:rPrChange w:id="8428" w:author="Adelino Naquarta Sepalanga Domingos" w:date="2025-03-05T09:26:00Z" w16du:dateUtc="2025-03-05T08:26: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0F78C9D" w14:textId="77777777" w:rsidR="003F3EDE" w:rsidRPr="00FB0B06" w:rsidRDefault="003F3EDE" w:rsidP="0025185C">
            <w:pPr>
              <w:rPr>
                <w:rFonts w:ascii="Arial" w:eastAsia="Times New Roman" w:hAnsi="Arial" w:cs="Arial"/>
                <w:spacing w:val="-1"/>
                <w:sz w:val="20"/>
                <w:szCs w:val="20"/>
                <w:rPrChange w:id="8429"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430" w:author="Adelino Naquarta Sepalanga Domingos" w:date="2025-03-05T09:26:00Z" w16du:dateUtc="2025-03-05T08:26:00Z">
                  <w:rPr>
                    <w:rFonts w:ascii="Times New Roman" w:eastAsia="Times New Roman" w:hAnsi="Times New Roman"/>
                    <w:spacing w:val="-1"/>
                  </w:rPr>
                </w:rPrChange>
              </w:rPr>
              <w:t>Informação aduaneira (CustomsInformation)</w:t>
            </w:r>
          </w:p>
        </w:tc>
        <w:tc>
          <w:tcPr>
            <w:tcW w:w="377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3DA1FCE" w14:textId="77777777" w:rsidR="003F3EDE" w:rsidRPr="00FB0B06" w:rsidRDefault="003F3EDE" w:rsidP="0025185C">
            <w:pPr>
              <w:rPr>
                <w:rFonts w:ascii="Arial" w:eastAsia="Times New Roman" w:hAnsi="Arial" w:cs="Arial"/>
                <w:spacing w:val="-1"/>
                <w:sz w:val="20"/>
                <w:szCs w:val="20"/>
                <w:rPrChange w:id="8431" w:author="Adelino Naquarta Sepalanga Domingos" w:date="2025-03-05T09:26:00Z" w16du:dateUtc="2025-03-05T08:26:00Z">
                  <w:rPr>
                    <w:rFonts w:ascii="Times New Roman" w:eastAsia="Times New Roman" w:hAnsi="Times New Roman"/>
                    <w:spacing w:val="-1"/>
                  </w:rPr>
                </w:rPrChange>
              </w:rPr>
            </w:pPr>
          </w:p>
        </w:tc>
        <w:tc>
          <w:tcPr>
            <w:tcW w:w="1417"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202E139" w14:textId="77777777" w:rsidR="003F3EDE" w:rsidRPr="00FB0B06" w:rsidRDefault="003F3EDE" w:rsidP="0025185C">
            <w:pPr>
              <w:jc w:val="center"/>
              <w:rPr>
                <w:rFonts w:ascii="Arial" w:eastAsia="Times New Roman" w:hAnsi="Arial" w:cs="Arial"/>
                <w:spacing w:val="-1"/>
                <w:sz w:val="20"/>
                <w:szCs w:val="20"/>
                <w:rPrChange w:id="8432"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433" w:author="Adelino Naquarta Sepalanga Domingos" w:date="2025-03-05T09:26:00Z" w16du:dateUtc="2025-03-05T08:26:00Z">
                  <w:rPr>
                    <w:rFonts w:ascii="Times New Roman" w:eastAsia="Times New Roman" w:hAnsi="Times New Roman"/>
                    <w:spacing w:val="-1"/>
                  </w:rPr>
                </w:rPrChange>
              </w:rPr>
              <w:t>Não Aplicável</w:t>
            </w:r>
          </w:p>
        </w:tc>
      </w:tr>
      <w:tr w:rsidR="003F3EDE" w:rsidRPr="00FB0B06" w14:paraId="741BFC53" w14:textId="77777777" w:rsidTr="0025185C">
        <w:trPr>
          <w:trHeight w:val="1047"/>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5F5DD4E" w14:textId="77777777" w:rsidR="003F3EDE" w:rsidRPr="00FB0B06" w:rsidRDefault="003F3EDE" w:rsidP="0025185C">
            <w:pPr>
              <w:jc w:val="center"/>
              <w:rPr>
                <w:rFonts w:ascii="Arial" w:eastAsia="Times New Roman" w:hAnsi="Arial" w:cs="Arial"/>
                <w:spacing w:val="-1"/>
                <w:sz w:val="20"/>
                <w:szCs w:val="20"/>
                <w:rPrChange w:id="8434" w:author="Adelino Naquarta Sepalanga Domingos" w:date="2025-03-05T09:26:00Z" w16du:dateUtc="2025-03-05T08:26:00Z">
                  <w:rPr>
                    <w:rFonts w:ascii="Times New Roman" w:eastAsia="Times New Roman" w:hAnsi="Times New Roman"/>
                    <w:spacing w:val="-1"/>
                  </w:rPr>
                </w:rPrChange>
              </w:rPr>
            </w:pPr>
          </w:p>
          <w:p w14:paraId="1437B668" w14:textId="77777777" w:rsidR="003F3EDE" w:rsidRPr="00FB0B06" w:rsidRDefault="003F3EDE" w:rsidP="0025185C">
            <w:pPr>
              <w:jc w:val="center"/>
              <w:rPr>
                <w:rFonts w:ascii="Arial" w:eastAsia="Times New Roman" w:hAnsi="Arial" w:cs="Arial"/>
                <w:spacing w:val="-1"/>
                <w:sz w:val="20"/>
                <w:szCs w:val="20"/>
                <w:rPrChange w:id="8435"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436" w:author="Adelino Naquarta Sepalanga Domingos" w:date="2025-03-05T09:26:00Z" w16du:dateUtc="2025-03-05T08:26:00Z">
                  <w:rPr>
                    <w:rFonts w:ascii="Times New Roman" w:eastAsia="Times New Roman" w:hAnsi="Times New Roman"/>
                    <w:spacing w:val="-1"/>
                  </w:rPr>
                </w:rPrChange>
              </w:rPr>
              <w:t>4.3.4.14.19.1</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85D68AE" w14:textId="77777777" w:rsidR="003F3EDE" w:rsidRPr="00FB0B06" w:rsidRDefault="003F3EDE" w:rsidP="0025185C">
            <w:pPr>
              <w:jc w:val="center"/>
              <w:rPr>
                <w:rFonts w:ascii="Arial" w:eastAsia="Times New Roman" w:hAnsi="Arial" w:cs="Arial"/>
                <w:spacing w:val="-1"/>
                <w:sz w:val="20"/>
                <w:szCs w:val="20"/>
                <w:rPrChange w:id="8437" w:author="Adelino Naquarta Sepalanga Domingos" w:date="2025-03-05T09:26:00Z" w16du:dateUtc="2025-03-05T08:26: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285BE30" w14:textId="77777777" w:rsidR="003F3EDE" w:rsidRPr="00FB0B06" w:rsidRDefault="003F3EDE" w:rsidP="0025185C">
            <w:pPr>
              <w:rPr>
                <w:rFonts w:ascii="Arial" w:eastAsia="Times New Roman" w:hAnsi="Arial" w:cs="Arial"/>
                <w:spacing w:val="-1"/>
                <w:sz w:val="20"/>
                <w:szCs w:val="20"/>
                <w:rPrChange w:id="8438"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439" w:author="Adelino Naquarta Sepalanga Domingos" w:date="2025-03-05T09:26:00Z" w16du:dateUtc="2025-03-05T08:26:00Z">
                  <w:rPr>
                    <w:rFonts w:ascii="Times New Roman" w:eastAsia="Times New Roman" w:hAnsi="Times New Roman"/>
                    <w:spacing w:val="-1"/>
                  </w:rPr>
                </w:rPrChange>
              </w:rPr>
              <w:t>Código de referência administrativo (ARCNo)</w:t>
            </w:r>
          </w:p>
        </w:tc>
        <w:tc>
          <w:tcPr>
            <w:tcW w:w="377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FDE359F" w14:textId="4068A0BE" w:rsidR="003F3EDE" w:rsidRPr="00FB0B06" w:rsidRDefault="003F3EDE" w:rsidP="0025185C">
            <w:pPr>
              <w:rPr>
                <w:rFonts w:ascii="Arial" w:eastAsia="Times New Roman" w:hAnsi="Arial" w:cs="Arial"/>
                <w:spacing w:val="-1"/>
                <w:sz w:val="20"/>
                <w:szCs w:val="20"/>
                <w:rPrChange w:id="8440"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441" w:author="Adelino Naquarta Sepalanga Domingos" w:date="2025-03-05T09:26:00Z" w16du:dateUtc="2025-03-05T08:26:00Z">
                  <w:rPr>
                    <w:rFonts w:ascii="Times New Roman" w:eastAsia="Times New Roman" w:hAnsi="Times New Roman"/>
                    <w:spacing w:val="-1"/>
                  </w:rPr>
                </w:rPrChange>
              </w:rPr>
              <w:t>Existindo a necessidade de efectuar mais do que uma referência, este campo pode</w:t>
            </w:r>
            <w:del w:id="8442" w:author="Adelino Naquarta Sepalanga Domingos" w:date="2025-03-05T09:35:00Z" w16du:dateUtc="2025-03-05T08:35:00Z">
              <w:r w:rsidRPr="00FB0B06" w:rsidDel="00B45277">
                <w:rPr>
                  <w:rFonts w:ascii="Arial" w:eastAsia="Times New Roman" w:hAnsi="Arial" w:cs="Arial"/>
                  <w:spacing w:val="-1"/>
                  <w:sz w:val="20"/>
                  <w:szCs w:val="20"/>
                  <w:rPrChange w:id="8443" w:author="Adelino Naquarta Sepalanga Domingos" w:date="2025-03-05T09:26:00Z" w16du:dateUtc="2025-03-05T08:26:00Z">
                    <w:rPr>
                      <w:rFonts w:ascii="Times New Roman" w:eastAsia="Times New Roman" w:hAnsi="Times New Roman"/>
                      <w:spacing w:val="-1"/>
                    </w:rPr>
                  </w:rPrChange>
                </w:rPr>
                <w:delText>rá</w:delText>
              </w:r>
            </w:del>
            <w:r w:rsidRPr="00FB0B06">
              <w:rPr>
                <w:rFonts w:ascii="Arial" w:eastAsia="Times New Roman" w:hAnsi="Arial" w:cs="Arial"/>
                <w:spacing w:val="-1"/>
                <w:sz w:val="20"/>
                <w:szCs w:val="20"/>
                <w:rPrChange w:id="8444" w:author="Adelino Naquarta Sepalanga Domingos" w:date="2025-03-05T09:26:00Z" w16du:dateUtc="2025-03-05T08:26:00Z">
                  <w:rPr>
                    <w:rFonts w:ascii="Times New Roman" w:eastAsia="Times New Roman" w:hAnsi="Times New Roman"/>
                    <w:spacing w:val="-1"/>
                  </w:rPr>
                </w:rPrChange>
              </w:rPr>
              <w:t xml:space="preserve"> ser gerado tantas vezes quantas as necessárias.</w:t>
            </w:r>
          </w:p>
        </w:tc>
        <w:tc>
          <w:tcPr>
            <w:tcW w:w="141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ABBC3BE" w14:textId="77777777" w:rsidR="003F3EDE" w:rsidRPr="00FB0B06" w:rsidRDefault="003F3EDE" w:rsidP="0025185C">
            <w:pPr>
              <w:jc w:val="center"/>
              <w:rPr>
                <w:rFonts w:ascii="Arial" w:eastAsia="Times New Roman" w:hAnsi="Arial" w:cs="Arial"/>
                <w:spacing w:val="-1"/>
                <w:sz w:val="20"/>
                <w:szCs w:val="20"/>
                <w:rPrChange w:id="8445"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446" w:author="Adelino Naquarta Sepalanga Domingos" w:date="2025-03-05T09:26:00Z" w16du:dateUtc="2025-03-05T08:26:00Z">
                  <w:rPr>
                    <w:rFonts w:ascii="Times New Roman" w:eastAsia="Times New Roman" w:hAnsi="Times New Roman"/>
                    <w:spacing w:val="-1"/>
                  </w:rPr>
                </w:rPrChange>
              </w:rPr>
              <w:t>Texto</w:t>
            </w:r>
          </w:p>
          <w:p w14:paraId="70512597" w14:textId="77777777" w:rsidR="003F3EDE" w:rsidRPr="00FB0B06" w:rsidRDefault="003F3EDE" w:rsidP="0025185C">
            <w:pPr>
              <w:jc w:val="center"/>
              <w:rPr>
                <w:rFonts w:ascii="Arial" w:eastAsia="Times New Roman" w:hAnsi="Arial" w:cs="Arial"/>
                <w:spacing w:val="-1"/>
                <w:sz w:val="20"/>
                <w:szCs w:val="20"/>
                <w:rPrChange w:id="8447"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448" w:author="Adelino Naquarta Sepalanga Domingos" w:date="2025-03-05T09:26:00Z" w16du:dateUtc="2025-03-05T08:26:00Z">
                  <w:rPr>
                    <w:rFonts w:ascii="Times New Roman" w:eastAsia="Times New Roman" w:hAnsi="Times New Roman"/>
                    <w:spacing w:val="-1"/>
                  </w:rPr>
                </w:rPrChange>
              </w:rPr>
              <w:t>21</w:t>
            </w:r>
          </w:p>
        </w:tc>
      </w:tr>
      <w:tr w:rsidR="003F3EDE" w:rsidRPr="00FB0B06" w14:paraId="1BF4C2ED" w14:textId="77777777" w:rsidTr="0025185C">
        <w:trPr>
          <w:trHeight w:val="1933"/>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0AC00B3" w14:textId="77777777" w:rsidR="003F3EDE" w:rsidRPr="00FB0B06" w:rsidRDefault="003F3EDE" w:rsidP="0025185C">
            <w:pPr>
              <w:jc w:val="center"/>
              <w:rPr>
                <w:rFonts w:ascii="Arial" w:eastAsia="Times New Roman" w:hAnsi="Arial" w:cs="Arial"/>
                <w:spacing w:val="-1"/>
                <w:sz w:val="20"/>
                <w:szCs w:val="20"/>
                <w:rPrChange w:id="8449" w:author="Adelino Naquarta Sepalanga Domingos" w:date="2025-03-05T09:26:00Z" w16du:dateUtc="2025-03-05T08:26:00Z">
                  <w:rPr>
                    <w:rFonts w:ascii="Times New Roman" w:eastAsia="Times New Roman" w:hAnsi="Times New Roman"/>
                    <w:spacing w:val="-1"/>
                  </w:rPr>
                </w:rPrChange>
              </w:rPr>
            </w:pPr>
          </w:p>
          <w:p w14:paraId="11A3B94F" w14:textId="77777777" w:rsidR="003F3EDE" w:rsidRPr="00FB0B06" w:rsidRDefault="003F3EDE" w:rsidP="0025185C">
            <w:pPr>
              <w:jc w:val="center"/>
              <w:rPr>
                <w:rFonts w:ascii="Arial" w:eastAsia="Times New Roman" w:hAnsi="Arial" w:cs="Arial"/>
                <w:spacing w:val="-1"/>
                <w:sz w:val="20"/>
                <w:szCs w:val="20"/>
                <w:rPrChange w:id="8450" w:author="Adelino Naquarta Sepalanga Domingos" w:date="2025-03-05T09:26:00Z" w16du:dateUtc="2025-03-05T08:26:00Z">
                  <w:rPr>
                    <w:rFonts w:ascii="Times New Roman" w:eastAsia="Times New Roman" w:hAnsi="Times New Roman"/>
                    <w:spacing w:val="-1"/>
                  </w:rPr>
                </w:rPrChange>
              </w:rPr>
            </w:pPr>
          </w:p>
          <w:p w14:paraId="5108BCED" w14:textId="77777777" w:rsidR="003F3EDE" w:rsidRPr="00FB0B06" w:rsidRDefault="003F3EDE" w:rsidP="0025185C">
            <w:pPr>
              <w:jc w:val="center"/>
              <w:rPr>
                <w:rFonts w:ascii="Arial" w:eastAsia="Times New Roman" w:hAnsi="Arial" w:cs="Arial"/>
                <w:spacing w:val="-1"/>
                <w:sz w:val="20"/>
                <w:szCs w:val="20"/>
                <w:rPrChange w:id="8451" w:author="Adelino Naquarta Sepalanga Domingos" w:date="2025-03-05T09:26:00Z" w16du:dateUtc="2025-03-05T08:26:00Z">
                  <w:rPr>
                    <w:rFonts w:ascii="Times New Roman" w:eastAsia="Times New Roman" w:hAnsi="Times New Roman"/>
                    <w:spacing w:val="-1"/>
                  </w:rPr>
                </w:rPrChange>
              </w:rPr>
            </w:pPr>
          </w:p>
          <w:p w14:paraId="5744B6E6" w14:textId="77777777" w:rsidR="003F3EDE" w:rsidRPr="00FB0B06" w:rsidRDefault="003F3EDE" w:rsidP="0025185C">
            <w:pPr>
              <w:jc w:val="center"/>
              <w:rPr>
                <w:rFonts w:ascii="Arial" w:eastAsia="Times New Roman" w:hAnsi="Arial" w:cs="Arial"/>
                <w:spacing w:val="-1"/>
                <w:sz w:val="20"/>
                <w:szCs w:val="20"/>
                <w:rPrChange w:id="8452"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453" w:author="Adelino Naquarta Sepalanga Domingos" w:date="2025-03-05T09:26:00Z" w16du:dateUtc="2025-03-05T08:26:00Z">
                  <w:rPr>
                    <w:rFonts w:ascii="Times New Roman" w:eastAsia="Times New Roman" w:hAnsi="Times New Roman"/>
                    <w:spacing w:val="-1"/>
                  </w:rPr>
                </w:rPrChange>
              </w:rPr>
              <w:t>4.3.4.14.19.2</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229777D" w14:textId="77777777" w:rsidR="003F3EDE" w:rsidRPr="00FB0B06" w:rsidRDefault="003F3EDE" w:rsidP="0025185C">
            <w:pPr>
              <w:jc w:val="center"/>
              <w:rPr>
                <w:rFonts w:ascii="Arial" w:eastAsia="Times New Roman" w:hAnsi="Arial" w:cs="Arial"/>
                <w:spacing w:val="-1"/>
                <w:sz w:val="20"/>
                <w:szCs w:val="20"/>
                <w:rPrChange w:id="8454" w:author="Adelino Naquarta Sepalanga Domingos" w:date="2025-03-05T09:26:00Z" w16du:dateUtc="2025-03-05T08:26: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BD9B966" w14:textId="77777777" w:rsidR="003F3EDE" w:rsidRPr="00FB0B06" w:rsidRDefault="003F3EDE" w:rsidP="0025185C">
            <w:pPr>
              <w:rPr>
                <w:rFonts w:ascii="Arial" w:eastAsia="Times New Roman" w:hAnsi="Arial" w:cs="Arial"/>
                <w:spacing w:val="-1"/>
                <w:sz w:val="20"/>
                <w:szCs w:val="20"/>
                <w:rPrChange w:id="8455" w:author="Adelino Naquarta Sepalanga Domingos" w:date="2025-03-05T09:26:00Z" w16du:dateUtc="2025-03-05T08:26:00Z">
                  <w:rPr>
                    <w:rFonts w:ascii="Times New Roman" w:eastAsia="Times New Roman" w:hAnsi="Times New Roman"/>
                    <w:spacing w:val="-1"/>
                  </w:rPr>
                </w:rPrChange>
              </w:rPr>
            </w:pPr>
          </w:p>
          <w:p w14:paraId="3AAA405F" w14:textId="77777777" w:rsidR="003F3EDE" w:rsidRPr="00FB0B06" w:rsidRDefault="003F3EDE" w:rsidP="0025185C">
            <w:pPr>
              <w:rPr>
                <w:rFonts w:ascii="Arial" w:eastAsia="Times New Roman" w:hAnsi="Arial" w:cs="Arial"/>
                <w:spacing w:val="-1"/>
                <w:sz w:val="20"/>
                <w:szCs w:val="20"/>
                <w:rPrChange w:id="8456" w:author="Adelino Naquarta Sepalanga Domingos" w:date="2025-03-05T09:26:00Z" w16du:dateUtc="2025-03-05T08:26:00Z">
                  <w:rPr>
                    <w:rFonts w:ascii="Times New Roman" w:eastAsia="Times New Roman" w:hAnsi="Times New Roman"/>
                    <w:spacing w:val="-1"/>
                  </w:rPr>
                </w:rPrChange>
              </w:rPr>
            </w:pPr>
          </w:p>
          <w:p w14:paraId="30743D77" w14:textId="77777777" w:rsidR="003F3EDE" w:rsidRPr="00FB0B06" w:rsidRDefault="003F3EDE" w:rsidP="0025185C">
            <w:pPr>
              <w:rPr>
                <w:rFonts w:ascii="Arial" w:eastAsia="Times New Roman" w:hAnsi="Arial" w:cs="Arial"/>
                <w:spacing w:val="-1"/>
                <w:sz w:val="20"/>
                <w:szCs w:val="20"/>
                <w:rPrChange w:id="8457"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458" w:author="Adelino Naquarta Sepalanga Domingos" w:date="2025-03-05T09:26:00Z" w16du:dateUtc="2025-03-05T08:26:00Z">
                  <w:rPr>
                    <w:rFonts w:ascii="Times New Roman" w:eastAsia="Times New Roman" w:hAnsi="Times New Roman"/>
                    <w:spacing w:val="-1"/>
                  </w:rPr>
                </w:rPrChange>
              </w:rPr>
              <w:t>Montante do imposto especial de consumo da linha (IECAmount)</w:t>
            </w:r>
          </w:p>
        </w:tc>
        <w:tc>
          <w:tcPr>
            <w:tcW w:w="377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666DB4A" w14:textId="77777777" w:rsidR="003F3EDE" w:rsidRPr="00FB0B06" w:rsidRDefault="003F3EDE" w:rsidP="0025185C">
            <w:pPr>
              <w:rPr>
                <w:rFonts w:ascii="Arial" w:eastAsia="Times New Roman" w:hAnsi="Arial" w:cs="Arial"/>
                <w:spacing w:val="-1"/>
                <w:sz w:val="20"/>
                <w:szCs w:val="20"/>
                <w:rPrChange w:id="8459"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460" w:author="Adelino Naquarta Sepalanga Domingos" w:date="2025-03-05T09:26:00Z" w16du:dateUtc="2025-03-05T08:26:00Z">
                  <w:rPr>
                    <w:rFonts w:ascii="Times New Roman" w:eastAsia="Times New Roman" w:hAnsi="Times New Roman"/>
                    <w:spacing w:val="-1"/>
                  </w:rPr>
                </w:rPrChange>
              </w:rPr>
              <w:t>Montante do imposto especial de consumo contido na base tributável da linha do documento caso este não esteja discriminado em linha independente no documento, com o “Indicador de produto ou serviço (ProductType)” = E.</w:t>
            </w:r>
          </w:p>
        </w:tc>
        <w:tc>
          <w:tcPr>
            <w:tcW w:w="1417"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2F796A6" w14:textId="77777777" w:rsidR="003F3EDE" w:rsidRPr="00FB0B06" w:rsidRDefault="003F3EDE" w:rsidP="0025185C">
            <w:pPr>
              <w:jc w:val="center"/>
              <w:rPr>
                <w:rFonts w:ascii="Arial" w:eastAsia="Times New Roman" w:hAnsi="Arial" w:cs="Arial"/>
                <w:spacing w:val="-1"/>
                <w:sz w:val="20"/>
                <w:szCs w:val="20"/>
                <w:rPrChange w:id="8461" w:author="Adelino Naquarta Sepalanga Domingos" w:date="2025-03-05T09:26:00Z" w16du:dateUtc="2025-03-05T08:26:00Z">
                  <w:rPr>
                    <w:rFonts w:ascii="Times New Roman" w:eastAsia="Times New Roman" w:hAnsi="Times New Roman"/>
                    <w:spacing w:val="-1"/>
                  </w:rPr>
                </w:rPrChange>
              </w:rPr>
            </w:pPr>
          </w:p>
          <w:p w14:paraId="4F5B4661" w14:textId="77777777" w:rsidR="003F3EDE" w:rsidRPr="00FB0B06" w:rsidRDefault="003F3EDE" w:rsidP="0025185C">
            <w:pPr>
              <w:jc w:val="center"/>
              <w:rPr>
                <w:rFonts w:ascii="Arial" w:eastAsia="Times New Roman" w:hAnsi="Arial" w:cs="Arial"/>
                <w:spacing w:val="-1"/>
                <w:sz w:val="20"/>
                <w:szCs w:val="20"/>
                <w:rPrChange w:id="8462" w:author="Adelino Naquarta Sepalanga Domingos" w:date="2025-03-05T09:26:00Z" w16du:dateUtc="2025-03-05T08:26:00Z">
                  <w:rPr>
                    <w:rFonts w:ascii="Times New Roman" w:eastAsia="Times New Roman" w:hAnsi="Times New Roman"/>
                    <w:spacing w:val="-1"/>
                  </w:rPr>
                </w:rPrChange>
              </w:rPr>
            </w:pPr>
          </w:p>
          <w:p w14:paraId="7BA7DC8A" w14:textId="77777777" w:rsidR="003F3EDE" w:rsidRPr="00FB0B06" w:rsidRDefault="003F3EDE" w:rsidP="0025185C">
            <w:pPr>
              <w:jc w:val="center"/>
              <w:rPr>
                <w:rFonts w:ascii="Arial" w:eastAsia="Times New Roman" w:hAnsi="Arial" w:cs="Arial"/>
                <w:spacing w:val="-1"/>
                <w:sz w:val="20"/>
                <w:szCs w:val="20"/>
                <w:rPrChange w:id="8463" w:author="Adelino Naquarta Sepalanga Domingos" w:date="2025-03-05T09:26:00Z" w16du:dateUtc="2025-03-05T08:26:00Z">
                  <w:rPr>
                    <w:rFonts w:ascii="Times New Roman" w:eastAsia="Times New Roman" w:hAnsi="Times New Roman"/>
                    <w:spacing w:val="-1"/>
                  </w:rPr>
                </w:rPrChange>
              </w:rPr>
            </w:pPr>
          </w:p>
          <w:p w14:paraId="71C48A26" w14:textId="77777777" w:rsidR="003F3EDE" w:rsidRPr="00FB0B06" w:rsidRDefault="003F3EDE" w:rsidP="0025185C">
            <w:pPr>
              <w:jc w:val="center"/>
              <w:rPr>
                <w:rFonts w:ascii="Arial" w:eastAsia="Times New Roman" w:hAnsi="Arial" w:cs="Arial"/>
                <w:spacing w:val="-1"/>
                <w:sz w:val="20"/>
                <w:szCs w:val="20"/>
                <w:rPrChange w:id="8464"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465" w:author="Adelino Naquarta Sepalanga Domingos" w:date="2025-03-05T09:26:00Z" w16du:dateUtc="2025-03-05T08:26:00Z">
                  <w:rPr>
                    <w:rFonts w:ascii="Times New Roman" w:eastAsia="Times New Roman" w:hAnsi="Times New Roman"/>
                    <w:spacing w:val="-1"/>
                  </w:rPr>
                </w:rPrChange>
              </w:rPr>
              <w:t>Monetário</w:t>
            </w:r>
          </w:p>
        </w:tc>
      </w:tr>
      <w:tr w:rsidR="003F3EDE" w:rsidRPr="00FB0B06" w14:paraId="39F27C22" w14:textId="77777777" w:rsidTr="0025185C">
        <w:trPr>
          <w:trHeight w:val="506"/>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7E6BFF6" w14:textId="77777777" w:rsidR="003F3EDE" w:rsidRPr="00FB0B06" w:rsidRDefault="003F3EDE" w:rsidP="0025185C">
            <w:pPr>
              <w:jc w:val="center"/>
              <w:rPr>
                <w:rFonts w:ascii="Arial" w:eastAsia="Times New Roman" w:hAnsi="Arial" w:cs="Arial"/>
                <w:spacing w:val="-1"/>
                <w:sz w:val="20"/>
                <w:szCs w:val="20"/>
                <w:rPrChange w:id="8466"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467" w:author="Adelino Naquarta Sepalanga Domingos" w:date="2025-03-05T09:26:00Z" w16du:dateUtc="2025-03-05T08:26:00Z">
                  <w:rPr>
                    <w:rFonts w:ascii="Times New Roman" w:eastAsia="Times New Roman" w:hAnsi="Times New Roman"/>
                    <w:spacing w:val="-1"/>
                  </w:rPr>
                </w:rPrChange>
              </w:rPr>
              <w:t>4.3.4.15.</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A5F0D3F" w14:textId="77777777" w:rsidR="003F3EDE" w:rsidRPr="00FB0B06" w:rsidRDefault="003F3EDE" w:rsidP="0025185C">
            <w:pPr>
              <w:jc w:val="center"/>
              <w:rPr>
                <w:rFonts w:ascii="Arial" w:eastAsia="Times New Roman" w:hAnsi="Arial" w:cs="Arial"/>
                <w:spacing w:val="-1"/>
                <w:sz w:val="20"/>
                <w:szCs w:val="20"/>
                <w:rPrChange w:id="8468"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469" w:author="Adelino Naquarta Sepalanga Domingos" w:date="2025-03-05T09:26:00Z" w16du:dateUtc="2025-03-05T08:26: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B8BEB4C" w14:textId="77777777" w:rsidR="003F3EDE" w:rsidRPr="00FB0B06" w:rsidRDefault="003F3EDE" w:rsidP="0025185C">
            <w:pPr>
              <w:rPr>
                <w:rFonts w:ascii="Arial" w:eastAsia="Times New Roman" w:hAnsi="Arial" w:cs="Arial"/>
                <w:spacing w:val="-1"/>
                <w:sz w:val="20"/>
                <w:szCs w:val="20"/>
                <w:rPrChange w:id="8470"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471" w:author="Adelino Naquarta Sepalanga Domingos" w:date="2025-03-05T09:26:00Z" w16du:dateUtc="2025-03-05T08:26:00Z">
                  <w:rPr>
                    <w:rFonts w:ascii="Times New Roman" w:eastAsia="Times New Roman" w:hAnsi="Times New Roman"/>
                    <w:spacing w:val="-1"/>
                  </w:rPr>
                </w:rPrChange>
              </w:rPr>
              <w:t>Totais do documento (DocumentTotals)</w:t>
            </w:r>
          </w:p>
        </w:tc>
        <w:tc>
          <w:tcPr>
            <w:tcW w:w="377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1CEB267" w14:textId="77777777" w:rsidR="003F3EDE" w:rsidRPr="00FB0B06" w:rsidRDefault="003F3EDE" w:rsidP="0025185C">
            <w:pPr>
              <w:rPr>
                <w:rFonts w:ascii="Arial" w:eastAsia="Times New Roman" w:hAnsi="Arial" w:cs="Arial"/>
                <w:spacing w:val="-1"/>
                <w:sz w:val="20"/>
                <w:szCs w:val="20"/>
                <w:rPrChange w:id="8472" w:author="Adelino Naquarta Sepalanga Domingos" w:date="2025-03-05T09:26:00Z" w16du:dateUtc="2025-03-05T08:26:00Z">
                  <w:rPr>
                    <w:rFonts w:ascii="Times New Roman" w:eastAsia="Times New Roman" w:hAnsi="Times New Roman"/>
                    <w:spacing w:val="-1"/>
                  </w:rPr>
                </w:rPrChange>
              </w:rPr>
            </w:pPr>
          </w:p>
        </w:tc>
        <w:tc>
          <w:tcPr>
            <w:tcW w:w="141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19EF38F" w14:textId="77777777" w:rsidR="003F3EDE" w:rsidRPr="00FB0B06" w:rsidRDefault="003F3EDE" w:rsidP="0025185C">
            <w:pPr>
              <w:jc w:val="center"/>
              <w:rPr>
                <w:rFonts w:ascii="Arial" w:eastAsia="Times New Roman" w:hAnsi="Arial" w:cs="Arial"/>
                <w:spacing w:val="-1"/>
                <w:sz w:val="20"/>
                <w:szCs w:val="20"/>
                <w:rPrChange w:id="8473"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474" w:author="Adelino Naquarta Sepalanga Domingos" w:date="2025-03-05T09:26:00Z" w16du:dateUtc="2025-03-05T08:26:00Z">
                  <w:rPr>
                    <w:rFonts w:ascii="Times New Roman" w:eastAsia="Times New Roman" w:hAnsi="Times New Roman"/>
                    <w:spacing w:val="-1"/>
                  </w:rPr>
                </w:rPrChange>
              </w:rPr>
              <w:t>Não Aplicável</w:t>
            </w:r>
          </w:p>
        </w:tc>
      </w:tr>
      <w:tr w:rsidR="003F3EDE" w:rsidRPr="00FB0B06" w14:paraId="31A70820" w14:textId="77777777" w:rsidTr="0025185C">
        <w:trPr>
          <w:trHeight w:val="604"/>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690ED42" w14:textId="77777777" w:rsidR="003F3EDE" w:rsidRPr="00FB0B06" w:rsidRDefault="003F3EDE" w:rsidP="0025185C">
            <w:pPr>
              <w:jc w:val="center"/>
              <w:rPr>
                <w:rFonts w:ascii="Arial" w:eastAsia="Times New Roman" w:hAnsi="Arial" w:cs="Arial"/>
                <w:spacing w:val="-1"/>
                <w:sz w:val="20"/>
                <w:szCs w:val="20"/>
                <w:rPrChange w:id="8475"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476" w:author="Adelino Naquarta Sepalanga Domingos" w:date="2025-03-05T09:26:00Z" w16du:dateUtc="2025-03-05T08:26:00Z">
                  <w:rPr>
                    <w:rFonts w:ascii="Times New Roman" w:eastAsia="Times New Roman" w:hAnsi="Times New Roman"/>
                    <w:spacing w:val="-1"/>
                  </w:rPr>
                </w:rPrChange>
              </w:rPr>
              <w:t>4.3.4.15.1.</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0EACCB4" w14:textId="77777777" w:rsidR="003F3EDE" w:rsidRPr="00FB0B06" w:rsidRDefault="003F3EDE" w:rsidP="0025185C">
            <w:pPr>
              <w:jc w:val="center"/>
              <w:rPr>
                <w:rFonts w:ascii="Arial" w:eastAsia="Times New Roman" w:hAnsi="Arial" w:cs="Arial"/>
                <w:spacing w:val="-1"/>
                <w:sz w:val="20"/>
                <w:szCs w:val="20"/>
                <w:rPrChange w:id="8477"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478" w:author="Adelino Naquarta Sepalanga Domingos" w:date="2025-03-05T09:26:00Z" w16du:dateUtc="2025-03-05T08:26: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ABBD30E" w14:textId="77777777" w:rsidR="003F3EDE" w:rsidRPr="00FB0B06" w:rsidRDefault="003F3EDE" w:rsidP="0025185C">
            <w:pPr>
              <w:rPr>
                <w:rFonts w:ascii="Arial" w:eastAsia="Times New Roman" w:hAnsi="Arial" w:cs="Arial"/>
                <w:spacing w:val="-1"/>
                <w:sz w:val="20"/>
                <w:szCs w:val="20"/>
                <w:rPrChange w:id="8479"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480" w:author="Adelino Naquarta Sepalanga Domingos" w:date="2025-03-05T09:26:00Z" w16du:dateUtc="2025-03-05T08:26:00Z">
                  <w:rPr>
                    <w:rFonts w:ascii="Times New Roman" w:eastAsia="Times New Roman" w:hAnsi="Times New Roman"/>
                    <w:spacing w:val="-1"/>
                  </w:rPr>
                </w:rPrChange>
              </w:rPr>
              <w:t>Valor do imposto a pagar (TaxPayable)</w:t>
            </w:r>
          </w:p>
        </w:tc>
        <w:tc>
          <w:tcPr>
            <w:tcW w:w="377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29CACBB" w14:textId="77777777" w:rsidR="003F3EDE" w:rsidRPr="00FB0B06" w:rsidRDefault="003F3EDE" w:rsidP="0025185C">
            <w:pPr>
              <w:rPr>
                <w:rFonts w:ascii="Arial" w:eastAsia="Times New Roman" w:hAnsi="Arial" w:cs="Arial"/>
                <w:spacing w:val="-1"/>
                <w:sz w:val="20"/>
                <w:szCs w:val="20"/>
                <w:rPrChange w:id="8481"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482" w:author="Adelino Naquarta Sepalanga Domingos" w:date="2025-03-05T09:26:00Z" w16du:dateUtc="2025-03-05T08:26:00Z">
                  <w:rPr>
                    <w:rFonts w:ascii="Times New Roman" w:eastAsia="Times New Roman" w:hAnsi="Times New Roman"/>
                    <w:spacing w:val="-1"/>
                  </w:rPr>
                </w:rPrChange>
              </w:rPr>
              <w:t>Quando não valorizado na base de dados, deve ser preenchido com “0.00”.</w:t>
            </w:r>
          </w:p>
        </w:tc>
        <w:tc>
          <w:tcPr>
            <w:tcW w:w="1417"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F9B6A50" w14:textId="77777777" w:rsidR="003F3EDE" w:rsidRPr="00FB0B06" w:rsidRDefault="003F3EDE" w:rsidP="0025185C">
            <w:pPr>
              <w:jc w:val="center"/>
              <w:rPr>
                <w:rFonts w:ascii="Arial" w:eastAsia="Times New Roman" w:hAnsi="Arial" w:cs="Arial"/>
                <w:spacing w:val="-1"/>
                <w:sz w:val="20"/>
                <w:szCs w:val="20"/>
                <w:rPrChange w:id="8483" w:author="Adelino Naquarta Sepalanga Domingos" w:date="2025-03-05T09:26:00Z" w16du:dateUtc="2025-03-05T08:26:00Z">
                  <w:rPr>
                    <w:rFonts w:ascii="Times New Roman" w:eastAsia="Times New Roman" w:hAnsi="Times New Roman"/>
                    <w:spacing w:val="-1"/>
                  </w:rPr>
                </w:rPrChange>
              </w:rPr>
            </w:pPr>
          </w:p>
          <w:p w14:paraId="584A3383" w14:textId="77777777" w:rsidR="003F3EDE" w:rsidRPr="00FB0B06" w:rsidRDefault="003F3EDE" w:rsidP="0025185C">
            <w:pPr>
              <w:jc w:val="center"/>
              <w:rPr>
                <w:rFonts w:ascii="Arial" w:eastAsia="Times New Roman" w:hAnsi="Arial" w:cs="Arial"/>
                <w:spacing w:val="-1"/>
                <w:sz w:val="20"/>
                <w:szCs w:val="20"/>
                <w:rPrChange w:id="8484"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485" w:author="Adelino Naquarta Sepalanga Domingos" w:date="2025-03-05T09:26:00Z" w16du:dateUtc="2025-03-05T08:26:00Z">
                  <w:rPr>
                    <w:rFonts w:ascii="Times New Roman" w:eastAsia="Times New Roman" w:hAnsi="Times New Roman"/>
                    <w:spacing w:val="-1"/>
                  </w:rPr>
                </w:rPrChange>
              </w:rPr>
              <w:t>Monetário</w:t>
            </w:r>
          </w:p>
        </w:tc>
      </w:tr>
      <w:tr w:rsidR="003F3EDE" w:rsidRPr="00FB0B06" w14:paraId="4065EBA7" w14:textId="77777777" w:rsidTr="0025185C">
        <w:trPr>
          <w:trHeight w:val="906"/>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FEF7DCD" w14:textId="77777777" w:rsidR="003F3EDE" w:rsidRPr="00FB0B06" w:rsidRDefault="003F3EDE" w:rsidP="0025185C">
            <w:pPr>
              <w:jc w:val="center"/>
              <w:rPr>
                <w:rFonts w:ascii="Arial" w:eastAsia="Times New Roman" w:hAnsi="Arial" w:cs="Arial"/>
                <w:spacing w:val="-1"/>
                <w:sz w:val="20"/>
                <w:szCs w:val="20"/>
                <w:rPrChange w:id="8486" w:author="Adelino Naquarta Sepalanga Domingos" w:date="2025-03-05T09:26:00Z" w16du:dateUtc="2025-03-05T08:26:00Z">
                  <w:rPr>
                    <w:rFonts w:ascii="Times New Roman" w:eastAsia="Times New Roman" w:hAnsi="Times New Roman"/>
                    <w:spacing w:val="-1"/>
                  </w:rPr>
                </w:rPrChange>
              </w:rPr>
            </w:pPr>
          </w:p>
          <w:p w14:paraId="51BA1AEE" w14:textId="77777777" w:rsidR="003F3EDE" w:rsidRPr="00FB0B06" w:rsidRDefault="003F3EDE" w:rsidP="0025185C">
            <w:pPr>
              <w:jc w:val="center"/>
              <w:rPr>
                <w:rFonts w:ascii="Arial" w:eastAsia="Times New Roman" w:hAnsi="Arial" w:cs="Arial"/>
                <w:spacing w:val="-1"/>
                <w:sz w:val="20"/>
                <w:szCs w:val="20"/>
                <w:rPrChange w:id="8487" w:author="Adelino Naquarta Sepalanga Domingos" w:date="2025-03-05T09:26:00Z" w16du:dateUtc="2025-03-05T08:26:00Z">
                  <w:rPr>
                    <w:rFonts w:ascii="Times New Roman" w:eastAsia="Times New Roman" w:hAnsi="Times New Roman"/>
                    <w:spacing w:val="-1"/>
                  </w:rPr>
                </w:rPrChange>
              </w:rPr>
            </w:pPr>
          </w:p>
          <w:p w14:paraId="6BA8073B" w14:textId="77777777" w:rsidR="003F3EDE" w:rsidRPr="00FB0B06" w:rsidRDefault="003F3EDE" w:rsidP="0025185C">
            <w:pPr>
              <w:jc w:val="center"/>
              <w:rPr>
                <w:rFonts w:ascii="Arial" w:eastAsia="Times New Roman" w:hAnsi="Arial" w:cs="Arial"/>
                <w:spacing w:val="-1"/>
                <w:sz w:val="20"/>
                <w:szCs w:val="20"/>
                <w:rPrChange w:id="8488"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489" w:author="Adelino Naquarta Sepalanga Domingos" w:date="2025-03-05T09:26:00Z" w16du:dateUtc="2025-03-05T08:26:00Z">
                  <w:rPr>
                    <w:rFonts w:ascii="Times New Roman" w:eastAsia="Times New Roman" w:hAnsi="Times New Roman"/>
                    <w:spacing w:val="-1"/>
                  </w:rPr>
                </w:rPrChange>
              </w:rPr>
              <w:t>4.3.4.15.2.</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82A5C6B" w14:textId="77777777" w:rsidR="003F3EDE" w:rsidRPr="00FB0B06" w:rsidRDefault="003F3EDE" w:rsidP="0025185C">
            <w:pPr>
              <w:jc w:val="center"/>
              <w:rPr>
                <w:rFonts w:ascii="Arial" w:eastAsia="Times New Roman" w:hAnsi="Arial" w:cs="Arial"/>
                <w:spacing w:val="-1"/>
                <w:sz w:val="20"/>
                <w:szCs w:val="20"/>
                <w:rPrChange w:id="8490" w:author="Adelino Naquarta Sepalanga Domingos" w:date="2025-03-05T09:26:00Z" w16du:dateUtc="2025-03-05T08:26:00Z">
                  <w:rPr>
                    <w:rFonts w:ascii="Times New Roman" w:eastAsia="Times New Roman" w:hAnsi="Times New Roman"/>
                    <w:spacing w:val="-1"/>
                  </w:rPr>
                </w:rPrChange>
              </w:rPr>
            </w:pPr>
          </w:p>
          <w:p w14:paraId="7C28439E" w14:textId="77777777" w:rsidR="003F3EDE" w:rsidRPr="00FB0B06" w:rsidRDefault="003F3EDE" w:rsidP="0025185C">
            <w:pPr>
              <w:jc w:val="center"/>
              <w:rPr>
                <w:rFonts w:ascii="Arial" w:eastAsia="Times New Roman" w:hAnsi="Arial" w:cs="Arial"/>
                <w:spacing w:val="-1"/>
                <w:sz w:val="20"/>
                <w:szCs w:val="20"/>
                <w:rPrChange w:id="8491" w:author="Adelino Naquarta Sepalanga Domingos" w:date="2025-03-05T09:26:00Z" w16du:dateUtc="2025-03-05T08:26:00Z">
                  <w:rPr>
                    <w:rFonts w:ascii="Times New Roman" w:eastAsia="Times New Roman" w:hAnsi="Times New Roman"/>
                    <w:spacing w:val="-1"/>
                  </w:rPr>
                </w:rPrChange>
              </w:rPr>
            </w:pPr>
          </w:p>
          <w:p w14:paraId="2FB700EE" w14:textId="77777777" w:rsidR="003F3EDE" w:rsidRPr="00FB0B06" w:rsidRDefault="003F3EDE" w:rsidP="0025185C">
            <w:pPr>
              <w:jc w:val="center"/>
              <w:rPr>
                <w:rFonts w:ascii="Arial" w:eastAsia="Times New Roman" w:hAnsi="Arial" w:cs="Arial"/>
                <w:spacing w:val="-1"/>
                <w:sz w:val="20"/>
                <w:szCs w:val="20"/>
                <w:rPrChange w:id="8492"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493" w:author="Adelino Naquarta Sepalanga Domingos" w:date="2025-03-05T09:26:00Z" w16du:dateUtc="2025-03-05T08:26: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AAB801B" w14:textId="77777777" w:rsidR="003F3EDE" w:rsidRPr="00FB0B06" w:rsidRDefault="003F3EDE" w:rsidP="0025185C">
            <w:pPr>
              <w:rPr>
                <w:rFonts w:ascii="Arial" w:eastAsia="Times New Roman" w:hAnsi="Arial" w:cs="Arial"/>
                <w:spacing w:val="-1"/>
                <w:sz w:val="20"/>
                <w:szCs w:val="20"/>
                <w:rPrChange w:id="8494" w:author="Adelino Naquarta Sepalanga Domingos" w:date="2025-03-05T09:26:00Z" w16du:dateUtc="2025-03-05T08:26:00Z">
                  <w:rPr>
                    <w:rFonts w:ascii="Times New Roman" w:eastAsia="Times New Roman" w:hAnsi="Times New Roman"/>
                    <w:spacing w:val="-1"/>
                  </w:rPr>
                </w:rPrChange>
              </w:rPr>
            </w:pPr>
          </w:p>
          <w:p w14:paraId="405E56E3" w14:textId="77777777" w:rsidR="003F3EDE" w:rsidRPr="00FB0B06" w:rsidRDefault="003F3EDE" w:rsidP="0025185C">
            <w:pPr>
              <w:rPr>
                <w:rFonts w:ascii="Arial" w:eastAsia="Times New Roman" w:hAnsi="Arial" w:cs="Arial"/>
                <w:spacing w:val="-1"/>
                <w:sz w:val="20"/>
                <w:szCs w:val="20"/>
                <w:rPrChange w:id="8495" w:author="Adelino Naquarta Sepalanga Domingos" w:date="2025-03-05T09:26:00Z" w16du:dateUtc="2025-03-05T08:26:00Z">
                  <w:rPr>
                    <w:rFonts w:ascii="Times New Roman" w:eastAsia="Times New Roman" w:hAnsi="Times New Roman"/>
                    <w:spacing w:val="-1"/>
                  </w:rPr>
                </w:rPrChange>
              </w:rPr>
            </w:pPr>
          </w:p>
          <w:p w14:paraId="7E381C73" w14:textId="77777777" w:rsidR="003F3EDE" w:rsidRPr="00FB0B06" w:rsidRDefault="003F3EDE" w:rsidP="0025185C">
            <w:pPr>
              <w:rPr>
                <w:rFonts w:ascii="Arial" w:eastAsia="Times New Roman" w:hAnsi="Arial" w:cs="Arial"/>
                <w:spacing w:val="-1"/>
                <w:sz w:val="20"/>
                <w:szCs w:val="20"/>
                <w:rPrChange w:id="8496"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497" w:author="Adelino Naquarta Sepalanga Domingos" w:date="2025-03-05T09:26:00Z" w16du:dateUtc="2025-03-05T08:26:00Z">
                  <w:rPr>
                    <w:rFonts w:ascii="Times New Roman" w:eastAsia="Times New Roman" w:hAnsi="Times New Roman"/>
                    <w:spacing w:val="-1"/>
                  </w:rPr>
                </w:rPrChange>
              </w:rPr>
              <w:t>Total do documento sem impostos (NetTotal)</w:t>
            </w:r>
          </w:p>
        </w:tc>
        <w:tc>
          <w:tcPr>
            <w:tcW w:w="377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9A86DC0" w14:textId="77777777" w:rsidR="003F3EDE" w:rsidRPr="00FB0B06" w:rsidRDefault="003F3EDE" w:rsidP="0025185C">
            <w:pPr>
              <w:rPr>
                <w:rFonts w:ascii="Arial" w:eastAsia="Times New Roman" w:hAnsi="Arial" w:cs="Arial"/>
                <w:spacing w:val="-1"/>
                <w:sz w:val="20"/>
                <w:szCs w:val="20"/>
                <w:rPrChange w:id="8498"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499" w:author="Adelino Naquarta Sepalanga Domingos" w:date="2025-03-05T09:26:00Z" w16du:dateUtc="2025-03-05T08:26:00Z">
                  <w:rPr>
                    <w:rFonts w:ascii="Times New Roman" w:eastAsia="Times New Roman" w:hAnsi="Times New Roman"/>
                    <w:spacing w:val="-1"/>
                  </w:rPr>
                </w:rPrChange>
              </w:rPr>
              <w:t>Este campo não deve incluir as parcelas referentes aos impostos constantes da tabela</w:t>
            </w:r>
          </w:p>
          <w:p w14:paraId="5D872FE5" w14:textId="77777777" w:rsidR="003F3EDE" w:rsidRPr="00FB0B06" w:rsidRDefault="003F3EDE" w:rsidP="0025185C">
            <w:pPr>
              <w:rPr>
                <w:rFonts w:ascii="Arial" w:eastAsia="Times New Roman" w:hAnsi="Arial" w:cs="Arial"/>
                <w:spacing w:val="-1"/>
                <w:sz w:val="20"/>
                <w:szCs w:val="20"/>
                <w:rPrChange w:id="8500"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501" w:author="Adelino Naquarta Sepalanga Domingos" w:date="2025-03-05T09:26:00Z" w16du:dateUtc="2025-03-05T08:26:00Z">
                  <w:rPr>
                    <w:rFonts w:ascii="Times New Roman" w:eastAsia="Times New Roman" w:hAnsi="Times New Roman"/>
                    <w:spacing w:val="-1"/>
                  </w:rPr>
                </w:rPrChange>
              </w:rPr>
              <w:t>2.5. – Tabela de impostos (TaxTable).</w:t>
            </w:r>
          </w:p>
          <w:p w14:paraId="26455988" w14:textId="77777777" w:rsidR="003F3EDE" w:rsidRPr="00FB0B06" w:rsidRDefault="003F3EDE" w:rsidP="0025185C">
            <w:pPr>
              <w:rPr>
                <w:rFonts w:ascii="Arial" w:eastAsia="Times New Roman" w:hAnsi="Arial" w:cs="Arial"/>
                <w:spacing w:val="-1"/>
                <w:sz w:val="20"/>
                <w:szCs w:val="20"/>
                <w:rPrChange w:id="8502"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503" w:author="Adelino Naquarta Sepalanga Domingos" w:date="2025-03-05T09:26:00Z" w16du:dateUtc="2025-03-05T08:26:00Z">
                  <w:rPr>
                    <w:rFonts w:ascii="Times New Roman" w:eastAsia="Times New Roman" w:hAnsi="Times New Roman"/>
                    <w:spacing w:val="-1"/>
                  </w:rPr>
                </w:rPrChange>
              </w:rPr>
              <w:t>Quando não valorizado na base de dados, deve ser preenchido com “0.00”.</w:t>
            </w:r>
          </w:p>
        </w:tc>
        <w:tc>
          <w:tcPr>
            <w:tcW w:w="141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D887B1D" w14:textId="77777777" w:rsidR="003F3EDE" w:rsidRPr="00FB0B06" w:rsidRDefault="003F3EDE" w:rsidP="0025185C">
            <w:pPr>
              <w:jc w:val="center"/>
              <w:rPr>
                <w:rFonts w:ascii="Arial" w:eastAsia="Times New Roman" w:hAnsi="Arial" w:cs="Arial"/>
                <w:spacing w:val="-1"/>
                <w:sz w:val="20"/>
                <w:szCs w:val="20"/>
                <w:rPrChange w:id="8504" w:author="Adelino Naquarta Sepalanga Domingos" w:date="2025-03-05T09:26:00Z" w16du:dateUtc="2025-03-05T08:26:00Z">
                  <w:rPr>
                    <w:rFonts w:ascii="Times New Roman" w:eastAsia="Times New Roman" w:hAnsi="Times New Roman"/>
                    <w:spacing w:val="-1"/>
                  </w:rPr>
                </w:rPrChange>
              </w:rPr>
            </w:pPr>
          </w:p>
          <w:p w14:paraId="07E7F708" w14:textId="77777777" w:rsidR="003F3EDE" w:rsidRPr="00FB0B06" w:rsidRDefault="003F3EDE" w:rsidP="0025185C">
            <w:pPr>
              <w:jc w:val="center"/>
              <w:rPr>
                <w:rFonts w:ascii="Arial" w:eastAsia="Times New Roman" w:hAnsi="Arial" w:cs="Arial"/>
                <w:spacing w:val="-1"/>
                <w:sz w:val="20"/>
                <w:szCs w:val="20"/>
                <w:rPrChange w:id="8505" w:author="Adelino Naquarta Sepalanga Domingos" w:date="2025-03-05T09:26:00Z" w16du:dateUtc="2025-03-05T08:26:00Z">
                  <w:rPr>
                    <w:rFonts w:ascii="Times New Roman" w:eastAsia="Times New Roman" w:hAnsi="Times New Roman"/>
                    <w:spacing w:val="-1"/>
                  </w:rPr>
                </w:rPrChange>
              </w:rPr>
            </w:pPr>
          </w:p>
          <w:p w14:paraId="68FCAC2B" w14:textId="77777777" w:rsidR="003F3EDE" w:rsidRPr="00FB0B06" w:rsidRDefault="003F3EDE" w:rsidP="0025185C">
            <w:pPr>
              <w:jc w:val="center"/>
              <w:rPr>
                <w:rFonts w:ascii="Arial" w:eastAsia="Times New Roman" w:hAnsi="Arial" w:cs="Arial"/>
                <w:spacing w:val="-1"/>
                <w:sz w:val="20"/>
                <w:szCs w:val="20"/>
                <w:rPrChange w:id="8506"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507" w:author="Adelino Naquarta Sepalanga Domingos" w:date="2025-03-05T09:26:00Z" w16du:dateUtc="2025-03-05T08:26:00Z">
                  <w:rPr>
                    <w:rFonts w:ascii="Times New Roman" w:eastAsia="Times New Roman" w:hAnsi="Times New Roman"/>
                    <w:spacing w:val="-1"/>
                  </w:rPr>
                </w:rPrChange>
              </w:rPr>
              <w:t>Monetário</w:t>
            </w:r>
          </w:p>
        </w:tc>
      </w:tr>
      <w:tr w:rsidR="003F3EDE" w:rsidRPr="00FB0B06" w14:paraId="4A6A35F2" w14:textId="77777777" w:rsidTr="0025185C">
        <w:trPr>
          <w:trHeight w:val="1081"/>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10E2D14" w14:textId="77777777" w:rsidR="003F3EDE" w:rsidRPr="00FB0B06" w:rsidRDefault="003F3EDE" w:rsidP="0025185C">
            <w:pPr>
              <w:jc w:val="center"/>
              <w:rPr>
                <w:rFonts w:ascii="Arial" w:eastAsia="Times New Roman" w:hAnsi="Arial" w:cs="Arial"/>
                <w:spacing w:val="-1"/>
                <w:sz w:val="20"/>
                <w:szCs w:val="20"/>
                <w:rPrChange w:id="8508"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509" w:author="Adelino Naquarta Sepalanga Domingos" w:date="2025-03-05T09:26:00Z" w16du:dateUtc="2025-03-05T08:26:00Z">
                  <w:rPr>
                    <w:rFonts w:ascii="Times New Roman" w:eastAsia="Times New Roman" w:hAnsi="Times New Roman"/>
                    <w:spacing w:val="-1"/>
                  </w:rPr>
                </w:rPrChange>
              </w:rPr>
              <w:t>4.3.4.15.3.</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7E40FB7" w14:textId="77777777" w:rsidR="003F3EDE" w:rsidRPr="00FB0B06" w:rsidRDefault="003F3EDE" w:rsidP="0025185C">
            <w:pPr>
              <w:jc w:val="center"/>
              <w:rPr>
                <w:rFonts w:ascii="Arial" w:eastAsia="Times New Roman" w:hAnsi="Arial" w:cs="Arial"/>
                <w:spacing w:val="-1"/>
                <w:sz w:val="20"/>
                <w:szCs w:val="20"/>
                <w:rPrChange w:id="8510"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511" w:author="Adelino Naquarta Sepalanga Domingos" w:date="2025-03-05T09:26:00Z" w16du:dateUtc="2025-03-05T08:26: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33BA2D7" w14:textId="77777777" w:rsidR="003F3EDE" w:rsidRPr="00FB0B06" w:rsidRDefault="003F3EDE" w:rsidP="0025185C">
            <w:pPr>
              <w:rPr>
                <w:rFonts w:ascii="Arial" w:eastAsia="Times New Roman" w:hAnsi="Arial" w:cs="Arial"/>
                <w:spacing w:val="-1"/>
                <w:sz w:val="20"/>
                <w:szCs w:val="20"/>
                <w:rPrChange w:id="8512"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513" w:author="Adelino Naquarta Sepalanga Domingos" w:date="2025-03-05T09:26:00Z" w16du:dateUtc="2025-03-05T08:26:00Z">
                  <w:rPr>
                    <w:rFonts w:ascii="Times New Roman" w:eastAsia="Times New Roman" w:hAnsi="Times New Roman"/>
                    <w:spacing w:val="-1"/>
                  </w:rPr>
                </w:rPrChange>
              </w:rPr>
              <w:t>Total do documento com impostos (GrossTotal)</w:t>
            </w:r>
          </w:p>
        </w:tc>
        <w:tc>
          <w:tcPr>
            <w:tcW w:w="377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1E2F742" w14:textId="77777777" w:rsidR="003F3EDE" w:rsidRPr="00FB0B06" w:rsidRDefault="003F3EDE" w:rsidP="0025185C">
            <w:pPr>
              <w:rPr>
                <w:rFonts w:ascii="Arial" w:eastAsia="Times New Roman" w:hAnsi="Arial" w:cs="Arial"/>
                <w:spacing w:val="-1"/>
                <w:sz w:val="20"/>
                <w:szCs w:val="20"/>
                <w:rPrChange w:id="8514"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515" w:author="Adelino Naquarta Sepalanga Domingos" w:date="2025-03-05T09:26:00Z" w16du:dateUtc="2025-03-05T08:26:00Z">
                  <w:rPr>
                    <w:rFonts w:ascii="Times New Roman" w:eastAsia="Times New Roman" w:hAnsi="Times New Roman"/>
                    <w:spacing w:val="-1"/>
                  </w:rPr>
                </w:rPrChange>
              </w:rPr>
              <w:t>Quando não valorizado na base de dados, deve ser preenchido com “0.00”.</w:t>
            </w:r>
          </w:p>
        </w:tc>
        <w:tc>
          <w:tcPr>
            <w:tcW w:w="1417"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B34810E" w14:textId="77777777" w:rsidR="003F3EDE" w:rsidRPr="00FB0B06" w:rsidRDefault="003F3EDE" w:rsidP="0025185C">
            <w:pPr>
              <w:jc w:val="center"/>
              <w:rPr>
                <w:rFonts w:ascii="Arial" w:eastAsia="Times New Roman" w:hAnsi="Arial" w:cs="Arial"/>
                <w:spacing w:val="-1"/>
                <w:sz w:val="20"/>
                <w:szCs w:val="20"/>
                <w:rPrChange w:id="8516" w:author="Adelino Naquarta Sepalanga Domingos" w:date="2025-03-05T09:26:00Z" w16du:dateUtc="2025-03-05T08:26:00Z">
                  <w:rPr>
                    <w:rFonts w:ascii="Times New Roman" w:eastAsia="Times New Roman" w:hAnsi="Times New Roman"/>
                    <w:spacing w:val="-1"/>
                  </w:rPr>
                </w:rPrChange>
              </w:rPr>
            </w:pPr>
          </w:p>
          <w:p w14:paraId="0847ED60" w14:textId="77777777" w:rsidR="003F3EDE" w:rsidRPr="00FB0B06" w:rsidRDefault="003F3EDE" w:rsidP="0025185C">
            <w:pPr>
              <w:jc w:val="center"/>
              <w:rPr>
                <w:rFonts w:ascii="Arial" w:eastAsia="Times New Roman" w:hAnsi="Arial" w:cs="Arial"/>
                <w:spacing w:val="-1"/>
                <w:sz w:val="20"/>
                <w:szCs w:val="20"/>
                <w:rPrChange w:id="8517"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518" w:author="Adelino Naquarta Sepalanga Domingos" w:date="2025-03-05T09:26:00Z" w16du:dateUtc="2025-03-05T08:26:00Z">
                  <w:rPr>
                    <w:rFonts w:ascii="Times New Roman" w:eastAsia="Times New Roman" w:hAnsi="Times New Roman"/>
                    <w:spacing w:val="-1"/>
                  </w:rPr>
                </w:rPrChange>
              </w:rPr>
              <w:t>Monetário</w:t>
            </w:r>
          </w:p>
        </w:tc>
      </w:tr>
      <w:tr w:rsidR="003F3EDE" w:rsidRPr="00FB0B06" w14:paraId="578ED5A0" w14:textId="77777777" w:rsidTr="0025185C">
        <w:trPr>
          <w:trHeight w:val="845"/>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7A455FC" w14:textId="77777777" w:rsidR="003F3EDE" w:rsidRPr="00FB0B06" w:rsidRDefault="003F3EDE" w:rsidP="0025185C">
            <w:pPr>
              <w:jc w:val="center"/>
              <w:rPr>
                <w:rFonts w:ascii="Arial" w:eastAsia="Times New Roman" w:hAnsi="Arial" w:cs="Arial"/>
                <w:spacing w:val="-1"/>
                <w:sz w:val="20"/>
                <w:szCs w:val="20"/>
                <w:rPrChange w:id="8519"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520" w:author="Adelino Naquarta Sepalanga Domingos" w:date="2025-03-05T09:26:00Z" w16du:dateUtc="2025-03-05T08:26:00Z">
                  <w:rPr>
                    <w:rFonts w:ascii="Times New Roman" w:eastAsia="Times New Roman" w:hAnsi="Times New Roman"/>
                    <w:spacing w:val="-1"/>
                  </w:rPr>
                </w:rPrChange>
              </w:rPr>
              <w:t>4.3.4.15.4.</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68392EB" w14:textId="77777777" w:rsidR="003F3EDE" w:rsidRPr="00FB0B06" w:rsidRDefault="003F3EDE" w:rsidP="0025185C">
            <w:pPr>
              <w:jc w:val="center"/>
              <w:rPr>
                <w:rFonts w:ascii="Arial" w:eastAsia="Times New Roman" w:hAnsi="Arial" w:cs="Arial"/>
                <w:spacing w:val="-1"/>
                <w:sz w:val="20"/>
                <w:szCs w:val="20"/>
                <w:rPrChange w:id="8521" w:author="Adelino Naquarta Sepalanga Domingos" w:date="2025-03-05T09:26:00Z" w16du:dateUtc="2025-03-05T08:26: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0A80A34" w14:textId="77777777" w:rsidR="003F3EDE" w:rsidRPr="00FB0B06" w:rsidRDefault="003F3EDE" w:rsidP="0025185C">
            <w:pPr>
              <w:rPr>
                <w:rFonts w:ascii="Arial" w:eastAsia="Times New Roman" w:hAnsi="Arial" w:cs="Arial"/>
                <w:spacing w:val="-1"/>
                <w:sz w:val="20"/>
                <w:szCs w:val="20"/>
                <w:rPrChange w:id="8522"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523" w:author="Adelino Naquarta Sepalanga Domingos" w:date="2025-03-05T09:26:00Z" w16du:dateUtc="2025-03-05T08:26:00Z">
                  <w:rPr>
                    <w:rFonts w:ascii="Times New Roman" w:eastAsia="Times New Roman" w:hAnsi="Times New Roman"/>
                    <w:spacing w:val="-1"/>
                  </w:rPr>
                </w:rPrChange>
              </w:rPr>
              <w:t>Moeda (Currency)</w:t>
            </w:r>
          </w:p>
        </w:tc>
        <w:tc>
          <w:tcPr>
            <w:tcW w:w="377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99C35A5" w14:textId="77777777" w:rsidR="003F3EDE" w:rsidRPr="00FB0B06" w:rsidRDefault="003F3EDE" w:rsidP="0025185C">
            <w:pPr>
              <w:rPr>
                <w:rFonts w:ascii="Arial" w:eastAsia="Times New Roman" w:hAnsi="Arial" w:cs="Arial"/>
                <w:spacing w:val="-1"/>
                <w:sz w:val="20"/>
                <w:szCs w:val="20"/>
                <w:rPrChange w:id="8524"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525" w:author="Adelino Naquarta Sepalanga Domingos" w:date="2025-03-05T09:26:00Z" w16du:dateUtc="2025-03-05T08:26:00Z">
                  <w:rPr>
                    <w:rFonts w:ascii="Times New Roman" w:eastAsia="Times New Roman" w:hAnsi="Times New Roman"/>
                    <w:spacing w:val="-1"/>
                  </w:rPr>
                </w:rPrChange>
              </w:rPr>
              <w:t>Não deve ser gerada no caso da emissão do documento ser em AOA.</w:t>
            </w:r>
          </w:p>
        </w:tc>
        <w:tc>
          <w:tcPr>
            <w:tcW w:w="141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8C2E318" w14:textId="77777777" w:rsidR="003F3EDE" w:rsidRPr="00FB0B06" w:rsidRDefault="003F3EDE" w:rsidP="0025185C">
            <w:pPr>
              <w:jc w:val="center"/>
              <w:rPr>
                <w:rFonts w:ascii="Arial" w:eastAsia="Times New Roman" w:hAnsi="Arial" w:cs="Arial"/>
                <w:spacing w:val="-1"/>
                <w:sz w:val="20"/>
                <w:szCs w:val="20"/>
                <w:rPrChange w:id="8526"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527" w:author="Adelino Naquarta Sepalanga Domingos" w:date="2025-03-05T09:26:00Z" w16du:dateUtc="2025-03-05T08:26:00Z">
                  <w:rPr>
                    <w:rFonts w:ascii="Times New Roman" w:eastAsia="Times New Roman" w:hAnsi="Times New Roman"/>
                    <w:spacing w:val="-1"/>
                  </w:rPr>
                </w:rPrChange>
              </w:rPr>
              <w:t>Não Aplicável</w:t>
            </w:r>
          </w:p>
        </w:tc>
      </w:tr>
      <w:tr w:rsidR="003F3EDE" w:rsidRPr="00FB0B06" w14:paraId="4139337B" w14:textId="77777777" w:rsidTr="0025185C">
        <w:trPr>
          <w:trHeight w:val="1043"/>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DA64706" w14:textId="77777777" w:rsidR="003F3EDE" w:rsidRPr="00FB0B06" w:rsidRDefault="003F3EDE" w:rsidP="0025185C">
            <w:pPr>
              <w:jc w:val="center"/>
              <w:rPr>
                <w:rFonts w:ascii="Arial" w:eastAsia="Times New Roman" w:hAnsi="Arial" w:cs="Arial"/>
                <w:spacing w:val="-1"/>
                <w:sz w:val="20"/>
                <w:szCs w:val="20"/>
                <w:rPrChange w:id="8528"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529" w:author="Adelino Naquarta Sepalanga Domingos" w:date="2025-03-05T09:26:00Z" w16du:dateUtc="2025-03-05T08:26:00Z">
                  <w:rPr>
                    <w:rFonts w:ascii="Times New Roman" w:eastAsia="Times New Roman" w:hAnsi="Times New Roman"/>
                    <w:spacing w:val="-1"/>
                  </w:rPr>
                </w:rPrChange>
              </w:rPr>
              <w:t>4.3.4.15.4.1.</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EFF7A3D" w14:textId="77777777" w:rsidR="003F3EDE" w:rsidRPr="00FB0B06" w:rsidRDefault="003F3EDE" w:rsidP="0025185C">
            <w:pPr>
              <w:jc w:val="center"/>
              <w:rPr>
                <w:rFonts w:ascii="Arial" w:eastAsia="Times New Roman" w:hAnsi="Arial" w:cs="Arial"/>
                <w:spacing w:val="-1"/>
                <w:sz w:val="20"/>
                <w:szCs w:val="20"/>
                <w:rPrChange w:id="8530"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531" w:author="Adelino Naquarta Sepalanga Domingos" w:date="2025-03-05T09:26:00Z" w16du:dateUtc="2025-03-05T08:26: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A012D74" w14:textId="77777777" w:rsidR="003F3EDE" w:rsidRPr="00FB0B06" w:rsidRDefault="003F3EDE" w:rsidP="0025185C">
            <w:pPr>
              <w:rPr>
                <w:rFonts w:ascii="Arial" w:eastAsia="Times New Roman" w:hAnsi="Arial" w:cs="Arial"/>
                <w:spacing w:val="-1"/>
                <w:sz w:val="20"/>
                <w:szCs w:val="20"/>
                <w:rPrChange w:id="8532"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533" w:author="Adelino Naquarta Sepalanga Domingos" w:date="2025-03-05T09:26:00Z" w16du:dateUtc="2025-03-05T08:26:00Z">
                  <w:rPr>
                    <w:rFonts w:ascii="Times New Roman" w:eastAsia="Times New Roman" w:hAnsi="Times New Roman"/>
                    <w:spacing w:val="-1"/>
                  </w:rPr>
                </w:rPrChange>
              </w:rPr>
              <w:t>Código de moeda (CurrencyCode)</w:t>
            </w:r>
          </w:p>
        </w:tc>
        <w:tc>
          <w:tcPr>
            <w:tcW w:w="377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A39BD4B" w14:textId="77777777" w:rsidR="003F3EDE" w:rsidRPr="00FB0B06" w:rsidRDefault="003F3EDE" w:rsidP="0025185C">
            <w:pPr>
              <w:rPr>
                <w:rFonts w:ascii="Arial" w:eastAsia="Times New Roman" w:hAnsi="Arial" w:cs="Arial"/>
                <w:spacing w:val="-1"/>
                <w:sz w:val="20"/>
                <w:szCs w:val="20"/>
                <w:rPrChange w:id="8534"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535" w:author="Adelino Naquarta Sepalanga Domingos" w:date="2025-03-05T09:26:00Z" w16du:dateUtc="2025-03-05T08:26:00Z">
                  <w:rPr>
                    <w:rFonts w:ascii="Times New Roman" w:eastAsia="Times New Roman" w:hAnsi="Times New Roman"/>
                    <w:spacing w:val="-1"/>
                  </w:rPr>
                </w:rPrChange>
              </w:rPr>
              <w:t>No caso de moeda estrangeira deve ser preenchido de acordo com a norma ISO 4217.</w:t>
            </w:r>
          </w:p>
        </w:tc>
        <w:tc>
          <w:tcPr>
            <w:tcW w:w="1417"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41FAD5B" w14:textId="77777777" w:rsidR="003F3EDE" w:rsidRPr="00FB0B06" w:rsidRDefault="003F3EDE" w:rsidP="0025185C">
            <w:pPr>
              <w:jc w:val="center"/>
              <w:rPr>
                <w:rFonts w:ascii="Arial" w:eastAsia="Times New Roman" w:hAnsi="Arial" w:cs="Arial"/>
                <w:spacing w:val="-1"/>
                <w:sz w:val="20"/>
                <w:szCs w:val="20"/>
                <w:rPrChange w:id="8536" w:author="Adelino Naquarta Sepalanga Domingos" w:date="2025-03-05T09:26:00Z" w16du:dateUtc="2025-03-05T08:26:00Z">
                  <w:rPr>
                    <w:rFonts w:ascii="Times New Roman" w:eastAsia="Times New Roman" w:hAnsi="Times New Roman"/>
                    <w:spacing w:val="-1"/>
                  </w:rPr>
                </w:rPrChange>
              </w:rPr>
            </w:pPr>
          </w:p>
          <w:p w14:paraId="3E4A3DFF" w14:textId="77777777" w:rsidR="003F3EDE" w:rsidRPr="00FB0B06" w:rsidRDefault="003F3EDE" w:rsidP="0025185C">
            <w:pPr>
              <w:jc w:val="center"/>
              <w:rPr>
                <w:rFonts w:ascii="Arial" w:eastAsia="Times New Roman" w:hAnsi="Arial" w:cs="Arial"/>
                <w:spacing w:val="-1"/>
                <w:sz w:val="20"/>
                <w:szCs w:val="20"/>
                <w:rPrChange w:id="8537"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538" w:author="Adelino Naquarta Sepalanga Domingos" w:date="2025-03-05T09:26:00Z" w16du:dateUtc="2025-03-05T08:26:00Z">
                  <w:rPr>
                    <w:rFonts w:ascii="Times New Roman" w:eastAsia="Times New Roman" w:hAnsi="Times New Roman"/>
                    <w:spacing w:val="-1"/>
                  </w:rPr>
                </w:rPrChange>
              </w:rPr>
              <w:t>Texto 3</w:t>
            </w:r>
          </w:p>
        </w:tc>
      </w:tr>
      <w:tr w:rsidR="003F3EDE" w:rsidRPr="00FB0B06" w14:paraId="2E788091" w14:textId="77777777" w:rsidTr="0025185C">
        <w:trPr>
          <w:trHeight w:val="1412"/>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A78D957" w14:textId="77777777" w:rsidR="003F3EDE" w:rsidRPr="00FB0B06" w:rsidRDefault="003F3EDE" w:rsidP="0025185C">
            <w:pPr>
              <w:jc w:val="center"/>
              <w:rPr>
                <w:rFonts w:ascii="Arial" w:eastAsia="Times New Roman" w:hAnsi="Arial" w:cs="Arial"/>
                <w:spacing w:val="-1"/>
                <w:sz w:val="20"/>
                <w:szCs w:val="20"/>
                <w:rPrChange w:id="8539"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540" w:author="Adelino Naquarta Sepalanga Domingos" w:date="2025-03-05T09:26:00Z" w16du:dateUtc="2025-03-05T08:26:00Z">
                  <w:rPr>
                    <w:rFonts w:ascii="Times New Roman" w:eastAsia="Times New Roman" w:hAnsi="Times New Roman"/>
                    <w:spacing w:val="-1"/>
                  </w:rPr>
                </w:rPrChange>
              </w:rPr>
              <w:t>4.3.4.15.4.2.</w:t>
            </w:r>
          </w:p>
        </w:tc>
        <w:tc>
          <w:tcPr>
            <w:tcW w:w="14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936A86A" w14:textId="77777777" w:rsidR="003F3EDE" w:rsidRPr="00FB0B06" w:rsidRDefault="003F3EDE" w:rsidP="0025185C">
            <w:pPr>
              <w:jc w:val="center"/>
              <w:rPr>
                <w:rFonts w:ascii="Arial" w:eastAsia="Times New Roman" w:hAnsi="Arial" w:cs="Arial"/>
                <w:spacing w:val="-1"/>
                <w:sz w:val="20"/>
                <w:szCs w:val="20"/>
                <w:rPrChange w:id="8541"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542" w:author="Adelino Naquarta Sepalanga Domingos" w:date="2025-03-05T09:26:00Z" w16du:dateUtc="2025-03-05T08:26: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0E79AC3" w14:textId="77777777" w:rsidR="003F3EDE" w:rsidRPr="00FB0B06" w:rsidRDefault="003F3EDE" w:rsidP="0025185C">
            <w:pPr>
              <w:rPr>
                <w:rFonts w:ascii="Arial" w:eastAsia="Times New Roman" w:hAnsi="Arial" w:cs="Arial"/>
                <w:spacing w:val="-1"/>
                <w:sz w:val="20"/>
                <w:szCs w:val="20"/>
                <w:rPrChange w:id="8543"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544" w:author="Adelino Naquarta Sepalanga Domingos" w:date="2025-03-05T09:26:00Z" w16du:dateUtc="2025-03-05T08:26:00Z">
                  <w:rPr>
                    <w:rFonts w:ascii="Times New Roman" w:eastAsia="Times New Roman" w:hAnsi="Times New Roman"/>
                    <w:spacing w:val="-1"/>
                  </w:rPr>
                </w:rPrChange>
              </w:rPr>
              <w:t>Valor total em moeda estrangeira (CurrencyAmount)</w:t>
            </w:r>
          </w:p>
        </w:tc>
        <w:tc>
          <w:tcPr>
            <w:tcW w:w="377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02903C8" w14:textId="77777777" w:rsidR="003F3EDE" w:rsidRPr="00FB0B06" w:rsidRDefault="003F3EDE" w:rsidP="0025185C">
            <w:pPr>
              <w:rPr>
                <w:rFonts w:ascii="Arial" w:eastAsia="Times New Roman" w:hAnsi="Arial" w:cs="Arial"/>
                <w:spacing w:val="-1"/>
                <w:sz w:val="20"/>
                <w:szCs w:val="20"/>
                <w:rPrChange w:id="8545"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546" w:author="Adelino Naquarta Sepalanga Domingos" w:date="2025-03-05T09:26:00Z" w16du:dateUtc="2025-03-05T08:26:00Z">
                  <w:rPr>
                    <w:rFonts w:ascii="Times New Roman" w:eastAsia="Times New Roman" w:hAnsi="Times New Roman"/>
                    <w:spacing w:val="-1"/>
                  </w:rPr>
                </w:rPrChange>
              </w:rPr>
              <w:t>Valor do campo 4.3.4.15.3. – Total do documento com impostos (GrossTotal) na moeda original do documento.</w:t>
            </w:r>
          </w:p>
        </w:tc>
        <w:tc>
          <w:tcPr>
            <w:tcW w:w="141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082DA70" w14:textId="77777777" w:rsidR="003F3EDE" w:rsidRPr="00FB0B06" w:rsidRDefault="003F3EDE" w:rsidP="0025185C">
            <w:pPr>
              <w:jc w:val="center"/>
              <w:rPr>
                <w:rFonts w:ascii="Arial" w:eastAsia="Times New Roman" w:hAnsi="Arial" w:cs="Arial"/>
                <w:spacing w:val="-1"/>
                <w:sz w:val="20"/>
                <w:szCs w:val="20"/>
                <w:rPrChange w:id="8547" w:author="Adelino Naquarta Sepalanga Domingos" w:date="2025-03-05T09:26:00Z" w16du:dateUtc="2025-03-05T08:26:00Z">
                  <w:rPr>
                    <w:rFonts w:ascii="Times New Roman" w:eastAsia="Times New Roman" w:hAnsi="Times New Roman"/>
                    <w:spacing w:val="-1"/>
                  </w:rPr>
                </w:rPrChange>
              </w:rPr>
            </w:pPr>
          </w:p>
          <w:p w14:paraId="2702B8CE" w14:textId="77777777" w:rsidR="003F3EDE" w:rsidRPr="00FB0B06" w:rsidRDefault="003F3EDE" w:rsidP="0025185C">
            <w:pPr>
              <w:jc w:val="center"/>
              <w:rPr>
                <w:rFonts w:ascii="Arial" w:eastAsia="Times New Roman" w:hAnsi="Arial" w:cs="Arial"/>
                <w:spacing w:val="-1"/>
                <w:sz w:val="20"/>
                <w:szCs w:val="20"/>
                <w:rPrChange w:id="8548"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549" w:author="Adelino Naquarta Sepalanga Domingos" w:date="2025-03-05T09:26:00Z" w16du:dateUtc="2025-03-05T08:26:00Z">
                  <w:rPr>
                    <w:rFonts w:ascii="Times New Roman" w:eastAsia="Times New Roman" w:hAnsi="Times New Roman"/>
                    <w:spacing w:val="-1"/>
                  </w:rPr>
                </w:rPrChange>
              </w:rPr>
              <w:t>Monetário</w:t>
            </w:r>
          </w:p>
        </w:tc>
      </w:tr>
      <w:tr w:rsidR="003F3EDE" w:rsidRPr="00FB0B06" w14:paraId="529957EE" w14:textId="77777777" w:rsidTr="0025185C">
        <w:trPr>
          <w:trHeight w:val="906"/>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FE90A53" w14:textId="77777777" w:rsidR="003F3EDE" w:rsidRPr="00FB0B06" w:rsidRDefault="003F3EDE" w:rsidP="0025185C">
            <w:pPr>
              <w:jc w:val="center"/>
              <w:rPr>
                <w:rFonts w:ascii="Arial" w:eastAsia="Times New Roman" w:hAnsi="Arial" w:cs="Arial"/>
                <w:spacing w:val="-1"/>
                <w:sz w:val="20"/>
                <w:szCs w:val="20"/>
                <w:rPrChange w:id="8550"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551" w:author="Adelino Naquarta Sepalanga Domingos" w:date="2025-03-05T09:26:00Z" w16du:dateUtc="2025-03-05T08:26:00Z">
                  <w:rPr>
                    <w:rFonts w:ascii="Times New Roman" w:eastAsia="Times New Roman" w:hAnsi="Times New Roman"/>
                    <w:spacing w:val="-1"/>
                  </w:rPr>
                </w:rPrChange>
              </w:rPr>
              <w:t>4.3.4.15.4.3.</w:t>
            </w:r>
          </w:p>
        </w:tc>
        <w:tc>
          <w:tcPr>
            <w:tcW w:w="1448"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A3DEF38" w14:textId="77777777" w:rsidR="003F3EDE" w:rsidRPr="00FB0B06" w:rsidRDefault="003F3EDE" w:rsidP="0025185C">
            <w:pPr>
              <w:jc w:val="center"/>
              <w:rPr>
                <w:rFonts w:ascii="Arial" w:eastAsia="Times New Roman" w:hAnsi="Arial" w:cs="Arial"/>
                <w:spacing w:val="-1"/>
                <w:sz w:val="20"/>
                <w:szCs w:val="20"/>
                <w:rPrChange w:id="8552"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553" w:author="Adelino Naquarta Sepalanga Domingos" w:date="2025-03-05T09:26:00Z" w16du:dateUtc="2025-03-05T08:26: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50EDB63" w14:textId="77777777" w:rsidR="003F3EDE" w:rsidRPr="00FB0B06" w:rsidRDefault="003F3EDE" w:rsidP="0025185C">
            <w:pPr>
              <w:rPr>
                <w:rFonts w:ascii="Arial" w:eastAsia="Times New Roman" w:hAnsi="Arial" w:cs="Arial"/>
                <w:spacing w:val="-1"/>
                <w:sz w:val="20"/>
                <w:szCs w:val="20"/>
                <w:rPrChange w:id="8554"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555" w:author="Adelino Naquarta Sepalanga Domingos" w:date="2025-03-05T09:26:00Z" w16du:dateUtc="2025-03-05T08:26:00Z">
                  <w:rPr>
                    <w:rFonts w:ascii="Times New Roman" w:eastAsia="Times New Roman" w:hAnsi="Times New Roman"/>
                    <w:spacing w:val="-1"/>
                  </w:rPr>
                </w:rPrChange>
              </w:rPr>
              <w:t>Taxa de câmbio (ExchangeRate)</w:t>
            </w:r>
          </w:p>
        </w:tc>
        <w:tc>
          <w:tcPr>
            <w:tcW w:w="377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603269B" w14:textId="77777777" w:rsidR="003F3EDE" w:rsidRPr="00FB0B06" w:rsidRDefault="003F3EDE" w:rsidP="0025185C">
            <w:pPr>
              <w:rPr>
                <w:rFonts w:ascii="Arial" w:eastAsia="Times New Roman" w:hAnsi="Arial" w:cs="Arial"/>
                <w:spacing w:val="-1"/>
                <w:sz w:val="20"/>
                <w:szCs w:val="20"/>
                <w:rPrChange w:id="8556"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557" w:author="Adelino Naquarta Sepalanga Domingos" w:date="2025-03-05T09:26:00Z" w16du:dateUtc="2025-03-05T08:26:00Z">
                  <w:rPr>
                    <w:rFonts w:ascii="Times New Roman" w:eastAsia="Times New Roman" w:hAnsi="Times New Roman"/>
                    <w:spacing w:val="-1"/>
                  </w:rPr>
                </w:rPrChange>
              </w:rPr>
              <w:t>Deve ser indicada a taxa de câmbio utilizada na conversão para AOA.</w:t>
            </w:r>
          </w:p>
        </w:tc>
        <w:tc>
          <w:tcPr>
            <w:tcW w:w="1417"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1ECC047" w14:textId="77777777" w:rsidR="003F3EDE" w:rsidRPr="00FB0B06" w:rsidRDefault="003F3EDE" w:rsidP="0025185C">
            <w:pPr>
              <w:jc w:val="center"/>
              <w:rPr>
                <w:rFonts w:ascii="Arial" w:eastAsia="Times New Roman" w:hAnsi="Arial" w:cs="Arial"/>
                <w:spacing w:val="-1"/>
                <w:sz w:val="20"/>
                <w:szCs w:val="20"/>
                <w:rPrChange w:id="8558" w:author="Adelino Naquarta Sepalanga Domingos" w:date="2025-03-05T09:26:00Z" w16du:dateUtc="2025-03-05T08:26:00Z">
                  <w:rPr>
                    <w:rFonts w:ascii="Times New Roman" w:eastAsia="Times New Roman" w:hAnsi="Times New Roman"/>
                    <w:spacing w:val="-1"/>
                  </w:rPr>
                </w:rPrChange>
              </w:rPr>
            </w:pPr>
            <w:r w:rsidRPr="00FB0B06">
              <w:rPr>
                <w:rFonts w:ascii="Arial" w:eastAsia="Times New Roman" w:hAnsi="Arial" w:cs="Arial"/>
                <w:spacing w:val="-1"/>
                <w:sz w:val="20"/>
                <w:szCs w:val="20"/>
                <w:rPrChange w:id="8559" w:author="Adelino Naquarta Sepalanga Domingos" w:date="2025-03-05T09:26:00Z" w16du:dateUtc="2025-03-05T08:26:00Z">
                  <w:rPr>
                    <w:rFonts w:ascii="Times New Roman" w:eastAsia="Times New Roman" w:hAnsi="Times New Roman"/>
                    <w:spacing w:val="-1"/>
                  </w:rPr>
                </w:rPrChange>
              </w:rPr>
              <w:t>Decimal</w:t>
            </w:r>
          </w:p>
        </w:tc>
      </w:tr>
    </w:tbl>
    <w:p w14:paraId="5D3CD31F" w14:textId="77777777" w:rsidR="00FB0B06" w:rsidRDefault="00FB0B06" w:rsidP="003F3EDE">
      <w:pPr>
        <w:rPr>
          <w:ins w:id="8560" w:author="Adelino Naquarta Sepalanga Domingos" w:date="2025-03-05T09:28:00Z" w16du:dateUtc="2025-03-05T08:28:00Z"/>
          <w:rFonts w:ascii="Arial" w:eastAsia="Microsoft JhengHei" w:hAnsi="Arial" w:cs="Arial"/>
          <w:b/>
        </w:rPr>
      </w:pPr>
    </w:p>
    <w:p w14:paraId="5FCF3421" w14:textId="631CA6EE" w:rsidR="003F3EDE" w:rsidRPr="00691778" w:rsidRDefault="003F3EDE" w:rsidP="003F3EDE">
      <w:pPr>
        <w:rPr>
          <w:rFonts w:ascii="Arial" w:eastAsia="Microsoft JhengHei" w:hAnsi="Arial" w:cs="Arial"/>
          <w:b/>
          <w:rPrChange w:id="8561" w:author="Adelino Naquarta Sepalanga Domingos" w:date="2025-03-05T08:49:00Z" w16du:dateUtc="2025-03-05T07:49:00Z">
            <w:rPr>
              <w:rFonts w:ascii="Microsoft JhengHei" w:eastAsia="Microsoft JhengHei" w:hAnsi="Microsoft JhengHei" w:cstheme="minorHAnsi"/>
              <w:b/>
            </w:rPr>
          </w:rPrChange>
        </w:rPr>
      </w:pPr>
      <w:r w:rsidRPr="00691778">
        <w:rPr>
          <w:rFonts w:ascii="Arial" w:eastAsia="Microsoft JhengHei" w:hAnsi="Arial" w:cs="Arial"/>
          <w:b/>
          <w:rPrChange w:id="8562" w:author="Adelino Naquarta Sepalanga Domingos" w:date="2025-03-05T08:49:00Z" w16du:dateUtc="2025-03-05T07:49:00Z">
            <w:rPr>
              <w:rFonts w:ascii="Microsoft JhengHei" w:eastAsia="Microsoft JhengHei" w:hAnsi="Microsoft JhengHei" w:cstheme="minorHAnsi"/>
              <w:b/>
            </w:rPr>
          </w:rPrChange>
        </w:rPr>
        <w:t>4.4– Documentos de recibos emitidos (Payments).</w:t>
      </w:r>
    </w:p>
    <w:p w14:paraId="2B0FBAB2" w14:textId="77777777" w:rsidR="003F3EDE" w:rsidRPr="00691778" w:rsidRDefault="003F3EDE" w:rsidP="003F3EDE">
      <w:pPr>
        <w:spacing w:after="240" w:line="276" w:lineRule="auto"/>
        <w:jc w:val="both"/>
        <w:rPr>
          <w:rFonts w:ascii="Arial" w:eastAsia="Times New Roman" w:hAnsi="Arial" w:cs="Arial"/>
          <w:spacing w:val="-1"/>
          <w:sz w:val="24"/>
          <w:szCs w:val="24"/>
          <w:rPrChange w:id="8563" w:author="Adelino Naquarta Sepalanga Domingos" w:date="2025-03-05T08:49:00Z" w16du:dateUtc="2025-03-05T07:49:00Z">
            <w:rPr>
              <w:rFonts w:ascii="Times New Roman" w:eastAsia="Times New Roman" w:hAnsi="Times New Roman" w:cs="Times New Roman"/>
              <w:spacing w:val="-1"/>
              <w:sz w:val="24"/>
              <w:szCs w:val="24"/>
            </w:rPr>
          </w:rPrChange>
        </w:rPr>
      </w:pPr>
      <w:r w:rsidRPr="00691778">
        <w:rPr>
          <w:rFonts w:ascii="Arial" w:eastAsia="Times New Roman" w:hAnsi="Arial" w:cs="Arial"/>
          <w:spacing w:val="-1"/>
          <w:sz w:val="24"/>
          <w:szCs w:val="24"/>
          <w:rPrChange w:id="8564" w:author="Adelino Naquarta Sepalanga Domingos" w:date="2025-03-05T08:49:00Z" w16du:dateUtc="2025-03-05T07:49:00Z">
            <w:rPr>
              <w:rFonts w:ascii="Times New Roman" w:eastAsia="Times New Roman" w:hAnsi="Times New Roman" w:cs="Times New Roman"/>
              <w:spacing w:val="-1"/>
              <w:sz w:val="24"/>
              <w:szCs w:val="24"/>
            </w:rPr>
          </w:rPrChange>
        </w:rPr>
        <w:t>Nesta tabela devem ser exportados os recibos emitidos, criados após a entrada em vigor da presente estrutura.</w:t>
      </w:r>
    </w:p>
    <w:p w14:paraId="1579F6F0" w14:textId="77777777" w:rsidR="003F3EDE" w:rsidRPr="00691778" w:rsidRDefault="003F3EDE" w:rsidP="003F3EDE">
      <w:pPr>
        <w:rPr>
          <w:rFonts w:ascii="Arial" w:eastAsia="Microsoft JhengHei" w:hAnsi="Arial" w:cs="Arial"/>
          <w:rPrChange w:id="8565" w:author="Adelino Naquarta Sepalanga Domingos" w:date="2025-03-05T08:49:00Z" w16du:dateUtc="2025-03-05T07:49:00Z">
            <w:rPr>
              <w:rFonts w:ascii="Microsoft JhengHei" w:eastAsia="Microsoft JhengHei" w:hAnsi="Microsoft JhengHei" w:cstheme="minorHAnsi"/>
            </w:rPr>
          </w:rPrChange>
        </w:rPr>
      </w:pPr>
    </w:p>
    <w:tbl>
      <w:tblPr>
        <w:tblW w:w="11199" w:type="dxa"/>
        <w:tblInd w:w="-1001" w:type="dxa"/>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560"/>
        <w:gridCol w:w="1504"/>
        <w:gridCol w:w="3000"/>
        <w:gridCol w:w="3860"/>
        <w:gridCol w:w="1275"/>
      </w:tblGrid>
      <w:tr w:rsidR="003F3EDE" w:rsidRPr="00FB0B06" w14:paraId="59CDF414" w14:textId="77777777" w:rsidTr="0025185C">
        <w:trPr>
          <w:trHeight w:val="463"/>
          <w:tblHeader/>
        </w:trPr>
        <w:tc>
          <w:tcPr>
            <w:tcW w:w="1560"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0303187A" w14:textId="77777777" w:rsidR="003F3EDE" w:rsidRPr="00FB0B06" w:rsidRDefault="003F3EDE" w:rsidP="0025185C">
            <w:pPr>
              <w:widowControl w:val="0"/>
              <w:spacing w:after="0" w:line="240" w:lineRule="auto"/>
              <w:jc w:val="center"/>
              <w:rPr>
                <w:rFonts w:ascii="Arial" w:eastAsia="Times New Roman" w:hAnsi="Arial" w:cs="Arial"/>
                <w:b/>
                <w:bCs/>
                <w:spacing w:val="-1"/>
                <w:sz w:val="20"/>
                <w:szCs w:val="20"/>
                <w:rPrChange w:id="8566" w:author="Adelino Naquarta Sepalanga Domingos" w:date="2025-03-05T09:28:00Z" w16du:dateUtc="2025-03-05T08:28:00Z">
                  <w:rPr>
                    <w:rFonts w:ascii="Times New Roman" w:eastAsia="Times New Roman" w:hAnsi="Times New Roman"/>
                    <w:b/>
                    <w:bCs/>
                    <w:spacing w:val="-1"/>
                  </w:rPr>
                </w:rPrChange>
              </w:rPr>
            </w:pPr>
            <w:r w:rsidRPr="00FB0B06">
              <w:rPr>
                <w:rFonts w:ascii="Arial" w:eastAsia="Times New Roman" w:hAnsi="Arial" w:cs="Arial"/>
                <w:b/>
                <w:bCs/>
                <w:spacing w:val="-1"/>
                <w:sz w:val="20"/>
                <w:szCs w:val="20"/>
                <w:rPrChange w:id="8567" w:author="Adelino Naquarta Sepalanga Domingos" w:date="2025-03-05T09:28:00Z" w16du:dateUtc="2025-03-05T08:28:00Z">
                  <w:rPr>
                    <w:rFonts w:ascii="Times New Roman" w:eastAsia="Times New Roman" w:hAnsi="Times New Roman"/>
                    <w:b/>
                    <w:bCs/>
                    <w:spacing w:val="-1"/>
                  </w:rPr>
                </w:rPrChange>
              </w:rPr>
              <w:t>Índice do campo</w:t>
            </w:r>
          </w:p>
        </w:tc>
        <w:tc>
          <w:tcPr>
            <w:tcW w:w="1504"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28CEB825" w14:textId="77777777" w:rsidR="003F3EDE" w:rsidRPr="00FB0B06" w:rsidRDefault="003F3EDE" w:rsidP="0025185C">
            <w:pPr>
              <w:widowControl w:val="0"/>
              <w:spacing w:after="0" w:line="240" w:lineRule="auto"/>
              <w:jc w:val="center"/>
              <w:rPr>
                <w:rFonts w:ascii="Arial" w:eastAsia="Times New Roman" w:hAnsi="Arial" w:cs="Arial"/>
                <w:b/>
                <w:bCs/>
                <w:spacing w:val="-1"/>
                <w:sz w:val="20"/>
                <w:szCs w:val="20"/>
                <w:rPrChange w:id="8568" w:author="Adelino Naquarta Sepalanga Domingos" w:date="2025-03-05T09:28:00Z" w16du:dateUtc="2025-03-05T08:28:00Z">
                  <w:rPr>
                    <w:rFonts w:ascii="Times New Roman" w:eastAsia="Times New Roman" w:hAnsi="Times New Roman"/>
                    <w:b/>
                    <w:bCs/>
                    <w:spacing w:val="-1"/>
                  </w:rPr>
                </w:rPrChange>
              </w:rPr>
            </w:pPr>
            <w:r w:rsidRPr="00FB0B06">
              <w:rPr>
                <w:rFonts w:ascii="Arial" w:eastAsia="Times New Roman" w:hAnsi="Arial" w:cs="Arial"/>
                <w:b/>
                <w:bCs/>
                <w:spacing w:val="-1"/>
                <w:sz w:val="20"/>
                <w:szCs w:val="20"/>
                <w:rPrChange w:id="8569" w:author="Adelino Naquarta Sepalanga Domingos" w:date="2025-03-05T09:28:00Z" w16du:dateUtc="2025-03-05T08:28:00Z">
                  <w:rPr>
                    <w:rFonts w:ascii="Times New Roman" w:eastAsia="Times New Roman" w:hAnsi="Times New Roman"/>
                    <w:b/>
                    <w:bCs/>
                    <w:spacing w:val="-1"/>
                  </w:rPr>
                </w:rPrChange>
              </w:rPr>
              <w:t>Obrigatório</w:t>
            </w:r>
          </w:p>
        </w:tc>
        <w:tc>
          <w:tcPr>
            <w:tcW w:w="3000"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1D7B2349" w14:textId="77777777" w:rsidR="003F3EDE" w:rsidRPr="00FB0B06" w:rsidRDefault="003F3EDE" w:rsidP="0025185C">
            <w:pPr>
              <w:widowControl w:val="0"/>
              <w:spacing w:after="0" w:line="240" w:lineRule="auto"/>
              <w:jc w:val="center"/>
              <w:rPr>
                <w:rFonts w:ascii="Arial" w:eastAsia="Times New Roman" w:hAnsi="Arial" w:cs="Arial"/>
                <w:b/>
                <w:bCs/>
                <w:spacing w:val="-1"/>
                <w:sz w:val="20"/>
                <w:szCs w:val="20"/>
                <w:rPrChange w:id="8570" w:author="Adelino Naquarta Sepalanga Domingos" w:date="2025-03-05T09:28:00Z" w16du:dateUtc="2025-03-05T08:28:00Z">
                  <w:rPr>
                    <w:rFonts w:ascii="Times New Roman" w:eastAsia="Times New Roman" w:hAnsi="Times New Roman"/>
                    <w:b/>
                    <w:bCs/>
                    <w:spacing w:val="-1"/>
                  </w:rPr>
                </w:rPrChange>
              </w:rPr>
            </w:pPr>
            <w:r w:rsidRPr="00FB0B06">
              <w:rPr>
                <w:rFonts w:ascii="Arial" w:eastAsia="Times New Roman" w:hAnsi="Arial" w:cs="Arial"/>
                <w:b/>
                <w:bCs/>
                <w:spacing w:val="-1"/>
                <w:sz w:val="20"/>
                <w:szCs w:val="20"/>
                <w:rPrChange w:id="8571" w:author="Adelino Naquarta Sepalanga Domingos" w:date="2025-03-05T09:28:00Z" w16du:dateUtc="2025-03-05T08:28:00Z">
                  <w:rPr>
                    <w:rFonts w:ascii="Times New Roman" w:eastAsia="Times New Roman" w:hAnsi="Times New Roman"/>
                    <w:b/>
                    <w:bCs/>
                    <w:spacing w:val="-1"/>
                  </w:rPr>
                </w:rPrChange>
              </w:rPr>
              <w:t>Nome do campo</w:t>
            </w:r>
          </w:p>
        </w:tc>
        <w:tc>
          <w:tcPr>
            <w:tcW w:w="3860"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180568B6" w14:textId="77777777" w:rsidR="003F3EDE" w:rsidRPr="00FB0B06" w:rsidRDefault="003F3EDE" w:rsidP="0025185C">
            <w:pPr>
              <w:widowControl w:val="0"/>
              <w:spacing w:after="0" w:line="240" w:lineRule="auto"/>
              <w:jc w:val="center"/>
              <w:rPr>
                <w:rFonts w:ascii="Arial" w:eastAsia="Times New Roman" w:hAnsi="Arial" w:cs="Arial"/>
                <w:b/>
                <w:bCs/>
                <w:spacing w:val="-1"/>
                <w:sz w:val="20"/>
                <w:szCs w:val="20"/>
                <w:rPrChange w:id="8572" w:author="Adelino Naquarta Sepalanga Domingos" w:date="2025-03-05T09:28:00Z" w16du:dateUtc="2025-03-05T08:28:00Z">
                  <w:rPr>
                    <w:rFonts w:ascii="Times New Roman" w:eastAsia="Times New Roman" w:hAnsi="Times New Roman"/>
                    <w:b/>
                    <w:bCs/>
                    <w:spacing w:val="-1"/>
                  </w:rPr>
                </w:rPrChange>
              </w:rPr>
            </w:pPr>
            <w:r w:rsidRPr="00FB0B06">
              <w:rPr>
                <w:rFonts w:ascii="Arial" w:eastAsia="Times New Roman" w:hAnsi="Arial" w:cs="Arial"/>
                <w:b/>
                <w:bCs/>
                <w:spacing w:val="-1"/>
                <w:sz w:val="20"/>
                <w:szCs w:val="20"/>
                <w:rPrChange w:id="8573" w:author="Adelino Naquarta Sepalanga Domingos" w:date="2025-03-05T09:28:00Z" w16du:dateUtc="2025-03-05T08:28:00Z">
                  <w:rPr>
                    <w:rFonts w:ascii="Times New Roman" w:eastAsia="Times New Roman" w:hAnsi="Times New Roman"/>
                    <w:b/>
                    <w:bCs/>
                    <w:spacing w:val="-1"/>
                  </w:rPr>
                </w:rPrChange>
              </w:rPr>
              <w:t>Notas técnicas</w:t>
            </w:r>
          </w:p>
        </w:tc>
        <w:tc>
          <w:tcPr>
            <w:tcW w:w="1275"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228EC2A5" w14:textId="77777777" w:rsidR="003F3EDE" w:rsidRPr="00FB0B06" w:rsidRDefault="003F3EDE" w:rsidP="0025185C">
            <w:pPr>
              <w:widowControl w:val="0"/>
              <w:spacing w:after="0" w:line="240" w:lineRule="auto"/>
              <w:jc w:val="center"/>
              <w:rPr>
                <w:rFonts w:ascii="Arial" w:eastAsia="Times New Roman" w:hAnsi="Arial" w:cs="Arial"/>
                <w:b/>
                <w:bCs/>
                <w:spacing w:val="-1"/>
                <w:sz w:val="20"/>
                <w:szCs w:val="20"/>
                <w:rPrChange w:id="8574" w:author="Adelino Naquarta Sepalanga Domingos" w:date="2025-03-05T09:28:00Z" w16du:dateUtc="2025-03-05T08:28:00Z">
                  <w:rPr>
                    <w:rFonts w:ascii="Times New Roman" w:eastAsia="Times New Roman" w:hAnsi="Times New Roman"/>
                    <w:b/>
                    <w:bCs/>
                    <w:spacing w:val="-1"/>
                  </w:rPr>
                </w:rPrChange>
              </w:rPr>
            </w:pPr>
            <w:r w:rsidRPr="00FB0B06">
              <w:rPr>
                <w:rFonts w:ascii="Arial" w:eastAsia="Times New Roman" w:hAnsi="Arial" w:cs="Arial"/>
                <w:b/>
                <w:bCs/>
                <w:spacing w:val="-1"/>
                <w:sz w:val="20"/>
                <w:szCs w:val="20"/>
                <w:rPrChange w:id="8575" w:author="Adelino Naquarta Sepalanga Domingos" w:date="2025-03-05T09:28:00Z" w16du:dateUtc="2025-03-05T08:28:00Z">
                  <w:rPr>
                    <w:rFonts w:ascii="Times New Roman" w:eastAsia="Times New Roman" w:hAnsi="Times New Roman"/>
                    <w:b/>
                    <w:bCs/>
                    <w:spacing w:val="-1"/>
                  </w:rPr>
                </w:rPrChange>
              </w:rPr>
              <w:t>Formato</w:t>
            </w:r>
          </w:p>
        </w:tc>
      </w:tr>
      <w:tr w:rsidR="003F3EDE" w:rsidRPr="00FB0B06" w14:paraId="7C3F6BCB" w14:textId="77777777" w:rsidTr="0025185C">
        <w:trPr>
          <w:trHeight w:val="591"/>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D198FB0" w14:textId="77777777" w:rsidR="003F3EDE" w:rsidRPr="00FB0B06" w:rsidRDefault="003F3EDE" w:rsidP="0025185C">
            <w:pPr>
              <w:jc w:val="center"/>
              <w:rPr>
                <w:rFonts w:ascii="Arial" w:eastAsia="Times New Roman" w:hAnsi="Arial" w:cs="Arial"/>
                <w:spacing w:val="-1"/>
                <w:sz w:val="20"/>
                <w:szCs w:val="20"/>
                <w:rPrChange w:id="8576"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577" w:author="Adelino Naquarta Sepalanga Domingos" w:date="2025-03-05T09:28:00Z" w16du:dateUtc="2025-03-05T08:28:00Z">
                  <w:rPr>
                    <w:rFonts w:ascii="Times New Roman" w:eastAsia="Times New Roman" w:hAnsi="Times New Roman"/>
                    <w:spacing w:val="-1"/>
                  </w:rPr>
                </w:rPrChange>
              </w:rPr>
              <w:t>4.4.</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8AA2668" w14:textId="77777777" w:rsidR="003F3EDE" w:rsidRPr="00FB0B06" w:rsidRDefault="003F3EDE" w:rsidP="0025185C">
            <w:pPr>
              <w:jc w:val="center"/>
              <w:rPr>
                <w:rFonts w:ascii="Arial" w:eastAsia="Times New Roman" w:hAnsi="Arial" w:cs="Arial"/>
                <w:spacing w:val="-1"/>
                <w:sz w:val="20"/>
                <w:szCs w:val="20"/>
                <w:rPrChange w:id="8578" w:author="Adelino Naquarta Sepalanga Domingos" w:date="2025-03-05T09:28:00Z" w16du:dateUtc="2025-03-05T08:28: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2904AF5" w14:textId="77777777" w:rsidR="003F3EDE" w:rsidRPr="00FB0B06" w:rsidRDefault="003F3EDE" w:rsidP="0025185C">
            <w:pPr>
              <w:rPr>
                <w:rFonts w:ascii="Arial" w:eastAsia="Times New Roman" w:hAnsi="Arial" w:cs="Arial"/>
                <w:spacing w:val="-1"/>
                <w:sz w:val="20"/>
                <w:szCs w:val="20"/>
                <w:rPrChange w:id="8579"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580" w:author="Adelino Naquarta Sepalanga Domingos" w:date="2025-03-05T09:28:00Z" w16du:dateUtc="2025-03-05T08:28:00Z">
                  <w:rPr>
                    <w:rFonts w:ascii="Times New Roman" w:eastAsia="Times New Roman" w:hAnsi="Times New Roman"/>
                    <w:spacing w:val="-1"/>
                  </w:rPr>
                </w:rPrChange>
              </w:rPr>
              <w:t>Documentos de recibos emitidos (Payments)</w:t>
            </w:r>
          </w:p>
        </w:tc>
        <w:tc>
          <w:tcPr>
            <w:tcW w:w="38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498776A" w14:textId="77777777" w:rsidR="003F3EDE" w:rsidRPr="00FB0B06" w:rsidRDefault="003F3EDE" w:rsidP="0025185C">
            <w:pPr>
              <w:rPr>
                <w:rFonts w:ascii="Arial" w:eastAsia="Times New Roman" w:hAnsi="Arial" w:cs="Arial"/>
                <w:spacing w:val="-1"/>
                <w:sz w:val="20"/>
                <w:szCs w:val="20"/>
                <w:rPrChange w:id="8581"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582" w:author="Adelino Naquarta Sepalanga Domingos" w:date="2025-03-05T09:28:00Z" w16du:dateUtc="2025-03-05T08:28:00Z">
                  <w:rPr>
                    <w:rFonts w:ascii="Times New Roman" w:eastAsia="Times New Roman" w:hAnsi="Times New Roman"/>
                    <w:spacing w:val="-1"/>
                  </w:rPr>
                </w:rPrChange>
              </w:rPr>
              <w:t>Devem ser exportados os documentos indicados no campo 4.4.4.6. - Tipo de recibo (PaymentType).</w:t>
            </w:r>
          </w:p>
        </w:tc>
        <w:tc>
          <w:tcPr>
            <w:tcW w:w="127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829F240" w14:textId="77777777" w:rsidR="003F3EDE" w:rsidRPr="00FB0B06" w:rsidRDefault="003F3EDE" w:rsidP="0025185C">
            <w:pPr>
              <w:jc w:val="center"/>
              <w:rPr>
                <w:rFonts w:ascii="Arial" w:eastAsia="Times New Roman" w:hAnsi="Arial" w:cs="Arial"/>
                <w:spacing w:val="-1"/>
                <w:sz w:val="20"/>
                <w:szCs w:val="20"/>
                <w:rPrChange w:id="8583"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584" w:author="Adelino Naquarta Sepalanga Domingos" w:date="2025-03-05T09:28:00Z" w16du:dateUtc="2025-03-05T08:28:00Z">
                  <w:rPr>
                    <w:rFonts w:ascii="Times New Roman" w:eastAsia="Times New Roman" w:hAnsi="Times New Roman"/>
                    <w:spacing w:val="-1"/>
                  </w:rPr>
                </w:rPrChange>
              </w:rPr>
              <w:t>Não Aplicável</w:t>
            </w:r>
          </w:p>
        </w:tc>
      </w:tr>
      <w:tr w:rsidR="003F3EDE" w:rsidRPr="00FB0B06" w14:paraId="02906343" w14:textId="77777777" w:rsidTr="0025185C">
        <w:trPr>
          <w:trHeight w:val="965"/>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8175657" w14:textId="77777777" w:rsidR="003F3EDE" w:rsidRPr="00FB0B06" w:rsidRDefault="003F3EDE" w:rsidP="0025185C">
            <w:pPr>
              <w:jc w:val="center"/>
              <w:rPr>
                <w:rFonts w:ascii="Arial" w:eastAsia="Times New Roman" w:hAnsi="Arial" w:cs="Arial"/>
                <w:spacing w:val="-1"/>
                <w:sz w:val="20"/>
                <w:szCs w:val="20"/>
                <w:rPrChange w:id="8585" w:author="Adelino Naquarta Sepalanga Domingos" w:date="2025-03-05T09:28:00Z" w16du:dateUtc="2025-03-05T08:28:00Z">
                  <w:rPr>
                    <w:rFonts w:ascii="Times New Roman" w:eastAsia="Times New Roman" w:hAnsi="Times New Roman"/>
                    <w:spacing w:val="-1"/>
                  </w:rPr>
                </w:rPrChange>
              </w:rPr>
            </w:pPr>
          </w:p>
          <w:p w14:paraId="22580A5E" w14:textId="77777777" w:rsidR="003F3EDE" w:rsidRPr="00FB0B06" w:rsidRDefault="003F3EDE" w:rsidP="0025185C">
            <w:pPr>
              <w:jc w:val="center"/>
              <w:rPr>
                <w:rFonts w:ascii="Arial" w:eastAsia="Times New Roman" w:hAnsi="Arial" w:cs="Arial"/>
                <w:spacing w:val="-1"/>
                <w:sz w:val="20"/>
                <w:szCs w:val="20"/>
                <w:rPrChange w:id="8586"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587" w:author="Adelino Naquarta Sepalanga Domingos" w:date="2025-03-05T09:28:00Z" w16du:dateUtc="2025-03-05T08:28:00Z">
                  <w:rPr>
                    <w:rFonts w:ascii="Times New Roman" w:eastAsia="Times New Roman" w:hAnsi="Times New Roman"/>
                    <w:spacing w:val="-1"/>
                  </w:rPr>
                </w:rPrChange>
              </w:rPr>
              <w:t>4.4.1.</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6928BEC" w14:textId="77777777" w:rsidR="003F3EDE" w:rsidRPr="00FB0B06" w:rsidRDefault="003F3EDE" w:rsidP="0025185C">
            <w:pPr>
              <w:jc w:val="center"/>
              <w:rPr>
                <w:rFonts w:ascii="Arial" w:eastAsia="Times New Roman" w:hAnsi="Arial" w:cs="Arial"/>
                <w:spacing w:val="-1"/>
                <w:sz w:val="20"/>
                <w:szCs w:val="20"/>
                <w:rPrChange w:id="8588" w:author="Adelino Naquarta Sepalanga Domingos" w:date="2025-03-05T09:28:00Z" w16du:dateUtc="2025-03-05T08:28:00Z">
                  <w:rPr>
                    <w:rFonts w:ascii="Times New Roman" w:eastAsia="Times New Roman" w:hAnsi="Times New Roman"/>
                    <w:spacing w:val="-1"/>
                  </w:rPr>
                </w:rPrChange>
              </w:rPr>
            </w:pPr>
          </w:p>
          <w:p w14:paraId="5F0E930E" w14:textId="77777777" w:rsidR="003F3EDE" w:rsidRPr="00FB0B06" w:rsidRDefault="003F3EDE" w:rsidP="0025185C">
            <w:pPr>
              <w:jc w:val="center"/>
              <w:rPr>
                <w:rFonts w:ascii="Arial" w:eastAsia="Times New Roman" w:hAnsi="Arial" w:cs="Arial"/>
                <w:spacing w:val="-1"/>
                <w:sz w:val="20"/>
                <w:szCs w:val="20"/>
                <w:rPrChange w:id="8589"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590" w:author="Adelino Naquarta Sepalanga Domingos" w:date="2025-03-05T09:28:00Z" w16du:dateUtc="2025-03-05T08:28: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D2C7460" w14:textId="77777777" w:rsidR="003F3EDE" w:rsidRPr="00FB0B06" w:rsidRDefault="003F3EDE" w:rsidP="0025185C">
            <w:pPr>
              <w:rPr>
                <w:rFonts w:ascii="Arial" w:eastAsia="Times New Roman" w:hAnsi="Arial" w:cs="Arial"/>
                <w:spacing w:val="-1"/>
                <w:sz w:val="20"/>
                <w:szCs w:val="20"/>
                <w:rPrChange w:id="8591" w:author="Adelino Naquarta Sepalanga Domingos" w:date="2025-03-05T09:28:00Z" w16du:dateUtc="2025-03-05T08:28:00Z">
                  <w:rPr>
                    <w:rFonts w:ascii="Times New Roman" w:eastAsia="Times New Roman" w:hAnsi="Times New Roman"/>
                    <w:spacing w:val="-1"/>
                  </w:rPr>
                </w:rPrChange>
              </w:rPr>
            </w:pPr>
          </w:p>
          <w:p w14:paraId="3D795D1E" w14:textId="77777777" w:rsidR="003F3EDE" w:rsidRPr="00FB0B06" w:rsidRDefault="003F3EDE" w:rsidP="0025185C">
            <w:pPr>
              <w:rPr>
                <w:rFonts w:ascii="Arial" w:eastAsia="Times New Roman" w:hAnsi="Arial" w:cs="Arial"/>
                <w:spacing w:val="-1"/>
                <w:sz w:val="20"/>
                <w:szCs w:val="20"/>
                <w:rPrChange w:id="8592"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593" w:author="Adelino Naquarta Sepalanga Domingos" w:date="2025-03-05T09:28:00Z" w16du:dateUtc="2025-03-05T08:28:00Z">
                  <w:rPr>
                    <w:rFonts w:ascii="Times New Roman" w:eastAsia="Times New Roman" w:hAnsi="Times New Roman"/>
                    <w:spacing w:val="-1"/>
                  </w:rPr>
                </w:rPrChange>
              </w:rPr>
              <w:t>Número de registos de recibos emitidos (NumberOfEntries)</w:t>
            </w:r>
          </w:p>
        </w:tc>
        <w:tc>
          <w:tcPr>
            <w:tcW w:w="38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3F6245B" w14:textId="77777777" w:rsidR="003F3EDE" w:rsidRPr="00FB0B06" w:rsidRDefault="003F3EDE" w:rsidP="0025185C">
            <w:pPr>
              <w:rPr>
                <w:rFonts w:ascii="Arial" w:eastAsia="Times New Roman" w:hAnsi="Arial" w:cs="Arial"/>
                <w:spacing w:val="-1"/>
                <w:sz w:val="20"/>
                <w:szCs w:val="20"/>
                <w:rPrChange w:id="8594"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595" w:author="Adelino Naquarta Sepalanga Domingos" w:date="2025-03-05T09:28:00Z" w16du:dateUtc="2025-03-05T08:28:00Z">
                  <w:rPr>
                    <w:rFonts w:ascii="Times New Roman" w:eastAsia="Times New Roman" w:hAnsi="Times New Roman"/>
                    <w:spacing w:val="-1"/>
                  </w:rPr>
                </w:rPrChange>
              </w:rPr>
              <w:t>Deve conter o número total de recibos emitidos, incluindo os documentos cujo valor do campo 4.4.4.9.1. - Estado actual do recibo (PaymentStatus) seja do tipo “A”.</w:t>
            </w:r>
          </w:p>
        </w:tc>
        <w:tc>
          <w:tcPr>
            <w:tcW w:w="127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4DDBCCE" w14:textId="77777777" w:rsidR="003F3EDE" w:rsidRPr="00FB0B06" w:rsidRDefault="003F3EDE" w:rsidP="0025185C">
            <w:pPr>
              <w:jc w:val="center"/>
              <w:rPr>
                <w:rFonts w:ascii="Arial" w:eastAsia="Times New Roman" w:hAnsi="Arial" w:cs="Arial"/>
                <w:spacing w:val="-1"/>
                <w:sz w:val="20"/>
                <w:szCs w:val="20"/>
                <w:rPrChange w:id="8596" w:author="Adelino Naquarta Sepalanga Domingos" w:date="2025-03-05T09:28:00Z" w16du:dateUtc="2025-03-05T08:28:00Z">
                  <w:rPr>
                    <w:rFonts w:ascii="Times New Roman" w:eastAsia="Times New Roman" w:hAnsi="Times New Roman"/>
                    <w:spacing w:val="-1"/>
                  </w:rPr>
                </w:rPrChange>
              </w:rPr>
            </w:pPr>
          </w:p>
          <w:p w14:paraId="09A10D85" w14:textId="77777777" w:rsidR="003F3EDE" w:rsidRPr="00FB0B06" w:rsidRDefault="003F3EDE" w:rsidP="0025185C">
            <w:pPr>
              <w:jc w:val="center"/>
              <w:rPr>
                <w:rFonts w:ascii="Arial" w:eastAsia="Times New Roman" w:hAnsi="Arial" w:cs="Arial"/>
                <w:spacing w:val="-1"/>
                <w:sz w:val="20"/>
                <w:szCs w:val="20"/>
                <w:rPrChange w:id="8597"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598" w:author="Adelino Naquarta Sepalanga Domingos" w:date="2025-03-05T09:28:00Z" w16du:dateUtc="2025-03-05T08:28:00Z">
                  <w:rPr>
                    <w:rFonts w:ascii="Times New Roman" w:eastAsia="Times New Roman" w:hAnsi="Times New Roman"/>
                    <w:spacing w:val="-1"/>
                  </w:rPr>
                </w:rPrChange>
              </w:rPr>
              <w:t>Inteiro</w:t>
            </w:r>
          </w:p>
        </w:tc>
      </w:tr>
      <w:tr w:rsidR="003F3EDE" w:rsidRPr="00FB0B06" w14:paraId="560FF383" w14:textId="77777777" w:rsidTr="0025185C">
        <w:trPr>
          <w:trHeight w:val="1641"/>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83CC0CD" w14:textId="77777777" w:rsidR="003F3EDE" w:rsidRPr="00FB0B06" w:rsidRDefault="003F3EDE" w:rsidP="0025185C">
            <w:pPr>
              <w:jc w:val="center"/>
              <w:rPr>
                <w:rFonts w:ascii="Arial" w:eastAsia="Times New Roman" w:hAnsi="Arial" w:cs="Arial"/>
                <w:spacing w:val="-1"/>
                <w:sz w:val="20"/>
                <w:szCs w:val="20"/>
                <w:rPrChange w:id="8599" w:author="Adelino Naquarta Sepalanga Domingos" w:date="2025-03-05T09:28:00Z" w16du:dateUtc="2025-03-05T08:28:00Z">
                  <w:rPr>
                    <w:rFonts w:ascii="Times New Roman" w:eastAsia="Times New Roman" w:hAnsi="Times New Roman"/>
                    <w:spacing w:val="-1"/>
                  </w:rPr>
                </w:rPrChange>
              </w:rPr>
            </w:pPr>
          </w:p>
          <w:p w14:paraId="4DBD72E8" w14:textId="77777777" w:rsidR="003F3EDE" w:rsidRPr="00FB0B06" w:rsidRDefault="003F3EDE" w:rsidP="0025185C">
            <w:pPr>
              <w:jc w:val="center"/>
              <w:rPr>
                <w:rFonts w:ascii="Arial" w:eastAsia="Times New Roman" w:hAnsi="Arial" w:cs="Arial"/>
                <w:spacing w:val="-1"/>
                <w:sz w:val="20"/>
                <w:szCs w:val="20"/>
                <w:rPrChange w:id="8600" w:author="Adelino Naquarta Sepalanga Domingos" w:date="2025-03-05T09:28:00Z" w16du:dateUtc="2025-03-05T08:28:00Z">
                  <w:rPr>
                    <w:rFonts w:ascii="Times New Roman" w:eastAsia="Times New Roman" w:hAnsi="Times New Roman"/>
                    <w:spacing w:val="-1"/>
                  </w:rPr>
                </w:rPrChange>
              </w:rPr>
            </w:pPr>
          </w:p>
          <w:p w14:paraId="77EE178D" w14:textId="77777777" w:rsidR="003F3EDE" w:rsidRPr="00FB0B06" w:rsidRDefault="003F3EDE" w:rsidP="0025185C">
            <w:pPr>
              <w:jc w:val="center"/>
              <w:rPr>
                <w:rFonts w:ascii="Arial" w:eastAsia="Times New Roman" w:hAnsi="Arial" w:cs="Arial"/>
                <w:spacing w:val="-1"/>
                <w:sz w:val="20"/>
                <w:szCs w:val="20"/>
                <w:rPrChange w:id="8601"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602" w:author="Adelino Naquarta Sepalanga Domingos" w:date="2025-03-05T09:28:00Z" w16du:dateUtc="2025-03-05T08:28:00Z">
                  <w:rPr>
                    <w:rFonts w:ascii="Times New Roman" w:eastAsia="Times New Roman" w:hAnsi="Times New Roman"/>
                    <w:spacing w:val="-1"/>
                  </w:rPr>
                </w:rPrChange>
              </w:rPr>
              <w:t>4.4.2.</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40A844C" w14:textId="77777777" w:rsidR="003F3EDE" w:rsidRPr="00FB0B06" w:rsidRDefault="003F3EDE" w:rsidP="0025185C">
            <w:pPr>
              <w:jc w:val="center"/>
              <w:rPr>
                <w:rFonts w:ascii="Arial" w:eastAsia="Times New Roman" w:hAnsi="Arial" w:cs="Arial"/>
                <w:spacing w:val="-1"/>
                <w:sz w:val="20"/>
                <w:szCs w:val="20"/>
                <w:rPrChange w:id="8603" w:author="Adelino Naquarta Sepalanga Domingos" w:date="2025-03-05T09:28:00Z" w16du:dateUtc="2025-03-05T08:28:00Z">
                  <w:rPr>
                    <w:rFonts w:ascii="Times New Roman" w:eastAsia="Times New Roman" w:hAnsi="Times New Roman"/>
                    <w:spacing w:val="-1"/>
                  </w:rPr>
                </w:rPrChange>
              </w:rPr>
            </w:pPr>
          </w:p>
          <w:p w14:paraId="228205B1" w14:textId="77777777" w:rsidR="003F3EDE" w:rsidRPr="00FB0B06" w:rsidRDefault="003F3EDE" w:rsidP="0025185C">
            <w:pPr>
              <w:jc w:val="center"/>
              <w:rPr>
                <w:rFonts w:ascii="Arial" w:eastAsia="Times New Roman" w:hAnsi="Arial" w:cs="Arial"/>
                <w:spacing w:val="-1"/>
                <w:sz w:val="20"/>
                <w:szCs w:val="20"/>
                <w:rPrChange w:id="8604" w:author="Adelino Naquarta Sepalanga Domingos" w:date="2025-03-05T09:28:00Z" w16du:dateUtc="2025-03-05T08:28:00Z">
                  <w:rPr>
                    <w:rFonts w:ascii="Times New Roman" w:eastAsia="Times New Roman" w:hAnsi="Times New Roman"/>
                    <w:spacing w:val="-1"/>
                  </w:rPr>
                </w:rPrChange>
              </w:rPr>
            </w:pPr>
          </w:p>
          <w:p w14:paraId="712125F9" w14:textId="77777777" w:rsidR="003F3EDE" w:rsidRPr="00FB0B06" w:rsidRDefault="003F3EDE" w:rsidP="0025185C">
            <w:pPr>
              <w:jc w:val="center"/>
              <w:rPr>
                <w:rFonts w:ascii="Arial" w:eastAsia="Times New Roman" w:hAnsi="Arial" w:cs="Arial"/>
                <w:spacing w:val="-1"/>
                <w:sz w:val="20"/>
                <w:szCs w:val="20"/>
                <w:rPrChange w:id="8605"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606" w:author="Adelino Naquarta Sepalanga Domingos" w:date="2025-03-05T09:28:00Z" w16du:dateUtc="2025-03-05T08:28: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FBAB706" w14:textId="77777777" w:rsidR="003F3EDE" w:rsidRPr="00FB0B06" w:rsidRDefault="003F3EDE" w:rsidP="0025185C">
            <w:pPr>
              <w:rPr>
                <w:rFonts w:ascii="Arial" w:eastAsia="Times New Roman" w:hAnsi="Arial" w:cs="Arial"/>
                <w:spacing w:val="-1"/>
                <w:sz w:val="20"/>
                <w:szCs w:val="20"/>
                <w:rPrChange w:id="8607" w:author="Adelino Naquarta Sepalanga Domingos" w:date="2025-03-05T09:28:00Z" w16du:dateUtc="2025-03-05T08:28:00Z">
                  <w:rPr>
                    <w:rFonts w:ascii="Times New Roman" w:eastAsia="Times New Roman" w:hAnsi="Times New Roman"/>
                    <w:spacing w:val="-1"/>
                  </w:rPr>
                </w:rPrChange>
              </w:rPr>
            </w:pPr>
          </w:p>
          <w:p w14:paraId="590C1481" w14:textId="77777777" w:rsidR="003F3EDE" w:rsidRPr="00FB0B06" w:rsidRDefault="003F3EDE" w:rsidP="0025185C">
            <w:pPr>
              <w:rPr>
                <w:rFonts w:ascii="Arial" w:eastAsia="Times New Roman" w:hAnsi="Arial" w:cs="Arial"/>
                <w:spacing w:val="-1"/>
                <w:sz w:val="20"/>
                <w:szCs w:val="20"/>
                <w:rPrChange w:id="8608" w:author="Adelino Naquarta Sepalanga Domingos" w:date="2025-03-05T09:28:00Z" w16du:dateUtc="2025-03-05T08:28:00Z">
                  <w:rPr>
                    <w:rFonts w:ascii="Times New Roman" w:eastAsia="Times New Roman" w:hAnsi="Times New Roman"/>
                    <w:spacing w:val="-1"/>
                  </w:rPr>
                </w:rPrChange>
              </w:rPr>
            </w:pPr>
          </w:p>
          <w:p w14:paraId="3F7B82F6" w14:textId="77777777" w:rsidR="003F3EDE" w:rsidRPr="00FB0B06" w:rsidRDefault="003F3EDE" w:rsidP="0025185C">
            <w:pPr>
              <w:rPr>
                <w:rFonts w:ascii="Arial" w:eastAsia="Times New Roman" w:hAnsi="Arial" w:cs="Arial"/>
                <w:spacing w:val="-1"/>
                <w:sz w:val="20"/>
                <w:szCs w:val="20"/>
                <w:rPrChange w:id="8609"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610" w:author="Adelino Naquarta Sepalanga Domingos" w:date="2025-03-05T09:28:00Z" w16du:dateUtc="2025-03-05T08:28:00Z">
                  <w:rPr>
                    <w:rFonts w:ascii="Times New Roman" w:eastAsia="Times New Roman" w:hAnsi="Times New Roman"/>
                    <w:spacing w:val="-1"/>
                  </w:rPr>
                </w:rPrChange>
              </w:rPr>
              <w:t>Total dos débitos (TotalDebit)</w:t>
            </w:r>
          </w:p>
        </w:tc>
        <w:tc>
          <w:tcPr>
            <w:tcW w:w="38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05BF901" w14:textId="77777777" w:rsidR="003F3EDE" w:rsidRPr="00FB0B06" w:rsidRDefault="003F3EDE" w:rsidP="0025185C">
            <w:pPr>
              <w:rPr>
                <w:rFonts w:ascii="Arial" w:eastAsia="Times New Roman" w:hAnsi="Arial" w:cs="Arial"/>
                <w:spacing w:val="-1"/>
                <w:sz w:val="20"/>
                <w:szCs w:val="20"/>
                <w:rPrChange w:id="8611"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612" w:author="Adelino Naquarta Sepalanga Domingos" w:date="2025-03-05T09:28:00Z" w16du:dateUtc="2025-03-05T08:28:00Z">
                  <w:rPr>
                    <w:rFonts w:ascii="Times New Roman" w:eastAsia="Times New Roman" w:hAnsi="Times New Roman"/>
                    <w:spacing w:val="-1"/>
                  </w:rPr>
                </w:rPrChange>
              </w:rPr>
              <w:t>Deve conter a soma de controlo do campo 4.4.4.14.4 – Valor a débito (DebitAmount), dela excluindo os documentos em que o campo 4.4.4.9.1. – Estado actual do recibo (PaymentStatus) seja do tipo “A”.</w:t>
            </w:r>
          </w:p>
        </w:tc>
        <w:tc>
          <w:tcPr>
            <w:tcW w:w="127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36C4279" w14:textId="77777777" w:rsidR="003F3EDE" w:rsidRPr="00FB0B06" w:rsidRDefault="003F3EDE" w:rsidP="0025185C">
            <w:pPr>
              <w:jc w:val="center"/>
              <w:rPr>
                <w:rFonts w:ascii="Arial" w:eastAsia="Times New Roman" w:hAnsi="Arial" w:cs="Arial"/>
                <w:spacing w:val="-1"/>
                <w:sz w:val="20"/>
                <w:szCs w:val="20"/>
                <w:rPrChange w:id="8613" w:author="Adelino Naquarta Sepalanga Domingos" w:date="2025-03-05T09:28:00Z" w16du:dateUtc="2025-03-05T08:28:00Z">
                  <w:rPr>
                    <w:rFonts w:ascii="Times New Roman" w:eastAsia="Times New Roman" w:hAnsi="Times New Roman"/>
                    <w:spacing w:val="-1"/>
                  </w:rPr>
                </w:rPrChange>
              </w:rPr>
            </w:pPr>
          </w:p>
          <w:p w14:paraId="4B3F151E" w14:textId="77777777" w:rsidR="003F3EDE" w:rsidRPr="00FB0B06" w:rsidRDefault="003F3EDE" w:rsidP="0025185C">
            <w:pPr>
              <w:jc w:val="center"/>
              <w:rPr>
                <w:rFonts w:ascii="Arial" w:eastAsia="Times New Roman" w:hAnsi="Arial" w:cs="Arial"/>
                <w:spacing w:val="-1"/>
                <w:sz w:val="20"/>
                <w:szCs w:val="20"/>
                <w:rPrChange w:id="8614" w:author="Adelino Naquarta Sepalanga Domingos" w:date="2025-03-05T09:28:00Z" w16du:dateUtc="2025-03-05T08:28:00Z">
                  <w:rPr>
                    <w:rFonts w:ascii="Times New Roman" w:eastAsia="Times New Roman" w:hAnsi="Times New Roman"/>
                    <w:spacing w:val="-1"/>
                  </w:rPr>
                </w:rPrChange>
              </w:rPr>
            </w:pPr>
          </w:p>
          <w:p w14:paraId="4E19FD1C" w14:textId="77777777" w:rsidR="003F3EDE" w:rsidRPr="00FB0B06" w:rsidRDefault="003F3EDE" w:rsidP="0025185C">
            <w:pPr>
              <w:jc w:val="center"/>
              <w:rPr>
                <w:rFonts w:ascii="Arial" w:eastAsia="Times New Roman" w:hAnsi="Arial" w:cs="Arial"/>
                <w:spacing w:val="-1"/>
                <w:sz w:val="20"/>
                <w:szCs w:val="20"/>
                <w:rPrChange w:id="8615"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616" w:author="Adelino Naquarta Sepalanga Domingos" w:date="2025-03-05T09:28:00Z" w16du:dateUtc="2025-03-05T08:28:00Z">
                  <w:rPr>
                    <w:rFonts w:ascii="Times New Roman" w:eastAsia="Times New Roman" w:hAnsi="Times New Roman"/>
                    <w:spacing w:val="-1"/>
                  </w:rPr>
                </w:rPrChange>
              </w:rPr>
              <w:t>Monetário</w:t>
            </w:r>
          </w:p>
        </w:tc>
      </w:tr>
      <w:tr w:rsidR="003F3EDE" w:rsidRPr="00FB0B06" w14:paraId="6BD6CFC5" w14:textId="77777777" w:rsidTr="0025185C">
        <w:trPr>
          <w:trHeight w:val="2168"/>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CFDC859" w14:textId="77777777" w:rsidR="003F3EDE" w:rsidRPr="00FB0B06" w:rsidRDefault="003F3EDE" w:rsidP="0025185C">
            <w:pPr>
              <w:jc w:val="center"/>
              <w:rPr>
                <w:rFonts w:ascii="Arial" w:eastAsia="Times New Roman" w:hAnsi="Arial" w:cs="Arial"/>
                <w:spacing w:val="-1"/>
                <w:sz w:val="20"/>
                <w:szCs w:val="20"/>
                <w:rPrChange w:id="8617" w:author="Adelino Naquarta Sepalanga Domingos" w:date="2025-03-05T09:28:00Z" w16du:dateUtc="2025-03-05T08:28:00Z">
                  <w:rPr>
                    <w:rFonts w:ascii="Times New Roman" w:eastAsia="Times New Roman" w:hAnsi="Times New Roman"/>
                    <w:spacing w:val="-1"/>
                  </w:rPr>
                </w:rPrChange>
              </w:rPr>
            </w:pPr>
          </w:p>
          <w:p w14:paraId="6EFBDD6A" w14:textId="77777777" w:rsidR="003F3EDE" w:rsidRPr="00FB0B06" w:rsidRDefault="003F3EDE" w:rsidP="0025185C">
            <w:pPr>
              <w:jc w:val="center"/>
              <w:rPr>
                <w:rFonts w:ascii="Arial" w:eastAsia="Times New Roman" w:hAnsi="Arial" w:cs="Arial"/>
                <w:spacing w:val="-1"/>
                <w:sz w:val="20"/>
                <w:szCs w:val="20"/>
                <w:rPrChange w:id="8618" w:author="Adelino Naquarta Sepalanga Domingos" w:date="2025-03-05T09:28:00Z" w16du:dateUtc="2025-03-05T08:28:00Z">
                  <w:rPr>
                    <w:rFonts w:ascii="Times New Roman" w:eastAsia="Times New Roman" w:hAnsi="Times New Roman"/>
                    <w:spacing w:val="-1"/>
                  </w:rPr>
                </w:rPrChange>
              </w:rPr>
            </w:pPr>
          </w:p>
          <w:p w14:paraId="4F6A189A" w14:textId="77777777" w:rsidR="003F3EDE" w:rsidRPr="00FB0B06" w:rsidRDefault="003F3EDE" w:rsidP="0025185C">
            <w:pPr>
              <w:jc w:val="center"/>
              <w:rPr>
                <w:rFonts w:ascii="Arial" w:eastAsia="Times New Roman" w:hAnsi="Arial" w:cs="Arial"/>
                <w:spacing w:val="-1"/>
                <w:sz w:val="20"/>
                <w:szCs w:val="20"/>
                <w:rPrChange w:id="8619" w:author="Adelino Naquarta Sepalanga Domingos" w:date="2025-03-05T09:28:00Z" w16du:dateUtc="2025-03-05T08:28:00Z">
                  <w:rPr>
                    <w:rFonts w:ascii="Times New Roman" w:eastAsia="Times New Roman" w:hAnsi="Times New Roman"/>
                    <w:spacing w:val="-1"/>
                  </w:rPr>
                </w:rPrChange>
              </w:rPr>
            </w:pPr>
          </w:p>
          <w:p w14:paraId="343EB7C5" w14:textId="77777777" w:rsidR="003F3EDE" w:rsidRPr="00FB0B06" w:rsidRDefault="003F3EDE" w:rsidP="0025185C">
            <w:pPr>
              <w:jc w:val="center"/>
              <w:rPr>
                <w:rFonts w:ascii="Arial" w:eastAsia="Times New Roman" w:hAnsi="Arial" w:cs="Arial"/>
                <w:spacing w:val="-1"/>
                <w:sz w:val="20"/>
                <w:szCs w:val="20"/>
                <w:rPrChange w:id="8620"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621" w:author="Adelino Naquarta Sepalanga Domingos" w:date="2025-03-05T09:28:00Z" w16du:dateUtc="2025-03-05T08:28:00Z">
                  <w:rPr>
                    <w:rFonts w:ascii="Times New Roman" w:eastAsia="Times New Roman" w:hAnsi="Times New Roman"/>
                    <w:spacing w:val="-1"/>
                  </w:rPr>
                </w:rPrChange>
              </w:rPr>
              <w:t>4.4.3.</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51CC2A7" w14:textId="77777777" w:rsidR="003F3EDE" w:rsidRPr="00FB0B06" w:rsidRDefault="003F3EDE" w:rsidP="0025185C">
            <w:pPr>
              <w:jc w:val="center"/>
              <w:rPr>
                <w:rFonts w:ascii="Arial" w:eastAsia="Times New Roman" w:hAnsi="Arial" w:cs="Arial"/>
                <w:spacing w:val="-1"/>
                <w:sz w:val="20"/>
                <w:szCs w:val="20"/>
                <w:rPrChange w:id="8622" w:author="Adelino Naquarta Sepalanga Domingos" w:date="2025-03-05T09:28:00Z" w16du:dateUtc="2025-03-05T08:28:00Z">
                  <w:rPr>
                    <w:rFonts w:ascii="Times New Roman" w:eastAsia="Times New Roman" w:hAnsi="Times New Roman"/>
                    <w:spacing w:val="-1"/>
                  </w:rPr>
                </w:rPrChange>
              </w:rPr>
            </w:pPr>
          </w:p>
          <w:p w14:paraId="1B646274" w14:textId="77777777" w:rsidR="003F3EDE" w:rsidRPr="00FB0B06" w:rsidRDefault="003F3EDE" w:rsidP="0025185C">
            <w:pPr>
              <w:jc w:val="center"/>
              <w:rPr>
                <w:rFonts w:ascii="Arial" w:eastAsia="Times New Roman" w:hAnsi="Arial" w:cs="Arial"/>
                <w:spacing w:val="-1"/>
                <w:sz w:val="20"/>
                <w:szCs w:val="20"/>
                <w:rPrChange w:id="8623" w:author="Adelino Naquarta Sepalanga Domingos" w:date="2025-03-05T09:28:00Z" w16du:dateUtc="2025-03-05T08:28:00Z">
                  <w:rPr>
                    <w:rFonts w:ascii="Times New Roman" w:eastAsia="Times New Roman" w:hAnsi="Times New Roman"/>
                    <w:spacing w:val="-1"/>
                  </w:rPr>
                </w:rPrChange>
              </w:rPr>
            </w:pPr>
          </w:p>
          <w:p w14:paraId="7521B130" w14:textId="77777777" w:rsidR="003F3EDE" w:rsidRPr="00FB0B06" w:rsidRDefault="003F3EDE" w:rsidP="0025185C">
            <w:pPr>
              <w:jc w:val="center"/>
              <w:rPr>
                <w:rFonts w:ascii="Arial" w:eastAsia="Times New Roman" w:hAnsi="Arial" w:cs="Arial"/>
                <w:spacing w:val="-1"/>
                <w:sz w:val="20"/>
                <w:szCs w:val="20"/>
                <w:rPrChange w:id="8624" w:author="Adelino Naquarta Sepalanga Domingos" w:date="2025-03-05T09:28:00Z" w16du:dateUtc="2025-03-05T08:28:00Z">
                  <w:rPr>
                    <w:rFonts w:ascii="Times New Roman" w:eastAsia="Times New Roman" w:hAnsi="Times New Roman"/>
                    <w:spacing w:val="-1"/>
                  </w:rPr>
                </w:rPrChange>
              </w:rPr>
            </w:pPr>
          </w:p>
          <w:p w14:paraId="28976F5B" w14:textId="77777777" w:rsidR="003F3EDE" w:rsidRPr="00FB0B06" w:rsidRDefault="003F3EDE" w:rsidP="0025185C">
            <w:pPr>
              <w:jc w:val="center"/>
              <w:rPr>
                <w:rFonts w:ascii="Arial" w:eastAsia="Times New Roman" w:hAnsi="Arial" w:cs="Arial"/>
                <w:spacing w:val="-1"/>
                <w:sz w:val="20"/>
                <w:szCs w:val="20"/>
                <w:rPrChange w:id="8625"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626" w:author="Adelino Naquarta Sepalanga Domingos" w:date="2025-03-05T09:28:00Z" w16du:dateUtc="2025-03-05T08:28: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497C5B5" w14:textId="77777777" w:rsidR="003F3EDE" w:rsidRPr="00FB0B06" w:rsidRDefault="003F3EDE" w:rsidP="0025185C">
            <w:pPr>
              <w:rPr>
                <w:rFonts w:ascii="Arial" w:eastAsia="Times New Roman" w:hAnsi="Arial" w:cs="Arial"/>
                <w:spacing w:val="-1"/>
                <w:sz w:val="20"/>
                <w:szCs w:val="20"/>
                <w:rPrChange w:id="8627" w:author="Adelino Naquarta Sepalanga Domingos" w:date="2025-03-05T09:28:00Z" w16du:dateUtc="2025-03-05T08:28:00Z">
                  <w:rPr>
                    <w:rFonts w:ascii="Times New Roman" w:eastAsia="Times New Roman" w:hAnsi="Times New Roman"/>
                    <w:spacing w:val="-1"/>
                  </w:rPr>
                </w:rPrChange>
              </w:rPr>
            </w:pPr>
          </w:p>
          <w:p w14:paraId="5D888DD0" w14:textId="77777777" w:rsidR="003F3EDE" w:rsidRPr="00FB0B06" w:rsidRDefault="003F3EDE" w:rsidP="0025185C">
            <w:pPr>
              <w:rPr>
                <w:rFonts w:ascii="Arial" w:eastAsia="Times New Roman" w:hAnsi="Arial" w:cs="Arial"/>
                <w:spacing w:val="-1"/>
                <w:sz w:val="20"/>
                <w:szCs w:val="20"/>
                <w:rPrChange w:id="8628" w:author="Adelino Naquarta Sepalanga Domingos" w:date="2025-03-05T09:28:00Z" w16du:dateUtc="2025-03-05T08:28:00Z">
                  <w:rPr>
                    <w:rFonts w:ascii="Times New Roman" w:eastAsia="Times New Roman" w:hAnsi="Times New Roman"/>
                    <w:spacing w:val="-1"/>
                  </w:rPr>
                </w:rPrChange>
              </w:rPr>
            </w:pPr>
          </w:p>
          <w:p w14:paraId="5AB55554" w14:textId="77777777" w:rsidR="003F3EDE" w:rsidRPr="00FB0B06" w:rsidRDefault="003F3EDE" w:rsidP="0025185C">
            <w:pPr>
              <w:rPr>
                <w:rFonts w:ascii="Arial" w:eastAsia="Times New Roman" w:hAnsi="Arial" w:cs="Arial"/>
                <w:spacing w:val="-1"/>
                <w:sz w:val="20"/>
                <w:szCs w:val="20"/>
                <w:rPrChange w:id="8629" w:author="Adelino Naquarta Sepalanga Domingos" w:date="2025-03-05T09:28:00Z" w16du:dateUtc="2025-03-05T08:28:00Z">
                  <w:rPr>
                    <w:rFonts w:ascii="Times New Roman" w:eastAsia="Times New Roman" w:hAnsi="Times New Roman"/>
                    <w:spacing w:val="-1"/>
                  </w:rPr>
                </w:rPrChange>
              </w:rPr>
            </w:pPr>
          </w:p>
          <w:p w14:paraId="79975F83" w14:textId="77777777" w:rsidR="003F3EDE" w:rsidRPr="00FB0B06" w:rsidRDefault="003F3EDE" w:rsidP="0025185C">
            <w:pPr>
              <w:rPr>
                <w:rFonts w:ascii="Arial" w:eastAsia="Times New Roman" w:hAnsi="Arial" w:cs="Arial"/>
                <w:spacing w:val="-1"/>
                <w:sz w:val="20"/>
                <w:szCs w:val="20"/>
                <w:rPrChange w:id="8630"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631" w:author="Adelino Naquarta Sepalanga Domingos" w:date="2025-03-05T09:28:00Z" w16du:dateUtc="2025-03-05T08:28:00Z">
                  <w:rPr>
                    <w:rFonts w:ascii="Times New Roman" w:eastAsia="Times New Roman" w:hAnsi="Times New Roman"/>
                    <w:spacing w:val="-1"/>
                  </w:rPr>
                </w:rPrChange>
              </w:rPr>
              <w:t>Total dos créditos (TotalCredit)</w:t>
            </w:r>
          </w:p>
        </w:tc>
        <w:tc>
          <w:tcPr>
            <w:tcW w:w="38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F38294A" w14:textId="77777777" w:rsidR="003F3EDE" w:rsidRPr="00FB0B06" w:rsidRDefault="003F3EDE" w:rsidP="0025185C">
            <w:pPr>
              <w:rPr>
                <w:rFonts w:ascii="Arial" w:eastAsia="Times New Roman" w:hAnsi="Arial" w:cs="Arial"/>
                <w:spacing w:val="-1"/>
                <w:sz w:val="20"/>
                <w:szCs w:val="20"/>
                <w:rPrChange w:id="8632"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633" w:author="Adelino Naquarta Sepalanga Domingos" w:date="2025-03-05T09:28:00Z" w16du:dateUtc="2025-03-05T08:28:00Z">
                  <w:rPr>
                    <w:rFonts w:ascii="Times New Roman" w:eastAsia="Times New Roman" w:hAnsi="Times New Roman"/>
                    <w:spacing w:val="-1"/>
                  </w:rPr>
                </w:rPrChange>
              </w:rPr>
              <w:t>Deve conter a soma de controlo do campo 4.4.4.14.5 – Valor a crédito (CreditAmount), dela excluindo os documentos em que o campo 4.4.4.9.1. – Estado actual do documento (PaymentStatus) seja do tipo “A”.</w:t>
            </w:r>
          </w:p>
        </w:tc>
        <w:tc>
          <w:tcPr>
            <w:tcW w:w="127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894C9BB" w14:textId="77777777" w:rsidR="003F3EDE" w:rsidRPr="00FB0B06" w:rsidRDefault="003F3EDE" w:rsidP="0025185C">
            <w:pPr>
              <w:jc w:val="center"/>
              <w:rPr>
                <w:rFonts w:ascii="Arial" w:eastAsia="Times New Roman" w:hAnsi="Arial" w:cs="Arial"/>
                <w:spacing w:val="-1"/>
                <w:sz w:val="20"/>
                <w:szCs w:val="20"/>
                <w:rPrChange w:id="8634" w:author="Adelino Naquarta Sepalanga Domingos" w:date="2025-03-05T09:28:00Z" w16du:dateUtc="2025-03-05T08:28:00Z">
                  <w:rPr>
                    <w:rFonts w:ascii="Times New Roman" w:eastAsia="Times New Roman" w:hAnsi="Times New Roman"/>
                    <w:spacing w:val="-1"/>
                  </w:rPr>
                </w:rPrChange>
              </w:rPr>
            </w:pPr>
          </w:p>
          <w:p w14:paraId="2F0C0093" w14:textId="77777777" w:rsidR="003F3EDE" w:rsidRPr="00FB0B06" w:rsidRDefault="003F3EDE" w:rsidP="0025185C">
            <w:pPr>
              <w:jc w:val="center"/>
              <w:rPr>
                <w:rFonts w:ascii="Arial" w:eastAsia="Times New Roman" w:hAnsi="Arial" w:cs="Arial"/>
                <w:spacing w:val="-1"/>
                <w:sz w:val="20"/>
                <w:szCs w:val="20"/>
                <w:rPrChange w:id="8635" w:author="Adelino Naquarta Sepalanga Domingos" w:date="2025-03-05T09:28:00Z" w16du:dateUtc="2025-03-05T08:28:00Z">
                  <w:rPr>
                    <w:rFonts w:ascii="Times New Roman" w:eastAsia="Times New Roman" w:hAnsi="Times New Roman"/>
                    <w:spacing w:val="-1"/>
                  </w:rPr>
                </w:rPrChange>
              </w:rPr>
            </w:pPr>
          </w:p>
          <w:p w14:paraId="7A7EC19E" w14:textId="77777777" w:rsidR="003F3EDE" w:rsidRPr="00FB0B06" w:rsidRDefault="003F3EDE" w:rsidP="0025185C">
            <w:pPr>
              <w:jc w:val="center"/>
              <w:rPr>
                <w:rFonts w:ascii="Arial" w:eastAsia="Times New Roman" w:hAnsi="Arial" w:cs="Arial"/>
                <w:spacing w:val="-1"/>
                <w:sz w:val="20"/>
                <w:szCs w:val="20"/>
                <w:rPrChange w:id="8636"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637" w:author="Adelino Naquarta Sepalanga Domingos" w:date="2025-03-05T09:28:00Z" w16du:dateUtc="2025-03-05T08:28:00Z">
                  <w:rPr>
                    <w:rFonts w:ascii="Times New Roman" w:eastAsia="Times New Roman" w:hAnsi="Times New Roman"/>
                    <w:spacing w:val="-1"/>
                  </w:rPr>
                </w:rPrChange>
              </w:rPr>
              <w:t>Monetário</w:t>
            </w:r>
          </w:p>
        </w:tc>
      </w:tr>
      <w:tr w:rsidR="003F3EDE" w:rsidRPr="00FB0B06" w14:paraId="42316718" w14:textId="77777777" w:rsidTr="0025185C">
        <w:trPr>
          <w:trHeight w:val="704"/>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AED9EB2" w14:textId="77777777" w:rsidR="003F3EDE" w:rsidRPr="00FB0B06" w:rsidRDefault="003F3EDE" w:rsidP="0025185C">
            <w:pPr>
              <w:jc w:val="center"/>
              <w:rPr>
                <w:rFonts w:ascii="Arial" w:eastAsia="Times New Roman" w:hAnsi="Arial" w:cs="Arial"/>
                <w:spacing w:val="-1"/>
                <w:sz w:val="20"/>
                <w:szCs w:val="20"/>
                <w:rPrChange w:id="8638"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639" w:author="Adelino Naquarta Sepalanga Domingos" w:date="2025-03-05T09:28:00Z" w16du:dateUtc="2025-03-05T08:28:00Z">
                  <w:rPr>
                    <w:rFonts w:ascii="Times New Roman" w:eastAsia="Times New Roman" w:hAnsi="Times New Roman"/>
                    <w:spacing w:val="-1"/>
                  </w:rPr>
                </w:rPrChange>
              </w:rPr>
              <w:t>4.4.4.</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8EDDC51" w14:textId="77777777" w:rsidR="003F3EDE" w:rsidRPr="00FB0B06" w:rsidRDefault="003F3EDE" w:rsidP="0025185C">
            <w:pPr>
              <w:jc w:val="center"/>
              <w:rPr>
                <w:rFonts w:ascii="Arial" w:eastAsia="Times New Roman" w:hAnsi="Arial" w:cs="Arial"/>
                <w:spacing w:val="-1"/>
                <w:sz w:val="20"/>
                <w:szCs w:val="20"/>
                <w:rPrChange w:id="8640" w:author="Adelino Naquarta Sepalanga Domingos" w:date="2025-03-05T09:28:00Z" w16du:dateUtc="2025-03-05T08:28: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829FE78" w14:textId="77777777" w:rsidR="003F3EDE" w:rsidRPr="00FB0B06" w:rsidRDefault="003F3EDE" w:rsidP="0025185C">
            <w:pPr>
              <w:rPr>
                <w:rFonts w:ascii="Arial" w:eastAsia="Times New Roman" w:hAnsi="Arial" w:cs="Arial"/>
                <w:spacing w:val="-1"/>
                <w:sz w:val="20"/>
                <w:szCs w:val="20"/>
                <w:rPrChange w:id="8641"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642" w:author="Adelino Naquarta Sepalanga Domingos" w:date="2025-03-05T09:28:00Z" w16du:dateUtc="2025-03-05T08:28:00Z">
                  <w:rPr>
                    <w:rFonts w:ascii="Times New Roman" w:eastAsia="Times New Roman" w:hAnsi="Times New Roman"/>
                    <w:spacing w:val="-1"/>
                  </w:rPr>
                </w:rPrChange>
              </w:rPr>
              <w:t>Documento de recibo emitido (Payment)</w:t>
            </w:r>
          </w:p>
        </w:tc>
        <w:tc>
          <w:tcPr>
            <w:tcW w:w="38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E1422ED" w14:textId="77777777" w:rsidR="003F3EDE" w:rsidRPr="00FB0B06" w:rsidRDefault="003F3EDE" w:rsidP="0025185C">
            <w:pPr>
              <w:rPr>
                <w:rFonts w:ascii="Arial" w:eastAsia="Times New Roman" w:hAnsi="Arial" w:cs="Arial"/>
                <w:spacing w:val="-1"/>
                <w:sz w:val="20"/>
                <w:szCs w:val="20"/>
                <w:rPrChange w:id="8643" w:author="Adelino Naquarta Sepalanga Domingos" w:date="2025-03-05T09:28:00Z" w16du:dateUtc="2025-03-05T08:28:00Z">
                  <w:rPr>
                    <w:rFonts w:ascii="Times New Roman" w:eastAsia="Times New Roman" w:hAnsi="Times New Roman"/>
                    <w:spacing w:val="-1"/>
                  </w:rPr>
                </w:rPrChange>
              </w:rPr>
            </w:pPr>
          </w:p>
        </w:tc>
        <w:tc>
          <w:tcPr>
            <w:tcW w:w="127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58CB610" w14:textId="77777777" w:rsidR="003F3EDE" w:rsidRPr="00FB0B06" w:rsidRDefault="003F3EDE" w:rsidP="0025185C">
            <w:pPr>
              <w:jc w:val="center"/>
              <w:rPr>
                <w:rFonts w:ascii="Arial" w:eastAsia="Times New Roman" w:hAnsi="Arial" w:cs="Arial"/>
                <w:spacing w:val="-1"/>
                <w:sz w:val="20"/>
                <w:szCs w:val="20"/>
                <w:rPrChange w:id="8644"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645" w:author="Adelino Naquarta Sepalanga Domingos" w:date="2025-03-05T09:28:00Z" w16du:dateUtc="2025-03-05T08:28:00Z">
                  <w:rPr>
                    <w:rFonts w:ascii="Times New Roman" w:eastAsia="Times New Roman" w:hAnsi="Times New Roman"/>
                    <w:spacing w:val="-1"/>
                  </w:rPr>
                </w:rPrChange>
              </w:rPr>
              <w:t>Não Aplicável</w:t>
            </w:r>
          </w:p>
        </w:tc>
      </w:tr>
      <w:tr w:rsidR="003F3EDE" w:rsidRPr="00FB0B06" w14:paraId="5D38A0F0" w14:textId="77777777" w:rsidTr="0025185C">
        <w:trPr>
          <w:trHeight w:val="905"/>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C4CD10B" w14:textId="77777777" w:rsidR="003F3EDE" w:rsidRPr="00FB0B06" w:rsidRDefault="003F3EDE" w:rsidP="0025185C">
            <w:pPr>
              <w:jc w:val="center"/>
              <w:rPr>
                <w:rFonts w:ascii="Arial" w:eastAsia="Times New Roman" w:hAnsi="Arial" w:cs="Arial"/>
                <w:spacing w:val="-1"/>
                <w:sz w:val="20"/>
                <w:szCs w:val="20"/>
                <w:rPrChange w:id="8646" w:author="Adelino Naquarta Sepalanga Domingos" w:date="2025-03-05T09:28:00Z" w16du:dateUtc="2025-03-05T08:28:00Z">
                  <w:rPr>
                    <w:rFonts w:ascii="Times New Roman" w:eastAsia="Times New Roman" w:hAnsi="Times New Roman"/>
                    <w:spacing w:val="-1"/>
                  </w:rPr>
                </w:rPrChange>
              </w:rPr>
            </w:pPr>
          </w:p>
          <w:p w14:paraId="29FC7E38" w14:textId="77777777" w:rsidR="003F3EDE" w:rsidRPr="00FB0B06" w:rsidRDefault="003F3EDE" w:rsidP="0025185C">
            <w:pPr>
              <w:jc w:val="center"/>
              <w:rPr>
                <w:rFonts w:ascii="Arial" w:eastAsia="Times New Roman" w:hAnsi="Arial" w:cs="Arial"/>
                <w:spacing w:val="-1"/>
                <w:sz w:val="20"/>
                <w:szCs w:val="20"/>
                <w:rPrChange w:id="8647" w:author="Adelino Naquarta Sepalanga Domingos" w:date="2025-03-05T09:28:00Z" w16du:dateUtc="2025-03-05T08:28:00Z">
                  <w:rPr>
                    <w:rFonts w:ascii="Times New Roman" w:eastAsia="Times New Roman" w:hAnsi="Times New Roman"/>
                    <w:spacing w:val="-1"/>
                  </w:rPr>
                </w:rPrChange>
              </w:rPr>
            </w:pPr>
          </w:p>
          <w:p w14:paraId="5683017C" w14:textId="77777777" w:rsidR="003F3EDE" w:rsidRPr="00FB0B06" w:rsidRDefault="003F3EDE" w:rsidP="0025185C">
            <w:pPr>
              <w:jc w:val="center"/>
              <w:rPr>
                <w:rFonts w:ascii="Arial" w:eastAsia="Times New Roman" w:hAnsi="Arial" w:cs="Arial"/>
                <w:spacing w:val="-1"/>
                <w:sz w:val="20"/>
                <w:szCs w:val="20"/>
                <w:rPrChange w:id="8648" w:author="Adelino Naquarta Sepalanga Domingos" w:date="2025-03-05T09:28:00Z" w16du:dateUtc="2025-03-05T08:28:00Z">
                  <w:rPr>
                    <w:rFonts w:ascii="Times New Roman" w:eastAsia="Times New Roman" w:hAnsi="Times New Roman"/>
                    <w:spacing w:val="-1"/>
                  </w:rPr>
                </w:rPrChange>
              </w:rPr>
            </w:pPr>
          </w:p>
          <w:p w14:paraId="7ADCD566" w14:textId="77777777" w:rsidR="003F3EDE" w:rsidRPr="00FB0B06" w:rsidRDefault="003F3EDE" w:rsidP="0025185C">
            <w:pPr>
              <w:jc w:val="center"/>
              <w:rPr>
                <w:rFonts w:ascii="Arial" w:eastAsia="Times New Roman" w:hAnsi="Arial" w:cs="Arial"/>
                <w:spacing w:val="-1"/>
                <w:sz w:val="20"/>
                <w:szCs w:val="20"/>
                <w:rPrChange w:id="8649" w:author="Adelino Naquarta Sepalanga Domingos" w:date="2025-03-05T09:28:00Z" w16du:dateUtc="2025-03-05T08:28:00Z">
                  <w:rPr>
                    <w:rFonts w:ascii="Times New Roman" w:eastAsia="Times New Roman" w:hAnsi="Times New Roman"/>
                    <w:spacing w:val="-1"/>
                  </w:rPr>
                </w:rPrChange>
              </w:rPr>
            </w:pPr>
          </w:p>
          <w:p w14:paraId="04F3A4B7" w14:textId="77777777" w:rsidR="003F3EDE" w:rsidRPr="00FB0B06" w:rsidRDefault="003F3EDE" w:rsidP="0025185C">
            <w:pPr>
              <w:jc w:val="center"/>
              <w:rPr>
                <w:rFonts w:ascii="Arial" w:eastAsia="Times New Roman" w:hAnsi="Arial" w:cs="Arial"/>
                <w:spacing w:val="-1"/>
                <w:sz w:val="20"/>
                <w:szCs w:val="20"/>
                <w:rPrChange w:id="8650" w:author="Adelino Naquarta Sepalanga Domingos" w:date="2025-03-05T09:28:00Z" w16du:dateUtc="2025-03-05T08:28:00Z">
                  <w:rPr>
                    <w:rFonts w:ascii="Times New Roman" w:eastAsia="Times New Roman" w:hAnsi="Times New Roman"/>
                    <w:spacing w:val="-1"/>
                  </w:rPr>
                </w:rPrChange>
              </w:rPr>
            </w:pPr>
          </w:p>
          <w:p w14:paraId="1202C14C" w14:textId="77777777" w:rsidR="003F3EDE" w:rsidRPr="00FB0B06" w:rsidRDefault="003F3EDE" w:rsidP="0025185C">
            <w:pPr>
              <w:jc w:val="center"/>
              <w:rPr>
                <w:rFonts w:ascii="Arial" w:eastAsia="Times New Roman" w:hAnsi="Arial" w:cs="Arial"/>
                <w:spacing w:val="-1"/>
                <w:sz w:val="20"/>
                <w:szCs w:val="20"/>
                <w:rPrChange w:id="8651" w:author="Adelino Naquarta Sepalanga Domingos" w:date="2025-03-05T09:28:00Z" w16du:dateUtc="2025-03-05T08:28:00Z">
                  <w:rPr>
                    <w:rFonts w:ascii="Times New Roman" w:eastAsia="Times New Roman" w:hAnsi="Times New Roman"/>
                    <w:spacing w:val="-1"/>
                  </w:rPr>
                </w:rPrChange>
              </w:rPr>
            </w:pPr>
          </w:p>
          <w:p w14:paraId="0EBE38A9" w14:textId="77777777" w:rsidR="003F3EDE" w:rsidRPr="00FB0B06" w:rsidRDefault="003F3EDE" w:rsidP="0025185C">
            <w:pPr>
              <w:jc w:val="center"/>
              <w:rPr>
                <w:rFonts w:ascii="Arial" w:eastAsia="Times New Roman" w:hAnsi="Arial" w:cs="Arial"/>
                <w:spacing w:val="-1"/>
                <w:sz w:val="20"/>
                <w:szCs w:val="20"/>
                <w:rPrChange w:id="8652" w:author="Adelino Naquarta Sepalanga Domingos" w:date="2025-03-05T09:28:00Z" w16du:dateUtc="2025-03-05T08:28:00Z">
                  <w:rPr>
                    <w:rFonts w:ascii="Times New Roman" w:eastAsia="Times New Roman" w:hAnsi="Times New Roman"/>
                    <w:spacing w:val="-1"/>
                  </w:rPr>
                </w:rPrChange>
              </w:rPr>
            </w:pPr>
          </w:p>
          <w:p w14:paraId="329059C7" w14:textId="77777777" w:rsidR="003F3EDE" w:rsidRPr="00FB0B06" w:rsidRDefault="003F3EDE" w:rsidP="0025185C">
            <w:pPr>
              <w:jc w:val="center"/>
              <w:rPr>
                <w:rFonts w:ascii="Arial" w:eastAsia="Times New Roman" w:hAnsi="Arial" w:cs="Arial"/>
                <w:spacing w:val="-1"/>
                <w:sz w:val="20"/>
                <w:szCs w:val="20"/>
                <w:rPrChange w:id="8653"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654" w:author="Adelino Naquarta Sepalanga Domingos" w:date="2025-03-05T09:28:00Z" w16du:dateUtc="2025-03-05T08:28:00Z">
                  <w:rPr>
                    <w:rFonts w:ascii="Times New Roman" w:eastAsia="Times New Roman" w:hAnsi="Times New Roman"/>
                    <w:spacing w:val="-1"/>
                  </w:rPr>
                </w:rPrChange>
              </w:rPr>
              <w:t>4.4.4.1.</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6D0EB7A" w14:textId="77777777" w:rsidR="003F3EDE" w:rsidRPr="00FB0B06" w:rsidRDefault="003F3EDE" w:rsidP="0025185C">
            <w:pPr>
              <w:jc w:val="center"/>
              <w:rPr>
                <w:rFonts w:ascii="Arial" w:eastAsia="Times New Roman" w:hAnsi="Arial" w:cs="Arial"/>
                <w:spacing w:val="-1"/>
                <w:sz w:val="20"/>
                <w:szCs w:val="20"/>
                <w:rPrChange w:id="8655" w:author="Adelino Naquarta Sepalanga Domingos" w:date="2025-03-05T09:28:00Z" w16du:dateUtc="2025-03-05T08:28:00Z">
                  <w:rPr>
                    <w:rFonts w:ascii="Times New Roman" w:eastAsia="Times New Roman" w:hAnsi="Times New Roman"/>
                    <w:spacing w:val="-1"/>
                  </w:rPr>
                </w:rPrChange>
              </w:rPr>
            </w:pPr>
          </w:p>
          <w:p w14:paraId="77E68C65" w14:textId="77777777" w:rsidR="003F3EDE" w:rsidRPr="00FB0B06" w:rsidRDefault="003F3EDE" w:rsidP="0025185C">
            <w:pPr>
              <w:jc w:val="center"/>
              <w:rPr>
                <w:rFonts w:ascii="Arial" w:eastAsia="Times New Roman" w:hAnsi="Arial" w:cs="Arial"/>
                <w:spacing w:val="-1"/>
                <w:sz w:val="20"/>
                <w:szCs w:val="20"/>
                <w:rPrChange w:id="8656" w:author="Adelino Naquarta Sepalanga Domingos" w:date="2025-03-05T09:28:00Z" w16du:dateUtc="2025-03-05T08:28:00Z">
                  <w:rPr>
                    <w:rFonts w:ascii="Times New Roman" w:eastAsia="Times New Roman" w:hAnsi="Times New Roman"/>
                    <w:spacing w:val="-1"/>
                  </w:rPr>
                </w:rPrChange>
              </w:rPr>
            </w:pPr>
          </w:p>
          <w:p w14:paraId="62A5002A" w14:textId="77777777" w:rsidR="003F3EDE" w:rsidRPr="00FB0B06" w:rsidRDefault="003F3EDE" w:rsidP="0025185C">
            <w:pPr>
              <w:jc w:val="center"/>
              <w:rPr>
                <w:rFonts w:ascii="Arial" w:eastAsia="Times New Roman" w:hAnsi="Arial" w:cs="Arial"/>
                <w:spacing w:val="-1"/>
                <w:sz w:val="20"/>
                <w:szCs w:val="20"/>
                <w:rPrChange w:id="8657" w:author="Adelino Naquarta Sepalanga Domingos" w:date="2025-03-05T09:28:00Z" w16du:dateUtc="2025-03-05T08:28:00Z">
                  <w:rPr>
                    <w:rFonts w:ascii="Times New Roman" w:eastAsia="Times New Roman" w:hAnsi="Times New Roman"/>
                    <w:spacing w:val="-1"/>
                  </w:rPr>
                </w:rPrChange>
              </w:rPr>
            </w:pPr>
          </w:p>
          <w:p w14:paraId="6F0446AA" w14:textId="77777777" w:rsidR="003F3EDE" w:rsidRPr="00FB0B06" w:rsidRDefault="003F3EDE" w:rsidP="0025185C">
            <w:pPr>
              <w:jc w:val="center"/>
              <w:rPr>
                <w:rFonts w:ascii="Arial" w:eastAsia="Times New Roman" w:hAnsi="Arial" w:cs="Arial"/>
                <w:spacing w:val="-1"/>
                <w:sz w:val="20"/>
                <w:szCs w:val="20"/>
                <w:rPrChange w:id="8658" w:author="Adelino Naquarta Sepalanga Domingos" w:date="2025-03-05T09:28:00Z" w16du:dateUtc="2025-03-05T08:28:00Z">
                  <w:rPr>
                    <w:rFonts w:ascii="Times New Roman" w:eastAsia="Times New Roman" w:hAnsi="Times New Roman"/>
                    <w:spacing w:val="-1"/>
                  </w:rPr>
                </w:rPrChange>
              </w:rPr>
            </w:pPr>
          </w:p>
          <w:p w14:paraId="1217C7D2" w14:textId="77777777" w:rsidR="003F3EDE" w:rsidRPr="00FB0B06" w:rsidRDefault="003F3EDE" w:rsidP="0025185C">
            <w:pPr>
              <w:jc w:val="center"/>
              <w:rPr>
                <w:rFonts w:ascii="Arial" w:eastAsia="Times New Roman" w:hAnsi="Arial" w:cs="Arial"/>
                <w:spacing w:val="-1"/>
                <w:sz w:val="20"/>
                <w:szCs w:val="20"/>
                <w:rPrChange w:id="8659" w:author="Adelino Naquarta Sepalanga Domingos" w:date="2025-03-05T09:28:00Z" w16du:dateUtc="2025-03-05T08:28:00Z">
                  <w:rPr>
                    <w:rFonts w:ascii="Times New Roman" w:eastAsia="Times New Roman" w:hAnsi="Times New Roman"/>
                    <w:spacing w:val="-1"/>
                  </w:rPr>
                </w:rPrChange>
              </w:rPr>
            </w:pPr>
          </w:p>
          <w:p w14:paraId="355971AC" w14:textId="77777777" w:rsidR="003F3EDE" w:rsidRPr="00FB0B06" w:rsidRDefault="003F3EDE" w:rsidP="0025185C">
            <w:pPr>
              <w:jc w:val="center"/>
              <w:rPr>
                <w:rFonts w:ascii="Arial" w:eastAsia="Times New Roman" w:hAnsi="Arial" w:cs="Arial"/>
                <w:spacing w:val="-1"/>
                <w:sz w:val="20"/>
                <w:szCs w:val="20"/>
                <w:rPrChange w:id="8660" w:author="Adelino Naquarta Sepalanga Domingos" w:date="2025-03-05T09:28:00Z" w16du:dateUtc="2025-03-05T08:28:00Z">
                  <w:rPr>
                    <w:rFonts w:ascii="Times New Roman" w:eastAsia="Times New Roman" w:hAnsi="Times New Roman"/>
                    <w:spacing w:val="-1"/>
                  </w:rPr>
                </w:rPrChange>
              </w:rPr>
            </w:pPr>
          </w:p>
          <w:p w14:paraId="436A97AB" w14:textId="77777777" w:rsidR="003F3EDE" w:rsidRPr="00FB0B06" w:rsidRDefault="003F3EDE" w:rsidP="0025185C">
            <w:pPr>
              <w:jc w:val="center"/>
              <w:rPr>
                <w:rFonts w:ascii="Arial" w:eastAsia="Times New Roman" w:hAnsi="Arial" w:cs="Arial"/>
                <w:spacing w:val="-1"/>
                <w:sz w:val="20"/>
                <w:szCs w:val="20"/>
                <w:rPrChange w:id="8661" w:author="Adelino Naquarta Sepalanga Domingos" w:date="2025-03-05T09:28:00Z" w16du:dateUtc="2025-03-05T08:28:00Z">
                  <w:rPr>
                    <w:rFonts w:ascii="Times New Roman" w:eastAsia="Times New Roman" w:hAnsi="Times New Roman"/>
                    <w:spacing w:val="-1"/>
                  </w:rPr>
                </w:rPrChange>
              </w:rPr>
            </w:pPr>
          </w:p>
          <w:p w14:paraId="6B496032" w14:textId="77777777" w:rsidR="003F3EDE" w:rsidRPr="00FB0B06" w:rsidRDefault="003F3EDE" w:rsidP="0025185C">
            <w:pPr>
              <w:jc w:val="center"/>
              <w:rPr>
                <w:rFonts w:ascii="Arial" w:eastAsia="Times New Roman" w:hAnsi="Arial" w:cs="Arial"/>
                <w:spacing w:val="-1"/>
                <w:sz w:val="20"/>
                <w:szCs w:val="20"/>
                <w:rPrChange w:id="8662"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663" w:author="Adelino Naquarta Sepalanga Domingos" w:date="2025-03-05T09:28:00Z" w16du:dateUtc="2025-03-05T08:28: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8FC5FA3" w14:textId="77777777" w:rsidR="003F3EDE" w:rsidRPr="00FB0B06" w:rsidRDefault="003F3EDE" w:rsidP="0025185C">
            <w:pPr>
              <w:rPr>
                <w:rFonts w:ascii="Arial" w:eastAsia="Times New Roman" w:hAnsi="Arial" w:cs="Arial"/>
                <w:spacing w:val="-1"/>
                <w:sz w:val="20"/>
                <w:szCs w:val="20"/>
                <w:rPrChange w:id="8664" w:author="Adelino Naquarta Sepalanga Domingos" w:date="2025-03-05T09:28:00Z" w16du:dateUtc="2025-03-05T08:28:00Z">
                  <w:rPr>
                    <w:rFonts w:ascii="Times New Roman" w:eastAsia="Times New Roman" w:hAnsi="Times New Roman"/>
                    <w:spacing w:val="-1"/>
                  </w:rPr>
                </w:rPrChange>
              </w:rPr>
            </w:pPr>
          </w:p>
          <w:p w14:paraId="04EDEBA0" w14:textId="77777777" w:rsidR="003F3EDE" w:rsidRPr="00FB0B06" w:rsidRDefault="003F3EDE" w:rsidP="0025185C">
            <w:pPr>
              <w:rPr>
                <w:rFonts w:ascii="Arial" w:eastAsia="Times New Roman" w:hAnsi="Arial" w:cs="Arial"/>
                <w:spacing w:val="-1"/>
                <w:sz w:val="20"/>
                <w:szCs w:val="20"/>
                <w:rPrChange w:id="8665" w:author="Adelino Naquarta Sepalanga Domingos" w:date="2025-03-05T09:28:00Z" w16du:dateUtc="2025-03-05T08:28:00Z">
                  <w:rPr>
                    <w:rFonts w:ascii="Times New Roman" w:eastAsia="Times New Roman" w:hAnsi="Times New Roman"/>
                    <w:spacing w:val="-1"/>
                  </w:rPr>
                </w:rPrChange>
              </w:rPr>
            </w:pPr>
          </w:p>
          <w:p w14:paraId="367512E5" w14:textId="77777777" w:rsidR="003F3EDE" w:rsidRPr="00FB0B06" w:rsidRDefault="003F3EDE" w:rsidP="0025185C">
            <w:pPr>
              <w:rPr>
                <w:rFonts w:ascii="Arial" w:eastAsia="Times New Roman" w:hAnsi="Arial" w:cs="Arial"/>
                <w:spacing w:val="-1"/>
                <w:sz w:val="20"/>
                <w:szCs w:val="20"/>
                <w:rPrChange w:id="8666" w:author="Adelino Naquarta Sepalanga Domingos" w:date="2025-03-05T09:28:00Z" w16du:dateUtc="2025-03-05T08:28:00Z">
                  <w:rPr>
                    <w:rFonts w:ascii="Times New Roman" w:eastAsia="Times New Roman" w:hAnsi="Times New Roman"/>
                    <w:spacing w:val="-1"/>
                  </w:rPr>
                </w:rPrChange>
              </w:rPr>
            </w:pPr>
          </w:p>
          <w:p w14:paraId="4462B6C1" w14:textId="77777777" w:rsidR="003F3EDE" w:rsidRPr="00FB0B06" w:rsidRDefault="003F3EDE" w:rsidP="0025185C">
            <w:pPr>
              <w:rPr>
                <w:rFonts w:ascii="Arial" w:eastAsia="Times New Roman" w:hAnsi="Arial" w:cs="Arial"/>
                <w:spacing w:val="-1"/>
                <w:sz w:val="20"/>
                <w:szCs w:val="20"/>
                <w:rPrChange w:id="8667" w:author="Adelino Naquarta Sepalanga Domingos" w:date="2025-03-05T09:28:00Z" w16du:dateUtc="2025-03-05T08:28:00Z">
                  <w:rPr>
                    <w:rFonts w:ascii="Times New Roman" w:eastAsia="Times New Roman" w:hAnsi="Times New Roman"/>
                    <w:spacing w:val="-1"/>
                  </w:rPr>
                </w:rPrChange>
              </w:rPr>
            </w:pPr>
          </w:p>
          <w:p w14:paraId="1A09E29B" w14:textId="77777777" w:rsidR="003F3EDE" w:rsidRPr="00FB0B06" w:rsidRDefault="003F3EDE" w:rsidP="0025185C">
            <w:pPr>
              <w:rPr>
                <w:rFonts w:ascii="Arial" w:eastAsia="Times New Roman" w:hAnsi="Arial" w:cs="Arial"/>
                <w:spacing w:val="-1"/>
                <w:sz w:val="20"/>
                <w:szCs w:val="20"/>
                <w:rPrChange w:id="8668" w:author="Adelino Naquarta Sepalanga Domingos" w:date="2025-03-05T09:28:00Z" w16du:dateUtc="2025-03-05T08:28:00Z">
                  <w:rPr>
                    <w:rFonts w:ascii="Times New Roman" w:eastAsia="Times New Roman" w:hAnsi="Times New Roman"/>
                    <w:spacing w:val="-1"/>
                  </w:rPr>
                </w:rPrChange>
              </w:rPr>
            </w:pPr>
          </w:p>
          <w:p w14:paraId="08471BA5" w14:textId="77777777" w:rsidR="003F3EDE" w:rsidRPr="00FB0B06" w:rsidRDefault="003F3EDE" w:rsidP="0025185C">
            <w:pPr>
              <w:rPr>
                <w:rFonts w:ascii="Arial" w:eastAsia="Times New Roman" w:hAnsi="Arial" w:cs="Arial"/>
                <w:spacing w:val="-1"/>
                <w:sz w:val="20"/>
                <w:szCs w:val="20"/>
                <w:rPrChange w:id="8669" w:author="Adelino Naquarta Sepalanga Domingos" w:date="2025-03-05T09:28:00Z" w16du:dateUtc="2025-03-05T08:28:00Z">
                  <w:rPr>
                    <w:rFonts w:ascii="Times New Roman" w:eastAsia="Times New Roman" w:hAnsi="Times New Roman"/>
                    <w:spacing w:val="-1"/>
                  </w:rPr>
                </w:rPrChange>
              </w:rPr>
            </w:pPr>
          </w:p>
          <w:p w14:paraId="2AFC396C" w14:textId="77777777" w:rsidR="003F3EDE" w:rsidRPr="00FB0B06" w:rsidRDefault="003F3EDE" w:rsidP="0025185C">
            <w:pPr>
              <w:rPr>
                <w:rFonts w:ascii="Arial" w:eastAsia="Times New Roman" w:hAnsi="Arial" w:cs="Arial"/>
                <w:spacing w:val="-1"/>
                <w:sz w:val="20"/>
                <w:szCs w:val="20"/>
                <w:rPrChange w:id="8670" w:author="Adelino Naquarta Sepalanga Domingos" w:date="2025-03-05T09:28:00Z" w16du:dateUtc="2025-03-05T08:28:00Z">
                  <w:rPr>
                    <w:rFonts w:ascii="Times New Roman" w:eastAsia="Times New Roman" w:hAnsi="Times New Roman"/>
                    <w:spacing w:val="-1"/>
                  </w:rPr>
                </w:rPrChange>
              </w:rPr>
            </w:pPr>
          </w:p>
          <w:p w14:paraId="2933ABB8" w14:textId="77777777" w:rsidR="003F3EDE" w:rsidRPr="00FB0B06" w:rsidRDefault="003F3EDE" w:rsidP="0025185C">
            <w:pPr>
              <w:rPr>
                <w:rFonts w:ascii="Arial" w:eastAsia="Times New Roman" w:hAnsi="Arial" w:cs="Arial"/>
                <w:spacing w:val="-1"/>
                <w:sz w:val="20"/>
                <w:szCs w:val="20"/>
                <w:rPrChange w:id="8671"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672" w:author="Adelino Naquarta Sepalanga Domingos" w:date="2025-03-05T09:28:00Z" w16du:dateUtc="2025-03-05T08:28:00Z">
                  <w:rPr>
                    <w:rFonts w:ascii="Times New Roman" w:eastAsia="Times New Roman" w:hAnsi="Times New Roman"/>
                    <w:spacing w:val="-1"/>
                  </w:rPr>
                </w:rPrChange>
              </w:rPr>
              <w:t>Identificação única do recibo (PaymentRefNo)</w:t>
            </w:r>
          </w:p>
        </w:tc>
        <w:tc>
          <w:tcPr>
            <w:tcW w:w="38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E4F7042" w14:textId="77777777" w:rsidR="003F3EDE" w:rsidRPr="00FB0B06" w:rsidRDefault="003F3EDE" w:rsidP="0025185C">
            <w:pPr>
              <w:rPr>
                <w:rFonts w:ascii="Arial" w:eastAsia="Times New Roman" w:hAnsi="Arial" w:cs="Arial"/>
                <w:spacing w:val="-1"/>
                <w:sz w:val="20"/>
                <w:szCs w:val="20"/>
                <w:rPrChange w:id="8673"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674" w:author="Adelino Naquarta Sepalanga Domingos" w:date="2025-03-05T09:28:00Z" w16du:dateUtc="2025-03-05T08:28:00Z">
                  <w:rPr>
                    <w:rFonts w:ascii="Times New Roman" w:eastAsia="Times New Roman" w:hAnsi="Times New Roman"/>
                    <w:spacing w:val="-1"/>
                  </w:rPr>
                </w:rPrChange>
              </w:rPr>
              <w:t>Esta identificação é composta sequencialmente pelos seguintes elementos: Tipo de documento (PaymentType), um espaço, o código interno do tipo de documento atribuído pela aplicação o identificador e a série do documento, uma barra (/) e o número sequencial desse documento dentro dessa série.</w:t>
            </w:r>
          </w:p>
          <w:p w14:paraId="08927995" w14:textId="77777777" w:rsidR="003F3EDE" w:rsidRPr="00FB0B06" w:rsidRDefault="003F3EDE" w:rsidP="0025185C">
            <w:pPr>
              <w:rPr>
                <w:rFonts w:ascii="Arial" w:eastAsia="Times New Roman" w:hAnsi="Arial" w:cs="Arial"/>
                <w:spacing w:val="-1"/>
                <w:sz w:val="20"/>
                <w:szCs w:val="20"/>
                <w:rPrChange w:id="8675"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676" w:author="Adelino Naquarta Sepalanga Domingos" w:date="2025-03-05T09:28:00Z" w16du:dateUtc="2025-03-05T08:28:00Z">
                  <w:rPr>
                    <w:rFonts w:ascii="Times New Roman" w:eastAsia="Times New Roman" w:hAnsi="Times New Roman"/>
                    <w:spacing w:val="-1"/>
                  </w:rPr>
                </w:rPrChange>
              </w:rPr>
              <w:t>Não podem existir registos com a mesma identificação.</w:t>
            </w:r>
          </w:p>
          <w:p w14:paraId="764F084A" w14:textId="77777777" w:rsidR="003F3EDE" w:rsidRPr="00FB0B06" w:rsidRDefault="003F3EDE" w:rsidP="0025185C">
            <w:pPr>
              <w:rPr>
                <w:rFonts w:ascii="Arial" w:eastAsia="Times New Roman" w:hAnsi="Arial" w:cs="Arial"/>
                <w:spacing w:val="-1"/>
                <w:sz w:val="20"/>
                <w:szCs w:val="20"/>
                <w:rPrChange w:id="8677"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678" w:author="Adelino Naquarta Sepalanga Domingos" w:date="2025-03-05T09:28:00Z" w16du:dateUtc="2025-03-05T08:28:00Z">
                  <w:rPr>
                    <w:rFonts w:ascii="Times New Roman" w:eastAsia="Times New Roman" w:hAnsi="Times New Roman"/>
                    <w:spacing w:val="-1"/>
                  </w:rPr>
                </w:rPrChange>
              </w:rPr>
              <w:t>Não pode ser utilizado o mesmo código interno de tipo de documento em diferentes tipos de documentos.</w:t>
            </w:r>
          </w:p>
        </w:tc>
        <w:tc>
          <w:tcPr>
            <w:tcW w:w="127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0FE03CE" w14:textId="77777777" w:rsidR="003F3EDE" w:rsidRPr="00FB0B06" w:rsidRDefault="003F3EDE" w:rsidP="0025185C">
            <w:pPr>
              <w:jc w:val="center"/>
              <w:rPr>
                <w:rFonts w:ascii="Arial" w:eastAsia="Times New Roman" w:hAnsi="Arial" w:cs="Arial"/>
                <w:spacing w:val="-1"/>
                <w:sz w:val="20"/>
                <w:szCs w:val="20"/>
                <w:rPrChange w:id="8679" w:author="Adelino Naquarta Sepalanga Domingos" w:date="2025-03-05T09:28:00Z" w16du:dateUtc="2025-03-05T08:28:00Z">
                  <w:rPr>
                    <w:rFonts w:ascii="Times New Roman" w:eastAsia="Times New Roman" w:hAnsi="Times New Roman"/>
                    <w:spacing w:val="-1"/>
                  </w:rPr>
                </w:rPrChange>
              </w:rPr>
            </w:pPr>
          </w:p>
          <w:p w14:paraId="3BE4D8AB" w14:textId="77777777" w:rsidR="003F3EDE" w:rsidRPr="00FB0B06" w:rsidRDefault="003F3EDE" w:rsidP="0025185C">
            <w:pPr>
              <w:jc w:val="center"/>
              <w:rPr>
                <w:rFonts w:ascii="Arial" w:eastAsia="Times New Roman" w:hAnsi="Arial" w:cs="Arial"/>
                <w:spacing w:val="-1"/>
                <w:sz w:val="20"/>
                <w:szCs w:val="20"/>
                <w:rPrChange w:id="8680" w:author="Adelino Naquarta Sepalanga Domingos" w:date="2025-03-05T09:28:00Z" w16du:dateUtc="2025-03-05T08:28:00Z">
                  <w:rPr>
                    <w:rFonts w:ascii="Times New Roman" w:eastAsia="Times New Roman" w:hAnsi="Times New Roman"/>
                    <w:spacing w:val="-1"/>
                  </w:rPr>
                </w:rPrChange>
              </w:rPr>
            </w:pPr>
          </w:p>
          <w:p w14:paraId="5558E200" w14:textId="77777777" w:rsidR="003F3EDE" w:rsidRPr="00FB0B06" w:rsidRDefault="003F3EDE" w:rsidP="0025185C">
            <w:pPr>
              <w:jc w:val="center"/>
              <w:rPr>
                <w:rFonts w:ascii="Arial" w:eastAsia="Times New Roman" w:hAnsi="Arial" w:cs="Arial"/>
                <w:spacing w:val="-1"/>
                <w:sz w:val="20"/>
                <w:szCs w:val="20"/>
                <w:rPrChange w:id="8681" w:author="Adelino Naquarta Sepalanga Domingos" w:date="2025-03-05T09:28:00Z" w16du:dateUtc="2025-03-05T08:28:00Z">
                  <w:rPr>
                    <w:rFonts w:ascii="Times New Roman" w:eastAsia="Times New Roman" w:hAnsi="Times New Roman"/>
                    <w:spacing w:val="-1"/>
                  </w:rPr>
                </w:rPrChange>
              </w:rPr>
            </w:pPr>
          </w:p>
          <w:p w14:paraId="4DE2F796" w14:textId="77777777" w:rsidR="003F3EDE" w:rsidRPr="00FB0B06" w:rsidRDefault="003F3EDE" w:rsidP="0025185C">
            <w:pPr>
              <w:jc w:val="center"/>
              <w:rPr>
                <w:rFonts w:ascii="Arial" w:eastAsia="Times New Roman" w:hAnsi="Arial" w:cs="Arial"/>
                <w:spacing w:val="-1"/>
                <w:sz w:val="20"/>
                <w:szCs w:val="20"/>
                <w:rPrChange w:id="8682" w:author="Adelino Naquarta Sepalanga Domingos" w:date="2025-03-05T09:28:00Z" w16du:dateUtc="2025-03-05T08:28:00Z">
                  <w:rPr>
                    <w:rFonts w:ascii="Times New Roman" w:eastAsia="Times New Roman" w:hAnsi="Times New Roman"/>
                    <w:spacing w:val="-1"/>
                  </w:rPr>
                </w:rPrChange>
              </w:rPr>
            </w:pPr>
          </w:p>
          <w:p w14:paraId="17410A50" w14:textId="77777777" w:rsidR="003F3EDE" w:rsidRPr="00FB0B06" w:rsidRDefault="003F3EDE" w:rsidP="0025185C">
            <w:pPr>
              <w:jc w:val="center"/>
              <w:rPr>
                <w:rFonts w:ascii="Arial" w:eastAsia="Times New Roman" w:hAnsi="Arial" w:cs="Arial"/>
                <w:spacing w:val="-1"/>
                <w:sz w:val="20"/>
                <w:szCs w:val="20"/>
                <w:rPrChange w:id="8683" w:author="Adelino Naquarta Sepalanga Domingos" w:date="2025-03-05T09:28:00Z" w16du:dateUtc="2025-03-05T08:28:00Z">
                  <w:rPr>
                    <w:rFonts w:ascii="Times New Roman" w:eastAsia="Times New Roman" w:hAnsi="Times New Roman"/>
                    <w:spacing w:val="-1"/>
                  </w:rPr>
                </w:rPrChange>
              </w:rPr>
            </w:pPr>
          </w:p>
          <w:p w14:paraId="35356A37" w14:textId="77777777" w:rsidR="003F3EDE" w:rsidRPr="00FB0B06" w:rsidRDefault="003F3EDE" w:rsidP="0025185C">
            <w:pPr>
              <w:jc w:val="center"/>
              <w:rPr>
                <w:rFonts w:ascii="Arial" w:eastAsia="Times New Roman" w:hAnsi="Arial" w:cs="Arial"/>
                <w:spacing w:val="-1"/>
                <w:sz w:val="20"/>
                <w:szCs w:val="20"/>
                <w:rPrChange w:id="8684"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685" w:author="Adelino Naquarta Sepalanga Domingos" w:date="2025-03-05T09:28:00Z" w16du:dateUtc="2025-03-05T08:28:00Z">
                  <w:rPr>
                    <w:rFonts w:ascii="Times New Roman" w:eastAsia="Times New Roman" w:hAnsi="Times New Roman"/>
                    <w:spacing w:val="-1"/>
                  </w:rPr>
                </w:rPrChange>
              </w:rPr>
              <w:t>Texto 60</w:t>
            </w:r>
          </w:p>
        </w:tc>
      </w:tr>
      <w:tr w:rsidR="003F3EDE" w:rsidRPr="00FB0B06" w14:paraId="5CDDC553" w14:textId="77777777" w:rsidTr="0025185C">
        <w:trPr>
          <w:trHeight w:val="657"/>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082F2AC" w14:textId="77777777" w:rsidR="003F3EDE" w:rsidRPr="00FB0B06" w:rsidRDefault="003F3EDE" w:rsidP="0025185C">
            <w:pPr>
              <w:jc w:val="center"/>
              <w:rPr>
                <w:rFonts w:ascii="Arial" w:eastAsia="Times New Roman" w:hAnsi="Arial" w:cs="Arial"/>
                <w:spacing w:val="-1"/>
                <w:sz w:val="20"/>
                <w:szCs w:val="20"/>
                <w:rPrChange w:id="8686"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687" w:author="Adelino Naquarta Sepalanga Domingos" w:date="2025-03-05T09:28:00Z" w16du:dateUtc="2025-03-05T08:28:00Z">
                  <w:rPr>
                    <w:rFonts w:ascii="Times New Roman" w:eastAsia="Times New Roman" w:hAnsi="Times New Roman"/>
                    <w:spacing w:val="-1"/>
                  </w:rPr>
                </w:rPrChange>
              </w:rPr>
              <w:t>4.4.4.3.</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AA4A85F" w14:textId="77777777" w:rsidR="003F3EDE" w:rsidRPr="00FB0B06" w:rsidRDefault="003F3EDE" w:rsidP="0025185C">
            <w:pPr>
              <w:jc w:val="center"/>
              <w:rPr>
                <w:rFonts w:ascii="Arial" w:eastAsia="Times New Roman" w:hAnsi="Arial" w:cs="Arial"/>
                <w:spacing w:val="-1"/>
                <w:sz w:val="20"/>
                <w:szCs w:val="20"/>
                <w:rPrChange w:id="8688" w:author="Adelino Naquarta Sepalanga Domingos" w:date="2025-03-05T09:28:00Z" w16du:dateUtc="2025-03-05T08:28: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9DC0FF7" w14:textId="77777777" w:rsidR="003F3EDE" w:rsidRPr="00FB0B06" w:rsidRDefault="003F3EDE" w:rsidP="0025185C">
            <w:pPr>
              <w:rPr>
                <w:rFonts w:ascii="Arial" w:eastAsia="Times New Roman" w:hAnsi="Arial" w:cs="Arial"/>
                <w:spacing w:val="-1"/>
                <w:sz w:val="20"/>
                <w:szCs w:val="20"/>
                <w:rPrChange w:id="8689"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690" w:author="Adelino Naquarta Sepalanga Domingos" w:date="2025-03-05T09:28:00Z" w16du:dateUtc="2025-03-05T08:28:00Z">
                  <w:rPr>
                    <w:rFonts w:ascii="Times New Roman" w:eastAsia="Times New Roman" w:hAnsi="Times New Roman"/>
                    <w:spacing w:val="-1"/>
                  </w:rPr>
                </w:rPrChange>
              </w:rPr>
              <w:t>Período contabilístico (Period)</w:t>
            </w:r>
          </w:p>
        </w:tc>
        <w:tc>
          <w:tcPr>
            <w:tcW w:w="38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A5D4D33" w14:textId="77777777" w:rsidR="003F3EDE" w:rsidRPr="00FB0B06" w:rsidRDefault="003F3EDE" w:rsidP="0025185C">
            <w:pPr>
              <w:rPr>
                <w:rFonts w:ascii="Arial" w:eastAsia="Times New Roman" w:hAnsi="Arial" w:cs="Arial"/>
                <w:spacing w:val="-1"/>
                <w:sz w:val="20"/>
                <w:szCs w:val="20"/>
                <w:rPrChange w:id="8691"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692" w:author="Adelino Naquarta Sepalanga Domingos" w:date="2025-03-05T09:28:00Z" w16du:dateUtc="2025-03-05T08:28:00Z">
                  <w:rPr>
                    <w:rFonts w:ascii="Times New Roman" w:eastAsia="Times New Roman" w:hAnsi="Times New Roman"/>
                    <w:spacing w:val="-1"/>
                  </w:rPr>
                </w:rPrChange>
              </w:rPr>
              <w:t>Deve ser indicado o mês do período de tributação de “1” a “12”, contado desde a data do seu início.</w:t>
            </w:r>
          </w:p>
        </w:tc>
        <w:tc>
          <w:tcPr>
            <w:tcW w:w="127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8676887" w14:textId="77777777" w:rsidR="003F3EDE" w:rsidRPr="00FB0B06" w:rsidRDefault="003F3EDE" w:rsidP="0025185C">
            <w:pPr>
              <w:jc w:val="center"/>
              <w:rPr>
                <w:rFonts w:ascii="Arial" w:eastAsia="Times New Roman" w:hAnsi="Arial" w:cs="Arial"/>
                <w:spacing w:val="-1"/>
                <w:sz w:val="20"/>
                <w:szCs w:val="20"/>
                <w:rPrChange w:id="8693" w:author="Adelino Naquarta Sepalanga Domingos" w:date="2025-03-05T09:28:00Z" w16du:dateUtc="2025-03-05T08:28:00Z">
                  <w:rPr>
                    <w:rFonts w:ascii="Times New Roman" w:eastAsia="Times New Roman" w:hAnsi="Times New Roman"/>
                    <w:spacing w:val="-1"/>
                  </w:rPr>
                </w:rPrChange>
              </w:rPr>
            </w:pPr>
          </w:p>
          <w:p w14:paraId="3221FC6E" w14:textId="77777777" w:rsidR="003F3EDE" w:rsidRPr="00FB0B06" w:rsidRDefault="003F3EDE" w:rsidP="0025185C">
            <w:pPr>
              <w:jc w:val="center"/>
              <w:rPr>
                <w:rFonts w:ascii="Arial" w:eastAsia="Times New Roman" w:hAnsi="Arial" w:cs="Arial"/>
                <w:spacing w:val="-1"/>
                <w:sz w:val="20"/>
                <w:szCs w:val="20"/>
                <w:rPrChange w:id="8694"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695" w:author="Adelino Naquarta Sepalanga Domingos" w:date="2025-03-05T09:28:00Z" w16du:dateUtc="2025-03-05T08:28:00Z">
                  <w:rPr>
                    <w:rFonts w:ascii="Times New Roman" w:eastAsia="Times New Roman" w:hAnsi="Times New Roman"/>
                    <w:spacing w:val="-1"/>
                  </w:rPr>
                </w:rPrChange>
              </w:rPr>
              <w:t>Inteiro</w:t>
            </w:r>
          </w:p>
        </w:tc>
      </w:tr>
      <w:tr w:rsidR="003F3EDE" w:rsidRPr="00FB0B06" w14:paraId="44E9FC54" w14:textId="77777777" w:rsidTr="0025185C">
        <w:trPr>
          <w:trHeight w:val="2168"/>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2E7F84A" w14:textId="77777777" w:rsidR="003F3EDE" w:rsidRPr="00FB0B06" w:rsidRDefault="003F3EDE" w:rsidP="0025185C">
            <w:pPr>
              <w:jc w:val="center"/>
              <w:rPr>
                <w:rFonts w:ascii="Arial" w:eastAsia="Times New Roman" w:hAnsi="Arial" w:cs="Arial"/>
                <w:spacing w:val="-1"/>
                <w:sz w:val="20"/>
                <w:szCs w:val="20"/>
                <w:rPrChange w:id="8696" w:author="Adelino Naquarta Sepalanga Domingos" w:date="2025-03-05T09:28:00Z" w16du:dateUtc="2025-03-05T08:28:00Z">
                  <w:rPr>
                    <w:rFonts w:ascii="Times New Roman" w:eastAsia="Times New Roman" w:hAnsi="Times New Roman"/>
                    <w:spacing w:val="-1"/>
                  </w:rPr>
                </w:rPrChange>
              </w:rPr>
            </w:pPr>
          </w:p>
          <w:p w14:paraId="582D0161" w14:textId="77777777" w:rsidR="003F3EDE" w:rsidRPr="00FB0B06" w:rsidRDefault="003F3EDE" w:rsidP="0025185C">
            <w:pPr>
              <w:jc w:val="center"/>
              <w:rPr>
                <w:rFonts w:ascii="Arial" w:eastAsia="Times New Roman" w:hAnsi="Arial" w:cs="Arial"/>
                <w:spacing w:val="-1"/>
                <w:sz w:val="20"/>
                <w:szCs w:val="20"/>
                <w:rPrChange w:id="8697" w:author="Adelino Naquarta Sepalanga Domingos" w:date="2025-03-05T09:28:00Z" w16du:dateUtc="2025-03-05T08:28:00Z">
                  <w:rPr>
                    <w:rFonts w:ascii="Times New Roman" w:eastAsia="Times New Roman" w:hAnsi="Times New Roman"/>
                    <w:spacing w:val="-1"/>
                  </w:rPr>
                </w:rPrChange>
              </w:rPr>
            </w:pPr>
          </w:p>
          <w:p w14:paraId="519ABF8D" w14:textId="77777777" w:rsidR="003F3EDE" w:rsidRPr="00FB0B06" w:rsidRDefault="003F3EDE" w:rsidP="0025185C">
            <w:pPr>
              <w:jc w:val="center"/>
              <w:rPr>
                <w:rFonts w:ascii="Arial" w:eastAsia="Times New Roman" w:hAnsi="Arial" w:cs="Arial"/>
                <w:spacing w:val="-1"/>
                <w:sz w:val="20"/>
                <w:szCs w:val="20"/>
                <w:rPrChange w:id="8698" w:author="Adelino Naquarta Sepalanga Domingos" w:date="2025-03-05T09:28:00Z" w16du:dateUtc="2025-03-05T08:28:00Z">
                  <w:rPr>
                    <w:rFonts w:ascii="Times New Roman" w:eastAsia="Times New Roman" w:hAnsi="Times New Roman"/>
                    <w:spacing w:val="-1"/>
                  </w:rPr>
                </w:rPrChange>
              </w:rPr>
            </w:pPr>
          </w:p>
          <w:p w14:paraId="38B371D8" w14:textId="77777777" w:rsidR="003F3EDE" w:rsidRPr="00FB0B06" w:rsidRDefault="003F3EDE" w:rsidP="0025185C">
            <w:pPr>
              <w:jc w:val="center"/>
              <w:rPr>
                <w:rFonts w:ascii="Arial" w:eastAsia="Times New Roman" w:hAnsi="Arial" w:cs="Arial"/>
                <w:spacing w:val="-1"/>
                <w:sz w:val="20"/>
                <w:szCs w:val="20"/>
                <w:rPrChange w:id="8699" w:author="Adelino Naquarta Sepalanga Domingos" w:date="2025-03-05T09:28:00Z" w16du:dateUtc="2025-03-05T08:28:00Z">
                  <w:rPr>
                    <w:rFonts w:ascii="Times New Roman" w:eastAsia="Times New Roman" w:hAnsi="Times New Roman"/>
                    <w:spacing w:val="-1"/>
                  </w:rPr>
                </w:rPrChange>
              </w:rPr>
            </w:pPr>
          </w:p>
          <w:p w14:paraId="57233B57" w14:textId="77777777" w:rsidR="003F3EDE" w:rsidRPr="00FB0B06" w:rsidRDefault="003F3EDE" w:rsidP="0025185C">
            <w:pPr>
              <w:jc w:val="center"/>
              <w:rPr>
                <w:rFonts w:ascii="Arial" w:eastAsia="Times New Roman" w:hAnsi="Arial" w:cs="Arial"/>
                <w:spacing w:val="-1"/>
                <w:sz w:val="20"/>
                <w:szCs w:val="20"/>
                <w:rPrChange w:id="8700" w:author="Adelino Naquarta Sepalanga Domingos" w:date="2025-03-05T09:28:00Z" w16du:dateUtc="2025-03-05T08:28:00Z">
                  <w:rPr>
                    <w:rFonts w:ascii="Times New Roman" w:eastAsia="Times New Roman" w:hAnsi="Times New Roman"/>
                    <w:spacing w:val="-1"/>
                  </w:rPr>
                </w:rPrChange>
              </w:rPr>
            </w:pPr>
          </w:p>
          <w:p w14:paraId="7DA86A91" w14:textId="77777777" w:rsidR="003F3EDE" w:rsidRPr="00FB0B06" w:rsidRDefault="003F3EDE" w:rsidP="0025185C">
            <w:pPr>
              <w:jc w:val="center"/>
              <w:rPr>
                <w:rFonts w:ascii="Arial" w:eastAsia="Times New Roman" w:hAnsi="Arial" w:cs="Arial"/>
                <w:spacing w:val="-1"/>
                <w:sz w:val="20"/>
                <w:szCs w:val="20"/>
                <w:rPrChange w:id="8701" w:author="Adelino Naquarta Sepalanga Domingos" w:date="2025-03-05T09:28:00Z" w16du:dateUtc="2025-03-05T08:28:00Z">
                  <w:rPr>
                    <w:rFonts w:ascii="Times New Roman" w:eastAsia="Times New Roman" w:hAnsi="Times New Roman"/>
                    <w:spacing w:val="-1"/>
                  </w:rPr>
                </w:rPrChange>
              </w:rPr>
            </w:pPr>
          </w:p>
          <w:p w14:paraId="410D4771" w14:textId="77777777" w:rsidR="003F3EDE" w:rsidRPr="00FB0B06" w:rsidRDefault="003F3EDE" w:rsidP="0025185C">
            <w:pPr>
              <w:jc w:val="center"/>
              <w:rPr>
                <w:rFonts w:ascii="Arial" w:eastAsia="Times New Roman" w:hAnsi="Arial" w:cs="Arial"/>
                <w:spacing w:val="-1"/>
                <w:sz w:val="20"/>
                <w:szCs w:val="20"/>
                <w:rPrChange w:id="8702"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703" w:author="Adelino Naquarta Sepalanga Domingos" w:date="2025-03-05T09:28:00Z" w16du:dateUtc="2025-03-05T08:28:00Z">
                  <w:rPr>
                    <w:rFonts w:ascii="Times New Roman" w:eastAsia="Times New Roman" w:hAnsi="Times New Roman"/>
                    <w:spacing w:val="-1"/>
                  </w:rPr>
                </w:rPrChange>
              </w:rPr>
              <w:t>4.4.4.4.</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57AA32D" w14:textId="77777777" w:rsidR="003F3EDE" w:rsidRPr="00FB0B06" w:rsidRDefault="003F3EDE" w:rsidP="0025185C">
            <w:pPr>
              <w:jc w:val="center"/>
              <w:rPr>
                <w:rFonts w:ascii="Arial" w:eastAsia="Times New Roman" w:hAnsi="Arial" w:cs="Arial"/>
                <w:spacing w:val="-1"/>
                <w:sz w:val="20"/>
                <w:szCs w:val="20"/>
                <w:rPrChange w:id="8704" w:author="Adelino Naquarta Sepalanga Domingos" w:date="2025-03-05T09:28:00Z" w16du:dateUtc="2025-03-05T08:28:00Z">
                  <w:rPr>
                    <w:rFonts w:ascii="Times New Roman" w:eastAsia="Times New Roman" w:hAnsi="Times New Roman"/>
                    <w:spacing w:val="-1"/>
                  </w:rPr>
                </w:rPrChange>
              </w:rPr>
            </w:pPr>
          </w:p>
          <w:p w14:paraId="3CD2C91E" w14:textId="77777777" w:rsidR="003F3EDE" w:rsidRPr="00FB0B06" w:rsidRDefault="003F3EDE" w:rsidP="0025185C">
            <w:pPr>
              <w:jc w:val="center"/>
              <w:rPr>
                <w:rFonts w:ascii="Arial" w:eastAsia="Times New Roman" w:hAnsi="Arial" w:cs="Arial"/>
                <w:spacing w:val="-1"/>
                <w:sz w:val="20"/>
                <w:szCs w:val="20"/>
                <w:rPrChange w:id="8705" w:author="Adelino Naquarta Sepalanga Domingos" w:date="2025-03-05T09:28:00Z" w16du:dateUtc="2025-03-05T08:28:00Z">
                  <w:rPr>
                    <w:rFonts w:ascii="Times New Roman" w:eastAsia="Times New Roman" w:hAnsi="Times New Roman"/>
                    <w:spacing w:val="-1"/>
                  </w:rPr>
                </w:rPrChange>
              </w:rPr>
            </w:pPr>
          </w:p>
          <w:p w14:paraId="7D7A6095" w14:textId="77777777" w:rsidR="003F3EDE" w:rsidRPr="00FB0B06" w:rsidRDefault="003F3EDE" w:rsidP="0025185C">
            <w:pPr>
              <w:jc w:val="center"/>
              <w:rPr>
                <w:rFonts w:ascii="Arial" w:eastAsia="Times New Roman" w:hAnsi="Arial" w:cs="Arial"/>
                <w:spacing w:val="-1"/>
                <w:sz w:val="20"/>
                <w:szCs w:val="20"/>
                <w:rPrChange w:id="8706" w:author="Adelino Naquarta Sepalanga Domingos" w:date="2025-03-05T09:28:00Z" w16du:dateUtc="2025-03-05T08:28:00Z">
                  <w:rPr>
                    <w:rFonts w:ascii="Times New Roman" w:eastAsia="Times New Roman" w:hAnsi="Times New Roman"/>
                    <w:spacing w:val="-1"/>
                  </w:rPr>
                </w:rPrChange>
              </w:rPr>
            </w:pPr>
          </w:p>
          <w:p w14:paraId="5AD8286B" w14:textId="77777777" w:rsidR="003F3EDE" w:rsidRPr="00FB0B06" w:rsidRDefault="003F3EDE" w:rsidP="0025185C">
            <w:pPr>
              <w:jc w:val="center"/>
              <w:rPr>
                <w:rFonts w:ascii="Arial" w:eastAsia="Times New Roman" w:hAnsi="Arial" w:cs="Arial"/>
                <w:spacing w:val="-1"/>
                <w:sz w:val="20"/>
                <w:szCs w:val="20"/>
                <w:rPrChange w:id="8707" w:author="Adelino Naquarta Sepalanga Domingos" w:date="2025-03-05T09:28:00Z" w16du:dateUtc="2025-03-05T08:28:00Z">
                  <w:rPr>
                    <w:rFonts w:ascii="Times New Roman" w:eastAsia="Times New Roman" w:hAnsi="Times New Roman"/>
                    <w:spacing w:val="-1"/>
                  </w:rPr>
                </w:rPrChange>
              </w:rPr>
            </w:pPr>
          </w:p>
          <w:p w14:paraId="3193671D" w14:textId="77777777" w:rsidR="003F3EDE" w:rsidRPr="00FB0B06" w:rsidRDefault="003F3EDE" w:rsidP="0025185C">
            <w:pPr>
              <w:jc w:val="center"/>
              <w:rPr>
                <w:rFonts w:ascii="Arial" w:eastAsia="Times New Roman" w:hAnsi="Arial" w:cs="Arial"/>
                <w:spacing w:val="-1"/>
                <w:sz w:val="20"/>
                <w:szCs w:val="20"/>
                <w:rPrChange w:id="8708" w:author="Adelino Naquarta Sepalanga Domingos" w:date="2025-03-05T09:28:00Z" w16du:dateUtc="2025-03-05T08:28:00Z">
                  <w:rPr>
                    <w:rFonts w:ascii="Times New Roman" w:eastAsia="Times New Roman" w:hAnsi="Times New Roman"/>
                    <w:spacing w:val="-1"/>
                  </w:rPr>
                </w:rPrChange>
              </w:rPr>
            </w:pPr>
          </w:p>
          <w:p w14:paraId="7EE79FFE" w14:textId="77777777" w:rsidR="003F3EDE" w:rsidRPr="00FB0B06" w:rsidRDefault="003F3EDE" w:rsidP="0025185C">
            <w:pPr>
              <w:jc w:val="center"/>
              <w:rPr>
                <w:rFonts w:ascii="Arial" w:eastAsia="Times New Roman" w:hAnsi="Arial" w:cs="Arial"/>
                <w:spacing w:val="-1"/>
                <w:sz w:val="20"/>
                <w:szCs w:val="20"/>
                <w:rPrChange w:id="8709" w:author="Adelino Naquarta Sepalanga Domingos" w:date="2025-03-05T09:28:00Z" w16du:dateUtc="2025-03-05T08:28:00Z">
                  <w:rPr>
                    <w:rFonts w:ascii="Times New Roman" w:eastAsia="Times New Roman" w:hAnsi="Times New Roman"/>
                    <w:spacing w:val="-1"/>
                  </w:rPr>
                </w:rPrChange>
              </w:rPr>
            </w:pPr>
          </w:p>
          <w:p w14:paraId="16F1D906" w14:textId="77777777" w:rsidR="003F3EDE" w:rsidRPr="00FB0B06" w:rsidRDefault="003F3EDE" w:rsidP="0025185C">
            <w:pPr>
              <w:jc w:val="center"/>
              <w:rPr>
                <w:rFonts w:ascii="Arial" w:eastAsia="Times New Roman" w:hAnsi="Arial" w:cs="Arial"/>
                <w:spacing w:val="-1"/>
                <w:sz w:val="20"/>
                <w:szCs w:val="20"/>
                <w:rPrChange w:id="8710"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711" w:author="Adelino Naquarta Sepalanga Domingos" w:date="2025-03-05T09:28:00Z" w16du:dateUtc="2025-03-05T08:28: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71F777F" w14:textId="77777777" w:rsidR="003F3EDE" w:rsidRPr="00FB0B06" w:rsidRDefault="003F3EDE" w:rsidP="0025185C">
            <w:pPr>
              <w:rPr>
                <w:rFonts w:ascii="Arial" w:eastAsia="Times New Roman" w:hAnsi="Arial" w:cs="Arial"/>
                <w:spacing w:val="-1"/>
                <w:sz w:val="20"/>
                <w:szCs w:val="20"/>
                <w:rPrChange w:id="8712" w:author="Adelino Naquarta Sepalanga Domingos" w:date="2025-03-05T09:28:00Z" w16du:dateUtc="2025-03-05T08:28:00Z">
                  <w:rPr>
                    <w:rFonts w:ascii="Times New Roman" w:eastAsia="Times New Roman" w:hAnsi="Times New Roman"/>
                    <w:spacing w:val="-1"/>
                  </w:rPr>
                </w:rPrChange>
              </w:rPr>
            </w:pPr>
          </w:p>
          <w:p w14:paraId="6D382571" w14:textId="77777777" w:rsidR="003F3EDE" w:rsidRPr="00FB0B06" w:rsidRDefault="003F3EDE" w:rsidP="0025185C">
            <w:pPr>
              <w:rPr>
                <w:rFonts w:ascii="Arial" w:eastAsia="Times New Roman" w:hAnsi="Arial" w:cs="Arial"/>
                <w:spacing w:val="-1"/>
                <w:sz w:val="20"/>
                <w:szCs w:val="20"/>
                <w:rPrChange w:id="8713" w:author="Adelino Naquarta Sepalanga Domingos" w:date="2025-03-05T09:28:00Z" w16du:dateUtc="2025-03-05T08:28:00Z">
                  <w:rPr>
                    <w:rFonts w:ascii="Times New Roman" w:eastAsia="Times New Roman" w:hAnsi="Times New Roman"/>
                    <w:spacing w:val="-1"/>
                  </w:rPr>
                </w:rPrChange>
              </w:rPr>
            </w:pPr>
          </w:p>
          <w:p w14:paraId="1E0145E1" w14:textId="77777777" w:rsidR="003F3EDE" w:rsidRPr="00FB0B06" w:rsidRDefault="003F3EDE" w:rsidP="0025185C">
            <w:pPr>
              <w:rPr>
                <w:rFonts w:ascii="Arial" w:eastAsia="Times New Roman" w:hAnsi="Arial" w:cs="Arial"/>
                <w:spacing w:val="-1"/>
                <w:sz w:val="20"/>
                <w:szCs w:val="20"/>
                <w:rPrChange w:id="8714" w:author="Adelino Naquarta Sepalanga Domingos" w:date="2025-03-05T09:28:00Z" w16du:dateUtc="2025-03-05T08:28:00Z">
                  <w:rPr>
                    <w:rFonts w:ascii="Times New Roman" w:eastAsia="Times New Roman" w:hAnsi="Times New Roman"/>
                    <w:spacing w:val="-1"/>
                  </w:rPr>
                </w:rPrChange>
              </w:rPr>
            </w:pPr>
          </w:p>
          <w:p w14:paraId="31E29CE2" w14:textId="77777777" w:rsidR="003F3EDE" w:rsidRPr="00FB0B06" w:rsidRDefault="003F3EDE" w:rsidP="0025185C">
            <w:pPr>
              <w:rPr>
                <w:rFonts w:ascii="Arial" w:eastAsia="Times New Roman" w:hAnsi="Arial" w:cs="Arial"/>
                <w:spacing w:val="-1"/>
                <w:sz w:val="20"/>
                <w:szCs w:val="20"/>
                <w:rPrChange w:id="8715" w:author="Adelino Naquarta Sepalanga Domingos" w:date="2025-03-05T09:28:00Z" w16du:dateUtc="2025-03-05T08:28:00Z">
                  <w:rPr>
                    <w:rFonts w:ascii="Times New Roman" w:eastAsia="Times New Roman" w:hAnsi="Times New Roman"/>
                    <w:spacing w:val="-1"/>
                  </w:rPr>
                </w:rPrChange>
              </w:rPr>
            </w:pPr>
          </w:p>
          <w:p w14:paraId="5DA96344" w14:textId="77777777" w:rsidR="003F3EDE" w:rsidRPr="00FB0B06" w:rsidRDefault="003F3EDE" w:rsidP="0025185C">
            <w:pPr>
              <w:rPr>
                <w:rFonts w:ascii="Arial" w:eastAsia="Times New Roman" w:hAnsi="Arial" w:cs="Arial"/>
                <w:spacing w:val="-1"/>
                <w:sz w:val="20"/>
                <w:szCs w:val="20"/>
                <w:rPrChange w:id="8716" w:author="Adelino Naquarta Sepalanga Domingos" w:date="2025-03-05T09:28:00Z" w16du:dateUtc="2025-03-05T08:28:00Z">
                  <w:rPr>
                    <w:rFonts w:ascii="Times New Roman" w:eastAsia="Times New Roman" w:hAnsi="Times New Roman"/>
                    <w:spacing w:val="-1"/>
                  </w:rPr>
                </w:rPrChange>
              </w:rPr>
            </w:pPr>
          </w:p>
          <w:p w14:paraId="46520763" w14:textId="77777777" w:rsidR="003F3EDE" w:rsidRPr="00FB0B06" w:rsidRDefault="003F3EDE" w:rsidP="0025185C">
            <w:pPr>
              <w:rPr>
                <w:rFonts w:ascii="Arial" w:eastAsia="Times New Roman" w:hAnsi="Arial" w:cs="Arial"/>
                <w:spacing w:val="-1"/>
                <w:sz w:val="20"/>
                <w:szCs w:val="20"/>
                <w:rPrChange w:id="8717"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718" w:author="Adelino Naquarta Sepalanga Domingos" w:date="2025-03-05T09:28:00Z" w16du:dateUtc="2025-03-05T08:28:00Z">
                  <w:rPr>
                    <w:rFonts w:ascii="Times New Roman" w:eastAsia="Times New Roman" w:hAnsi="Times New Roman"/>
                    <w:spacing w:val="-1"/>
                  </w:rPr>
                </w:rPrChange>
              </w:rPr>
              <w:t>Identificador da transação (TransactionID)</w:t>
            </w:r>
          </w:p>
        </w:tc>
        <w:tc>
          <w:tcPr>
            <w:tcW w:w="38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3F23914" w14:textId="77777777" w:rsidR="003F3EDE" w:rsidRPr="00FB0B06" w:rsidRDefault="003F3EDE" w:rsidP="0025185C">
            <w:pPr>
              <w:rPr>
                <w:rFonts w:ascii="Arial" w:eastAsia="Times New Roman" w:hAnsi="Arial" w:cs="Arial"/>
                <w:spacing w:val="-1"/>
                <w:sz w:val="20"/>
                <w:szCs w:val="20"/>
                <w:rPrChange w:id="8719"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720" w:author="Adelino Naquarta Sepalanga Domingos" w:date="2025-03-05T09:28:00Z" w16du:dateUtc="2025-03-05T08:28:00Z">
                  <w:rPr>
                    <w:rFonts w:ascii="Times New Roman" w:eastAsia="Times New Roman" w:hAnsi="Times New Roman"/>
                    <w:spacing w:val="-1"/>
                  </w:rPr>
                </w:rPrChange>
              </w:rPr>
              <w:t>O preenchimento é obrigatório, no caso de se tratar de um sistema integrado de contabilidade e facturação, ainda que o tipo de ficheiro (TaxAccountingBasis) não deva conter as tabelas relativas à contabilidade.</w:t>
            </w:r>
          </w:p>
          <w:p w14:paraId="0E84A57C" w14:textId="77777777" w:rsidR="003F3EDE" w:rsidRPr="00FB0B06" w:rsidRDefault="003F3EDE" w:rsidP="0025185C">
            <w:pPr>
              <w:rPr>
                <w:rFonts w:ascii="Arial" w:eastAsia="Times New Roman" w:hAnsi="Arial" w:cs="Arial"/>
                <w:spacing w:val="-1"/>
                <w:sz w:val="20"/>
                <w:szCs w:val="20"/>
                <w:rPrChange w:id="8721"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722" w:author="Adelino Naquarta Sepalanga Domingos" w:date="2025-03-05T09:28:00Z" w16du:dateUtc="2025-03-05T08:28:00Z">
                  <w:rPr>
                    <w:rFonts w:ascii="Times New Roman" w:eastAsia="Times New Roman" w:hAnsi="Times New Roman"/>
                    <w:spacing w:val="-1"/>
                  </w:rPr>
                </w:rPrChange>
              </w:rPr>
              <w:t>Deve ser indicada a chave única da tabela 3. Movimentos contabilísticos (GeneralLedgerEntries) da transacção onde foi lançado este documento, respeitando a regra aí definida para o campo</w:t>
            </w:r>
          </w:p>
          <w:p w14:paraId="11CD4B22" w14:textId="77777777" w:rsidR="003F3EDE" w:rsidRPr="00FB0B06" w:rsidRDefault="003F3EDE" w:rsidP="0025185C">
            <w:pPr>
              <w:rPr>
                <w:rFonts w:ascii="Arial" w:eastAsia="Times New Roman" w:hAnsi="Arial" w:cs="Arial"/>
                <w:spacing w:val="-1"/>
                <w:sz w:val="20"/>
                <w:szCs w:val="20"/>
                <w:rPrChange w:id="8723"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724" w:author="Adelino Naquarta Sepalanga Domingos" w:date="2025-03-05T09:28:00Z" w16du:dateUtc="2025-03-05T08:28:00Z">
                  <w:rPr>
                    <w:rFonts w:ascii="Times New Roman" w:eastAsia="Times New Roman" w:hAnsi="Times New Roman"/>
                    <w:spacing w:val="-1"/>
                  </w:rPr>
                </w:rPrChange>
              </w:rPr>
              <w:t>3.4.3.1 - Chave única do movimento contabilístico (TransactionID).</w:t>
            </w:r>
          </w:p>
        </w:tc>
        <w:tc>
          <w:tcPr>
            <w:tcW w:w="127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BC81CF7" w14:textId="77777777" w:rsidR="003F3EDE" w:rsidRPr="00FB0B06" w:rsidRDefault="003F3EDE" w:rsidP="0025185C">
            <w:pPr>
              <w:jc w:val="center"/>
              <w:rPr>
                <w:rFonts w:ascii="Arial" w:eastAsia="Times New Roman" w:hAnsi="Arial" w:cs="Arial"/>
                <w:spacing w:val="-1"/>
                <w:sz w:val="20"/>
                <w:szCs w:val="20"/>
                <w:rPrChange w:id="8725" w:author="Adelino Naquarta Sepalanga Domingos" w:date="2025-03-05T09:28:00Z" w16du:dateUtc="2025-03-05T08:28:00Z">
                  <w:rPr>
                    <w:rFonts w:ascii="Times New Roman" w:eastAsia="Times New Roman" w:hAnsi="Times New Roman"/>
                    <w:spacing w:val="-1"/>
                  </w:rPr>
                </w:rPrChange>
              </w:rPr>
            </w:pPr>
          </w:p>
          <w:p w14:paraId="170BD965" w14:textId="77777777" w:rsidR="003F3EDE" w:rsidRPr="00FB0B06" w:rsidRDefault="003F3EDE" w:rsidP="0025185C">
            <w:pPr>
              <w:jc w:val="center"/>
              <w:rPr>
                <w:rFonts w:ascii="Arial" w:eastAsia="Times New Roman" w:hAnsi="Arial" w:cs="Arial"/>
                <w:spacing w:val="-1"/>
                <w:sz w:val="20"/>
                <w:szCs w:val="20"/>
                <w:rPrChange w:id="8726" w:author="Adelino Naquarta Sepalanga Domingos" w:date="2025-03-05T09:28:00Z" w16du:dateUtc="2025-03-05T08:28:00Z">
                  <w:rPr>
                    <w:rFonts w:ascii="Times New Roman" w:eastAsia="Times New Roman" w:hAnsi="Times New Roman"/>
                    <w:spacing w:val="-1"/>
                  </w:rPr>
                </w:rPrChange>
              </w:rPr>
            </w:pPr>
          </w:p>
          <w:p w14:paraId="3C9FAADE" w14:textId="77777777" w:rsidR="003F3EDE" w:rsidRPr="00FB0B06" w:rsidRDefault="003F3EDE" w:rsidP="0025185C">
            <w:pPr>
              <w:jc w:val="center"/>
              <w:rPr>
                <w:rFonts w:ascii="Arial" w:eastAsia="Times New Roman" w:hAnsi="Arial" w:cs="Arial"/>
                <w:spacing w:val="-1"/>
                <w:sz w:val="20"/>
                <w:szCs w:val="20"/>
                <w:rPrChange w:id="8727" w:author="Adelino Naquarta Sepalanga Domingos" w:date="2025-03-05T09:28:00Z" w16du:dateUtc="2025-03-05T08:28:00Z">
                  <w:rPr>
                    <w:rFonts w:ascii="Times New Roman" w:eastAsia="Times New Roman" w:hAnsi="Times New Roman"/>
                    <w:spacing w:val="-1"/>
                  </w:rPr>
                </w:rPrChange>
              </w:rPr>
            </w:pPr>
          </w:p>
          <w:p w14:paraId="546AE2CF" w14:textId="77777777" w:rsidR="003F3EDE" w:rsidRPr="00FB0B06" w:rsidRDefault="003F3EDE" w:rsidP="0025185C">
            <w:pPr>
              <w:jc w:val="center"/>
              <w:rPr>
                <w:rFonts w:ascii="Arial" w:eastAsia="Times New Roman" w:hAnsi="Arial" w:cs="Arial"/>
                <w:spacing w:val="-1"/>
                <w:sz w:val="20"/>
                <w:szCs w:val="20"/>
                <w:rPrChange w:id="8728" w:author="Adelino Naquarta Sepalanga Domingos" w:date="2025-03-05T09:28:00Z" w16du:dateUtc="2025-03-05T08:28:00Z">
                  <w:rPr>
                    <w:rFonts w:ascii="Times New Roman" w:eastAsia="Times New Roman" w:hAnsi="Times New Roman"/>
                    <w:spacing w:val="-1"/>
                  </w:rPr>
                </w:rPrChange>
              </w:rPr>
            </w:pPr>
          </w:p>
          <w:p w14:paraId="238C0913" w14:textId="77777777" w:rsidR="003F3EDE" w:rsidRPr="00FB0B06" w:rsidRDefault="003F3EDE" w:rsidP="0025185C">
            <w:pPr>
              <w:jc w:val="center"/>
              <w:rPr>
                <w:rFonts w:ascii="Arial" w:eastAsia="Times New Roman" w:hAnsi="Arial" w:cs="Arial"/>
                <w:spacing w:val="-1"/>
                <w:sz w:val="20"/>
                <w:szCs w:val="20"/>
                <w:rPrChange w:id="8729" w:author="Adelino Naquarta Sepalanga Domingos" w:date="2025-03-05T09:28:00Z" w16du:dateUtc="2025-03-05T08:28:00Z">
                  <w:rPr>
                    <w:rFonts w:ascii="Times New Roman" w:eastAsia="Times New Roman" w:hAnsi="Times New Roman"/>
                    <w:spacing w:val="-1"/>
                  </w:rPr>
                </w:rPrChange>
              </w:rPr>
            </w:pPr>
          </w:p>
          <w:p w14:paraId="4E44EAA1" w14:textId="77777777" w:rsidR="003F3EDE" w:rsidRPr="00FB0B06" w:rsidRDefault="003F3EDE" w:rsidP="0025185C">
            <w:pPr>
              <w:jc w:val="center"/>
              <w:rPr>
                <w:rFonts w:ascii="Arial" w:eastAsia="Times New Roman" w:hAnsi="Arial" w:cs="Arial"/>
                <w:spacing w:val="-1"/>
                <w:sz w:val="20"/>
                <w:szCs w:val="20"/>
                <w:rPrChange w:id="8730"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731" w:author="Adelino Naquarta Sepalanga Domingos" w:date="2025-03-05T09:28:00Z" w16du:dateUtc="2025-03-05T08:28:00Z">
                  <w:rPr>
                    <w:rFonts w:ascii="Times New Roman" w:eastAsia="Times New Roman" w:hAnsi="Times New Roman"/>
                    <w:spacing w:val="-1"/>
                  </w:rPr>
                </w:rPrChange>
              </w:rPr>
              <w:t>Texto 70</w:t>
            </w:r>
          </w:p>
        </w:tc>
      </w:tr>
      <w:tr w:rsidR="003F3EDE" w:rsidRPr="00FB0B06" w14:paraId="0B54EC74" w14:textId="77777777" w:rsidTr="0025185C">
        <w:trPr>
          <w:trHeight w:val="102"/>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F81F430" w14:textId="77777777" w:rsidR="003F3EDE" w:rsidRPr="00FB0B06" w:rsidRDefault="003F3EDE" w:rsidP="0025185C">
            <w:pPr>
              <w:jc w:val="center"/>
              <w:rPr>
                <w:rFonts w:ascii="Arial" w:eastAsia="Times New Roman" w:hAnsi="Arial" w:cs="Arial"/>
                <w:spacing w:val="-1"/>
                <w:sz w:val="20"/>
                <w:szCs w:val="20"/>
                <w:rPrChange w:id="8732"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733" w:author="Adelino Naquarta Sepalanga Domingos" w:date="2025-03-05T09:28:00Z" w16du:dateUtc="2025-03-05T08:28:00Z">
                  <w:rPr>
                    <w:rFonts w:ascii="Times New Roman" w:eastAsia="Times New Roman" w:hAnsi="Times New Roman"/>
                    <w:spacing w:val="-1"/>
                  </w:rPr>
                </w:rPrChange>
              </w:rPr>
              <w:t>4.4.4.5.</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781AED4" w14:textId="77777777" w:rsidR="003F3EDE" w:rsidRPr="00FB0B06" w:rsidRDefault="003F3EDE" w:rsidP="0025185C">
            <w:pPr>
              <w:jc w:val="center"/>
              <w:rPr>
                <w:rFonts w:ascii="Arial" w:eastAsia="Times New Roman" w:hAnsi="Arial" w:cs="Arial"/>
                <w:spacing w:val="-1"/>
                <w:sz w:val="20"/>
                <w:szCs w:val="20"/>
                <w:rPrChange w:id="8734"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735" w:author="Adelino Naquarta Sepalanga Domingos" w:date="2025-03-05T09:28:00Z" w16du:dateUtc="2025-03-05T08:28: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51CC93D" w14:textId="77777777" w:rsidR="003F3EDE" w:rsidRPr="00FB0B06" w:rsidRDefault="003F3EDE" w:rsidP="0025185C">
            <w:pPr>
              <w:rPr>
                <w:rFonts w:ascii="Arial" w:eastAsia="Times New Roman" w:hAnsi="Arial" w:cs="Arial"/>
                <w:spacing w:val="-1"/>
                <w:sz w:val="20"/>
                <w:szCs w:val="20"/>
                <w:rPrChange w:id="8736"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737" w:author="Adelino Naquarta Sepalanga Domingos" w:date="2025-03-05T09:28:00Z" w16du:dateUtc="2025-03-05T08:28:00Z">
                  <w:rPr>
                    <w:rFonts w:ascii="Times New Roman" w:eastAsia="Times New Roman" w:hAnsi="Times New Roman"/>
                    <w:spacing w:val="-1"/>
                  </w:rPr>
                </w:rPrChange>
              </w:rPr>
              <w:t>Data do recibo (TransactionDate)</w:t>
            </w:r>
          </w:p>
        </w:tc>
        <w:tc>
          <w:tcPr>
            <w:tcW w:w="38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C611B47" w14:textId="77777777" w:rsidR="003F3EDE" w:rsidRPr="00FB0B06" w:rsidRDefault="003F3EDE" w:rsidP="0025185C">
            <w:pPr>
              <w:rPr>
                <w:rFonts w:ascii="Arial" w:eastAsia="Times New Roman" w:hAnsi="Arial" w:cs="Arial"/>
                <w:spacing w:val="-1"/>
                <w:sz w:val="20"/>
                <w:szCs w:val="20"/>
                <w:rPrChange w:id="8738"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739" w:author="Adelino Naquarta Sepalanga Domingos" w:date="2025-03-05T09:28:00Z" w16du:dateUtc="2025-03-05T08:28:00Z">
                  <w:rPr>
                    <w:rFonts w:ascii="Times New Roman" w:eastAsia="Times New Roman" w:hAnsi="Times New Roman"/>
                    <w:spacing w:val="-1"/>
                  </w:rPr>
                </w:rPrChange>
              </w:rPr>
              <w:t>Data de emissão do recibo.</w:t>
            </w:r>
          </w:p>
        </w:tc>
        <w:tc>
          <w:tcPr>
            <w:tcW w:w="127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4603EC5" w14:textId="77777777" w:rsidR="003F3EDE" w:rsidRPr="00FB0B06" w:rsidRDefault="003F3EDE" w:rsidP="0025185C">
            <w:pPr>
              <w:jc w:val="center"/>
              <w:rPr>
                <w:rFonts w:ascii="Arial" w:eastAsia="Times New Roman" w:hAnsi="Arial" w:cs="Arial"/>
                <w:spacing w:val="-1"/>
                <w:sz w:val="20"/>
                <w:szCs w:val="20"/>
                <w:rPrChange w:id="8740"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741" w:author="Adelino Naquarta Sepalanga Domingos" w:date="2025-03-05T09:28:00Z" w16du:dateUtc="2025-03-05T08:28:00Z">
                  <w:rPr>
                    <w:rFonts w:ascii="Times New Roman" w:eastAsia="Times New Roman" w:hAnsi="Times New Roman"/>
                    <w:spacing w:val="-1"/>
                  </w:rPr>
                </w:rPrChange>
              </w:rPr>
              <w:t>Data</w:t>
            </w:r>
          </w:p>
        </w:tc>
      </w:tr>
      <w:tr w:rsidR="003F3EDE" w:rsidRPr="00FB0B06" w14:paraId="0E444172" w14:textId="77777777" w:rsidTr="0025185C">
        <w:trPr>
          <w:trHeight w:val="1327"/>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3FFCC4C" w14:textId="77777777" w:rsidR="003F3EDE" w:rsidRPr="00FB0B06" w:rsidRDefault="003F3EDE" w:rsidP="0025185C">
            <w:pPr>
              <w:jc w:val="center"/>
              <w:rPr>
                <w:rFonts w:ascii="Arial" w:eastAsia="Times New Roman" w:hAnsi="Arial" w:cs="Arial"/>
                <w:spacing w:val="-1"/>
                <w:sz w:val="20"/>
                <w:szCs w:val="20"/>
                <w:rPrChange w:id="8742"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743" w:author="Adelino Naquarta Sepalanga Domingos" w:date="2025-03-05T09:28:00Z" w16du:dateUtc="2025-03-05T08:28:00Z">
                  <w:rPr>
                    <w:rFonts w:ascii="Times New Roman" w:eastAsia="Times New Roman" w:hAnsi="Times New Roman"/>
                    <w:spacing w:val="-1"/>
                  </w:rPr>
                </w:rPrChange>
              </w:rPr>
              <w:t>4.4.4.6.</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74D5541" w14:textId="77777777" w:rsidR="003F3EDE" w:rsidRPr="00FB0B06" w:rsidRDefault="003F3EDE" w:rsidP="0025185C">
            <w:pPr>
              <w:jc w:val="center"/>
              <w:rPr>
                <w:rFonts w:ascii="Arial" w:eastAsia="Times New Roman" w:hAnsi="Arial" w:cs="Arial"/>
                <w:spacing w:val="-1"/>
                <w:sz w:val="20"/>
                <w:szCs w:val="20"/>
                <w:rPrChange w:id="8744"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745" w:author="Adelino Naquarta Sepalanga Domingos" w:date="2025-03-05T09:28:00Z" w16du:dateUtc="2025-03-05T08:28: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CCC69B2" w14:textId="77777777" w:rsidR="003F3EDE" w:rsidRPr="00FB0B06" w:rsidRDefault="003F3EDE" w:rsidP="0025185C">
            <w:pPr>
              <w:rPr>
                <w:rFonts w:ascii="Arial" w:eastAsia="Times New Roman" w:hAnsi="Arial" w:cs="Arial"/>
                <w:spacing w:val="-1"/>
                <w:sz w:val="20"/>
                <w:szCs w:val="20"/>
                <w:rPrChange w:id="8746"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747" w:author="Adelino Naquarta Sepalanga Domingos" w:date="2025-03-05T09:28:00Z" w16du:dateUtc="2025-03-05T08:28:00Z">
                  <w:rPr>
                    <w:rFonts w:ascii="Times New Roman" w:eastAsia="Times New Roman" w:hAnsi="Times New Roman"/>
                    <w:spacing w:val="-1"/>
                  </w:rPr>
                </w:rPrChange>
              </w:rPr>
              <w:t>Tipo de recibo (PaymentType)</w:t>
            </w:r>
          </w:p>
        </w:tc>
        <w:tc>
          <w:tcPr>
            <w:tcW w:w="38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8FF854B" w14:textId="77777777" w:rsidR="003F3EDE" w:rsidRPr="00FB0B06" w:rsidRDefault="003F3EDE" w:rsidP="0025185C">
            <w:pPr>
              <w:rPr>
                <w:rFonts w:ascii="Arial" w:eastAsia="Times New Roman" w:hAnsi="Arial" w:cs="Arial"/>
                <w:spacing w:val="-1"/>
                <w:sz w:val="20"/>
                <w:szCs w:val="20"/>
                <w:rPrChange w:id="8748"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749" w:author="Adelino Naquarta Sepalanga Domingos" w:date="2025-03-05T09:28:00Z" w16du:dateUtc="2025-03-05T08:28:00Z">
                  <w:rPr>
                    <w:rFonts w:ascii="Times New Roman" w:eastAsia="Times New Roman" w:hAnsi="Times New Roman"/>
                    <w:spacing w:val="-1"/>
                  </w:rPr>
                </w:rPrChange>
              </w:rPr>
              <w:t xml:space="preserve">Deve ser preenchido com: </w:t>
            </w:r>
          </w:p>
          <w:p w14:paraId="1DA9477E" w14:textId="77777777" w:rsidR="003F3EDE" w:rsidRPr="00FB0B06" w:rsidRDefault="003F3EDE" w:rsidP="0025185C">
            <w:pPr>
              <w:spacing w:after="0"/>
              <w:rPr>
                <w:rFonts w:ascii="Arial" w:eastAsia="Times New Roman" w:hAnsi="Arial" w:cs="Arial"/>
                <w:spacing w:val="-1"/>
                <w:sz w:val="20"/>
                <w:szCs w:val="20"/>
                <w:rPrChange w:id="8750"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751" w:author="Adelino Naquarta Sepalanga Domingos" w:date="2025-03-05T09:28:00Z" w16du:dateUtc="2025-03-05T08:28:00Z">
                  <w:rPr>
                    <w:rFonts w:ascii="Times New Roman" w:eastAsia="Times New Roman" w:hAnsi="Times New Roman"/>
                    <w:spacing w:val="-1"/>
                  </w:rPr>
                </w:rPrChange>
              </w:rPr>
              <w:t xml:space="preserve">“RC” – Recibo emitido  </w:t>
            </w:r>
          </w:p>
          <w:p w14:paraId="02287DED" w14:textId="77777777" w:rsidR="003F3EDE" w:rsidRPr="00FB0B06" w:rsidRDefault="003F3EDE" w:rsidP="0025185C">
            <w:pPr>
              <w:spacing w:after="0"/>
              <w:rPr>
                <w:rFonts w:ascii="Arial" w:eastAsia="Times New Roman" w:hAnsi="Arial" w:cs="Arial"/>
                <w:spacing w:val="-1"/>
                <w:sz w:val="20"/>
                <w:szCs w:val="20"/>
                <w:rPrChange w:id="8752"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753" w:author="Adelino Naquarta Sepalanga Domingos" w:date="2025-03-05T09:28:00Z" w16du:dateUtc="2025-03-05T08:28:00Z">
                  <w:rPr>
                    <w:rFonts w:ascii="Times New Roman" w:eastAsia="Times New Roman" w:hAnsi="Times New Roman"/>
                    <w:spacing w:val="-1"/>
                  </w:rPr>
                </w:rPrChange>
              </w:rPr>
              <w:t>“AR” – Aviso de cobrança/recibo</w:t>
            </w:r>
          </w:p>
          <w:p w14:paraId="667395B5" w14:textId="77777777" w:rsidR="003F3EDE" w:rsidRPr="00FB0B06" w:rsidRDefault="003F3EDE" w:rsidP="0025185C">
            <w:pPr>
              <w:spacing w:after="0"/>
              <w:rPr>
                <w:rFonts w:ascii="Arial" w:eastAsia="Times New Roman" w:hAnsi="Arial" w:cs="Arial"/>
                <w:spacing w:val="-1"/>
                <w:sz w:val="20"/>
                <w:szCs w:val="20"/>
                <w:rPrChange w:id="8754"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755" w:author="Adelino Naquarta Sepalanga Domingos" w:date="2025-03-05T09:28:00Z" w16du:dateUtc="2025-03-05T08:28:00Z">
                  <w:rPr>
                    <w:rFonts w:ascii="Times New Roman" w:eastAsia="Times New Roman" w:hAnsi="Times New Roman"/>
                    <w:spacing w:val="-1"/>
                  </w:rPr>
                </w:rPrChange>
              </w:rPr>
              <w:t>“RG” – Outros recibos emitidos.</w:t>
            </w:r>
          </w:p>
        </w:tc>
        <w:tc>
          <w:tcPr>
            <w:tcW w:w="127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B432BD3" w14:textId="77777777" w:rsidR="003F3EDE" w:rsidRPr="00FB0B06" w:rsidRDefault="003F3EDE" w:rsidP="0025185C">
            <w:pPr>
              <w:jc w:val="center"/>
              <w:rPr>
                <w:rFonts w:ascii="Arial" w:eastAsia="Times New Roman" w:hAnsi="Arial" w:cs="Arial"/>
                <w:spacing w:val="-1"/>
                <w:sz w:val="20"/>
                <w:szCs w:val="20"/>
                <w:rPrChange w:id="8756" w:author="Adelino Naquarta Sepalanga Domingos" w:date="2025-03-05T09:28:00Z" w16du:dateUtc="2025-03-05T08:28:00Z">
                  <w:rPr>
                    <w:rFonts w:ascii="Times New Roman" w:eastAsia="Times New Roman" w:hAnsi="Times New Roman"/>
                    <w:spacing w:val="-1"/>
                  </w:rPr>
                </w:rPrChange>
              </w:rPr>
            </w:pPr>
          </w:p>
          <w:p w14:paraId="5AF54426" w14:textId="77777777" w:rsidR="003F3EDE" w:rsidRPr="00FB0B06" w:rsidRDefault="003F3EDE" w:rsidP="0025185C">
            <w:pPr>
              <w:jc w:val="center"/>
              <w:rPr>
                <w:rFonts w:ascii="Arial" w:eastAsia="Times New Roman" w:hAnsi="Arial" w:cs="Arial"/>
                <w:spacing w:val="-1"/>
                <w:sz w:val="20"/>
                <w:szCs w:val="20"/>
                <w:rPrChange w:id="8757"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758" w:author="Adelino Naquarta Sepalanga Domingos" w:date="2025-03-05T09:28:00Z" w16du:dateUtc="2025-03-05T08:28:00Z">
                  <w:rPr>
                    <w:rFonts w:ascii="Times New Roman" w:eastAsia="Times New Roman" w:hAnsi="Times New Roman"/>
                    <w:spacing w:val="-1"/>
                  </w:rPr>
                </w:rPrChange>
              </w:rPr>
              <w:t>Texto 2</w:t>
            </w:r>
          </w:p>
        </w:tc>
      </w:tr>
      <w:tr w:rsidR="003F3EDE" w:rsidRPr="00FB0B06" w14:paraId="0C73ED09" w14:textId="77777777" w:rsidTr="0025185C">
        <w:trPr>
          <w:trHeight w:val="231"/>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B8F6B82" w14:textId="77777777" w:rsidR="003F3EDE" w:rsidRPr="00FB0B06" w:rsidRDefault="003F3EDE" w:rsidP="0025185C">
            <w:pPr>
              <w:jc w:val="center"/>
              <w:rPr>
                <w:rFonts w:ascii="Arial" w:eastAsia="Times New Roman" w:hAnsi="Arial" w:cs="Arial"/>
                <w:spacing w:val="-1"/>
                <w:sz w:val="20"/>
                <w:szCs w:val="20"/>
                <w:rPrChange w:id="8759"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760" w:author="Adelino Naquarta Sepalanga Domingos" w:date="2025-03-05T09:28:00Z" w16du:dateUtc="2025-03-05T08:28:00Z">
                  <w:rPr>
                    <w:rFonts w:ascii="Times New Roman" w:eastAsia="Times New Roman" w:hAnsi="Times New Roman"/>
                    <w:spacing w:val="-1"/>
                  </w:rPr>
                </w:rPrChange>
              </w:rPr>
              <w:t>4.4.4.7.</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81C43CC" w14:textId="77777777" w:rsidR="003F3EDE" w:rsidRPr="00FB0B06" w:rsidRDefault="003F3EDE" w:rsidP="0025185C">
            <w:pPr>
              <w:jc w:val="center"/>
              <w:rPr>
                <w:rFonts w:ascii="Arial" w:eastAsia="Times New Roman" w:hAnsi="Arial" w:cs="Arial"/>
                <w:spacing w:val="-1"/>
                <w:sz w:val="20"/>
                <w:szCs w:val="20"/>
                <w:rPrChange w:id="8761" w:author="Adelino Naquarta Sepalanga Domingos" w:date="2025-03-05T09:28:00Z" w16du:dateUtc="2025-03-05T08:28: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F61E6C3" w14:textId="77777777" w:rsidR="003F3EDE" w:rsidRPr="00FB0B06" w:rsidRDefault="003F3EDE" w:rsidP="0025185C">
            <w:pPr>
              <w:rPr>
                <w:rFonts w:ascii="Arial" w:eastAsia="Times New Roman" w:hAnsi="Arial" w:cs="Arial"/>
                <w:spacing w:val="-1"/>
                <w:sz w:val="20"/>
                <w:szCs w:val="20"/>
                <w:rPrChange w:id="8762"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763" w:author="Adelino Naquarta Sepalanga Domingos" w:date="2025-03-05T09:28:00Z" w16du:dateUtc="2025-03-05T08:28:00Z">
                  <w:rPr>
                    <w:rFonts w:ascii="Times New Roman" w:eastAsia="Times New Roman" w:hAnsi="Times New Roman"/>
                    <w:spacing w:val="-1"/>
                  </w:rPr>
                </w:rPrChange>
              </w:rPr>
              <w:t>Descrição do pagamento (Description)</w:t>
            </w:r>
          </w:p>
        </w:tc>
        <w:tc>
          <w:tcPr>
            <w:tcW w:w="38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9DEB836" w14:textId="77777777" w:rsidR="003F3EDE" w:rsidRPr="00FB0B06" w:rsidRDefault="003F3EDE" w:rsidP="0025185C">
            <w:pPr>
              <w:rPr>
                <w:rFonts w:ascii="Arial" w:eastAsia="Times New Roman" w:hAnsi="Arial" w:cs="Arial"/>
                <w:spacing w:val="-1"/>
                <w:sz w:val="20"/>
                <w:szCs w:val="20"/>
                <w:rPrChange w:id="8764" w:author="Adelino Naquarta Sepalanga Domingos" w:date="2025-03-05T09:28:00Z" w16du:dateUtc="2025-03-05T08:28:00Z">
                  <w:rPr>
                    <w:rFonts w:ascii="Times New Roman" w:eastAsia="Times New Roman" w:hAnsi="Times New Roman"/>
                    <w:spacing w:val="-1"/>
                  </w:rPr>
                </w:rPrChange>
              </w:rPr>
            </w:pPr>
          </w:p>
        </w:tc>
        <w:tc>
          <w:tcPr>
            <w:tcW w:w="127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04D9C5A" w14:textId="77777777" w:rsidR="003F3EDE" w:rsidRPr="00FB0B06" w:rsidRDefault="003F3EDE" w:rsidP="0025185C">
            <w:pPr>
              <w:jc w:val="center"/>
              <w:rPr>
                <w:rFonts w:ascii="Arial" w:eastAsia="Times New Roman" w:hAnsi="Arial" w:cs="Arial"/>
                <w:spacing w:val="-1"/>
                <w:sz w:val="20"/>
                <w:szCs w:val="20"/>
                <w:rPrChange w:id="8765"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766" w:author="Adelino Naquarta Sepalanga Domingos" w:date="2025-03-05T09:28:00Z" w16du:dateUtc="2025-03-05T08:28:00Z">
                  <w:rPr>
                    <w:rFonts w:ascii="Times New Roman" w:eastAsia="Times New Roman" w:hAnsi="Times New Roman"/>
                    <w:spacing w:val="-1"/>
                  </w:rPr>
                </w:rPrChange>
              </w:rPr>
              <w:t>Texto 200</w:t>
            </w:r>
          </w:p>
        </w:tc>
      </w:tr>
      <w:tr w:rsidR="003F3EDE" w:rsidRPr="00FB0B06" w14:paraId="26202B5F" w14:textId="77777777" w:rsidTr="0025185C">
        <w:trPr>
          <w:trHeight w:val="797"/>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659188F" w14:textId="77777777" w:rsidR="003F3EDE" w:rsidRPr="00FB0B06" w:rsidRDefault="003F3EDE" w:rsidP="0025185C">
            <w:pPr>
              <w:jc w:val="center"/>
              <w:rPr>
                <w:rFonts w:ascii="Arial" w:eastAsia="Times New Roman" w:hAnsi="Arial" w:cs="Arial"/>
                <w:spacing w:val="-1"/>
                <w:sz w:val="20"/>
                <w:szCs w:val="20"/>
                <w:rPrChange w:id="8767"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768" w:author="Adelino Naquarta Sepalanga Domingos" w:date="2025-03-05T09:28:00Z" w16du:dateUtc="2025-03-05T08:28:00Z">
                  <w:rPr>
                    <w:rFonts w:ascii="Times New Roman" w:eastAsia="Times New Roman" w:hAnsi="Times New Roman"/>
                    <w:spacing w:val="-1"/>
                  </w:rPr>
                </w:rPrChange>
              </w:rPr>
              <w:t>4.4.4.8.</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30FF8D2" w14:textId="77777777" w:rsidR="003F3EDE" w:rsidRPr="00FB0B06" w:rsidRDefault="003F3EDE" w:rsidP="0025185C">
            <w:pPr>
              <w:jc w:val="center"/>
              <w:rPr>
                <w:rFonts w:ascii="Arial" w:eastAsia="Times New Roman" w:hAnsi="Arial" w:cs="Arial"/>
                <w:spacing w:val="-1"/>
                <w:sz w:val="20"/>
                <w:szCs w:val="20"/>
                <w:rPrChange w:id="8769" w:author="Adelino Naquarta Sepalanga Domingos" w:date="2025-03-05T09:28:00Z" w16du:dateUtc="2025-03-05T08:28: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6C96616" w14:textId="77777777" w:rsidR="003F3EDE" w:rsidRPr="00FB0B06" w:rsidRDefault="003F3EDE" w:rsidP="0025185C">
            <w:pPr>
              <w:rPr>
                <w:rFonts w:ascii="Arial" w:eastAsia="Times New Roman" w:hAnsi="Arial" w:cs="Arial"/>
                <w:spacing w:val="-1"/>
                <w:sz w:val="20"/>
                <w:szCs w:val="20"/>
                <w:rPrChange w:id="8770"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771" w:author="Adelino Naquarta Sepalanga Domingos" w:date="2025-03-05T09:28:00Z" w16du:dateUtc="2025-03-05T08:28:00Z">
                  <w:rPr>
                    <w:rFonts w:ascii="Times New Roman" w:eastAsia="Times New Roman" w:hAnsi="Times New Roman"/>
                    <w:spacing w:val="-1"/>
                  </w:rPr>
                </w:rPrChange>
              </w:rPr>
              <w:t>Numero gerado pela aplicação (SystemID)</w:t>
            </w:r>
          </w:p>
        </w:tc>
        <w:tc>
          <w:tcPr>
            <w:tcW w:w="38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75E0CA4" w14:textId="77777777" w:rsidR="003F3EDE" w:rsidRPr="00FB0B06" w:rsidRDefault="003F3EDE" w:rsidP="0025185C">
            <w:pPr>
              <w:rPr>
                <w:rFonts w:ascii="Arial" w:eastAsia="Times New Roman" w:hAnsi="Arial" w:cs="Arial"/>
                <w:spacing w:val="-1"/>
                <w:sz w:val="20"/>
                <w:szCs w:val="20"/>
                <w:rPrChange w:id="8772"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773" w:author="Adelino Naquarta Sepalanga Domingos" w:date="2025-03-05T09:28:00Z" w16du:dateUtc="2025-03-05T08:28:00Z">
                  <w:rPr>
                    <w:rFonts w:ascii="Times New Roman" w:eastAsia="Times New Roman" w:hAnsi="Times New Roman"/>
                    <w:spacing w:val="-1"/>
                  </w:rPr>
                </w:rPrChange>
              </w:rPr>
              <w:t>Número único do recibo gerado internamente pela aplicação.</w:t>
            </w:r>
          </w:p>
        </w:tc>
        <w:tc>
          <w:tcPr>
            <w:tcW w:w="127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E17E7B0" w14:textId="77777777" w:rsidR="003F3EDE" w:rsidRPr="00FB0B06" w:rsidRDefault="003F3EDE" w:rsidP="0025185C">
            <w:pPr>
              <w:jc w:val="center"/>
              <w:rPr>
                <w:rFonts w:ascii="Arial" w:eastAsia="Times New Roman" w:hAnsi="Arial" w:cs="Arial"/>
                <w:spacing w:val="-1"/>
                <w:sz w:val="20"/>
                <w:szCs w:val="20"/>
                <w:rPrChange w:id="8774"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775" w:author="Adelino Naquarta Sepalanga Domingos" w:date="2025-03-05T09:28:00Z" w16du:dateUtc="2025-03-05T08:28:00Z">
                  <w:rPr>
                    <w:rFonts w:ascii="Times New Roman" w:eastAsia="Times New Roman" w:hAnsi="Times New Roman"/>
                    <w:spacing w:val="-1"/>
                  </w:rPr>
                </w:rPrChange>
              </w:rPr>
              <w:t>Texto 60</w:t>
            </w:r>
          </w:p>
        </w:tc>
      </w:tr>
      <w:tr w:rsidR="003F3EDE" w:rsidRPr="00FB0B06" w14:paraId="49C3A02D" w14:textId="77777777" w:rsidTr="0025185C">
        <w:trPr>
          <w:trHeight w:val="260"/>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B2CACA9" w14:textId="77777777" w:rsidR="003F3EDE" w:rsidRPr="00FB0B06" w:rsidRDefault="003F3EDE" w:rsidP="0025185C">
            <w:pPr>
              <w:jc w:val="center"/>
              <w:rPr>
                <w:rFonts w:ascii="Arial" w:eastAsia="Times New Roman" w:hAnsi="Arial" w:cs="Arial"/>
                <w:spacing w:val="-1"/>
                <w:sz w:val="20"/>
                <w:szCs w:val="20"/>
                <w:rPrChange w:id="8776"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777" w:author="Adelino Naquarta Sepalanga Domingos" w:date="2025-03-05T09:28:00Z" w16du:dateUtc="2025-03-05T08:28:00Z">
                  <w:rPr>
                    <w:rFonts w:ascii="Times New Roman" w:eastAsia="Times New Roman" w:hAnsi="Times New Roman"/>
                    <w:spacing w:val="-1"/>
                  </w:rPr>
                </w:rPrChange>
              </w:rPr>
              <w:t>4.4.4.9.</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BE89E5F" w14:textId="77777777" w:rsidR="003F3EDE" w:rsidRPr="00FB0B06" w:rsidRDefault="003F3EDE" w:rsidP="0025185C">
            <w:pPr>
              <w:jc w:val="center"/>
              <w:rPr>
                <w:rFonts w:ascii="Arial" w:eastAsia="Times New Roman" w:hAnsi="Arial" w:cs="Arial"/>
                <w:spacing w:val="-1"/>
                <w:sz w:val="20"/>
                <w:szCs w:val="20"/>
                <w:rPrChange w:id="8778"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779" w:author="Adelino Naquarta Sepalanga Domingos" w:date="2025-03-05T09:28:00Z" w16du:dateUtc="2025-03-05T08:28: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6106738" w14:textId="77777777" w:rsidR="003F3EDE" w:rsidRPr="00FB0B06" w:rsidRDefault="003F3EDE" w:rsidP="0025185C">
            <w:pPr>
              <w:rPr>
                <w:rFonts w:ascii="Arial" w:eastAsia="Times New Roman" w:hAnsi="Arial" w:cs="Arial"/>
                <w:spacing w:val="-1"/>
                <w:sz w:val="20"/>
                <w:szCs w:val="20"/>
                <w:rPrChange w:id="8780"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781" w:author="Adelino Naquarta Sepalanga Domingos" w:date="2025-03-05T09:28:00Z" w16du:dateUtc="2025-03-05T08:28:00Z">
                  <w:rPr>
                    <w:rFonts w:ascii="Times New Roman" w:eastAsia="Times New Roman" w:hAnsi="Times New Roman"/>
                    <w:spacing w:val="-1"/>
                  </w:rPr>
                </w:rPrChange>
              </w:rPr>
              <w:t>Situação do documento (DocumentStatus)</w:t>
            </w:r>
          </w:p>
        </w:tc>
        <w:tc>
          <w:tcPr>
            <w:tcW w:w="38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E54BED7" w14:textId="77777777" w:rsidR="003F3EDE" w:rsidRPr="00FB0B06" w:rsidRDefault="003F3EDE" w:rsidP="0025185C">
            <w:pPr>
              <w:rPr>
                <w:rFonts w:ascii="Arial" w:eastAsia="Times New Roman" w:hAnsi="Arial" w:cs="Arial"/>
                <w:spacing w:val="-1"/>
                <w:sz w:val="20"/>
                <w:szCs w:val="20"/>
                <w:rPrChange w:id="8782" w:author="Adelino Naquarta Sepalanga Domingos" w:date="2025-03-05T09:28:00Z" w16du:dateUtc="2025-03-05T08:28:00Z">
                  <w:rPr>
                    <w:rFonts w:ascii="Times New Roman" w:eastAsia="Times New Roman" w:hAnsi="Times New Roman"/>
                    <w:spacing w:val="-1"/>
                  </w:rPr>
                </w:rPrChange>
              </w:rPr>
            </w:pPr>
          </w:p>
        </w:tc>
        <w:tc>
          <w:tcPr>
            <w:tcW w:w="127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429FC5F" w14:textId="77777777" w:rsidR="003F3EDE" w:rsidRPr="00FB0B06" w:rsidRDefault="003F3EDE" w:rsidP="0025185C">
            <w:pPr>
              <w:jc w:val="center"/>
              <w:rPr>
                <w:rFonts w:ascii="Arial" w:eastAsia="Times New Roman" w:hAnsi="Arial" w:cs="Arial"/>
                <w:spacing w:val="-1"/>
                <w:sz w:val="20"/>
                <w:szCs w:val="20"/>
                <w:rPrChange w:id="8783"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784" w:author="Adelino Naquarta Sepalanga Domingos" w:date="2025-03-05T09:28:00Z" w16du:dateUtc="2025-03-05T08:28:00Z">
                  <w:rPr>
                    <w:rFonts w:ascii="Times New Roman" w:eastAsia="Times New Roman" w:hAnsi="Times New Roman"/>
                    <w:spacing w:val="-1"/>
                  </w:rPr>
                </w:rPrChange>
              </w:rPr>
              <w:t>Não Aplicável</w:t>
            </w:r>
          </w:p>
        </w:tc>
      </w:tr>
      <w:tr w:rsidR="003F3EDE" w:rsidRPr="00FB0B06" w14:paraId="1284C0B5" w14:textId="77777777" w:rsidTr="0025185C">
        <w:trPr>
          <w:trHeight w:val="978"/>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0E4CC1D" w14:textId="77777777" w:rsidR="003F3EDE" w:rsidRPr="00FB0B06" w:rsidRDefault="003F3EDE" w:rsidP="0025185C">
            <w:pPr>
              <w:jc w:val="center"/>
              <w:rPr>
                <w:rFonts w:ascii="Arial" w:eastAsia="Times New Roman" w:hAnsi="Arial" w:cs="Arial"/>
                <w:spacing w:val="-1"/>
                <w:sz w:val="20"/>
                <w:szCs w:val="20"/>
                <w:rPrChange w:id="8785"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786" w:author="Adelino Naquarta Sepalanga Domingos" w:date="2025-03-05T09:28:00Z" w16du:dateUtc="2025-03-05T08:28:00Z">
                  <w:rPr>
                    <w:rFonts w:ascii="Times New Roman" w:eastAsia="Times New Roman" w:hAnsi="Times New Roman"/>
                    <w:spacing w:val="-1"/>
                  </w:rPr>
                </w:rPrChange>
              </w:rPr>
              <w:t>4.4.4.9.1.</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47778B6" w14:textId="77777777" w:rsidR="003F3EDE" w:rsidRPr="00FB0B06" w:rsidRDefault="003F3EDE" w:rsidP="0025185C">
            <w:pPr>
              <w:jc w:val="center"/>
              <w:rPr>
                <w:rFonts w:ascii="Arial" w:eastAsia="Times New Roman" w:hAnsi="Arial" w:cs="Arial"/>
                <w:spacing w:val="-1"/>
                <w:sz w:val="20"/>
                <w:szCs w:val="20"/>
                <w:rPrChange w:id="8787"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788" w:author="Adelino Naquarta Sepalanga Domingos" w:date="2025-03-05T09:28:00Z" w16du:dateUtc="2025-03-05T08:28: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65EA17A" w14:textId="77777777" w:rsidR="003F3EDE" w:rsidRPr="00FB0B06" w:rsidRDefault="003F3EDE" w:rsidP="0025185C">
            <w:pPr>
              <w:rPr>
                <w:rFonts w:ascii="Arial" w:eastAsia="Times New Roman" w:hAnsi="Arial" w:cs="Arial"/>
                <w:spacing w:val="-1"/>
                <w:sz w:val="20"/>
                <w:szCs w:val="20"/>
                <w:rPrChange w:id="8789"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790" w:author="Adelino Naquarta Sepalanga Domingos" w:date="2025-03-05T09:28:00Z" w16du:dateUtc="2025-03-05T08:28:00Z">
                  <w:rPr>
                    <w:rFonts w:ascii="Times New Roman" w:eastAsia="Times New Roman" w:hAnsi="Times New Roman"/>
                    <w:spacing w:val="-1"/>
                  </w:rPr>
                </w:rPrChange>
              </w:rPr>
              <w:t>Estado actual do recibo (PaymentStatus)</w:t>
            </w:r>
          </w:p>
        </w:tc>
        <w:tc>
          <w:tcPr>
            <w:tcW w:w="38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765AA79" w14:textId="77777777" w:rsidR="003F3EDE" w:rsidRPr="00FB0B06" w:rsidRDefault="003F3EDE" w:rsidP="0025185C">
            <w:pPr>
              <w:rPr>
                <w:rFonts w:ascii="Arial" w:eastAsia="Times New Roman" w:hAnsi="Arial" w:cs="Arial"/>
                <w:spacing w:val="-1"/>
                <w:sz w:val="20"/>
                <w:szCs w:val="20"/>
                <w:rPrChange w:id="8791"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792" w:author="Adelino Naquarta Sepalanga Domingos" w:date="2025-03-05T09:28:00Z" w16du:dateUtc="2025-03-05T08:28:00Z">
                  <w:rPr>
                    <w:rFonts w:ascii="Times New Roman" w:eastAsia="Times New Roman" w:hAnsi="Times New Roman"/>
                    <w:spacing w:val="-1"/>
                  </w:rPr>
                </w:rPrChange>
              </w:rPr>
              <w:t>Deve ser preenchido com:</w:t>
            </w:r>
          </w:p>
          <w:p w14:paraId="5249C60A" w14:textId="77777777" w:rsidR="003F3EDE" w:rsidRPr="00FB0B06" w:rsidRDefault="003F3EDE" w:rsidP="0025185C">
            <w:pPr>
              <w:spacing w:after="0"/>
              <w:rPr>
                <w:rFonts w:ascii="Arial" w:eastAsia="Times New Roman" w:hAnsi="Arial" w:cs="Arial"/>
                <w:spacing w:val="-1"/>
                <w:sz w:val="20"/>
                <w:szCs w:val="20"/>
                <w:rPrChange w:id="8793"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794" w:author="Adelino Naquarta Sepalanga Domingos" w:date="2025-03-05T09:28:00Z" w16du:dateUtc="2025-03-05T08:28:00Z">
                  <w:rPr>
                    <w:rFonts w:ascii="Times New Roman" w:eastAsia="Times New Roman" w:hAnsi="Times New Roman"/>
                    <w:spacing w:val="-1"/>
                  </w:rPr>
                </w:rPrChange>
              </w:rPr>
              <w:t xml:space="preserve">“N” – Recibo normal e vigente; </w:t>
            </w:r>
          </w:p>
          <w:p w14:paraId="733F3E8D" w14:textId="77777777" w:rsidR="003F3EDE" w:rsidRPr="00FB0B06" w:rsidRDefault="003F3EDE" w:rsidP="0025185C">
            <w:pPr>
              <w:spacing w:after="0"/>
              <w:rPr>
                <w:rFonts w:ascii="Arial" w:eastAsia="Times New Roman" w:hAnsi="Arial" w:cs="Arial"/>
                <w:spacing w:val="-1"/>
                <w:sz w:val="20"/>
                <w:szCs w:val="20"/>
                <w:rPrChange w:id="8795"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796" w:author="Adelino Naquarta Sepalanga Domingos" w:date="2025-03-05T09:28:00Z" w16du:dateUtc="2025-03-05T08:28:00Z">
                  <w:rPr>
                    <w:rFonts w:ascii="Times New Roman" w:eastAsia="Times New Roman" w:hAnsi="Times New Roman"/>
                    <w:spacing w:val="-1"/>
                  </w:rPr>
                </w:rPrChange>
              </w:rPr>
              <w:t>“A” – Recibo anulado.</w:t>
            </w:r>
          </w:p>
        </w:tc>
        <w:tc>
          <w:tcPr>
            <w:tcW w:w="127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C4FAE04" w14:textId="77777777" w:rsidR="003F3EDE" w:rsidRPr="00FB0B06" w:rsidRDefault="003F3EDE" w:rsidP="0025185C">
            <w:pPr>
              <w:jc w:val="center"/>
              <w:rPr>
                <w:rFonts w:ascii="Arial" w:eastAsia="Times New Roman" w:hAnsi="Arial" w:cs="Arial"/>
                <w:spacing w:val="-1"/>
                <w:sz w:val="20"/>
                <w:szCs w:val="20"/>
                <w:rPrChange w:id="8797" w:author="Adelino Naquarta Sepalanga Domingos" w:date="2025-03-05T09:28:00Z" w16du:dateUtc="2025-03-05T08:28:00Z">
                  <w:rPr>
                    <w:rFonts w:ascii="Times New Roman" w:eastAsia="Times New Roman" w:hAnsi="Times New Roman"/>
                    <w:spacing w:val="-1"/>
                  </w:rPr>
                </w:rPrChange>
              </w:rPr>
            </w:pPr>
          </w:p>
          <w:p w14:paraId="77D3C6F6" w14:textId="77777777" w:rsidR="003F3EDE" w:rsidRPr="00FB0B06" w:rsidRDefault="003F3EDE" w:rsidP="0025185C">
            <w:pPr>
              <w:jc w:val="center"/>
              <w:rPr>
                <w:rFonts w:ascii="Arial" w:eastAsia="Times New Roman" w:hAnsi="Arial" w:cs="Arial"/>
                <w:spacing w:val="-1"/>
                <w:sz w:val="20"/>
                <w:szCs w:val="20"/>
                <w:rPrChange w:id="8798"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799" w:author="Adelino Naquarta Sepalanga Domingos" w:date="2025-03-05T09:28:00Z" w16du:dateUtc="2025-03-05T08:28:00Z">
                  <w:rPr>
                    <w:rFonts w:ascii="Times New Roman" w:eastAsia="Times New Roman" w:hAnsi="Times New Roman"/>
                    <w:spacing w:val="-1"/>
                  </w:rPr>
                </w:rPrChange>
              </w:rPr>
              <w:t>Texto 1</w:t>
            </w:r>
          </w:p>
        </w:tc>
      </w:tr>
      <w:tr w:rsidR="003F3EDE" w:rsidRPr="00FB0B06" w14:paraId="76EF7CD7" w14:textId="77777777" w:rsidTr="0025185C">
        <w:trPr>
          <w:trHeight w:val="1189"/>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9E1A49E" w14:textId="77777777" w:rsidR="003F3EDE" w:rsidRPr="00FB0B06" w:rsidRDefault="003F3EDE" w:rsidP="0025185C">
            <w:pPr>
              <w:jc w:val="center"/>
              <w:rPr>
                <w:rFonts w:ascii="Arial" w:eastAsia="Times New Roman" w:hAnsi="Arial" w:cs="Arial"/>
                <w:spacing w:val="-1"/>
                <w:sz w:val="20"/>
                <w:szCs w:val="20"/>
                <w:rPrChange w:id="8800"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801" w:author="Adelino Naquarta Sepalanga Domingos" w:date="2025-03-05T09:28:00Z" w16du:dateUtc="2025-03-05T08:28:00Z">
                  <w:rPr>
                    <w:rFonts w:ascii="Times New Roman" w:eastAsia="Times New Roman" w:hAnsi="Times New Roman"/>
                    <w:spacing w:val="-1"/>
                  </w:rPr>
                </w:rPrChange>
              </w:rPr>
              <w:t>4.4.4.9.2.</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074F21A" w14:textId="77777777" w:rsidR="003F3EDE" w:rsidRPr="00FB0B06" w:rsidRDefault="003F3EDE" w:rsidP="0025185C">
            <w:pPr>
              <w:jc w:val="center"/>
              <w:rPr>
                <w:rFonts w:ascii="Arial" w:eastAsia="Times New Roman" w:hAnsi="Arial" w:cs="Arial"/>
                <w:spacing w:val="-1"/>
                <w:sz w:val="20"/>
                <w:szCs w:val="20"/>
                <w:rPrChange w:id="8802"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803" w:author="Adelino Naquarta Sepalanga Domingos" w:date="2025-03-05T09:28:00Z" w16du:dateUtc="2025-03-05T08:28: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178ABD6" w14:textId="77777777" w:rsidR="003F3EDE" w:rsidRPr="00FB0B06" w:rsidRDefault="003F3EDE" w:rsidP="0025185C">
            <w:pPr>
              <w:rPr>
                <w:rFonts w:ascii="Arial" w:eastAsia="Times New Roman" w:hAnsi="Arial" w:cs="Arial"/>
                <w:spacing w:val="-1"/>
                <w:sz w:val="20"/>
                <w:szCs w:val="20"/>
                <w:rPrChange w:id="8804"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805" w:author="Adelino Naquarta Sepalanga Domingos" w:date="2025-03-05T09:28:00Z" w16du:dateUtc="2025-03-05T08:28:00Z">
                  <w:rPr>
                    <w:rFonts w:ascii="Times New Roman" w:eastAsia="Times New Roman" w:hAnsi="Times New Roman"/>
                    <w:spacing w:val="-1"/>
                  </w:rPr>
                </w:rPrChange>
              </w:rPr>
              <w:t>Data e hora do estado actual do recibo (PaymentStatusDate)</w:t>
            </w:r>
          </w:p>
        </w:tc>
        <w:tc>
          <w:tcPr>
            <w:tcW w:w="38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D64E2CB" w14:textId="77777777" w:rsidR="003F3EDE" w:rsidRPr="00FB0B06" w:rsidRDefault="003F3EDE" w:rsidP="0025185C">
            <w:pPr>
              <w:rPr>
                <w:rFonts w:ascii="Arial" w:eastAsia="Times New Roman" w:hAnsi="Arial" w:cs="Arial"/>
                <w:spacing w:val="-1"/>
                <w:sz w:val="20"/>
                <w:szCs w:val="20"/>
                <w:rPrChange w:id="8806"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807" w:author="Adelino Naquarta Sepalanga Domingos" w:date="2025-03-05T09:28:00Z" w16du:dateUtc="2025-03-05T08:28:00Z">
                  <w:rPr>
                    <w:rFonts w:ascii="Times New Roman" w:eastAsia="Times New Roman" w:hAnsi="Times New Roman"/>
                    <w:spacing w:val="-1"/>
                  </w:rPr>
                </w:rPrChange>
              </w:rPr>
              <w:t>Data da última gravação do estado do recibo ao segundo. Tipo data e hora: “AAAA-MM- DDThh:mm:ss”.</w:t>
            </w:r>
          </w:p>
        </w:tc>
        <w:tc>
          <w:tcPr>
            <w:tcW w:w="127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25D6C7A" w14:textId="77777777" w:rsidR="003F3EDE" w:rsidRPr="00FB0B06" w:rsidRDefault="003F3EDE" w:rsidP="0025185C">
            <w:pPr>
              <w:jc w:val="center"/>
              <w:rPr>
                <w:rFonts w:ascii="Arial" w:eastAsia="Times New Roman" w:hAnsi="Arial" w:cs="Arial"/>
                <w:spacing w:val="-1"/>
                <w:sz w:val="20"/>
                <w:szCs w:val="20"/>
                <w:rPrChange w:id="8808" w:author="Adelino Naquarta Sepalanga Domingos" w:date="2025-03-05T09:28:00Z" w16du:dateUtc="2025-03-05T08:28:00Z">
                  <w:rPr>
                    <w:rFonts w:ascii="Times New Roman" w:eastAsia="Times New Roman" w:hAnsi="Times New Roman"/>
                    <w:spacing w:val="-1"/>
                  </w:rPr>
                </w:rPrChange>
              </w:rPr>
            </w:pPr>
          </w:p>
          <w:p w14:paraId="551738EB" w14:textId="77777777" w:rsidR="003F3EDE" w:rsidRPr="00FB0B06" w:rsidRDefault="003F3EDE" w:rsidP="0025185C">
            <w:pPr>
              <w:jc w:val="center"/>
              <w:rPr>
                <w:rFonts w:ascii="Arial" w:eastAsia="Times New Roman" w:hAnsi="Arial" w:cs="Arial"/>
                <w:spacing w:val="-1"/>
                <w:sz w:val="20"/>
                <w:szCs w:val="20"/>
                <w:rPrChange w:id="8809"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810" w:author="Adelino Naquarta Sepalanga Domingos" w:date="2025-03-05T09:28:00Z" w16du:dateUtc="2025-03-05T08:28:00Z">
                  <w:rPr>
                    <w:rFonts w:ascii="Times New Roman" w:eastAsia="Times New Roman" w:hAnsi="Times New Roman"/>
                    <w:spacing w:val="-1"/>
                  </w:rPr>
                </w:rPrChange>
              </w:rPr>
              <w:t>Data e Hora</w:t>
            </w:r>
          </w:p>
        </w:tc>
      </w:tr>
      <w:tr w:rsidR="003F3EDE" w:rsidRPr="00FB0B06" w14:paraId="725F2503" w14:textId="77777777" w:rsidTr="0025185C">
        <w:trPr>
          <w:trHeight w:val="961"/>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C954368" w14:textId="77777777" w:rsidR="003F3EDE" w:rsidRPr="00FB0B06" w:rsidRDefault="003F3EDE" w:rsidP="0025185C">
            <w:pPr>
              <w:jc w:val="center"/>
              <w:rPr>
                <w:rFonts w:ascii="Arial" w:eastAsia="Times New Roman" w:hAnsi="Arial" w:cs="Arial"/>
                <w:spacing w:val="-1"/>
                <w:sz w:val="20"/>
                <w:szCs w:val="20"/>
                <w:rPrChange w:id="8811"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812" w:author="Adelino Naquarta Sepalanga Domingos" w:date="2025-03-05T09:28:00Z" w16du:dateUtc="2025-03-05T08:28:00Z">
                  <w:rPr>
                    <w:rFonts w:ascii="Times New Roman" w:eastAsia="Times New Roman" w:hAnsi="Times New Roman"/>
                    <w:spacing w:val="-1"/>
                  </w:rPr>
                </w:rPrChange>
              </w:rPr>
              <w:t>4.4.4.9.3.</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547DDFF" w14:textId="77777777" w:rsidR="003F3EDE" w:rsidRPr="00FB0B06" w:rsidRDefault="003F3EDE" w:rsidP="0025185C">
            <w:pPr>
              <w:jc w:val="center"/>
              <w:rPr>
                <w:rFonts w:ascii="Arial" w:eastAsia="Times New Roman" w:hAnsi="Arial" w:cs="Arial"/>
                <w:spacing w:val="-1"/>
                <w:sz w:val="20"/>
                <w:szCs w:val="20"/>
                <w:rPrChange w:id="8813" w:author="Adelino Naquarta Sepalanga Domingos" w:date="2025-03-05T09:28:00Z" w16du:dateUtc="2025-03-05T08:28: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11C6B16" w14:textId="77777777" w:rsidR="003F3EDE" w:rsidRPr="00FB0B06" w:rsidRDefault="003F3EDE" w:rsidP="0025185C">
            <w:pPr>
              <w:rPr>
                <w:rFonts w:ascii="Arial" w:eastAsia="Times New Roman" w:hAnsi="Arial" w:cs="Arial"/>
                <w:spacing w:val="-1"/>
                <w:sz w:val="20"/>
                <w:szCs w:val="20"/>
                <w:rPrChange w:id="8814"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815" w:author="Adelino Naquarta Sepalanga Domingos" w:date="2025-03-05T09:28:00Z" w16du:dateUtc="2025-03-05T08:28:00Z">
                  <w:rPr>
                    <w:rFonts w:ascii="Times New Roman" w:eastAsia="Times New Roman" w:hAnsi="Times New Roman"/>
                    <w:spacing w:val="-1"/>
                  </w:rPr>
                </w:rPrChange>
              </w:rPr>
              <w:t>Motivo da alteração de estado do recibo (Reason)</w:t>
            </w:r>
          </w:p>
        </w:tc>
        <w:tc>
          <w:tcPr>
            <w:tcW w:w="38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A44F09B" w14:textId="77777777" w:rsidR="003F3EDE" w:rsidRPr="00FB0B06" w:rsidRDefault="003F3EDE" w:rsidP="0025185C">
            <w:pPr>
              <w:rPr>
                <w:rFonts w:ascii="Arial" w:eastAsia="Times New Roman" w:hAnsi="Arial" w:cs="Arial"/>
                <w:spacing w:val="-1"/>
                <w:sz w:val="20"/>
                <w:szCs w:val="20"/>
                <w:rPrChange w:id="8816"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817" w:author="Adelino Naquarta Sepalanga Domingos" w:date="2025-03-05T09:28:00Z" w16du:dateUtc="2025-03-05T08:28:00Z">
                  <w:rPr>
                    <w:rFonts w:ascii="Times New Roman" w:eastAsia="Times New Roman" w:hAnsi="Times New Roman"/>
                    <w:spacing w:val="-1"/>
                  </w:rPr>
                </w:rPrChange>
              </w:rPr>
              <w:t>Deve ser indicada a razão que levou à alteração de estado do recibo.</w:t>
            </w:r>
          </w:p>
        </w:tc>
        <w:tc>
          <w:tcPr>
            <w:tcW w:w="127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1CF13F9" w14:textId="77777777" w:rsidR="003F3EDE" w:rsidRPr="00FB0B06" w:rsidRDefault="003F3EDE" w:rsidP="0025185C">
            <w:pPr>
              <w:jc w:val="center"/>
              <w:rPr>
                <w:rFonts w:ascii="Arial" w:eastAsia="Times New Roman" w:hAnsi="Arial" w:cs="Arial"/>
                <w:spacing w:val="-1"/>
                <w:sz w:val="20"/>
                <w:szCs w:val="20"/>
                <w:rPrChange w:id="8818" w:author="Adelino Naquarta Sepalanga Domingos" w:date="2025-03-05T09:28:00Z" w16du:dateUtc="2025-03-05T08:28:00Z">
                  <w:rPr>
                    <w:rFonts w:ascii="Times New Roman" w:eastAsia="Times New Roman" w:hAnsi="Times New Roman"/>
                    <w:spacing w:val="-1"/>
                  </w:rPr>
                </w:rPrChange>
              </w:rPr>
            </w:pPr>
          </w:p>
          <w:p w14:paraId="503DEAA2" w14:textId="77777777" w:rsidR="003F3EDE" w:rsidRPr="00FB0B06" w:rsidRDefault="003F3EDE" w:rsidP="0025185C">
            <w:pPr>
              <w:jc w:val="center"/>
              <w:rPr>
                <w:rFonts w:ascii="Arial" w:eastAsia="Times New Roman" w:hAnsi="Arial" w:cs="Arial"/>
                <w:spacing w:val="-1"/>
                <w:sz w:val="20"/>
                <w:szCs w:val="20"/>
                <w:rPrChange w:id="8819"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820" w:author="Adelino Naquarta Sepalanga Domingos" w:date="2025-03-05T09:28:00Z" w16du:dateUtc="2025-03-05T08:28:00Z">
                  <w:rPr>
                    <w:rFonts w:ascii="Times New Roman" w:eastAsia="Times New Roman" w:hAnsi="Times New Roman"/>
                    <w:spacing w:val="-1"/>
                  </w:rPr>
                </w:rPrChange>
              </w:rPr>
              <w:t>Texto 50</w:t>
            </w:r>
          </w:p>
        </w:tc>
      </w:tr>
      <w:tr w:rsidR="003F3EDE" w:rsidRPr="00FB0B06" w14:paraId="236657B1" w14:textId="77777777" w:rsidTr="0025185C">
        <w:trPr>
          <w:trHeight w:val="656"/>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71BCDF7" w14:textId="77777777" w:rsidR="003F3EDE" w:rsidRPr="00FB0B06" w:rsidRDefault="003F3EDE" w:rsidP="0025185C">
            <w:pPr>
              <w:jc w:val="center"/>
              <w:rPr>
                <w:rFonts w:ascii="Arial" w:eastAsia="Times New Roman" w:hAnsi="Arial" w:cs="Arial"/>
                <w:spacing w:val="-1"/>
                <w:sz w:val="20"/>
                <w:szCs w:val="20"/>
                <w:rPrChange w:id="8821"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822" w:author="Adelino Naquarta Sepalanga Domingos" w:date="2025-03-05T09:28:00Z" w16du:dateUtc="2025-03-05T08:28:00Z">
                  <w:rPr>
                    <w:rFonts w:ascii="Times New Roman" w:eastAsia="Times New Roman" w:hAnsi="Times New Roman"/>
                    <w:spacing w:val="-1"/>
                  </w:rPr>
                </w:rPrChange>
              </w:rPr>
              <w:t>4.4.4.9.4.</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0B94989" w14:textId="77777777" w:rsidR="003F3EDE" w:rsidRPr="00FB0B06" w:rsidRDefault="003F3EDE" w:rsidP="0025185C">
            <w:pPr>
              <w:jc w:val="center"/>
              <w:rPr>
                <w:rFonts w:ascii="Arial" w:eastAsia="Times New Roman" w:hAnsi="Arial" w:cs="Arial"/>
                <w:spacing w:val="-1"/>
                <w:sz w:val="20"/>
                <w:szCs w:val="20"/>
                <w:rPrChange w:id="8823"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824" w:author="Adelino Naquarta Sepalanga Domingos" w:date="2025-03-05T09:28:00Z" w16du:dateUtc="2025-03-05T08:28: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F46C737" w14:textId="77777777" w:rsidR="003F3EDE" w:rsidRPr="00FB0B06" w:rsidRDefault="003F3EDE" w:rsidP="0025185C">
            <w:pPr>
              <w:rPr>
                <w:rFonts w:ascii="Arial" w:eastAsia="Times New Roman" w:hAnsi="Arial" w:cs="Arial"/>
                <w:spacing w:val="-1"/>
                <w:sz w:val="20"/>
                <w:szCs w:val="20"/>
                <w:rPrChange w:id="8825"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826" w:author="Adelino Naquarta Sepalanga Domingos" w:date="2025-03-05T09:28:00Z" w16du:dateUtc="2025-03-05T08:28:00Z">
                  <w:rPr>
                    <w:rFonts w:ascii="Times New Roman" w:eastAsia="Times New Roman" w:hAnsi="Times New Roman"/>
                    <w:spacing w:val="-1"/>
                  </w:rPr>
                </w:rPrChange>
              </w:rPr>
              <w:t>Código do utilizador (SourceID)</w:t>
            </w:r>
          </w:p>
        </w:tc>
        <w:tc>
          <w:tcPr>
            <w:tcW w:w="38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9555688" w14:textId="77777777" w:rsidR="003F3EDE" w:rsidRPr="00FB0B06" w:rsidRDefault="003F3EDE" w:rsidP="0025185C">
            <w:pPr>
              <w:rPr>
                <w:rFonts w:ascii="Arial" w:eastAsia="Times New Roman" w:hAnsi="Arial" w:cs="Arial"/>
                <w:spacing w:val="-1"/>
                <w:sz w:val="20"/>
                <w:szCs w:val="20"/>
                <w:rPrChange w:id="8827"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828" w:author="Adelino Naquarta Sepalanga Domingos" w:date="2025-03-05T09:28:00Z" w16du:dateUtc="2025-03-05T08:28:00Z">
                  <w:rPr>
                    <w:rFonts w:ascii="Times New Roman" w:eastAsia="Times New Roman" w:hAnsi="Times New Roman"/>
                    <w:spacing w:val="-1"/>
                  </w:rPr>
                </w:rPrChange>
              </w:rPr>
              <w:t>Utilizador responsável pelo estado actual do recibo.</w:t>
            </w:r>
          </w:p>
        </w:tc>
        <w:tc>
          <w:tcPr>
            <w:tcW w:w="127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9E5792B" w14:textId="77777777" w:rsidR="003F3EDE" w:rsidRPr="00FB0B06" w:rsidRDefault="003F3EDE" w:rsidP="0025185C">
            <w:pPr>
              <w:jc w:val="center"/>
              <w:rPr>
                <w:rFonts w:ascii="Arial" w:eastAsia="Times New Roman" w:hAnsi="Arial" w:cs="Arial"/>
                <w:spacing w:val="-1"/>
                <w:sz w:val="20"/>
                <w:szCs w:val="20"/>
                <w:rPrChange w:id="8829"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830" w:author="Adelino Naquarta Sepalanga Domingos" w:date="2025-03-05T09:28:00Z" w16du:dateUtc="2025-03-05T08:28:00Z">
                  <w:rPr>
                    <w:rFonts w:ascii="Times New Roman" w:eastAsia="Times New Roman" w:hAnsi="Times New Roman"/>
                    <w:spacing w:val="-1"/>
                  </w:rPr>
                </w:rPrChange>
              </w:rPr>
              <w:t>Texto 30</w:t>
            </w:r>
          </w:p>
        </w:tc>
      </w:tr>
      <w:tr w:rsidR="003F3EDE" w:rsidRPr="00FB0B06" w14:paraId="2E80E2FB" w14:textId="77777777" w:rsidTr="0025185C">
        <w:trPr>
          <w:trHeight w:val="1814"/>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83ED873" w14:textId="77777777" w:rsidR="003F3EDE" w:rsidRPr="00FB0B06" w:rsidRDefault="003F3EDE" w:rsidP="0025185C">
            <w:pPr>
              <w:jc w:val="center"/>
              <w:rPr>
                <w:rFonts w:ascii="Arial" w:eastAsia="Times New Roman" w:hAnsi="Arial" w:cs="Arial"/>
                <w:spacing w:val="-1"/>
                <w:sz w:val="20"/>
                <w:szCs w:val="20"/>
                <w:rPrChange w:id="8831" w:author="Adelino Naquarta Sepalanga Domingos" w:date="2025-03-05T09:28:00Z" w16du:dateUtc="2025-03-05T08:28:00Z">
                  <w:rPr>
                    <w:rFonts w:ascii="Times New Roman" w:eastAsia="Times New Roman" w:hAnsi="Times New Roman"/>
                    <w:spacing w:val="-1"/>
                  </w:rPr>
                </w:rPrChange>
              </w:rPr>
            </w:pPr>
          </w:p>
          <w:p w14:paraId="0E0281A2" w14:textId="77777777" w:rsidR="003F3EDE" w:rsidRPr="00FB0B06" w:rsidRDefault="003F3EDE" w:rsidP="0025185C">
            <w:pPr>
              <w:jc w:val="center"/>
              <w:rPr>
                <w:rFonts w:ascii="Arial" w:eastAsia="Times New Roman" w:hAnsi="Arial" w:cs="Arial"/>
                <w:spacing w:val="-1"/>
                <w:sz w:val="20"/>
                <w:szCs w:val="20"/>
                <w:rPrChange w:id="8832" w:author="Adelino Naquarta Sepalanga Domingos" w:date="2025-03-05T09:28:00Z" w16du:dateUtc="2025-03-05T08:28:00Z">
                  <w:rPr>
                    <w:rFonts w:ascii="Times New Roman" w:eastAsia="Times New Roman" w:hAnsi="Times New Roman"/>
                    <w:spacing w:val="-1"/>
                  </w:rPr>
                </w:rPrChange>
              </w:rPr>
            </w:pPr>
          </w:p>
          <w:p w14:paraId="1133CCC4" w14:textId="77777777" w:rsidR="003F3EDE" w:rsidRPr="00FB0B06" w:rsidRDefault="003F3EDE" w:rsidP="0025185C">
            <w:pPr>
              <w:jc w:val="center"/>
              <w:rPr>
                <w:rFonts w:ascii="Arial" w:eastAsia="Times New Roman" w:hAnsi="Arial" w:cs="Arial"/>
                <w:spacing w:val="-1"/>
                <w:sz w:val="20"/>
                <w:szCs w:val="20"/>
                <w:rPrChange w:id="8833"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834" w:author="Adelino Naquarta Sepalanga Domingos" w:date="2025-03-05T09:28:00Z" w16du:dateUtc="2025-03-05T08:28:00Z">
                  <w:rPr>
                    <w:rFonts w:ascii="Times New Roman" w:eastAsia="Times New Roman" w:hAnsi="Times New Roman"/>
                    <w:spacing w:val="-1"/>
                  </w:rPr>
                </w:rPrChange>
              </w:rPr>
              <w:t>4.4.4.9.5.</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B43356D" w14:textId="77777777" w:rsidR="003F3EDE" w:rsidRPr="00FB0B06" w:rsidRDefault="003F3EDE" w:rsidP="0025185C">
            <w:pPr>
              <w:jc w:val="center"/>
              <w:rPr>
                <w:rFonts w:ascii="Arial" w:eastAsia="Times New Roman" w:hAnsi="Arial" w:cs="Arial"/>
                <w:spacing w:val="-1"/>
                <w:sz w:val="20"/>
                <w:szCs w:val="20"/>
                <w:rPrChange w:id="8835" w:author="Adelino Naquarta Sepalanga Domingos" w:date="2025-03-05T09:28:00Z" w16du:dateUtc="2025-03-05T08:28:00Z">
                  <w:rPr>
                    <w:rFonts w:ascii="Times New Roman" w:eastAsia="Times New Roman" w:hAnsi="Times New Roman"/>
                    <w:spacing w:val="-1"/>
                  </w:rPr>
                </w:rPrChange>
              </w:rPr>
            </w:pPr>
          </w:p>
          <w:p w14:paraId="2C654F3F" w14:textId="77777777" w:rsidR="003F3EDE" w:rsidRPr="00FB0B06" w:rsidRDefault="003F3EDE" w:rsidP="0025185C">
            <w:pPr>
              <w:jc w:val="center"/>
              <w:rPr>
                <w:rFonts w:ascii="Arial" w:eastAsia="Times New Roman" w:hAnsi="Arial" w:cs="Arial"/>
                <w:spacing w:val="-1"/>
                <w:sz w:val="20"/>
                <w:szCs w:val="20"/>
                <w:rPrChange w:id="8836" w:author="Adelino Naquarta Sepalanga Domingos" w:date="2025-03-05T09:28:00Z" w16du:dateUtc="2025-03-05T08:28:00Z">
                  <w:rPr>
                    <w:rFonts w:ascii="Times New Roman" w:eastAsia="Times New Roman" w:hAnsi="Times New Roman"/>
                    <w:spacing w:val="-1"/>
                  </w:rPr>
                </w:rPrChange>
              </w:rPr>
            </w:pPr>
          </w:p>
          <w:p w14:paraId="459DE3A7" w14:textId="77777777" w:rsidR="003F3EDE" w:rsidRPr="00FB0B06" w:rsidRDefault="003F3EDE" w:rsidP="0025185C">
            <w:pPr>
              <w:jc w:val="center"/>
              <w:rPr>
                <w:rFonts w:ascii="Arial" w:eastAsia="Times New Roman" w:hAnsi="Arial" w:cs="Arial"/>
                <w:spacing w:val="-1"/>
                <w:sz w:val="20"/>
                <w:szCs w:val="20"/>
                <w:rPrChange w:id="8837"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838" w:author="Adelino Naquarta Sepalanga Domingos" w:date="2025-03-05T09:28:00Z" w16du:dateUtc="2025-03-05T08:28: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533473F" w14:textId="77777777" w:rsidR="003F3EDE" w:rsidRPr="00FB0B06" w:rsidRDefault="003F3EDE" w:rsidP="0025185C">
            <w:pPr>
              <w:rPr>
                <w:rFonts w:ascii="Arial" w:eastAsia="Times New Roman" w:hAnsi="Arial" w:cs="Arial"/>
                <w:spacing w:val="-1"/>
                <w:sz w:val="20"/>
                <w:szCs w:val="20"/>
                <w:rPrChange w:id="8839" w:author="Adelino Naquarta Sepalanga Domingos" w:date="2025-03-05T09:28:00Z" w16du:dateUtc="2025-03-05T08:28:00Z">
                  <w:rPr>
                    <w:rFonts w:ascii="Times New Roman" w:eastAsia="Times New Roman" w:hAnsi="Times New Roman"/>
                    <w:spacing w:val="-1"/>
                  </w:rPr>
                </w:rPrChange>
              </w:rPr>
            </w:pPr>
          </w:p>
          <w:p w14:paraId="2B4123F7" w14:textId="77777777" w:rsidR="003F3EDE" w:rsidRPr="00FB0B06" w:rsidRDefault="003F3EDE" w:rsidP="0025185C">
            <w:pPr>
              <w:rPr>
                <w:rFonts w:ascii="Arial" w:eastAsia="Times New Roman" w:hAnsi="Arial" w:cs="Arial"/>
                <w:spacing w:val="-1"/>
                <w:sz w:val="20"/>
                <w:szCs w:val="20"/>
                <w:rPrChange w:id="8840" w:author="Adelino Naquarta Sepalanga Domingos" w:date="2025-03-05T09:28:00Z" w16du:dateUtc="2025-03-05T08:28:00Z">
                  <w:rPr>
                    <w:rFonts w:ascii="Times New Roman" w:eastAsia="Times New Roman" w:hAnsi="Times New Roman"/>
                    <w:spacing w:val="-1"/>
                  </w:rPr>
                </w:rPrChange>
              </w:rPr>
            </w:pPr>
          </w:p>
          <w:p w14:paraId="7D0D79AB" w14:textId="77777777" w:rsidR="003F3EDE" w:rsidRPr="00FB0B06" w:rsidRDefault="003F3EDE" w:rsidP="0025185C">
            <w:pPr>
              <w:rPr>
                <w:rFonts w:ascii="Arial" w:eastAsia="Times New Roman" w:hAnsi="Arial" w:cs="Arial"/>
                <w:spacing w:val="-1"/>
                <w:sz w:val="20"/>
                <w:szCs w:val="20"/>
                <w:rPrChange w:id="8841"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842" w:author="Adelino Naquarta Sepalanga Domingos" w:date="2025-03-05T09:28:00Z" w16du:dateUtc="2025-03-05T08:28:00Z">
                  <w:rPr>
                    <w:rFonts w:ascii="Times New Roman" w:eastAsia="Times New Roman" w:hAnsi="Times New Roman"/>
                    <w:spacing w:val="-1"/>
                  </w:rPr>
                </w:rPrChange>
              </w:rPr>
              <w:t>Origem do documento (SourcePayment)</w:t>
            </w:r>
          </w:p>
        </w:tc>
        <w:tc>
          <w:tcPr>
            <w:tcW w:w="38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9018524" w14:textId="77777777" w:rsidR="003F3EDE" w:rsidRPr="00FB0B06" w:rsidRDefault="003F3EDE" w:rsidP="0025185C">
            <w:pPr>
              <w:rPr>
                <w:rFonts w:ascii="Arial" w:eastAsia="Times New Roman" w:hAnsi="Arial" w:cs="Arial"/>
                <w:spacing w:val="-1"/>
                <w:sz w:val="20"/>
                <w:szCs w:val="20"/>
                <w:rPrChange w:id="8843"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844" w:author="Adelino Naquarta Sepalanga Domingos" w:date="2025-03-05T09:28:00Z" w16du:dateUtc="2025-03-05T08:28:00Z">
                  <w:rPr>
                    <w:rFonts w:ascii="Times New Roman" w:eastAsia="Times New Roman" w:hAnsi="Times New Roman"/>
                    <w:spacing w:val="-1"/>
                  </w:rPr>
                </w:rPrChange>
              </w:rPr>
              <w:t>Deve ser preenchido com:</w:t>
            </w:r>
          </w:p>
          <w:p w14:paraId="1A5D7ED6" w14:textId="77777777" w:rsidR="003F3EDE" w:rsidRPr="00FB0B06" w:rsidRDefault="003F3EDE" w:rsidP="0025185C">
            <w:pPr>
              <w:spacing w:after="0"/>
              <w:rPr>
                <w:rFonts w:ascii="Arial" w:eastAsia="Times New Roman" w:hAnsi="Arial" w:cs="Arial"/>
                <w:spacing w:val="-1"/>
                <w:sz w:val="20"/>
                <w:szCs w:val="20"/>
                <w:rPrChange w:id="8845"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846" w:author="Adelino Naquarta Sepalanga Domingos" w:date="2025-03-05T09:28:00Z" w16du:dateUtc="2025-03-05T08:28:00Z">
                  <w:rPr>
                    <w:rFonts w:ascii="Times New Roman" w:eastAsia="Times New Roman" w:hAnsi="Times New Roman"/>
                    <w:spacing w:val="-1"/>
                  </w:rPr>
                </w:rPrChange>
              </w:rPr>
              <w:t>“P” – Recibo produzido na aplicação;</w:t>
            </w:r>
          </w:p>
          <w:p w14:paraId="0FD79988" w14:textId="77777777" w:rsidR="003F3EDE" w:rsidRPr="00FB0B06" w:rsidRDefault="003F3EDE" w:rsidP="0025185C">
            <w:pPr>
              <w:spacing w:after="0"/>
              <w:rPr>
                <w:rFonts w:ascii="Arial" w:eastAsia="Times New Roman" w:hAnsi="Arial" w:cs="Arial"/>
                <w:spacing w:val="-1"/>
                <w:sz w:val="20"/>
                <w:szCs w:val="20"/>
                <w:rPrChange w:id="8847"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848" w:author="Adelino Naquarta Sepalanga Domingos" w:date="2025-03-05T09:28:00Z" w16du:dateUtc="2025-03-05T08:28:00Z">
                  <w:rPr>
                    <w:rFonts w:ascii="Times New Roman" w:eastAsia="Times New Roman" w:hAnsi="Times New Roman"/>
                    <w:spacing w:val="-1"/>
                  </w:rPr>
                </w:rPrChange>
              </w:rPr>
              <w:t>“I” – Recibo integrado e produzido noutra aplicação;</w:t>
            </w:r>
          </w:p>
          <w:p w14:paraId="5D29BC50" w14:textId="77777777" w:rsidR="003F3EDE" w:rsidRPr="00FB0B06" w:rsidRDefault="003F3EDE" w:rsidP="0025185C">
            <w:pPr>
              <w:spacing w:after="0"/>
              <w:rPr>
                <w:rFonts w:ascii="Arial" w:eastAsia="Times New Roman" w:hAnsi="Arial" w:cs="Arial"/>
                <w:spacing w:val="-1"/>
                <w:sz w:val="20"/>
                <w:szCs w:val="20"/>
                <w:rPrChange w:id="8849"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850" w:author="Adelino Naquarta Sepalanga Domingos" w:date="2025-03-05T09:28:00Z" w16du:dateUtc="2025-03-05T08:28:00Z">
                  <w:rPr>
                    <w:rFonts w:ascii="Times New Roman" w:eastAsia="Times New Roman" w:hAnsi="Times New Roman"/>
                    <w:spacing w:val="-1"/>
                  </w:rPr>
                </w:rPrChange>
              </w:rPr>
              <w:t>“M” – Recibo proveniente de recuperação ou de emissão manual.</w:t>
            </w:r>
          </w:p>
        </w:tc>
        <w:tc>
          <w:tcPr>
            <w:tcW w:w="127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52A34F6" w14:textId="77777777" w:rsidR="003F3EDE" w:rsidRPr="00FB0B06" w:rsidRDefault="003F3EDE" w:rsidP="0025185C">
            <w:pPr>
              <w:jc w:val="center"/>
              <w:rPr>
                <w:rFonts w:ascii="Arial" w:eastAsia="Times New Roman" w:hAnsi="Arial" w:cs="Arial"/>
                <w:spacing w:val="-1"/>
                <w:sz w:val="20"/>
                <w:szCs w:val="20"/>
                <w:rPrChange w:id="8851" w:author="Adelino Naquarta Sepalanga Domingos" w:date="2025-03-05T09:28:00Z" w16du:dateUtc="2025-03-05T08:28:00Z">
                  <w:rPr>
                    <w:rFonts w:ascii="Times New Roman" w:eastAsia="Times New Roman" w:hAnsi="Times New Roman"/>
                    <w:spacing w:val="-1"/>
                  </w:rPr>
                </w:rPrChange>
              </w:rPr>
            </w:pPr>
          </w:p>
          <w:p w14:paraId="5F3E8A6C" w14:textId="77777777" w:rsidR="003F3EDE" w:rsidRPr="00FB0B06" w:rsidRDefault="003F3EDE" w:rsidP="0025185C">
            <w:pPr>
              <w:jc w:val="center"/>
              <w:rPr>
                <w:rFonts w:ascii="Arial" w:eastAsia="Times New Roman" w:hAnsi="Arial" w:cs="Arial"/>
                <w:spacing w:val="-1"/>
                <w:sz w:val="20"/>
                <w:szCs w:val="20"/>
                <w:rPrChange w:id="8852" w:author="Adelino Naquarta Sepalanga Domingos" w:date="2025-03-05T09:28:00Z" w16du:dateUtc="2025-03-05T08:28:00Z">
                  <w:rPr>
                    <w:rFonts w:ascii="Times New Roman" w:eastAsia="Times New Roman" w:hAnsi="Times New Roman"/>
                    <w:spacing w:val="-1"/>
                  </w:rPr>
                </w:rPrChange>
              </w:rPr>
            </w:pPr>
          </w:p>
          <w:p w14:paraId="7D512EE4" w14:textId="77777777" w:rsidR="003F3EDE" w:rsidRPr="00FB0B06" w:rsidRDefault="003F3EDE" w:rsidP="0025185C">
            <w:pPr>
              <w:jc w:val="center"/>
              <w:rPr>
                <w:rFonts w:ascii="Arial" w:eastAsia="Times New Roman" w:hAnsi="Arial" w:cs="Arial"/>
                <w:spacing w:val="-1"/>
                <w:sz w:val="20"/>
                <w:szCs w:val="20"/>
                <w:rPrChange w:id="8853"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854" w:author="Adelino Naquarta Sepalanga Domingos" w:date="2025-03-05T09:28:00Z" w16du:dateUtc="2025-03-05T08:28:00Z">
                  <w:rPr>
                    <w:rFonts w:ascii="Times New Roman" w:eastAsia="Times New Roman" w:hAnsi="Times New Roman"/>
                    <w:spacing w:val="-1"/>
                  </w:rPr>
                </w:rPrChange>
              </w:rPr>
              <w:t>Texto 1</w:t>
            </w:r>
          </w:p>
        </w:tc>
      </w:tr>
      <w:tr w:rsidR="003F3EDE" w:rsidRPr="00FB0B06" w14:paraId="1C0199CB" w14:textId="77777777" w:rsidTr="0025185C">
        <w:trPr>
          <w:trHeight w:val="480"/>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1907E4B" w14:textId="77777777" w:rsidR="003F3EDE" w:rsidRPr="00FB0B06" w:rsidRDefault="003F3EDE" w:rsidP="0025185C">
            <w:pPr>
              <w:jc w:val="center"/>
              <w:rPr>
                <w:rFonts w:ascii="Arial" w:eastAsia="Times New Roman" w:hAnsi="Arial" w:cs="Arial"/>
                <w:spacing w:val="-1"/>
                <w:sz w:val="20"/>
                <w:szCs w:val="20"/>
                <w:rPrChange w:id="8855" w:author="Adelino Naquarta Sepalanga Domingos" w:date="2025-03-05T09:28:00Z" w16du:dateUtc="2025-03-05T08:28:00Z">
                  <w:rPr>
                    <w:rFonts w:ascii="Times New Roman" w:eastAsia="Times New Roman" w:hAnsi="Times New Roman"/>
                    <w:spacing w:val="-1"/>
                  </w:rPr>
                </w:rPrChange>
              </w:rPr>
            </w:pPr>
          </w:p>
          <w:p w14:paraId="3F49C52F" w14:textId="77777777" w:rsidR="003F3EDE" w:rsidRPr="00FB0B06" w:rsidRDefault="003F3EDE" w:rsidP="0025185C">
            <w:pPr>
              <w:jc w:val="center"/>
              <w:rPr>
                <w:rFonts w:ascii="Arial" w:eastAsia="Times New Roman" w:hAnsi="Arial" w:cs="Arial"/>
                <w:spacing w:val="-1"/>
                <w:sz w:val="20"/>
                <w:szCs w:val="20"/>
                <w:rPrChange w:id="8856" w:author="Adelino Naquarta Sepalanga Domingos" w:date="2025-03-05T09:28:00Z" w16du:dateUtc="2025-03-05T08:28:00Z">
                  <w:rPr>
                    <w:rFonts w:ascii="Times New Roman" w:eastAsia="Times New Roman" w:hAnsi="Times New Roman"/>
                    <w:spacing w:val="-1"/>
                  </w:rPr>
                </w:rPrChange>
              </w:rPr>
            </w:pPr>
          </w:p>
          <w:p w14:paraId="0C1E6FEC" w14:textId="77777777" w:rsidR="003F3EDE" w:rsidRPr="00FB0B06" w:rsidRDefault="003F3EDE" w:rsidP="0025185C">
            <w:pPr>
              <w:jc w:val="center"/>
              <w:rPr>
                <w:rFonts w:ascii="Arial" w:eastAsia="Times New Roman" w:hAnsi="Arial" w:cs="Arial"/>
                <w:spacing w:val="-1"/>
                <w:sz w:val="20"/>
                <w:szCs w:val="20"/>
                <w:rPrChange w:id="8857" w:author="Adelino Naquarta Sepalanga Domingos" w:date="2025-03-05T09:28:00Z" w16du:dateUtc="2025-03-05T08:28:00Z">
                  <w:rPr>
                    <w:rFonts w:ascii="Times New Roman" w:eastAsia="Times New Roman" w:hAnsi="Times New Roman"/>
                    <w:spacing w:val="-1"/>
                  </w:rPr>
                </w:rPrChange>
              </w:rPr>
            </w:pPr>
          </w:p>
          <w:p w14:paraId="06B86E08" w14:textId="77777777" w:rsidR="003F3EDE" w:rsidRPr="00FB0B06" w:rsidRDefault="003F3EDE" w:rsidP="0025185C">
            <w:pPr>
              <w:jc w:val="center"/>
              <w:rPr>
                <w:rFonts w:ascii="Arial" w:eastAsia="Times New Roman" w:hAnsi="Arial" w:cs="Arial"/>
                <w:spacing w:val="-1"/>
                <w:sz w:val="20"/>
                <w:szCs w:val="20"/>
                <w:rPrChange w:id="8858" w:author="Adelino Naquarta Sepalanga Domingos" w:date="2025-03-05T09:28:00Z" w16du:dateUtc="2025-03-05T08:28:00Z">
                  <w:rPr>
                    <w:rFonts w:ascii="Times New Roman" w:eastAsia="Times New Roman" w:hAnsi="Times New Roman"/>
                    <w:spacing w:val="-1"/>
                  </w:rPr>
                </w:rPrChange>
              </w:rPr>
            </w:pPr>
          </w:p>
          <w:p w14:paraId="6C61CC58" w14:textId="77777777" w:rsidR="003F3EDE" w:rsidRPr="00FB0B06" w:rsidRDefault="003F3EDE" w:rsidP="0025185C">
            <w:pPr>
              <w:jc w:val="center"/>
              <w:rPr>
                <w:rFonts w:ascii="Arial" w:eastAsia="Times New Roman" w:hAnsi="Arial" w:cs="Arial"/>
                <w:spacing w:val="-1"/>
                <w:sz w:val="20"/>
                <w:szCs w:val="20"/>
                <w:rPrChange w:id="8859"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860" w:author="Adelino Naquarta Sepalanga Domingos" w:date="2025-03-05T09:28:00Z" w16du:dateUtc="2025-03-05T08:28:00Z">
                  <w:rPr>
                    <w:rFonts w:ascii="Times New Roman" w:eastAsia="Times New Roman" w:hAnsi="Times New Roman"/>
                    <w:spacing w:val="-1"/>
                  </w:rPr>
                </w:rPrChange>
              </w:rPr>
              <w:t>4.4.4.10.</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EE948F2" w14:textId="77777777" w:rsidR="003F3EDE" w:rsidRPr="00FB0B06" w:rsidRDefault="003F3EDE" w:rsidP="0025185C">
            <w:pPr>
              <w:jc w:val="center"/>
              <w:rPr>
                <w:rFonts w:ascii="Arial" w:eastAsia="Times New Roman" w:hAnsi="Arial" w:cs="Arial"/>
                <w:spacing w:val="-1"/>
                <w:sz w:val="20"/>
                <w:szCs w:val="20"/>
                <w:rPrChange w:id="8861" w:author="Adelino Naquarta Sepalanga Domingos" w:date="2025-03-05T09:28:00Z" w16du:dateUtc="2025-03-05T08:28: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6A06B37" w14:textId="77777777" w:rsidR="003F3EDE" w:rsidRPr="00FB0B06" w:rsidRDefault="003F3EDE" w:rsidP="0025185C">
            <w:pPr>
              <w:rPr>
                <w:rFonts w:ascii="Arial" w:eastAsia="Times New Roman" w:hAnsi="Arial" w:cs="Arial"/>
                <w:spacing w:val="-1"/>
                <w:sz w:val="20"/>
                <w:szCs w:val="20"/>
                <w:rPrChange w:id="8862" w:author="Adelino Naquarta Sepalanga Domingos" w:date="2025-03-05T09:28:00Z" w16du:dateUtc="2025-03-05T08:28:00Z">
                  <w:rPr>
                    <w:rFonts w:ascii="Times New Roman" w:eastAsia="Times New Roman" w:hAnsi="Times New Roman"/>
                    <w:spacing w:val="-1"/>
                  </w:rPr>
                </w:rPrChange>
              </w:rPr>
            </w:pPr>
          </w:p>
          <w:p w14:paraId="633E0E32" w14:textId="77777777" w:rsidR="003F3EDE" w:rsidRPr="00FB0B06" w:rsidRDefault="003F3EDE" w:rsidP="0025185C">
            <w:pPr>
              <w:rPr>
                <w:rFonts w:ascii="Arial" w:eastAsia="Times New Roman" w:hAnsi="Arial" w:cs="Arial"/>
                <w:spacing w:val="-1"/>
                <w:sz w:val="20"/>
                <w:szCs w:val="20"/>
                <w:rPrChange w:id="8863" w:author="Adelino Naquarta Sepalanga Domingos" w:date="2025-03-05T09:28:00Z" w16du:dateUtc="2025-03-05T08:28:00Z">
                  <w:rPr>
                    <w:rFonts w:ascii="Times New Roman" w:eastAsia="Times New Roman" w:hAnsi="Times New Roman"/>
                    <w:spacing w:val="-1"/>
                  </w:rPr>
                </w:rPrChange>
              </w:rPr>
            </w:pPr>
          </w:p>
          <w:p w14:paraId="5EB37F9C" w14:textId="77777777" w:rsidR="003F3EDE" w:rsidRPr="00FB0B06" w:rsidRDefault="003F3EDE" w:rsidP="0025185C">
            <w:pPr>
              <w:rPr>
                <w:rFonts w:ascii="Arial" w:eastAsia="Times New Roman" w:hAnsi="Arial" w:cs="Arial"/>
                <w:spacing w:val="-1"/>
                <w:sz w:val="20"/>
                <w:szCs w:val="20"/>
                <w:rPrChange w:id="8864" w:author="Adelino Naquarta Sepalanga Domingos" w:date="2025-03-05T09:28:00Z" w16du:dateUtc="2025-03-05T08:28:00Z">
                  <w:rPr>
                    <w:rFonts w:ascii="Times New Roman" w:eastAsia="Times New Roman" w:hAnsi="Times New Roman"/>
                    <w:spacing w:val="-1"/>
                  </w:rPr>
                </w:rPrChange>
              </w:rPr>
            </w:pPr>
          </w:p>
          <w:p w14:paraId="27336FA5" w14:textId="77777777" w:rsidR="003F3EDE" w:rsidRPr="00FB0B06" w:rsidRDefault="003F3EDE" w:rsidP="0025185C">
            <w:pPr>
              <w:rPr>
                <w:rFonts w:ascii="Arial" w:eastAsia="Times New Roman" w:hAnsi="Arial" w:cs="Arial"/>
                <w:spacing w:val="-1"/>
                <w:sz w:val="20"/>
                <w:szCs w:val="20"/>
                <w:rPrChange w:id="8865" w:author="Adelino Naquarta Sepalanga Domingos" w:date="2025-03-05T09:28:00Z" w16du:dateUtc="2025-03-05T08:28:00Z">
                  <w:rPr>
                    <w:rFonts w:ascii="Times New Roman" w:eastAsia="Times New Roman" w:hAnsi="Times New Roman"/>
                    <w:spacing w:val="-1"/>
                  </w:rPr>
                </w:rPrChange>
              </w:rPr>
            </w:pPr>
          </w:p>
          <w:p w14:paraId="7B4EDCF6" w14:textId="77777777" w:rsidR="003F3EDE" w:rsidRPr="00FB0B06" w:rsidRDefault="003F3EDE" w:rsidP="0025185C">
            <w:pPr>
              <w:rPr>
                <w:rFonts w:ascii="Arial" w:eastAsia="Times New Roman" w:hAnsi="Arial" w:cs="Arial"/>
                <w:spacing w:val="-1"/>
                <w:sz w:val="20"/>
                <w:szCs w:val="20"/>
                <w:rPrChange w:id="8866"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867" w:author="Adelino Naquarta Sepalanga Domingos" w:date="2025-03-05T09:28:00Z" w16du:dateUtc="2025-03-05T08:28:00Z">
                  <w:rPr>
                    <w:rFonts w:ascii="Times New Roman" w:eastAsia="Times New Roman" w:hAnsi="Times New Roman"/>
                    <w:spacing w:val="-1"/>
                  </w:rPr>
                </w:rPrChange>
              </w:rPr>
              <w:t>Forma de Pagamento (PaymentMethod)</w:t>
            </w:r>
          </w:p>
        </w:tc>
        <w:tc>
          <w:tcPr>
            <w:tcW w:w="38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B7FC946" w14:textId="77777777" w:rsidR="003F3EDE" w:rsidRPr="00FB0B06" w:rsidRDefault="003F3EDE" w:rsidP="0025185C">
            <w:pPr>
              <w:rPr>
                <w:rFonts w:ascii="Arial" w:eastAsia="Times New Roman" w:hAnsi="Arial" w:cs="Arial"/>
                <w:spacing w:val="-1"/>
                <w:sz w:val="20"/>
                <w:szCs w:val="20"/>
                <w:rPrChange w:id="8868"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869" w:author="Adelino Naquarta Sepalanga Domingos" w:date="2025-03-05T09:28:00Z" w16du:dateUtc="2025-03-05T08:28:00Z">
                  <w:rPr>
                    <w:rFonts w:ascii="Times New Roman" w:eastAsia="Times New Roman" w:hAnsi="Times New Roman"/>
                    <w:spacing w:val="-1"/>
                  </w:rPr>
                </w:rPrChange>
              </w:rPr>
              <w:t>Deve ser indicado o meio de pagamento utilizado. No caso de pagamentos mistos devem ser indicados os montantes por tipo de meio e data de pagamento.</w:t>
            </w:r>
          </w:p>
          <w:p w14:paraId="1059384E" w14:textId="761FA603" w:rsidR="003F3EDE" w:rsidRPr="00FB0B06" w:rsidRDefault="003F3EDE" w:rsidP="0025185C">
            <w:pPr>
              <w:rPr>
                <w:rFonts w:ascii="Arial" w:eastAsia="Times New Roman" w:hAnsi="Arial" w:cs="Arial"/>
                <w:spacing w:val="-1"/>
                <w:sz w:val="20"/>
                <w:szCs w:val="20"/>
                <w:rPrChange w:id="8870"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871" w:author="Adelino Naquarta Sepalanga Domingos" w:date="2025-03-05T09:28:00Z" w16du:dateUtc="2025-03-05T08:28:00Z">
                  <w:rPr>
                    <w:rFonts w:ascii="Times New Roman" w:eastAsia="Times New Roman" w:hAnsi="Times New Roman"/>
                    <w:spacing w:val="-1"/>
                  </w:rPr>
                </w:rPrChange>
              </w:rPr>
              <w:t>Existindo a necessidade de efectuar mais do que uma referência, esta estrutura pode</w:t>
            </w:r>
            <w:del w:id="8872" w:author="Adelino Naquarta Sepalanga Domingos" w:date="2025-03-05T09:36:00Z" w16du:dateUtc="2025-03-05T08:36:00Z">
              <w:r w:rsidRPr="00FB0B06" w:rsidDel="00B45277">
                <w:rPr>
                  <w:rFonts w:ascii="Arial" w:eastAsia="Times New Roman" w:hAnsi="Arial" w:cs="Arial"/>
                  <w:spacing w:val="-1"/>
                  <w:sz w:val="20"/>
                  <w:szCs w:val="20"/>
                  <w:rPrChange w:id="8873" w:author="Adelino Naquarta Sepalanga Domingos" w:date="2025-03-05T09:28:00Z" w16du:dateUtc="2025-03-05T08:28:00Z">
                    <w:rPr>
                      <w:rFonts w:ascii="Times New Roman" w:eastAsia="Times New Roman" w:hAnsi="Times New Roman"/>
                      <w:spacing w:val="-1"/>
                    </w:rPr>
                  </w:rPrChange>
                </w:rPr>
                <w:delText>rá</w:delText>
              </w:r>
            </w:del>
            <w:r w:rsidRPr="00FB0B06">
              <w:rPr>
                <w:rFonts w:ascii="Arial" w:eastAsia="Times New Roman" w:hAnsi="Arial" w:cs="Arial"/>
                <w:spacing w:val="-1"/>
                <w:sz w:val="20"/>
                <w:szCs w:val="20"/>
                <w:rPrChange w:id="8874" w:author="Adelino Naquarta Sepalanga Domingos" w:date="2025-03-05T09:28:00Z" w16du:dateUtc="2025-03-05T08:28:00Z">
                  <w:rPr>
                    <w:rFonts w:ascii="Times New Roman" w:eastAsia="Times New Roman" w:hAnsi="Times New Roman"/>
                    <w:spacing w:val="-1"/>
                  </w:rPr>
                </w:rPrChange>
              </w:rPr>
              <w:t xml:space="preserve"> ser gerada tantas vezes quantas as necessárias.</w:t>
            </w:r>
          </w:p>
        </w:tc>
        <w:tc>
          <w:tcPr>
            <w:tcW w:w="127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9D1D2D0" w14:textId="77777777" w:rsidR="003F3EDE" w:rsidRPr="00FB0B06" w:rsidRDefault="003F3EDE" w:rsidP="0025185C">
            <w:pPr>
              <w:jc w:val="center"/>
              <w:rPr>
                <w:rFonts w:ascii="Arial" w:eastAsia="Times New Roman" w:hAnsi="Arial" w:cs="Arial"/>
                <w:spacing w:val="-1"/>
                <w:sz w:val="20"/>
                <w:szCs w:val="20"/>
                <w:rPrChange w:id="8875" w:author="Adelino Naquarta Sepalanga Domingos" w:date="2025-03-05T09:28:00Z" w16du:dateUtc="2025-03-05T08:28:00Z">
                  <w:rPr>
                    <w:rFonts w:ascii="Times New Roman" w:eastAsia="Times New Roman" w:hAnsi="Times New Roman"/>
                    <w:spacing w:val="-1"/>
                  </w:rPr>
                </w:rPrChange>
              </w:rPr>
            </w:pPr>
          </w:p>
          <w:p w14:paraId="11916489" w14:textId="77777777" w:rsidR="003F3EDE" w:rsidRPr="00FB0B06" w:rsidRDefault="003F3EDE" w:rsidP="0025185C">
            <w:pPr>
              <w:jc w:val="center"/>
              <w:rPr>
                <w:rFonts w:ascii="Arial" w:eastAsia="Times New Roman" w:hAnsi="Arial" w:cs="Arial"/>
                <w:spacing w:val="-1"/>
                <w:sz w:val="20"/>
                <w:szCs w:val="20"/>
                <w:rPrChange w:id="8876" w:author="Adelino Naquarta Sepalanga Domingos" w:date="2025-03-05T09:28:00Z" w16du:dateUtc="2025-03-05T08:28:00Z">
                  <w:rPr>
                    <w:rFonts w:ascii="Times New Roman" w:eastAsia="Times New Roman" w:hAnsi="Times New Roman"/>
                    <w:spacing w:val="-1"/>
                  </w:rPr>
                </w:rPrChange>
              </w:rPr>
            </w:pPr>
          </w:p>
          <w:p w14:paraId="11CA8FA0" w14:textId="77777777" w:rsidR="003F3EDE" w:rsidRPr="00FB0B06" w:rsidRDefault="003F3EDE" w:rsidP="0025185C">
            <w:pPr>
              <w:jc w:val="center"/>
              <w:rPr>
                <w:rFonts w:ascii="Arial" w:eastAsia="Times New Roman" w:hAnsi="Arial" w:cs="Arial"/>
                <w:spacing w:val="-1"/>
                <w:sz w:val="20"/>
                <w:szCs w:val="20"/>
                <w:rPrChange w:id="8877" w:author="Adelino Naquarta Sepalanga Domingos" w:date="2025-03-05T09:28:00Z" w16du:dateUtc="2025-03-05T08:28:00Z">
                  <w:rPr>
                    <w:rFonts w:ascii="Times New Roman" w:eastAsia="Times New Roman" w:hAnsi="Times New Roman"/>
                    <w:spacing w:val="-1"/>
                  </w:rPr>
                </w:rPrChange>
              </w:rPr>
            </w:pPr>
          </w:p>
          <w:p w14:paraId="22F494EA" w14:textId="77777777" w:rsidR="003F3EDE" w:rsidRPr="00FB0B06" w:rsidRDefault="003F3EDE" w:rsidP="0025185C">
            <w:pPr>
              <w:jc w:val="center"/>
              <w:rPr>
                <w:rFonts w:ascii="Arial" w:eastAsia="Times New Roman" w:hAnsi="Arial" w:cs="Arial"/>
                <w:spacing w:val="-1"/>
                <w:sz w:val="20"/>
                <w:szCs w:val="20"/>
                <w:rPrChange w:id="8878"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879" w:author="Adelino Naquarta Sepalanga Domingos" w:date="2025-03-05T09:28:00Z" w16du:dateUtc="2025-03-05T08:28:00Z">
                  <w:rPr>
                    <w:rFonts w:ascii="Times New Roman" w:eastAsia="Times New Roman" w:hAnsi="Times New Roman"/>
                    <w:spacing w:val="-1"/>
                  </w:rPr>
                </w:rPrChange>
              </w:rPr>
              <w:t>Não Aplicável</w:t>
            </w:r>
          </w:p>
        </w:tc>
      </w:tr>
      <w:tr w:rsidR="003F3EDE" w:rsidRPr="00FB0B06" w14:paraId="64857314" w14:textId="77777777" w:rsidTr="0025185C">
        <w:trPr>
          <w:trHeight w:val="5712"/>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475D0D9" w14:textId="77777777" w:rsidR="003F3EDE" w:rsidRPr="00FB0B06" w:rsidRDefault="003F3EDE" w:rsidP="0025185C">
            <w:pPr>
              <w:jc w:val="center"/>
              <w:rPr>
                <w:rFonts w:ascii="Arial" w:eastAsia="Times New Roman" w:hAnsi="Arial" w:cs="Arial"/>
                <w:spacing w:val="-1"/>
                <w:sz w:val="20"/>
                <w:szCs w:val="20"/>
                <w:rPrChange w:id="8880" w:author="Adelino Naquarta Sepalanga Domingos" w:date="2025-03-05T09:28:00Z" w16du:dateUtc="2025-03-05T08:28:00Z">
                  <w:rPr>
                    <w:rFonts w:ascii="Times New Roman" w:eastAsia="Times New Roman" w:hAnsi="Times New Roman"/>
                    <w:spacing w:val="-1"/>
                  </w:rPr>
                </w:rPrChange>
              </w:rPr>
            </w:pPr>
          </w:p>
          <w:p w14:paraId="36D9CEFA" w14:textId="77777777" w:rsidR="003F3EDE" w:rsidRPr="00FB0B06" w:rsidRDefault="003F3EDE" w:rsidP="0025185C">
            <w:pPr>
              <w:jc w:val="center"/>
              <w:rPr>
                <w:rFonts w:ascii="Arial" w:eastAsia="Times New Roman" w:hAnsi="Arial" w:cs="Arial"/>
                <w:spacing w:val="-1"/>
                <w:sz w:val="20"/>
                <w:szCs w:val="20"/>
                <w:rPrChange w:id="8881" w:author="Adelino Naquarta Sepalanga Domingos" w:date="2025-03-05T09:28:00Z" w16du:dateUtc="2025-03-05T08:28:00Z">
                  <w:rPr>
                    <w:rFonts w:ascii="Times New Roman" w:eastAsia="Times New Roman" w:hAnsi="Times New Roman"/>
                    <w:spacing w:val="-1"/>
                  </w:rPr>
                </w:rPrChange>
              </w:rPr>
            </w:pPr>
          </w:p>
          <w:p w14:paraId="5CE624DC" w14:textId="77777777" w:rsidR="003F3EDE" w:rsidRPr="00FB0B06" w:rsidRDefault="003F3EDE" w:rsidP="0025185C">
            <w:pPr>
              <w:jc w:val="center"/>
              <w:rPr>
                <w:rFonts w:ascii="Arial" w:eastAsia="Times New Roman" w:hAnsi="Arial" w:cs="Arial"/>
                <w:spacing w:val="-1"/>
                <w:sz w:val="20"/>
                <w:szCs w:val="20"/>
                <w:rPrChange w:id="8882" w:author="Adelino Naquarta Sepalanga Domingos" w:date="2025-03-05T09:28:00Z" w16du:dateUtc="2025-03-05T08:28:00Z">
                  <w:rPr>
                    <w:rFonts w:ascii="Times New Roman" w:eastAsia="Times New Roman" w:hAnsi="Times New Roman"/>
                    <w:spacing w:val="-1"/>
                  </w:rPr>
                </w:rPrChange>
              </w:rPr>
            </w:pPr>
          </w:p>
          <w:p w14:paraId="0420F62D" w14:textId="77777777" w:rsidR="003F3EDE" w:rsidRPr="00FB0B06" w:rsidRDefault="003F3EDE" w:rsidP="0025185C">
            <w:pPr>
              <w:jc w:val="center"/>
              <w:rPr>
                <w:rFonts w:ascii="Arial" w:eastAsia="Times New Roman" w:hAnsi="Arial" w:cs="Arial"/>
                <w:spacing w:val="-1"/>
                <w:sz w:val="20"/>
                <w:szCs w:val="20"/>
                <w:rPrChange w:id="8883" w:author="Adelino Naquarta Sepalanga Domingos" w:date="2025-03-05T09:28:00Z" w16du:dateUtc="2025-03-05T08:28:00Z">
                  <w:rPr>
                    <w:rFonts w:ascii="Times New Roman" w:eastAsia="Times New Roman" w:hAnsi="Times New Roman"/>
                    <w:spacing w:val="-1"/>
                  </w:rPr>
                </w:rPrChange>
              </w:rPr>
            </w:pPr>
          </w:p>
          <w:p w14:paraId="7F90BF30" w14:textId="77777777" w:rsidR="003F3EDE" w:rsidRPr="00FB0B06" w:rsidRDefault="003F3EDE" w:rsidP="0025185C">
            <w:pPr>
              <w:jc w:val="center"/>
              <w:rPr>
                <w:rFonts w:ascii="Arial" w:eastAsia="Times New Roman" w:hAnsi="Arial" w:cs="Arial"/>
                <w:spacing w:val="-1"/>
                <w:sz w:val="20"/>
                <w:szCs w:val="20"/>
                <w:rPrChange w:id="8884" w:author="Adelino Naquarta Sepalanga Domingos" w:date="2025-03-05T09:28:00Z" w16du:dateUtc="2025-03-05T08:28:00Z">
                  <w:rPr>
                    <w:rFonts w:ascii="Times New Roman" w:eastAsia="Times New Roman" w:hAnsi="Times New Roman"/>
                    <w:spacing w:val="-1"/>
                  </w:rPr>
                </w:rPrChange>
              </w:rPr>
            </w:pPr>
          </w:p>
          <w:p w14:paraId="6F038008" w14:textId="77777777" w:rsidR="003F3EDE" w:rsidRPr="00FB0B06" w:rsidRDefault="003F3EDE" w:rsidP="0025185C">
            <w:pPr>
              <w:jc w:val="center"/>
              <w:rPr>
                <w:rFonts w:ascii="Arial" w:eastAsia="Times New Roman" w:hAnsi="Arial" w:cs="Arial"/>
                <w:spacing w:val="-1"/>
                <w:sz w:val="20"/>
                <w:szCs w:val="20"/>
                <w:rPrChange w:id="8885" w:author="Adelino Naquarta Sepalanga Domingos" w:date="2025-03-05T09:28:00Z" w16du:dateUtc="2025-03-05T08:28:00Z">
                  <w:rPr>
                    <w:rFonts w:ascii="Times New Roman" w:eastAsia="Times New Roman" w:hAnsi="Times New Roman"/>
                    <w:spacing w:val="-1"/>
                  </w:rPr>
                </w:rPrChange>
              </w:rPr>
            </w:pPr>
          </w:p>
          <w:p w14:paraId="7453ACD0" w14:textId="77777777" w:rsidR="003F3EDE" w:rsidRPr="00FB0B06" w:rsidRDefault="003F3EDE" w:rsidP="0025185C">
            <w:pPr>
              <w:jc w:val="center"/>
              <w:rPr>
                <w:rFonts w:ascii="Arial" w:eastAsia="Times New Roman" w:hAnsi="Arial" w:cs="Arial"/>
                <w:spacing w:val="-1"/>
                <w:sz w:val="20"/>
                <w:szCs w:val="20"/>
                <w:rPrChange w:id="8886" w:author="Adelino Naquarta Sepalanga Domingos" w:date="2025-03-05T09:28:00Z" w16du:dateUtc="2025-03-05T08:28:00Z">
                  <w:rPr>
                    <w:rFonts w:ascii="Times New Roman" w:eastAsia="Times New Roman" w:hAnsi="Times New Roman"/>
                    <w:spacing w:val="-1"/>
                  </w:rPr>
                </w:rPrChange>
              </w:rPr>
            </w:pPr>
          </w:p>
          <w:p w14:paraId="491995C8" w14:textId="77777777" w:rsidR="003F3EDE" w:rsidRPr="00FB0B06" w:rsidRDefault="003F3EDE" w:rsidP="0025185C">
            <w:pPr>
              <w:jc w:val="center"/>
              <w:rPr>
                <w:rFonts w:ascii="Arial" w:eastAsia="Times New Roman" w:hAnsi="Arial" w:cs="Arial"/>
                <w:spacing w:val="-1"/>
                <w:sz w:val="20"/>
                <w:szCs w:val="20"/>
                <w:rPrChange w:id="8887"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888" w:author="Adelino Naquarta Sepalanga Domingos" w:date="2025-03-05T09:28:00Z" w16du:dateUtc="2025-03-05T08:28:00Z">
                  <w:rPr>
                    <w:rFonts w:ascii="Times New Roman" w:eastAsia="Times New Roman" w:hAnsi="Times New Roman"/>
                    <w:spacing w:val="-1"/>
                  </w:rPr>
                </w:rPrChange>
              </w:rPr>
              <w:t>4.4.4.10.1.</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593FAFC" w14:textId="77777777" w:rsidR="003F3EDE" w:rsidRPr="00FB0B06" w:rsidRDefault="003F3EDE" w:rsidP="0025185C">
            <w:pPr>
              <w:jc w:val="center"/>
              <w:rPr>
                <w:rFonts w:ascii="Arial" w:eastAsia="Times New Roman" w:hAnsi="Arial" w:cs="Arial"/>
                <w:spacing w:val="-1"/>
                <w:sz w:val="20"/>
                <w:szCs w:val="20"/>
                <w:rPrChange w:id="8889" w:author="Adelino Naquarta Sepalanga Domingos" w:date="2025-03-05T09:28:00Z" w16du:dateUtc="2025-03-05T08:28: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91093E0" w14:textId="77777777" w:rsidR="003F3EDE" w:rsidRPr="00FB0B06" w:rsidRDefault="003F3EDE" w:rsidP="0025185C">
            <w:pPr>
              <w:rPr>
                <w:rFonts w:ascii="Arial" w:eastAsia="Times New Roman" w:hAnsi="Arial" w:cs="Arial"/>
                <w:spacing w:val="-1"/>
                <w:sz w:val="20"/>
                <w:szCs w:val="20"/>
                <w:rPrChange w:id="8890" w:author="Adelino Naquarta Sepalanga Domingos" w:date="2025-03-05T09:28:00Z" w16du:dateUtc="2025-03-05T08:28:00Z">
                  <w:rPr>
                    <w:rFonts w:ascii="Times New Roman" w:eastAsia="Times New Roman" w:hAnsi="Times New Roman"/>
                    <w:spacing w:val="-1"/>
                  </w:rPr>
                </w:rPrChange>
              </w:rPr>
            </w:pPr>
          </w:p>
          <w:p w14:paraId="1C05DBCF" w14:textId="77777777" w:rsidR="003F3EDE" w:rsidRPr="00FB0B06" w:rsidRDefault="003F3EDE" w:rsidP="0025185C">
            <w:pPr>
              <w:rPr>
                <w:rFonts w:ascii="Arial" w:eastAsia="Times New Roman" w:hAnsi="Arial" w:cs="Arial"/>
                <w:spacing w:val="-1"/>
                <w:sz w:val="20"/>
                <w:szCs w:val="20"/>
                <w:rPrChange w:id="8891" w:author="Adelino Naquarta Sepalanga Domingos" w:date="2025-03-05T09:28:00Z" w16du:dateUtc="2025-03-05T08:28:00Z">
                  <w:rPr>
                    <w:rFonts w:ascii="Times New Roman" w:eastAsia="Times New Roman" w:hAnsi="Times New Roman"/>
                    <w:spacing w:val="-1"/>
                  </w:rPr>
                </w:rPrChange>
              </w:rPr>
            </w:pPr>
          </w:p>
          <w:p w14:paraId="27CE491A" w14:textId="77777777" w:rsidR="003F3EDE" w:rsidRPr="00FB0B06" w:rsidRDefault="003F3EDE" w:rsidP="0025185C">
            <w:pPr>
              <w:rPr>
                <w:rFonts w:ascii="Arial" w:eastAsia="Times New Roman" w:hAnsi="Arial" w:cs="Arial"/>
                <w:spacing w:val="-1"/>
                <w:sz w:val="20"/>
                <w:szCs w:val="20"/>
                <w:rPrChange w:id="8892" w:author="Adelino Naquarta Sepalanga Domingos" w:date="2025-03-05T09:28:00Z" w16du:dateUtc="2025-03-05T08:28:00Z">
                  <w:rPr>
                    <w:rFonts w:ascii="Times New Roman" w:eastAsia="Times New Roman" w:hAnsi="Times New Roman"/>
                    <w:spacing w:val="-1"/>
                  </w:rPr>
                </w:rPrChange>
              </w:rPr>
            </w:pPr>
          </w:p>
          <w:p w14:paraId="2FD72710" w14:textId="77777777" w:rsidR="003F3EDE" w:rsidRPr="00FB0B06" w:rsidRDefault="003F3EDE" w:rsidP="0025185C">
            <w:pPr>
              <w:rPr>
                <w:rFonts w:ascii="Arial" w:eastAsia="Times New Roman" w:hAnsi="Arial" w:cs="Arial"/>
                <w:spacing w:val="-1"/>
                <w:sz w:val="20"/>
                <w:szCs w:val="20"/>
                <w:rPrChange w:id="8893" w:author="Adelino Naquarta Sepalanga Domingos" w:date="2025-03-05T09:28:00Z" w16du:dateUtc="2025-03-05T08:28:00Z">
                  <w:rPr>
                    <w:rFonts w:ascii="Times New Roman" w:eastAsia="Times New Roman" w:hAnsi="Times New Roman"/>
                    <w:spacing w:val="-1"/>
                  </w:rPr>
                </w:rPrChange>
              </w:rPr>
            </w:pPr>
          </w:p>
          <w:p w14:paraId="6C0268A0" w14:textId="77777777" w:rsidR="003F3EDE" w:rsidRPr="00FB0B06" w:rsidRDefault="003F3EDE" w:rsidP="0025185C">
            <w:pPr>
              <w:rPr>
                <w:rFonts w:ascii="Arial" w:eastAsia="Times New Roman" w:hAnsi="Arial" w:cs="Arial"/>
                <w:spacing w:val="-1"/>
                <w:sz w:val="20"/>
                <w:szCs w:val="20"/>
                <w:rPrChange w:id="8894" w:author="Adelino Naquarta Sepalanga Domingos" w:date="2025-03-05T09:28:00Z" w16du:dateUtc="2025-03-05T08:28:00Z">
                  <w:rPr>
                    <w:rFonts w:ascii="Times New Roman" w:eastAsia="Times New Roman" w:hAnsi="Times New Roman"/>
                    <w:spacing w:val="-1"/>
                  </w:rPr>
                </w:rPrChange>
              </w:rPr>
            </w:pPr>
          </w:p>
          <w:p w14:paraId="3374BDD5" w14:textId="77777777" w:rsidR="003F3EDE" w:rsidRPr="00FB0B06" w:rsidRDefault="003F3EDE" w:rsidP="0025185C">
            <w:pPr>
              <w:rPr>
                <w:rFonts w:ascii="Arial" w:eastAsia="Times New Roman" w:hAnsi="Arial" w:cs="Arial"/>
                <w:spacing w:val="-1"/>
                <w:sz w:val="20"/>
                <w:szCs w:val="20"/>
                <w:rPrChange w:id="8895" w:author="Adelino Naquarta Sepalanga Domingos" w:date="2025-03-05T09:28:00Z" w16du:dateUtc="2025-03-05T08:28:00Z">
                  <w:rPr>
                    <w:rFonts w:ascii="Times New Roman" w:eastAsia="Times New Roman" w:hAnsi="Times New Roman"/>
                    <w:spacing w:val="-1"/>
                  </w:rPr>
                </w:rPrChange>
              </w:rPr>
            </w:pPr>
          </w:p>
          <w:p w14:paraId="20A36A06" w14:textId="77777777" w:rsidR="003F3EDE" w:rsidRPr="00FB0B06" w:rsidRDefault="003F3EDE" w:rsidP="0025185C">
            <w:pPr>
              <w:rPr>
                <w:rFonts w:ascii="Arial" w:eastAsia="Times New Roman" w:hAnsi="Arial" w:cs="Arial"/>
                <w:spacing w:val="-1"/>
                <w:sz w:val="20"/>
                <w:szCs w:val="20"/>
                <w:rPrChange w:id="8896" w:author="Adelino Naquarta Sepalanga Domingos" w:date="2025-03-05T09:28:00Z" w16du:dateUtc="2025-03-05T08:28:00Z">
                  <w:rPr>
                    <w:rFonts w:ascii="Times New Roman" w:eastAsia="Times New Roman" w:hAnsi="Times New Roman"/>
                    <w:spacing w:val="-1"/>
                  </w:rPr>
                </w:rPrChange>
              </w:rPr>
            </w:pPr>
          </w:p>
          <w:p w14:paraId="38273342" w14:textId="77777777" w:rsidR="003F3EDE" w:rsidRPr="00FB0B06" w:rsidRDefault="003F3EDE" w:rsidP="0025185C">
            <w:pPr>
              <w:rPr>
                <w:rFonts w:ascii="Arial" w:eastAsia="Times New Roman" w:hAnsi="Arial" w:cs="Arial"/>
                <w:spacing w:val="-1"/>
                <w:sz w:val="20"/>
                <w:szCs w:val="20"/>
                <w:rPrChange w:id="8897"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898" w:author="Adelino Naquarta Sepalanga Domingos" w:date="2025-03-05T09:28:00Z" w16du:dateUtc="2025-03-05T08:28:00Z">
                  <w:rPr>
                    <w:rFonts w:ascii="Times New Roman" w:eastAsia="Times New Roman" w:hAnsi="Times New Roman"/>
                    <w:spacing w:val="-1"/>
                  </w:rPr>
                </w:rPrChange>
              </w:rPr>
              <w:t>Meios de pagamento (PaymentMechanism)</w:t>
            </w:r>
          </w:p>
        </w:tc>
        <w:tc>
          <w:tcPr>
            <w:tcW w:w="38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2E644F7" w14:textId="77777777" w:rsidR="003F3EDE" w:rsidRPr="00FB0B06" w:rsidRDefault="003F3EDE" w:rsidP="0025185C">
            <w:pPr>
              <w:rPr>
                <w:rFonts w:ascii="Arial" w:eastAsia="Times New Roman" w:hAnsi="Arial" w:cs="Arial"/>
                <w:spacing w:val="-1"/>
                <w:sz w:val="20"/>
                <w:szCs w:val="20"/>
                <w:rPrChange w:id="8899"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900" w:author="Adelino Naquarta Sepalanga Domingos" w:date="2025-03-05T09:28:00Z" w16du:dateUtc="2025-03-05T08:28:00Z">
                  <w:rPr>
                    <w:rFonts w:ascii="Times New Roman" w:eastAsia="Times New Roman" w:hAnsi="Times New Roman"/>
                    <w:spacing w:val="-1"/>
                  </w:rPr>
                </w:rPrChange>
              </w:rPr>
              <w:t xml:space="preserve">Deve ser preenchido com: </w:t>
            </w:r>
          </w:p>
          <w:p w14:paraId="66F09756" w14:textId="77777777" w:rsidR="003F3EDE" w:rsidRPr="00FB0B06" w:rsidRDefault="003F3EDE" w:rsidP="0025185C">
            <w:pPr>
              <w:spacing w:after="0"/>
              <w:rPr>
                <w:rFonts w:ascii="Arial" w:eastAsia="Times New Roman" w:hAnsi="Arial" w:cs="Arial"/>
                <w:spacing w:val="-1"/>
                <w:sz w:val="20"/>
                <w:szCs w:val="20"/>
                <w:rPrChange w:id="8901"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902" w:author="Adelino Naquarta Sepalanga Domingos" w:date="2025-03-05T09:28:00Z" w16du:dateUtc="2025-03-05T08:28:00Z">
                  <w:rPr>
                    <w:rFonts w:ascii="Times New Roman" w:eastAsia="Times New Roman" w:hAnsi="Times New Roman"/>
                    <w:spacing w:val="-1"/>
                  </w:rPr>
                </w:rPrChange>
              </w:rPr>
              <w:t xml:space="preserve">“CC” – Cartão crédito; </w:t>
            </w:r>
          </w:p>
          <w:p w14:paraId="36EAB5C1" w14:textId="77777777" w:rsidR="003F3EDE" w:rsidRPr="00FB0B06" w:rsidRDefault="003F3EDE" w:rsidP="0025185C">
            <w:pPr>
              <w:spacing w:after="0"/>
              <w:rPr>
                <w:rFonts w:ascii="Arial" w:eastAsia="Times New Roman" w:hAnsi="Arial" w:cs="Arial"/>
                <w:spacing w:val="-1"/>
                <w:sz w:val="20"/>
                <w:szCs w:val="20"/>
                <w:rPrChange w:id="8903"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904" w:author="Adelino Naquarta Sepalanga Domingos" w:date="2025-03-05T09:28:00Z" w16du:dateUtc="2025-03-05T08:28:00Z">
                  <w:rPr>
                    <w:rFonts w:ascii="Times New Roman" w:eastAsia="Times New Roman" w:hAnsi="Times New Roman"/>
                    <w:spacing w:val="-1"/>
                  </w:rPr>
                </w:rPrChange>
              </w:rPr>
              <w:t xml:space="preserve">“CD” – Cartão débito; </w:t>
            </w:r>
          </w:p>
          <w:p w14:paraId="654B7C16" w14:textId="77777777" w:rsidR="003F3EDE" w:rsidRPr="00FB0B06" w:rsidRDefault="003F3EDE" w:rsidP="0025185C">
            <w:pPr>
              <w:spacing w:after="0"/>
              <w:rPr>
                <w:rFonts w:ascii="Arial" w:eastAsia="Times New Roman" w:hAnsi="Arial" w:cs="Arial"/>
                <w:spacing w:val="-1"/>
                <w:sz w:val="20"/>
                <w:szCs w:val="20"/>
                <w:rPrChange w:id="8905"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906" w:author="Adelino Naquarta Sepalanga Domingos" w:date="2025-03-05T09:28:00Z" w16du:dateUtc="2025-03-05T08:28:00Z">
                  <w:rPr>
                    <w:rFonts w:ascii="Times New Roman" w:eastAsia="Times New Roman" w:hAnsi="Times New Roman"/>
                    <w:spacing w:val="-1"/>
                  </w:rPr>
                </w:rPrChange>
              </w:rPr>
              <w:t>“CH” – Cheque bancário;</w:t>
            </w:r>
          </w:p>
          <w:p w14:paraId="1BE44311" w14:textId="77777777" w:rsidR="003F3EDE" w:rsidRPr="00FB0B06" w:rsidRDefault="003F3EDE" w:rsidP="0025185C">
            <w:pPr>
              <w:spacing w:after="0"/>
              <w:rPr>
                <w:rFonts w:ascii="Arial" w:eastAsia="Times New Roman" w:hAnsi="Arial" w:cs="Arial"/>
                <w:spacing w:val="-1"/>
                <w:sz w:val="20"/>
                <w:szCs w:val="20"/>
                <w:rPrChange w:id="8907"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908" w:author="Adelino Naquarta Sepalanga Domingos" w:date="2025-03-05T09:28:00Z" w16du:dateUtc="2025-03-05T08:28:00Z">
                  <w:rPr>
                    <w:rFonts w:ascii="Times New Roman" w:eastAsia="Times New Roman" w:hAnsi="Times New Roman"/>
                    <w:spacing w:val="-1"/>
                  </w:rPr>
                </w:rPrChange>
              </w:rPr>
              <w:t>“CI” – Crédito documentário internacional;</w:t>
            </w:r>
          </w:p>
          <w:p w14:paraId="1EEDAC4F" w14:textId="77777777" w:rsidR="003F3EDE" w:rsidRPr="00FB0B06" w:rsidRDefault="003F3EDE" w:rsidP="0025185C">
            <w:pPr>
              <w:spacing w:after="0"/>
              <w:rPr>
                <w:rFonts w:ascii="Arial" w:eastAsia="Times New Roman" w:hAnsi="Arial" w:cs="Arial"/>
                <w:spacing w:val="-1"/>
                <w:sz w:val="20"/>
                <w:szCs w:val="20"/>
                <w:rPrChange w:id="8909"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910" w:author="Adelino Naquarta Sepalanga Domingos" w:date="2025-03-05T09:28:00Z" w16du:dateUtc="2025-03-05T08:28:00Z">
                  <w:rPr>
                    <w:rFonts w:ascii="Times New Roman" w:eastAsia="Times New Roman" w:hAnsi="Times New Roman"/>
                    <w:spacing w:val="-1"/>
                  </w:rPr>
                </w:rPrChange>
              </w:rPr>
              <w:t>“CO” – Cheque ou cartão oferta;</w:t>
            </w:r>
          </w:p>
          <w:p w14:paraId="1EF810F8" w14:textId="77777777" w:rsidR="003F3EDE" w:rsidRPr="00FB0B06" w:rsidRDefault="003F3EDE" w:rsidP="0025185C">
            <w:pPr>
              <w:spacing w:after="0"/>
              <w:rPr>
                <w:rFonts w:ascii="Arial" w:eastAsia="Times New Roman" w:hAnsi="Arial" w:cs="Arial"/>
                <w:spacing w:val="-1"/>
                <w:sz w:val="20"/>
                <w:szCs w:val="20"/>
                <w:rPrChange w:id="8911"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912" w:author="Adelino Naquarta Sepalanga Domingos" w:date="2025-03-05T09:28:00Z" w16du:dateUtc="2025-03-05T08:28:00Z">
                  <w:rPr>
                    <w:rFonts w:ascii="Times New Roman" w:eastAsia="Times New Roman" w:hAnsi="Times New Roman"/>
                    <w:spacing w:val="-1"/>
                  </w:rPr>
                </w:rPrChange>
              </w:rPr>
              <w:t>“CS” – Compensação de saldos em conta corrente;</w:t>
            </w:r>
          </w:p>
          <w:p w14:paraId="2DAFAB66" w14:textId="77777777" w:rsidR="003F3EDE" w:rsidRPr="00FB0B06" w:rsidRDefault="003F3EDE" w:rsidP="0025185C">
            <w:pPr>
              <w:spacing w:after="0"/>
              <w:rPr>
                <w:rFonts w:ascii="Arial" w:eastAsia="Times New Roman" w:hAnsi="Arial" w:cs="Arial"/>
                <w:spacing w:val="-1"/>
                <w:sz w:val="20"/>
                <w:szCs w:val="20"/>
                <w:rPrChange w:id="8913"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914" w:author="Adelino Naquarta Sepalanga Domingos" w:date="2025-03-05T09:28:00Z" w16du:dateUtc="2025-03-05T08:28:00Z">
                  <w:rPr>
                    <w:rFonts w:ascii="Times New Roman" w:eastAsia="Times New Roman" w:hAnsi="Times New Roman"/>
                    <w:spacing w:val="-1"/>
                  </w:rPr>
                </w:rPrChange>
              </w:rPr>
              <w:t>“DE” – Dinheiro electrónico, por exemplo residente em cartões de fidelidade ou de pontos;</w:t>
            </w:r>
          </w:p>
          <w:p w14:paraId="474F2F76" w14:textId="77777777" w:rsidR="003F3EDE" w:rsidRPr="00FB0B06" w:rsidRDefault="003F3EDE" w:rsidP="0025185C">
            <w:pPr>
              <w:spacing w:after="0"/>
              <w:rPr>
                <w:rFonts w:ascii="Arial" w:eastAsia="Times New Roman" w:hAnsi="Arial" w:cs="Arial"/>
                <w:spacing w:val="-1"/>
                <w:sz w:val="20"/>
                <w:szCs w:val="20"/>
                <w:rPrChange w:id="8915"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916" w:author="Adelino Naquarta Sepalanga Domingos" w:date="2025-03-05T09:28:00Z" w16du:dateUtc="2025-03-05T08:28:00Z">
                  <w:rPr>
                    <w:rFonts w:ascii="Times New Roman" w:eastAsia="Times New Roman" w:hAnsi="Times New Roman"/>
                    <w:spacing w:val="-1"/>
                  </w:rPr>
                </w:rPrChange>
              </w:rPr>
              <w:t xml:space="preserve"> “MB” – Referências de pagamento para Multicaixa;</w:t>
            </w:r>
          </w:p>
          <w:p w14:paraId="43DC9FAD" w14:textId="77777777" w:rsidR="003F3EDE" w:rsidRPr="00FB0B06" w:rsidRDefault="003F3EDE" w:rsidP="0025185C">
            <w:pPr>
              <w:spacing w:after="0"/>
              <w:rPr>
                <w:rFonts w:ascii="Arial" w:eastAsia="Times New Roman" w:hAnsi="Arial" w:cs="Arial"/>
                <w:spacing w:val="-1"/>
                <w:sz w:val="20"/>
                <w:szCs w:val="20"/>
                <w:rPrChange w:id="8917"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918" w:author="Adelino Naquarta Sepalanga Domingos" w:date="2025-03-05T09:28:00Z" w16du:dateUtc="2025-03-05T08:28:00Z">
                  <w:rPr>
                    <w:rFonts w:ascii="Times New Roman" w:eastAsia="Times New Roman" w:hAnsi="Times New Roman"/>
                    <w:spacing w:val="-1"/>
                  </w:rPr>
                </w:rPrChange>
              </w:rPr>
              <w:t>“NU” – Numerário;</w:t>
            </w:r>
          </w:p>
          <w:p w14:paraId="01E69993" w14:textId="77777777" w:rsidR="003F3EDE" w:rsidRPr="00FB0B06" w:rsidRDefault="003F3EDE" w:rsidP="0025185C">
            <w:pPr>
              <w:spacing w:after="0"/>
              <w:rPr>
                <w:rFonts w:ascii="Arial" w:eastAsia="Times New Roman" w:hAnsi="Arial" w:cs="Arial"/>
                <w:spacing w:val="-1"/>
                <w:sz w:val="20"/>
                <w:szCs w:val="20"/>
                <w:rPrChange w:id="8919"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920" w:author="Adelino Naquarta Sepalanga Domingos" w:date="2025-03-05T09:28:00Z" w16du:dateUtc="2025-03-05T08:28:00Z">
                  <w:rPr>
                    <w:rFonts w:ascii="Times New Roman" w:eastAsia="Times New Roman" w:hAnsi="Times New Roman"/>
                    <w:spacing w:val="-1"/>
                  </w:rPr>
                </w:rPrChange>
              </w:rPr>
              <w:t xml:space="preserve">“OU” – Outros meios aqui não assinalados; </w:t>
            </w:r>
          </w:p>
          <w:p w14:paraId="069E5B32" w14:textId="77777777" w:rsidR="003F3EDE" w:rsidRPr="00FB0B06" w:rsidRDefault="003F3EDE" w:rsidP="0025185C">
            <w:pPr>
              <w:spacing w:after="0"/>
              <w:rPr>
                <w:rFonts w:ascii="Arial" w:eastAsia="Times New Roman" w:hAnsi="Arial" w:cs="Arial"/>
                <w:spacing w:val="-1"/>
                <w:sz w:val="20"/>
                <w:szCs w:val="20"/>
                <w:rPrChange w:id="8921"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922" w:author="Adelino Naquarta Sepalanga Domingos" w:date="2025-03-05T09:28:00Z" w16du:dateUtc="2025-03-05T08:28:00Z">
                  <w:rPr>
                    <w:rFonts w:ascii="Times New Roman" w:eastAsia="Times New Roman" w:hAnsi="Times New Roman"/>
                    <w:spacing w:val="-1"/>
                  </w:rPr>
                </w:rPrChange>
              </w:rPr>
              <w:t>“PR” – Permuta de bens;</w:t>
            </w:r>
          </w:p>
          <w:p w14:paraId="041D48E3" w14:textId="77777777" w:rsidR="003F3EDE" w:rsidRPr="00FB0B06" w:rsidRDefault="003F3EDE" w:rsidP="0025185C">
            <w:pPr>
              <w:spacing w:after="0"/>
              <w:rPr>
                <w:rFonts w:ascii="Arial" w:eastAsia="Times New Roman" w:hAnsi="Arial" w:cs="Arial"/>
                <w:spacing w:val="-1"/>
                <w:sz w:val="20"/>
                <w:szCs w:val="20"/>
                <w:rPrChange w:id="8923"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924" w:author="Adelino Naquarta Sepalanga Domingos" w:date="2025-03-05T09:28:00Z" w16du:dateUtc="2025-03-05T08:28:00Z">
                  <w:rPr>
                    <w:rFonts w:ascii="Times New Roman" w:eastAsia="Times New Roman" w:hAnsi="Times New Roman"/>
                    <w:spacing w:val="-1"/>
                  </w:rPr>
                </w:rPrChange>
              </w:rPr>
              <w:t>“TB“ – Transferência bancária;</w:t>
            </w:r>
          </w:p>
        </w:tc>
        <w:tc>
          <w:tcPr>
            <w:tcW w:w="127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281EE04" w14:textId="77777777" w:rsidR="003F3EDE" w:rsidRPr="00FB0B06" w:rsidRDefault="003F3EDE" w:rsidP="0025185C">
            <w:pPr>
              <w:jc w:val="center"/>
              <w:rPr>
                <w:rFonts w:ascii="Arial" w:eastAsia="Times New Roman" w:hAnsi="Arial" w:cs="Arial"/>
                <w:spacing w:val="-1"/>
                <w:sz w:val="20"/>
                <w:szCs w:val="20"/>
                <w:rPrChange w:id="8925" w:author="Adelino Naquarta Sepalanga Domingos" w:date="2025-03-05T09:28:00Z" w16du:dateUtc="2025-03-05T08:28:00Z">
                  <w:rPr>
                    <w:rFonts w:ascii="Times New Roman" w:eastAsia="Times New Roman" w:hAnsi="Times New Roman"/>
                    <w:spacing w:val="-1"/>
                  </w:rPr>
                </w:rPrChange>
              </w:rPr>
            </w:pPr>
          </w:p>
          <w:p w14:paraId="7D94FDEC" w14:textId="77777777" w:rsidR="003F3EDE" w:rsidRPr="00FB0B06" w:rsidRDefault="003F3EDE" w:rsidP="0025185C">
            <w:pPr>
              <w:jc w:val="center"/>
              <w:rPr>
                <w:rFonts w:ascii="Arial" w:eastAsia="Times New Roman" w:hAnsi="Arial" w:cs="Arial"/>
                <w:spacing w:val="-1"/>
                <w:sz w:val="20"/>
                <w:szCs w:val="20"/>
                <w:rPrChange w:id="8926" w:author="Adelino Naquarta Sepalanga Domingos" w:date="2025-03-05T09:28:00Z" w16du:dateUtc="2025-03-05T08:28:00Z">
                  <w:rPr>
                    <w:rFonts w:ascii="Times New Roman" w:eastAsia="Times New Roman" w:hAnsi="Times New Roman"/>
                    <w:spacing w:val="-1"/>
                  </w:rPr>
                </w:rPrChange>
              </w:rPr>
            </w:pPr>
          </w:p>
          <w:p w14:paraId="57DE4463" w14:textId="77777777" w:rsidR="003F3EDE" w:rsidRPr="00FB0B06" w:rsidRDefault="003F3EDE" w:rsidP="0025185C">
            <w:pPr>
              <w:jc w:val="center"/>
              <w:rPr>
                <w:rFonts w:ascii="Arial" w:eastAsia="Times New Roman" w:hAnsi="Arial" w:cs="Arial"/>
                <w:spacing w:val="-1"/>
                <w:sz w:val="20"/>
                <w:szCs w:val="20"/>
                <w:rPrChange w:id="8927" w:author="Adelino Naquarta Sepalanga Domingos" w:date="2025-03-05T09:28:00Z" w16du:dateUtc="2025-03-05T08:28:00Z">
                  <w:rPr>
                    <w:rFonts w:ascii="Times New Roman" w:eastAsia="Times New Roman" w:hAnsi="Times New Roman"/>
                    <w:spacing w:val="-1"/>
                  </w:rPr>
                </w:rPrChange>
              </w:rPr>
            </w:pPr>
          </w:p>
          <w:p w14:paraId="04F27B56" w14:textId="77777777" w:rsidR="003F3EDE" w:rsidRPr="00FB0B06" w:rsidRDefault="003F3EDE" w:rsidP="0025185C">
            <w:pPr>
              <w:jc w:val="center"/>
              <w:rPr>
                <w:rFonts w:ascii="Arial" w:eastAsia="Times New Roman" w:hAnsi="Arial" w:cs="Arial"/>
                <w:spacing w:val="-1"/>
                <w:sz w:val="20"/>
                <w:szCs w:val="20"/>
                <w:rPrChange w:id="8928" w:author="Adelino Naquarta Sepalanga Domingos" w:date="2025-03-05T09:28:00Z" w16du:dateUtc="2025-03-05T08:28:00Z">
                  <w:rPr>
                    <w:rFonts w:ascii="Times New Roman" w:eastAsia="Times New Roman" w:hAnsi="Times New Roman"/>
                    <w:spacing w:val="-1"/>
                  </w:rPr>
                </w:rPrChange>
              </w:rPr>
            </w:pPr>
          </w:p>
          <w:p w14:paraId="65723EE6" w14:textId="77777777" w:rsidR="003F3EDE" w:rsidRPr="00FB0B06" w:rsidRDefault="003F3EDE" w:rsidP="0025185C">
            <w:pPr>
              <w:jc w:val="center"/>
              <w:rPr>
                <w:rFonts w:ascii="Arial" w:eastAsia="Times New Roman" w:hAnsi="Arial" w:cs="Arial"/>
                <w:spacing w:val="-1"/>
                <w:sz w:val="20"/>
                <w:szCs w:val="20"/>
                <w:rPrChange w:id="8929" w:author="Adelino Naquarta Sepalanga Domingos" w:date="2025-03-05T09:28:00Z" w16du:dateUtc="2025-03-05T08:28:00Z">
                  <w:rPr>
                    <w:rFonts w:ascii="Times New Roman" w:eastAsia="Times New Roman" w:hAnsi="Times New Roman"/>
                    <w:spacing w:val="-1"/>
                  </w:rPr>
                </w:rPrChange>
              </w:rPr>
            </w:pPr>
          </w:p>
          <w:p w14:paraId="6AE3E148" w14:textId="77777777" w:rsidR="003F3EDE" w:rsidRPr="00FB0B06" w:rsidRDefault="003F3EDE" w:rsidP="0025185C">
            <w:pPr>
              <w:jc w:val="center"/>
              <w:rPr>
                <w:rFonts w:ascii="Arial" w:eastAsia="Times New Roman" w:hAnsi="Arial" w:cs="Arial"/>
                <w:spacing w:val="-1"/>
                <w:sz w:val="20"/>
                <w:szCs w:val="20"/>
                <w:rPrChange w:id="8930" w:author="Adelino Naquarta Sepalanga Domingos" w:date="2025-03-05T09:28:00Z" w16du:dateUtc="2025-03-05T08:28:00Z">
                  <w:rPr>
                    <w:rFonts w:ascii="Times New Roman" w:eastAsia="Times New Roman" w:hAnsi="Times New Roman"/>
                    <w:spacing w:val="-1"/>
                  </w:rPr>
                </w:rPrChange>
              </w:rPr>
            </w:pPr>
          </w:p>
          <w:p w14:paraId="43467E4B" w14:textId="77777777" w:rsidR="003F3EDE" w:rsidRPr="00FB0B06" w:rsidRDefault="003F3EDE" w:rsidP="0025185C">
            <w:pPr>
              <w:jc w:val="center"/>
              <w:rPr>
                <w:rFonts w:ascii="Arial" w:eastAsia="Times New Roman" w:hAnsi="Arial" w:cs="Arial"/>
                <w:spacing w:val="-1"/>
                <w:sz w:val="20"/>
                <w:szCs w:val="20"/>
                <w:rPrChange w:id="8931" w:author="Adelino Naquarta Sepalanga Domingos" w:date="2025-03-05T09:28:00Z" w16du:dateUtc="2025-03-05T08:28:00Z">
                  <w:rPr>
                    <w:rFonts w:ascii="Times New Roman" w:eastAsia="Times New Roman" w:hAnsi="Times New Roman"/>
                    <w:spacing w:val="-1"/>
                  </w:rPr>
                </w:rPrChange>
              </w:rPr>
            </w:pPr>
          </w:p>
          <w:p w14:paraId="0267D5E5" w14:textId="77777777" w:rsidR="003F3EDE" w:rsidRPr="00FB0B06" w:rsidRDefault="003F3EDE" w:rsidP="0025185C">
            <w:pPr>
              <w:jc w:val="center"/>
              <w:rPr>
                <w:rFonts w:ascii="Arial" w:eastAsia="Times New Roman" w:hAnsi="Arial" w:cs="Arial"/>
                <w:spacing w:val="-1"/>
                <w:sz w:val="20"/>
                <w:szCs w:val="20"/>
                <w:rPrChange w:id="8932"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933" w:author="Adelino Naquarta Sepalanga Domingos" w:date="2025-03-05T09:28:00Z" w16du:dateUtc="2025-03-05T08:28:00Z">
                  <w:rPr>
                    <w:rFonts w:ascii="Times New Roman" w:eastAsia="Times New Roman" w:hAnsi="Times New Roman"/>
                    <w:spacing w:val="-1"/>
                  </w:rPr>
                </w:rPrChange>
              </w:rPr>
              <w:t>Texto 2</w:t>
            </w:r>
          </w:p>
        </w:tc>
      </w:tr>
      <w:tr w:rsidR="003F3EDE" w:rsidRPr="00FB0B06" w14:paraId="7AFCD813" w14:textId="77777777" w:rsidTr="0025185C">
        <w:trPr>
          <w:trHeight w:val="471"/>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E9CABA5" w14:textId="77777777" w:rsidR="003F3EDE" w:rsidRPr="00FB0B06" w:rsidRDefault="003F3EDE" w:rsidP="0025185C">
            <w:pPr>
              <w:jc w:val="center"/>
              <w:rPr>
                <w:rFonts w:ascii="Arial" w:eastAsia="Times New Roman" w:hAnsi="Arial" w:cs="Arial"/>
                <w:spacing w:val="-1"/>
                <w:sz w:val="20"/>
                <w:szCs w:val="20"/>
                <w:rPrChange w:id="8934"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935" w:author="Adelino Naquarta Sepalanga Domingos" w:date="2025-03-05T09:28:00Z" w16du:dateUtc="2025-03-05T08:28:00Z">
                  <w:rPr>
                    <w:rFonts w:ascii="Times New Roman" w:eastAsia="Times New Roman" w:hAnsi="Times New Roman"/>
                    <w:spacing w:val="-1"/>
                  </w:rPr>
                </w:rPrChange>
              </w:rPr>
              <w:t>4.4.4.10.2.</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B71C092" w14:textId="77777777" w:rsidR="003F3EDE" w:rsidRPr="00FB0B06" w:rsidRDefault="003F3EDE" w:rsidP="0025185C">
            <w:pPr>
              <w:jc w:val="center"/>
              <w:rPr>
                <w:rFonts w:ascii="Arial" w:eastAsia="Times New Roman" w:hAnsi="Arial" w:cs="Arial"/>
                <w:spacing w:val="-1"/>
                <w:sz w:val="20"/>
                <w:szCs w:val="20"/>
                <w:rPrChange w:id="8936"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937" w:author="Adelino Naquarta Sepalanga Domingos" w:date="2025-03-05T09:28:00Z" w16du:dateUtc="2025-03-05T08:28: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5F55C9C" w14:textId="77777777" w:rsidR="003F3EDE" w:rsidRPr="00FB0B06" w:rsidRDefault="003F3EDE" w:rsidP="0025185C">
            <w:pPr>
              <w:rPr>
                <w:rFonts w:ascii="Arial" w:eastAsia="Times New Roman" w:hAnsi="Arial" w:cs="Arial"/>
                <w:spacing w:val="-1"/>
                <w:sz w:val="20"/>
                <w:szCs w:val="20"/>
                <w:rPrChange w:id="8938"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939" w:author="Adelino Naquarta Sepalanga Domingos" w:date="2025-03-05T09:28:00Z" w16du:dateUtc="2025-03-05T08:28:00Z">
                  <w:rPr>
                    <w:rFonts w:ascii="Times New Roman" w:eastAsia="Times New Roman" w:hAnsi="Times New Roman"/>
                    <w:spacing w:val="-1"/>
                  </w:rPr>
                </w:rPrChange>
              </w:rPr>
              <w:t>Montante do pagamento (PaymentAmount)</w:t>
            </w:r>
          </w:p>
        </w:tc>
        <w:tc>
          <w:tcPr>
            <w:tcW w:w="38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0EE8FA8" w14:textId="77777777" w:rsidR="003F3EDE" w:rsidRPr="00FB0B06" w:rsidRDefault="003F3EDE" w:rsidP="0025185C">
            <w:pPr>
              <w:rPr>
                <w:rFonts w:ascii="Arial" w:eastAsia="Times New Roman" w:hAnsi="Arial" w:cs="Arial"/>
                <w:spacing w:val="-1"/>
                <w:sz w:val="20"/>
                <w:szCs w:val="20"/>
                <w:rPrChange w:id="8940"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941" w:author="Adelino Naquarta Sepalanga Domingos" w:date="2025-03-05T09:28:00Z" w16du:dateUtc="2025-03-05T08:28:00Z">
                  <w:rPr>
                    <w:rFonts w:ascii="Times New Roman" w:eastAsia="Times New Roman" w:hAnsi="Times New Roman"/>
                    <w:spacing w:val="-1"/>
                  </w:rPr>
                </w:rPrChange>
              </w:rPr>
              <w:t>Deve ser indicado o montante por meio de pagamento.</w:t>
            </w:r>
          </w:p>
        </w:tc>
        <w:tc>
          <w:tcPr>
            <w:tcW w:w="127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B0A08B4" w14:textId="77777777" w:rsidR="003F3EDE" w:rsidRPr="00FB0B06" w:rsidRDefault="003F3EDE" w:rsidP="0025185C">
            <w:pPr>
              <w:jc w:val="center"/>
              <w:rPr>
                <w:rFonts w:ascii="Arial" w:eastAsia="Times New Roman" w:hAnsi="Arial" w:cs="Arial"/>
                <w:spacing w:val="-1"/>
                <w:sz w:val="20"/>
                <w:szCs w:val="20"/>
                <w:rPrChange w:id="8942"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943" w:author="Adelino Naquarta Sepalanga Domingos" w:date="2025-03-05T09:28:00Z" w16du:dateUtc="2025-03-05T08:28:00Z">
                  <w:rPr>
                    <w:rFonts w:ascii="Times New Roman" w:eastAsia="Times New Roman" w:hAnsi="Times New Roman"/>
                    <w:spacing w:val="-1"/>
                  </w:rPr>
                </w:rPrChange>
              </w:rPr>
              <w:t>Monetário</w:t>
            </w:r>
          </w:p>
        </w:tc>
      </w:tr>
      <w:tr w:rsidR="003F3EDE" w:rsidRPr="00FB0B06" w14:paraId="711E13D7" w14:textId="77777777" w:rsidTr="0025185C">
        <w:trPr>
          <w:trHeight w:val="428"/>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0FA4650" w14:textId="77777777" w:rsidR="003F3EDE" w:rsidRPr="00FB0B06" w:rsidRDefault="003F3EDE" w:rsidP="0025185C">
            <w:pPr>
              <w:jc w:val="center"/>
              <w:rPr>
                <w:rFonts w:ascii="Arial" w:eastAsia="Times New Roman" w:hAnsi="Arial" w:cs="Arial"/>
                <w:spacing w:val="-1"/>
                <w:sz w:val="20"/>
                <w:szCs w:val="20"/>
                <w:rPrChange w:id="8944"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945" w:author="Adelino Naquarta Sepalanga Domingos" w:date="2025-03-05T09:28:00Z" w16du:dateUtc="2025-03-05T08:28:00Z">
                  <w:rPr>
                    <w:rFonts w:ascii="Times New Roman" w:eastAsia="Times New Roman" w:hAnsi="Times New Roman"/>
                    <w:spacing w:val="-1"/>
                  </w:rPr>
                </w:rPrChange>
              </w:rPr>
              <w:t>4.4.4.10.3.</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C685D2E" w14:textId="77777777" w:rsidR="003F3EDE" w:rsidRPr="00FB0B06" w:rsidRDefault="003F3EDE" w:rsidP="0025185C">
            <w:pPr>
              <w:jc w:val="center"/>
              <w:rPr>
                <w:rFonts w:ascii="Arial" w:eastAsia="Times New Roman" w:hAnsi="Arial" w:cs="Arial"/>
                <w:spacing w:val="-1"/>
                <w:sz w:val="20"/>
                <w:szCs w:val="20"/>
                <w:rPrChange w:id="8946"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947" w:author="Adelino Naquarta Sepalanga Domingos" w:date="2025-03-05T09:28:00Z" w16du:dateUtc="2025-03-05T08:28: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ACB79B0" w14:textId="77777777" w:rsidR="003F3EDE" w:rsidRPr="00FB0B06" w:rsidRDefault="003F3EDE" w:rsidP="0025185C">
            <w:pPr>
              <w:rPr>
                <w:rFonts w:ascii="Arial" w:eastAsia="Times New Roman" w:hAnsi="Arial" w:cs="Arial"/>
                <w:spacing w:val="-1"/>
                <w:sz w:val="20"/>
                <w:szCs w:val="20"/>
                <w:rPrChange w:id="8948"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949" w:author="Adelino Naquarta Sepalanga Domingos" w:date="2025-03-05T09:28:00Z" w16du:dateUtc="2025-03-05T08:28:00Z">
                  <w:rPr>
                    <w:rFonts w:ascii="Times New Roman" w:eastAsia="Times New Roman" w:hAnsi="Times New Roman"/>
                    <w:spacing w:val="-1"/>
                  </w:rPr>
                </w:rPrChange>
              </w:rPr>
              <w:t>Data do pagamento (PaymentDate)</w:t>
            </w:r>
          </w:p>
        </w:tc>
        <w:tc>
          <w:tcPr>
            <w:tcW w:w="38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B0835D2" w14:textId="77777777" w:rsidR="003F3EDE" w:rsidRPr="00FB0B06" w:rsidRDefault="003F3EDE" w:rsidP="0025185C">
            <w:pPr>
              <w:rPr>
                <w:rFonts w:ascii="Arial" w:eastAsia="Times New Roman" w:hAnsi="Arial" w:cs="Arial"/>
                <w:spacing w:val="-1"/>
                <w:sz w:val="20"/>
                <w:szCs w:val="20"/>
                <w:rPrChange w:id="8950" w:author="Adelino Naquarta Sepalanga Domingos" w:date="2025-03-05T09:28:00Z" w16du:dateUtc="2025-03-05T08:28:00Z">
                  <w:rPr>
                    <w:rFonts w:ascii="Times New Roman" w:eastAsia="Times New Roman" w:hAnsi="Times New Roman"/>
                    <w:spacing w:val="-1"/>
                  </w:rPr>
                </w:rPrChange>
              </w:rPr>
            </w:pPr>
          </w:p>
        </w:tc>
        <w:tc>
          <w:tcPr>
            <w:tcW w:w="127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5058DCE" w14:textId="77777777" w:rsidR="003F3EDE" w:rsidRPr="00FB0B06" w:rsidRDefault="003F3EDE" w:rsidP="0025185C">
            <w:pPr>
              <w:jc w:val="center"/>
              <w:rPr>
                <w:rFonts w:ascii="Arial" w:eastAsia="Times New Roman" w:hAnsi="Arial" w:cs="Arial"/>
                <w:spacing w:val="-1"/>
                <w:sz w:val="20"/>
                <w:szCs w:val="20"/>
                <w:rPrChange w:id="8951"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952" w:author="Adelino Naquarta Sepalanga Domingos" w:date="2025-03-05T09:28:00Z" w16du:dateUtc="2025-03-05T08:28:00Z">
                  <w:rPr>
                    <w:rFonts w:ascii="Times New Roman" w:eastAsia="Times New Roman" w:hAnsi="Times New Roman"/>
                    <w:spacing w:val="-1"/>
                  </w:rPr>
                </w:rPrChange>
              </w:rPr>
              <w:t>Data</w:t>
            </w:r>
          </w:p>
        </w:tc>
      </w:tr>
      <w:tr w:rsidR="003F3EDE" w:rsidRPr="00FB0B06" w14:paraId="02FA92DA" w14:textId="77777777" w:rsidTr="0025185C">
        <w:trPr>
          <w:trHeight w:val="657"/>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9EC10A0" w14:textId="77777777" w:rsidR="003F3EDE" w:rsidRPr="00FB0B06" w:rsidRDefault="003F3EDE" w:rsidP="0025185C">
            <w:pPr>
              <w:jc w:val="center"/>
              <w:rPr>
                <w:rFonts w:ascii="Arial" w:eastAsia="Times New Roman" w:hAnsi="Arial" w:cs="Arial"/>
                <w:spacing w:val="-1"/>
                <w:sz w:val="20"/>
                <w:szCs w:val="20"/>
                <w:rPrChange w:id="8953"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954" w:author="Adelino Naquarta Sepalanga Domingos" w:date="2025-03-05T09:28:00Z" w16du:dateUtc="2025-03-05T08:28:00Z">
                  <w:rPr>
                    <w:rFonts w:ascii="Times New Roman" w:eastAsia="Times New Roman" w:hAnsi="Times New Roman"/>
                    <w:spacing w:val="-1"/>
                  </w:rPr>
                </w:rPrChange>
              </w:rPr>
              <w:t>4.4.4.11.</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04684CB" w14:textId="77777777" w:rsidR="003F3EDE" w:rsidRPr="00FB0B06" w:rsidRDefault="003F3EDE" w:rsidP="0025185C">
            <w:pPr>
              <w:jc w:val="center"/>
              <w:rPr>
                <w:rFonts w:ascii="Arial" w:eastAsia="Times New Roman" w:hAnsi="Arial" w:cs="Arial"/>
                <w:spacing w:val="-1"/>
                <w:sz w:val="20"/>
                <w:szCs w:val="20"/>
                <w:rPrChange w:id="8955"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956" w:author="Adelino Naquarta Sepalanga Domingos" w:date="2025-03-05T09:28:00Z" w16du:dateUtc="2025-03-05T08:28: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C614235" w14:textId="77777777" w:rsidR="003F3EDE" w:rsidRPr="00FB0B06" w:rsidRDefault="003F3EDE" w:rsidP="0025185C">
            <w:pPr>
              <w:rPr>
                <w:rFonts w:ascii="Arial" w:eastAsia="Times New Roman" w:hAnsi="Arial" w:cs="Arial"/>
                <w:spacing w:val="-1"/>
                <w:sz w:val="20"/>
                <w:szCs w:val="20"/>
                <w:rPrChange w:id="8957"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958" w:author="Adelino Naquarta Sepalanga Domingos" w:date="2025-03-05T09:28:00Z" w16du:dateUtc="2025-03-05T08:28:00Z">
                  <w:rPr>
                    <w:rFonts w:ascii="Times New Roman" w:eastAsia="Times New Roman" w:hAnsi="Times New Roman"/>
                    <w:spacing w:val="-1"/>
                  </w:rPr>
                </w:rPrChange>
              </w:rPr>
              <w:t>Código do utilizador (SourceID)</w:t>
            </w:r>
          </w:p>
        </w:tc>
        <w:tc>
          <w:tcPr>
            <w:tcW w:w="38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A35924C" w14:textId="77777777" w:rsidR="003F3EDE" w:rsidRPr="00FB0B06" w:rsidRDefault="003F3EDE" w:rsidP="0025185C">
            <w:pPr>
              <w:rPr>
                <w:rFonts w:ascii="Arial" w:eastAsia="Times New Roman" w:hAnsi="Arial" w:cs="Arial"/>
                <w:spacing w:val="-1"/>
                <w:sz w:val="20"/>
                <w:szCs w:val="20"/>
                <w:rPrChange w:id="8959"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960" w:author="Adelino Naquarta Sepalanga Domingos" w:date="2025-03-05T09:28:00Z" w16du:dateUtc="2025-03-05T08:28:00Z">
                  <w:rPr>
                    <w:rFonts w:ascii="Times New Roman" w:eastAsia="Times New Roman" w:hAnsi="Times New Roman"/>
                    <w:spacing w:val="-1"/>
                  </w:rPr>
                </w:rPrChange>
              </w:rPr>
              <w:t>Utilizador que gerou o documento.</w:t>
            </w:r>
          </w:p>
        </w:tc>
        <w:tc>
          <w:tcPr>
            <w:tcW w:w="127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43A1313" w14:textId="77777777" w:rsidR="003F3EDE" w:rsidRPr="00FB0B06" w:rsidRDefault="003F3EDE" w:rsidP="0025185C">
            <w:pPr>
              <w:jc w:val="center"/>
              <w:rPr>
                <w:rFonts w:ascii="Arial" w:eastAsia="Times New Roman" w:hAnsi="Arial" w:cs="Arial"/>
                <w:spacing w:val="-1"/>
                <w:sz w:val="20"/>
                <w:szCs w:val="20"/>
                <w:rPrChange w:id="8961"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962" w:author="Adelino Naquarta Sepalanga Domingos" w:date="2025-03-05T09:28:00Z" w16du:dateUtc="2025-03-05T08:28:00Z">
                  <w:rPr>
                    <w:rFonts w:ascii="Times New Roman" w:eastAsia="Times New Roman" w:hAnsi="Times New Roman"/>
                    <w:spacing w:val="-1"/>
                  </w:rPr>
                </w:rPrChange>
              </w:rPr>
              <w:t>Texto 30</w:t>
            </w:r>
          </w:p>
        </w:tc>
      </w:tr>
      <w:tr w:rsidR="003F3EDE" w:rsidRPr="00FB0B06" w14:paraId="0241F5E2" w14:textId="77777777" w:rsidTr="0025185C">
        <w:trPr>
          <w:trHeight w:val="936"/>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1E06B97" w14:textId="77777777" w:rsidR="003F3EDE" w:rsidRPr="00FB0B06" w:rsidRDefault="003F3EDE" w:rsidP="0025185C">
            <w:pPr>
              <w:jc w:val="center"/>
              <w:rPr>
                <w:rFonts w:ascii="Arial" w:eastAsia="Times New Roman" w:hAnsi="Arial" w:cs="Arial"/>
                <w:spacing w:val="-1"/>
                <w:sz w:val="20"/>
                <w:szCs w:val="20"/>
                <w:rPrChange w:id="8963"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964" w:author="Adelino Naquarta Sepalanga Domingos" w:date="2025-03-05T09:28:00Z" w16du:dateUtc="2025-03-05T08:28:00Z">
                  <w:rPr>
                    <w:rFonts w:ascii="Times New Roman" w:eastAsia="Times New Roman" w:hAnsi="Times New Roman"/>
                    <w:spacing w:val="-1"/>
                  </w:rPr>
                </w:rPrChange>
              </w:rPr>
              <w:t>4.4.4.12.</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98C7B1D" w14:textId="77777777" w:rsidR="003F3EDE" w:rsidRPr="00FB0B06" w:rsidRDefault="003F3EDE" w:rsidP="0025185C">
            <w:pPr>
              <w:jc w:val="center"/>
              <w:rPr>
                <w:rFonts w:ascii="Arial" w:eastAsia="Times New Roman" w:hAnsi="Arial" w:cs="Arial"/>
                <w:spacing w:val="-1"/>
                <w:sz w:val="20"/>
                <w:szCs w:val="20"/>
                <w:rPrChange w:id="8965"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966" w:author="Adelino Naquarta Sepalanga Domingos" w:date="2025-03-05T09:28:00Z" w16du:dateUtc="2025-03-05T08:28: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D5BF0A9" w14:textId="77777777" w:rsidR="003F3EDE" w:rsidRPr="00FB0B06" w:rsidRDefault="003F3EDE" w:rsidP="0025185C">
            <w:pPr>
              <w:rPr>
                <w:rFonts w:ascii="Arial" w:eastAsia="Times New Roman" w:hAnsi="Arial" w:cs="Arial"/>
                <w:spacing w:val="-1"/>
                <w:sz w:val="20"/>
                <w:szCs w:val="20"/>
                <w:rPrChange w:id="8967"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968" w:author="Adelino Naquarta Sepalanga Domingos" w:date="2025-03-05T09:28:00Z" w16du:dateUtc="2025-03-05T08:28:00Z">
                  <w:rPr>
                    <w:rFonts w:ascii="Times New Roman" w:eastAsia="Times New Roman" w:hAnsi="Times New Roman"/>
                    <w:spacing w:val="-1"/>
                  </w:rPr>
                </w:rPrChange>
              </w:rPr>
              <w:t>Data de gravação do recibo (SystemEntryDate)</w:t>
            </w:r>
          </w:p>
        </w:tc>
        <w:tc>
          <w:tcPr>
            <w:tcW w:w="38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B2C573D" w14:textId="77777777" w:rsidR="003F3EDE" w:rsidRPr="00FB0B06" w:rsidRDefault="003F3EDE" w:rsidP="0025185C">
            <w:pPr>
              <w:rPr>
                <w:rFonts w:ascii="Arial" w:eastAsia="Times New Roman" w:hAnsi="Arial" w:cs="Arial"/>
                <w:spacing w:val="-1"/>
                <w:sz w:val="20"/>
                <w:szCs w:val="20"/>
                <w:rPrChange w:id="8969"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970" w:author="Adelino Naquarta Sepalanga Domingos" w:date="2025-03-05T09:28:00Z" w16du:dateUtc="2025-03-05T08:28:00Z">
                  <w:rPr>
                    <w:rFonts w:ascii="Times New Roman" w:eastAsia="Times New Roman" w:hAnsi="Times New Roman"/>
                    <w:spacing w:val="-1"/>
                  </w:rPr>
                </w:rPrChange>
              </w:rPr>
              <w:t>Data da gravação do registo ao segundo, Tipo data e hora: “AAAA-MM-DDThh:mm:ss”.</w:t>
            </w:r>
          </w:p>
        </w:tc>
        <w:tc>
          <w:tcPr>
            <w:tcW w:w="127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F1BA2D1" w14:textId="77777777" w:rsidR="003F3EDE" w:rsidRPr="00FB0B06" w:rsidRDefault="003F3EDE" w:rsidP="0025185C">
            <w:pPr>
              <w:jc w:val="center"/>
              <w:rPr>
                <w:rFonts w:ascii="Arial" w:eastAsia="Times New Roman" w:hAnsi="Arial" w:cs="Arial"/>
                <w:spacing w:val="-1"/>
                <w:sz w:val="20"/>
                <w:szCs w:val="20"/>
                <w:rPrChange w:id="8971"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972" w:author="Adelino Naquarta Sepalanga Domingos" w:date="2025-03-05T09:28:00Z" w16du:dateUtc="2025-03-05T08:28:00Z">
                  <w:rPr>
                    <w:rFonts w:ascii="Times New Roman" w:eastAsia="Times New Roman" w:hAnsi="Times New Roman"/>
                    <w:spacing w:val="-1"/>
                  </w:rPr>
                </w:rPrChange>
              </w:rPr>
              <w:t>Data e Hora</w:t>
            </w:r>
          </w:p>
        </w:tc>
      </w:tr>
      <w:tr w:rsidR="003F3EDE" w:rsidRPr="00FB0B06" w14:paraId="7145B3D3" w14:textId="77777777" w:rsidTr="0025185C">
        <w:trPr>
          <w:trHeight w:val="1546"/>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7829D4B" w14:textId="77777777" w:rsidR="003F3EDE" w:rsidRPr="00FB0B06" w:rsidRDefault="003F3EDE" w:rsidP="0025185C">
            <w:pPr>
              <w:jc w:val="center"/>
              <w:rPr>
                <w:rFonts w:ascii="Arial" w:eastAsia="Times New Roman" w:hAnsi="Arial" w:cs="Arial"/>
                <w:spacing w:val="-1"/>
                <w:sz w:val="20"/>
                <w:szCs w:val="20"/>
                <w:rPrChange w:id="8973"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974" w:author="Adelino Naquarta Sepalanga Domingos" w:date="2025-03-05T09:28:00Z" w16du:dateUtc="2025-03-05T08:28:00Z">
                  <w:rPr>
                    <w:rFonts w:ascii="Times New Roman" w:eastAsia="Times New Roman" w:hAnsi="Times New Roman"/>
                    <w:spacing w:val="-1"/>
                  </w:rPr>
                </w:rPrChange>
              </w:rPr>
              <w:t>4.4.4.13.</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8D916F3" w14:textId="77777777" w:rsidR="003F3EDE" w:rsidRPr="00FB0B06" w:rsidRDefault="003F3EDE" w:rsidP="0025185C">
            <w:pPr>
              <w:jc w:val="center"/>
              <w:rPr>
                <w:rFonts w:ascii="Arial" w:eastAsia="Times New Roman" w:hAnsi="Arial" w:cs="Arial"/>
                <w:spacing w:val="-1"/>
                <w:sz w:val="20"/>
                <w:szCs w:val="20"/>
                <w:rPrChange w:id="8975"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976" w:author="Adelino Naquarta Sepalanga Domingos" w:date="2025-03-05T09:28:00Z" w16du:dateUtc="2025-03-05T08:28: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B522472" w14:textId="77777777" w:rsidR="003F3EDE" w:rsidRPr="00FB0B06" w:rsidRDefault="003F3EDE" w:rsidP="0025185C">
            <w:pPr>
              <w:rPr>
                <w:rFonts w:ascii="Arial" w:eastAsia="Times New Roman" w:hAnsi="Arial" w:cs="Arial"/>
                <w:spacing w:val="-1"/>
                <w:sz w:val="20"/>
                <w:szCs w:val="20"/>
                <w:rPrChange w:id="8977"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978" w:author="Adelino Naquarta Sepalanga Domingos" w:date="2025-03-05T09:28:00Z" w16du:dateUtc="2025-03-05T08:28:00Z">
                  <w:rPr>
                    <w:rFonts w:ascii="Times New Roman" w:eastAsia="Times New Roman" w:hAnsi="Times New Roman"/>
                    <w:spacing w:val="-1"/>
                  </w:rPr>
                </w:rPrChange>
              </w:rPr>
              <w:t>Identificador do cliente (CustomerID)</w:t>
            </w:r>
          </w:p>
        </w:tc>
        <w:tc>
          <w:tcPr>
            <w:tcW w:w="38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94CFDC9" w14:textId="77777777" w:rsidR="003F3EDE" w:rsidRPr="00FB0B06" w:rsidRDefault="003F3EDE" w:rsidP="0025185C">
            <w:pPr>
              <w:rPr>
                <w:rFonts w:ascii="Arial" w:eastAsia="Times New Roman" w:hAnsi="Arial" w:cs="Arial"/>
                <w:spacing w:val="-1"/>
                <w:sz w:val="20"/>
                <w:szCs w:val="20"/>
                <w:rPrChange w:id="8979"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980" w:author="Adelino Naquarta Sepalanga Domingos" w:date="2025-03-05T09:28:00Z" w16du:dateUtc="2025-03-05T08:28:00Z">
                  <w:rPr>
                    <w:rFonts w:ascii="Times New Roman" w:eastAsia="Times New Roman" w:hAnsi="Times New Roman"/>
                    <w:spacing w:val="-1"/>
                  </w:rPr>
                </w:rPrChange>
              </w:rPr>
              <w:t>Chave única da tabela 2.2. – Tabela de clientes (Customer) respeitando a regra aí definida para o campo 2.2.1. – Identificador único do cliente (CustomerID).</w:t>
            </w:r>
          </w:p>
        </w:tc>
        <w:tc>
          <w:tcPr>
            <w:tcW w:w="127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9B0CFB9" w14:textId="77777777" w:rsidR="003F3EDE" w:rsidRPr="00FB0B06" w:rsidRDefault="003F3EDE" w:rsidP="0025185C">
            <w:pPr>
              <w:jc w:val="center"/>
              <w:rPr>
                <w:rFonts w:ascii="Arial" w:eastAsia="Times New Roman" w:hAnsi="Arial" w:cs="Arial"/>
                <w:spacing w:val="-1"/>
                <w:sz w:val="20"/>
                <w:szCs w:val="20"/>
                <w:rPrChange w:id="8981" w:author="Adelino Naquarta Sepalanga Domingos" w:date="2025-03-05T09:28:00Z" w16du:dateUtc="2025-03-05T08:28:00Z">
                  <w:rPr>
                    <w:rFonts w:ascii="Times New Roman" w:eastAsia="Times New Roman" w:hAnsi="Times New Roman"/>
                    <w:spacing w:val="-1"/>
                  </w:rPr>
                </w:rPrChange>
              </w:rPr>
            </w:pPr>
          </w:p>
          <w:p w14:paraId="3F1DE5E4" w14:textId="77777777" w:rsidR="003F3EDE" w:rsidRPr="00FB0B06" w:rsidRDefault="003F3EDE" w:rsidP="0025185C">
            <w:pPr>
              <w:jc w:val="center"/>
              <w:rPr>
                <w:rFonts w:ascii="Arial" w:eastAsia="Times New Roman" w:hAnsi="Arial" w:cs="Arial"/>
                <w:spacing w:val="-1"/>
                <w:sz w:val="20"/>
                <w:szCs w:val="20"/>
                <w:rPrChange w:id="8982" w:author="Adelino Naquarta Sepalanga Domingos" w:date="2025-03-05T09:28:00Z" w16du:dateUtc="2025-03-05T08:28:00Z">
                  <w:rPr>
                    <w:rFonts w:ascii="Times New Roman" w:eastAsia="Times New Roman" w:hAnsi="Times New Roman"/>
                    <w:spacing w:val="-1"/>
                  </w:rPr>
                </w:rPrChange>
              </w:rPr>
            </w:pPr>
          </w:p>
          <w:p w14:paraId="79093511" w14:textId="77777777" w:rsidR="003F3EDE" w:rsidRPr="00FB0B06" w:rsidRDefault="003F3EDE" w:rsidP="0025185C">
            <w:pPr>
              <w:jc w:val="center"/>
              <w:rPr>
                <w:rFonts w:ascii="Arial" w:eastAsia="Times New Roman" w:hAnsi="Arial" w:cs="Arial"/>
                <w:spacing w:val="-1"/>
                <w:sz w:val="20"/>
                <w:szCs w:val="20"/>
                <w:rPrChange w:id="8983"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984" w:author="Adelino Naquarta Sepalanga Domingos" w:date="2025-03-05T09:28:00Z" w16du:dateUtc="2025-03-05T08:28:00Z">
                  <w:rPr>
                    <w:rFonts w:ascii="Times New Roman" w:eastAsia="Times New Roman" w:hAnsi="Times New Roman"/>
                    <w:spacing w:val="-1"/>
                  </w:rPr>
                </w:rPrChange>
              </w:rPr>
              <w:t>Texto 30</w:t>
            </w:r>
          </w:p>
        </w:tc>
      </w:tr>
      <w:tr w:rsidR="003F3EDE" w:rsidRPr="00FB0B06" w14:paraId="16B14F3C" w14:textId="77777777" w:rsidTr="0025185C">
        <w:trPr>
          <w:trHeight w:val="291"/>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A10A02A" w14:textId="77777777" w:rsidR="003F3EDE" w:rsidRPr="00FB0B06" w:rsidRDefault="003F3EDE" w:rsidP="0025185C">
            <w:pPr>
              <w:jc w:val="center"/>
              <w:rPr>
                <w:rFonts w:ascii="Arial" w:eastAsia="Times New Roman" w:hAnsi="Arial" w:cs="Arial"/>
                <w:spacing w:val="-1"/>
                <w:sz w:val="20"/>
                <w:szCs w:val="20"/>
                <w:rPrChange w:id="8985"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986" w:author="Adelino Naquarta Sepalanga Domingos" w:date="2025-03-05T09:28:00Z" w16du:dateUtc="2025-03-05T08:28:00Z">
                  <w:rPr>
                    <w:rFonts w:ascii="Times New Roman" w:eastAsia="Times New Roman" w:hAnsi="Times New Roman"/>
                    <w:spacing w:val="-1"/>
                  </w:rPr>
                </w:rPrChange>
              </w:rPr>
              <w:t>4.4.4.14.</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ADD1E23" w14:textId="77777777" w:rsidR="003F3EDE" w:rsidRPr="00FB0B06" w:rsidRDefault="003F3EDE" w:rsidP="0025185C">
            <w:pPr>
              <w:jc w:val="center"/>
              <w:rPr>
                <w:rFonts w:ascii="Arial" w:eastAsia="Times New Roman" w:hAnsi="Arial" w:cs="Arial"/>
                <w:spacing w:val="-1"/>
                <w:sz w:val="20"/>
                <w:szCs w:val="20"/>
                <w:rPrChange w:id="8987"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988" w:author="Adelino Naquarta Sepalanga Domingos" w:date="2025-03-05T09:28:00Z" w16du:dateUtc="2025-03-05T08:28: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FD9E500" w14:textId="77777777" w:rsidR="003F3EDE" w:rsidRPr="00FB0B06" w:rsidRDefault="003F3EDE" w:rsidP="0025185C">
            <w:pPr>
              <w:rPr>
                <w:rFonts w:ascii="Arial" w:eastAsia="Times New Roman" w:hAnsi="Arial" w:cs="Arial"/>
                <w:spacing w:val="-1"/>
                <w:sz w:val="20"/>
                <w:szCs w:val="20"/>
                <w:rPrChange w:id="8989"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990" w:author="Adelino Naquarta Sepalanga Domingos" w:date="2025-03-05T09:28:00Z" w16du:dateUtc="2025-03-05T08:28:00Z">
                  <w:rPr>
                    <w:rFonts w:ascii="Times New Roman" w:eastAsia="Times New Roman" w:hAnsi="Times New Roman"/>
                    <w:spacing w:val="-1"/>
                  </w:rPr>
                </w:rPrChange>
              </w:rPr>
              <w:t>Linha (Line)</w:t>
            </w:r>
          </w:p>
        </w:tc>
        <w:tc>
          <w:tcPr>
            <w:tcW w:w="38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5332B5C" w14:textId="77777777" w:rsidR="003F3EDE" w:rsidRPr="00FB0B06" w:rsidRDefault="003F3EDE" w:rsidP="0025185C">
            <w:pPr>
              <w:rPr>
                <w:rFonts w:ascii="Arial" w:eastAsia="Times New Roman" w:hAnsi="Arial" w:cs="Arial"/>
                <w:spacing w:val="-1"/>
                <w:sz w:val="20"/>
                <w:szCs w:val="20"/>
                <w:rPrChange w:id="8991" w:author="Adelino Naquarta Sepalanga Domingos" w:date="2025-03-05T09:28:00Z" w16du:dateUtc="2025-03-05T08:28:00Z">
                  <w:rPr>
                    <w:rFonts w:ascii="Times New Roman" w:eastAsia="Times New Roman" w:hAnsi="Times New Roman"/>
                    <w:spacing w:val="-1"/>
                  </w:rPr>
                </w:rPrChange>
              </w:rPr>
            </w:pPr>
          </w:p>
        </w:tc>
        <w:tc>
          <w:tcPr>
            <w:tcW w:w="127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71333A6" w14:textId="77777777" w:rsidR="003F3EDE" w:rsidRPr="00FB0B06" w:rsidRDefault="003F3EDE" w:rsidP="0025185C">
            <w:pPr>
              <w:jc w:val="center"/>
              <w:rPr>
                <w:rFonts w:ascii="Arial" w:eastAsia="Times New Roman" w:hAnsi="Arial" w:cs="Arial"/>
                <w:spacing w:val="-1"/>
                <w:sz w:val="20"/>
                <w:szCs w:val="20"/>
                <w:rPrChange w:id="8992"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993" w:author="Adelino Naquarta Sepalanga Domingos" w:date="2025-03-05T09:28:00Z" w16du:dateUtc="2025-03-05T08:28:00Z">
                  <w:rPr>
                    <w:rFonts w:ascii="Times New Roman" w:eastAsia="Times New Roman" w:hAnsi="Times New Roman"/>
                    <w:spacing w:val="-1"/>
                  </w:rPr>
                </w:rPrChange>
              </w:rPr>
              <w:t>Não Aplicável</w:t>
            </w:r>
          </w:p>
        </w:tc>
      </w:tr>
      <w:tr w:rsidR="003F3EDE" w:rsidRPr="00FB0B06" w14:paraId="1F8691E6" w14:textId="77777777" w:rsidTr="0025185C">
        <w:trPr>
          <w:trHeight w:val="705"/>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B3961CD" w14:textId="77777777" w:rsidR="003F3EDE" w:rsidRPr="00FB0B06" w:rsidRDefault="003F3EDE" w:rsidP="0025185C">
            <w:pPr>
              <w:jc w:val="center"/>
              <w:rPr>
                <w:rFonts w:ascii="Arial" w:eastAsia="Times New Roman" w:hAnsi="Arial" w:cs="Arial"/>
                <w:spacing w:val="-1"/>
                <w:sz w:val="20"/>
                <w:szCs w:val="20"/>
                <w:rPrChange w:id="8994"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995" w:author="Adelino Naquarta Sepalanga Domingos" w:date="2025-03-05T09:28:00Z" w16du:dateUtc="2025-03-05T08:28:00Z">
                  <w:rPr>
                    <w:rFonts w:ascii="Times New Roman" w:eastAsia="Times New Roman" w:hAnsi="Times New Roman"/>
                    <w:spacing w:val="-1"/>
                  </w:rPr>
                </w:rPrChange>
              </w:rPr>
              <w:t>4.4.4.14.1.</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369C75E" w14:textId="77777777" w:rsidR="003F3EDE" w:rsidRPr="00FB0B06" w:rsidRDefault="003F3EDE" w:rsidP="0025185C">
            <w:pPr>
              <w:jc w:val="center"/>
              <w:rPr>
                <w:rFonts w:ascii="Arial" w:eastAsia="Times New Roman" w:hAnsi="Arial" w:cs="Arial"/>
                <w:spacing w:val="-1"/>
                <w:sz w:val="20"/>
                <w:szCs w:val="20"/>
                <w:rPrChange w:id="8996"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997" w:author="Adelino Naquarta Sepalanga Domingos" w:date="2025-03-05T09:28:00Z" w16du:dateUtc="2025-03-05T08:28: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C124F72" w14:textId="77777777" w:rsidR="003F3EDE" w:rsidRPr="00FB0B06" w:rsidRDefault="003F3EDE" w:rsidP="0025185C">
            <w:pPr>
              <w:rPr>
                <w:rFonts w:ascii="Arial" w:eastAsia="Times New Roman" w:hAnsi="Arial" w:cs="Arial"/>
                <w:spacing w:val="-1"/>
                <w:sz w:val="20"/>
                <w:szCs w:val="20"/>
                <w:rPrChange w:id="8998"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8999" w:author="Adelino Naquarta Sepalanga Domingos" w:date="2025-03-05T09:28:00Z" w16du:dateUtc="2025-03-05T08:28:00Z">
                  <w:rPr>
                    <w:rFonts w:ascii="Times New Roman" w:eastAsia="Times New Roman" w:hAnsi="Times New Roman"/>
                    <w:spacing w:val="-1"/>
                  </w:rPr>
                </w:rPrChange>
              </w:rPr>
              <w:t>Número de linha (LineNumber)</w:t>
            </w:r>
          </w:p>
        </w:tc>
        <w:tc>
          <w:tcPr>
            <w:tcW w:w="38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57E8A48" w14:textId="77777777" w:rsidR="003F3EDE" w:rsidRPr="00FB0B06" w:rsidRDefault="003F3EDE" w:rsidP="0025185C">
            <w:pPr>
              <w:rPr>
                <w:rFonts w:ascii="Arial" w:eastAsia="Times New Roman" w:hAnsi="Arial" w:cs="Arial"/>
                <w:spacing w:val="-1"/>
                <w:sz w:val="20"/>
                <w:szCs w:val="20"/>
                <w:rPrChange w:id="9000"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001" w:author="Adelino Naquarta Sepalanga Domingos" w:date="2025-03-05T09:28:00Z" w16du:dateUtc="2025-03-05T08:28:00Z">
                  <w:rPr>
                    <w:rFonts w:ascii="Times New Roman" w:eastAsia="Times New Roman" w:hAnsi="Times New Roman"/>
                    <w:spacing w:val="-1"/>
                  </w:rPr>
                </w:rPrChange>
              </w:rPr>
              <w:t>As linhas devem ser exportadas pela mesma ordem em que se encontram no recibo original.</w:t>
            </w:r>
          </w:p>
        </w:tc>
        <w:tc>
          <w:tcPr>
            <w:tcW w:w="127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28B92AB" w14:textId="77777777" w:rsidR="003F3EDE" w:rsidRPr="00FB0B06" w:rsidRDefault="003F3EDE" w:rsidP="0025185C">
            <w:pPr>
              <w:jc w:val="center"/>
              <w:rPr>
                <w:rFonts w:ascii="Arial" w:eastAsia="Times New Roman" w:hAnsi="Arial" w:cs="Arial"/>
                <w:spacing w:val="-1"/>
                <w:sz w:val="20"/>
                <w:szCs w:val="20"/>
                <w:rPrChange w:id="9002"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003" w:author="Adelino Naquarta Sepalanga Domingos" w:date="2025-03-05T09:28:00Z" w16du:dateUtc="2025-03-05T08:28:00Z">
                  <w:rPr>
                    <w:rFonts w:ascii="Times New Roman" w:eastAsia="Times New Roman" w:hAnsi="Times New Roman"/>
                    <w:spacing w:val="-1"/>
                  </w:rPr>
                </w:rPrChange>
              </w:rPr>
              <w:t>Inteiro</w:t>
            </w:r>
          </w:p>
        </w:tc>
      </w:tr>
      <w:tr w:rsidR="003F3EDE" w:rsidRPr="00FB0B06" w14:paraId="6475C228" w14:textId="77777777" w:rsidTr="0025185C">
        <w:trPr>
          <w:trHeight w:val="2168"/>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897EDFD" w14:textId="77777777" w:rsidR="003F3EDE" w:rsidRPr="00FB0B06" w:rsidRDefault="003F3EDE" w:rsidP="0025185C">
            <w:pPr>
              <w:jc w:val="center"/>
              <w:rPr>
                <w:rFonts w:ascii="Arial" w:eastAsia="Times New Roman" w:hAnsi="Arial" w:cs="Arial"/>
                <w:spacing w:val="-1"/>
                <w:sz w:val="20"/>
                <w:szCs w:val="20"/>
                <w:rPrChange w:id="9004" w:author="Adelino Naquarta Sepalanga Domingos" w:date="2025-03-05T09:28:00Z" w16du:dateUtc="2025-03-05T08:28:00Z">
                  <w:rPr>
                    <w:rFonts w:ascii="Times New Roman" w:eastAsia="Times New Roman" w:hAnsi="Times New Roman"/>
                    <w:spacing w:val="-1"/>
                  </w:rPr>
                </w:rPrChange>
              </w:rPr>
            </w:pPr>
          </w:p>
          <w:p w14:paraId="4791B6AF" w14:textId="77777777" w:rsidR="003F3EDE" w:rsidRPr="00FB0B06" w:rsidRDefault="003F3EDE" w:rsidP="0025185C">
            <w:pPr>
              <w:jc w:val="center"/>
              <w:rPr>
                <w:rFonts w:ascii="Arial" w:eastAsia="Times New Roman" w:hAnsi="Arial" w:cs="Arial"/>
                <w:spacing w:val="-1"/>
                <w:sz w:val="20"/>
                <w:szCs w:val="20"/>
                <w:rPrChange w:id="9005" w:author="Adelino Naquarta Sepalanga Domingos" w:date="2025-03-05T09:28:00Z" w16du:dateUtc="2025-03-05T08:28:00Z">
                  <w:rPr>
                    <w:rFonts w:ascii="Times New Roman" w:eastAsia="Times New Roman" w:hAnsi="Times New Roman"/>
                    <w:spacing w:val="-1"/>
                  </w:rPr>
                </w:rPrChange>
              </w:rPr>
            </w:pPr>
          </w:p>
          <w:p w14:paraId="3C1A451F" w14:textId="77777777" w:rsidR="003F3EDE" w:rsidRPr="00FB0B06" w:rsidRDefault="003F3EDE" w:rsidP="0025185C">
            <w:pPr>
              <w:jc w:val="center"/>
              <w:rPr>
                <w:rFonts w:ascii="Arial" w:eastAsia="Times New Roman" w:hAnsi="Arial" w:cs="Arial"/>
                <w:spacing w:val="-1"/>
                <w:sz w:val="20"/>
                <w:szCs w:val="20"/>
                <w:rPrChange w:id="9006" w:author="Adelino Naquarta Sepalanga Domingos" w:date="2025-03-05T09:28:00Z" w16du:dateUtc="2025-03-05T08:28:00Z">
                  <w:rPr>
                    <w:rFonts w:ascii="Times New Roman" w:eastAsia="Times New Roman" w:hAnsi="Times New Roman"/>
                    <w:spacing w:val="-1"/>
                  </w:rPr>
                </w:rPrChange>
              </w:rPr>
            </w:pPr>
          </w:p>
          <w:p w14:paraId="56DA7F2A" w14:textId="77777777" w:rsidR="003F3EDE" w:rsidRPr="00FB0B06" w:rsidRDefault="003F3EDE" w:rsidP="0025185C">
            <w:pPr>
              <w:jc w:val="center"/>
              <w:rPr>
                <w:rFonts w:ascii="Arial" w:eastAsia="Times New Roman" w:hAnsi="Arial" w:cs="Arial"/>
                <w:spacing w:val="-1"/>
                <w:sz w:val="20"/>
                <w:szCs w:val="20"/>
                <w:rPrChange w:id="9007"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008" w:author="Adelino Naquarta Sepalanga Domingos" w:date="2025-03-05T09:28:00Z" w16du:dateUtc="2025-03-05T08:28:00Z">
                  <w:rPr>
                    <w:rFonts w:ascii="Times New Roman" w:eastAsia="Times New Roman" w:hAnsi="Times New Roman"/>
                    <w:spacing w:val="-1"/>
                  </w:rPr>
                </w:rPrChange>
              </w:rPr>
              <w:t>4.4.4.14.2.</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74D6459" w14:textId="77777777" w:rsidR="003F3EDE" w:rsidRPr="00FB0B06" w:rsidRDefault="003F3EDE" w:rsidP="0025185C">
            <w:pPr>
              <w:jc w:val="center"/>
              <w:rPr>
                <w:rFonts w:ascii="Arial" w:eastAsia="Times New Roman" w:hAnsi="Arial" w:cs="Arial"/>
                <w:spacing w:val="-1"/>
                <w:sz w:val="20"/>
                <w:szCs w:val="20"/>
                <w:rPrChange w:id="9009" w:author="Adelino Naquarta Sepalanga Domingos" w:date="2025-03-05T09:28:00Z" w16du:dateUtc="2025-03-05T08:28:00Z">
                  <w:rPr>
                    <w:rFonts w:ascii="Times New Roman" w:eastAsia="Times New Roman" w:hAnsi="Times New Roman"/>
                    <w:spacing w:val="-1"/>
                  </w:rPr>
                </w:rPrChange>
              </w:rPr>
            </w:pPr>
          </w:p>
          <w:p w14:paraId="0F0F6800" w14:textId="77777777" w:rsidR="003F3EDE" w:rsidRPr="00FB0B06" w:rsidRDefault="003F3EDE" w:rsidP="0025185C">
            <w:pPr>
              <w:jc w:val="center"/>
              <w:rPr>
                <w:rFonts w:ascii="Arial" w:eastAsia="Times New Roman" w:hAnsi="Arial" w:cs="Arial"/>
                <w:spacing w:val="-1"/>
                <w:sz w:val="20"/>
                <w:szCs w:val="20"/>
                <w:rPrChange w:id="9010" w:author="Adelino Naquarta Sepalanga Domingos" w:date="2025-03-05T09:28:00Z" w16du:dateUtc="2025-03-05T08:28:00Z">
                  <w:rPr>
                    <w:rFonts w:ascii="Times New Roman" w:eastAsia="Times New Roman" w:hAnsi="Times New Roman"/>
                    <w:spacing w:val="-1"/>
                  </w:rPr>
                </w:rPrChange>
              </w:rPr>
            </w:pPr>
          </w:p>
          <w:p w14:paraId="5D158E48" w14:textId="77777777" w:rsidR="003F3EDE" w:rsidRPr="00FB0B06" w:rsidRDefault="003F3EDE" w:rsidP="0025185C">
            <w:pPr>
              <w:jc w:val="center"/>
              <w:rPr>
                <w:rFonts w:ascii="Arial" w:eastAsia="Times New Roman" w:hAnsi="Arial" w:cs="Arial"/>
                <w:spacing w:val="-1"/>
                <w:sz w:val="20"/>
                <w:szCs w:val="20"/>
                <w:rPrChange w:id="9011" w:author="Adelino Naquarta Sepalanga Domingos" w:date="2025-03-05T09:28:00Z" w16du:dateUtc="2025-03-05T08:28:00Z">
                  <w:rPr>
                    <w:rFonts w:ascii="Times New Roman" w:eastAsia="Times New Roman" w:hAnsi="Times New Roman"/>
                    <w:spacing w:val="-1"/>
                  </w:rPr>
                </w:rPrChange>
              </w:rPr>
            </w:pPr>
          </w:p>
          <w:p w14:paraId="1F004889" w14:textId="77777777" w:rsidR="003F3EDE" w:rsidRPr="00FB0B06" w:rsidRDefault="003F3EDE" w:rsidP="0025185C">
            <w:pPr>
              <w:jc w:val="center"/>
              <w:rPr>
                <w:rFonts w:ascii="Arial" w:eastAsia="Times New Roman" w:hAnsi="Arial" w:cs="Arial"/>
                <w:spacing w:val="-1"/>
                <w:sz w:val="20"/>
                <w:szCs w:val="20"/>
                <w:rPrChange w:id="9012"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013" w:author="Adelino Naquarta Sepalanga Domingos" w:date="2025-03-05T09:28:00Z" w16du:dateUtc="2025-03-05T08:28: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8EB6438" w14:textId="77777777" w:rsidR="003F3EDE" w:rsidRPr="00FB0B06" w:rsidRDefault="003F3EDE" w:rsidP="0025185C">
            <w:pPr>
              <w:rPr>
                <w:rFonts w:ascii="Arial" w:eastAsia="Times New Roman" w:hAnsi="Arial" w:cs="Arial"/>
                <w:spacing w:val="-1"/>
                <w:sz w:val="20"/>
                <w:szCs w:val="20"/>
                <w:rPrChange w:id="9014" w:author="Adelino Naquarta Sepalanga Domingos" w:date="2025-03-05T09:28:00Z" w16du:dateUtc="2025-03-05T08:28:00Z">
                  <w:rPr>
                    <w:rFonts w:ascii="Times New Roman" w:eastAsia="Times New Roman" w:hAnsi="Times New Roman"/>
                    <w:spacing w:val="-1"/>
                  </w:rPr>
                </w:rPrChange>
              </w:rPr>
            </w:pPr>
          </w:p>
          <w:p w14:paraId="297097E1" w14:textId="77777777" w:rsidR="003F3EDE" w:rsidRPr="00FB0B06" w:rsidRDefault="003F3EDE" w:rsidP="0025185C">
            <w:pPr>
              <w:rPr>
                <w:rFonts w:ascii="Arial" w:eastAsia="Times New Roman" w:hAnsi="Arial" w:cs="Arial"/>
                <w:spacing w:val="-1"/>
                <w:sz w:val="20"/>
                <w:szCs w:val="20"/>
                <w:rPrChange w:id="9015" w:author="Adelino Naquarta Sepalanga Domingos" w:date="2025-03-05T09:28:00Z" w16du:dateUtc="2025-03-05T08:28:00Z">
                  <w:rPr>
                    <w:rFonts w:ascii="Times New Roman" w:eastAsia="Times New Roman" w:hAnsi="Times New Roman"/>
                    <w:spacing w:val="-1"/>
                  </w:rPr>
                </w:rPrChange>
              </w:rPr>
            </w:pPr>
          </w:p>
          <w:p w14:paraId="5F7F5CEA" w14:textId="77777777" w:rsidR="003F3EDE" w:rsidRPr="00FB0B06" w:rsidRDefault="003F3EDE" w:rsidP="0025185C">
            <w:pPr>
              <w:rPr>
                <w:rFonts w:ascii="Arial" w:eastAsia="Times New Roman" w:hAnsi="Arial" w:cs="Arial"/>
                <w:spacing w:val="-1"/>
                <w:sz w:val="20"/>
                <w:szCs w:val="20"/>
                <w:rPrChange w:id="9016"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017" w:author="Adelino Naquarta Sepalanga Domingos" w:date="2025-03-05T09:28:00Z" w16du:dateUtc="2025-03-05T08:28:00Z">
                  <w:rPr>
                    <w:rFonts w:ascii="Times New Roman" w:eastAsia="Times New Roman" w:hAnsi="Times New Roman"/>
                    <w:spacing w:val="-1"/>
                  </w:rPr>
                </w:rPrChange>
              </w:rPr>
              <w:t>Referência ao documento de origem (SourceDocumentID)</w:t>
            </w:r>
          </w:p>
        </w:tc>
        <w:tc>
          <w:tcPr>
            <w:tcW w:w="38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41C7678" w14:textId="2C1628C4" w:rsidR="003F3EDE" w:rsidRPr="00FB0B06" w:rsidRDefault="003F3EDE" w:rsidP="0025185C">
            <w:pPr>
              <w:rPr>
                <w:rFonts w:ascii="Arial" w:eastAsia="Times New Roman" w:hAnsi="Arial" w:cs="Arial"/>
                <w:spacing w:val="-1"/>
                <w:sz w:val="20"/>
                <w:szCs w:val="20"/>
                <w:rPrChange w:id="9018"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019" w:author="Adelino Naquarta Sepalanga Domingos" w:date="2025-03-05T09:28:00Z" w16du:dateUtc="2025-03-05T08:28:00Z">
                  <w:rPr>
                    <w:rFonts w:ascii="Times New Roman" w:eastAsia="Times New Roman" w:hAnsi="Times New Roman"/>
                    <w:spacing w:val="-1"/>
                  </w:rPr>
                </w:rPrChange>
              </w:rPr>
              <w:t>Existindo a necessidade de efectuar mais do que uma referência, esta estrutura pode</w:t>
            </w:r>
            <w:del w:id="9020" w:author="Adelino Naquarta Sepalanga Domingos" w:date="2025-03-05T09:36:00Z" w16du:dateUtc="2025-03-05T08:36:00Z">
              <w:r w:rsidRPr="00FB0B06" w:rsidDel="00B45277">
                <w:rPr>
                  <w:rFonts w:ascii="Arial" w:eastAsia="Times New Roman" w:hAnsi="Arial" w:cs="Arial"/>
                  <w:spacing w:val="-1"/>
                  <w:sz w:val="20"/>
                  <w:szCs w:val="20"/>
                  <w:rPrChange w:id="9021" w:author="Adelino Naquarta Sepalanga Domingos" w:date="2025-03-05T09:28:00Z" w16du:dateUtc="2025-03-05T08:28:00Z">
                    <w:rPr>
                      <w:rFonts w:ascii="Times New Roman" w:eastAsia="Times New Roman" w:hAnsi="Times New Roman"/>
                      <w:spacing w:val="-1"/>
                    </w:rPr>
                  </w:rPrChange>
                </w:rPr>
                <w:delText>rá</w:delText>
              </w:r>
            </w:del>
            <w:r w:rsidRPr="00FB0B06">
              <w:rPr>
                <w:rFonts w:ascii="Arial" w:eastAsia="Times New Roman" w:hAnsi="Arial" w:cs="Arial"/>
                <w:spacing w:val="-1"/>
                <w:sz w:val="20"/>
                <w:szCs w:val="20"/>
                <w:rPrChange w:id="9022" w:author="Adelino Naquarta Sepalanga Domingos" w:date="2025-03-05T09:28:00Z" w16du:dateUtc="2025-03-05T08:28:00Z">
                  <w:rPr>
                    <w:rFonts w:ascii="Times New Roman" w:eastAsia="Times New Roman" w:hAnsi="Times New Roman"/>
                    <w:spacing w:val="-1"/>
                  </w:rPr>
                </w:rPrChange>
              </w:rPr>
              <w:t xml:space="preserve"> ser gerada tantas vezes quantas as necessárias.</w:t>
            </w:r>
          </w:p>
          <w:p w14:paraId="42F99DEE" w14:textId="06CEB967" w:rsidR="003F3EDE" w:rsidRPr="00FB0B06" w:rsidRDefault="003F3EDE" w:rsidP="0025185C">
            <w:pPr>
              <w:rPr>
                <w:rFonts w:ascii="Arial" w:eastAsia="Times New Roman" w:hAnsi="Arial" w:cs="Arial"/>
                <w:spacing w:val="-1"/>
                <w:sz w:val="20"/>
                <w:szCs w:val="20"/>
                <w:rPrChange w:id="9023"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024" w:author="Adelino Naquarta Sepalanga Domingos" w:date="2025-03-05T09:28:00Z" w16du:dateUtc="2025-03-05T08:28:00Z">
                  <w:rPr>
                    <w:rFonts w:ascii="Times New Roman" w:eastAsia="Times New Roman" w:hAnsi="Times New Roman"/>
                    <w:spacing w:val="-1"/>
                  </w:rPr>
                </w:rPrChange>
              </w:rPr>
              <w:t>No caso d</w:t>
            </w:r>
            <w:ins w:id="9025" w:author="Adelino Naquarta Sepalanga Domingos" w:date="2025-03-05T09:29:00Z" w16du:dateUtc="2025-03-05T08:29:00Z">
              <w:r w:rsidR="00FB0B06">
                <w:rPr>
                  <w:rFonts w:ascii="Arial" w:eastAsia="Times New Roman" w:hAnsi="Arial" w:cs="Arial"/>
                  <w:spacing w:val="-1"/>
                  <w:sz w:val="20"/>
                  <w:szCs w:val="20"/>
                </w:rPr>
                <w:t xml:space="preserve">e </w:t>
              </w:r>
            </w:ins>
            <w:r w:rsidRPr="00FB0B06">
              <w:rPr>
                <w:rFonts w:ascii="Arial" w:eastAsia="Times New Roman" w:hAnsi="Arial" w:cs="Arial"/>
                <w:spacing w:val="-1"/>
                <w:sz w:val="20"/>
                <w:szCs w:val="20"/>
                <w:rPrChange w:id="9026" w:author="Adelino Naquarta Sepalanga Domingos" w:date="2025-03-05T09:28:00Z" w16du:dateUtc="2025-03-05T08:28:00Z">
                  <w:rPr>
                    <w:rFonts w:ascii="Times New Roman" w:eastAsia="Times New Roman" w:hAnsi="Times New Roman"/>
                    <w:spacing w:val="-1"/>
                  </w:rPr>
                </w:rPrChange>
              </w:rPr>
              <w:t>a aplicação ser integrada deve ser utilizada a estrutura de numeração do campo de origem.</w:t>
            </w:r>
          </w:p>
        </w:tc>
        <w:tc>
          <w:tcPr>
            <w:tcW w:w="127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D2C801C" w14:textId="77777777" w:rsidR="003F3EDE" w:rsidRPr="00FB0B06" w:rsidRDefault="003F3EDE" w:rsidP="0025185C">
            <w:pPr>
              <w:jc w:val="center"/>
              <w:rPr>
                <w:rFonts w:ascii="Arial" w:eastAsia="Times New Roman" w:hAnsi="Arial" w:cs="Arial"/>
                <w:spacing w:val="-1"/>
                <w:sz w:val="20"/>
                <w:szCs w:val="20"/>
                <w:rPrChange w:id="9027" w:author="Adelino Naquarta Sepalanga Domingos" w:date="2025-03-05T09:28:00Z" w16du:dateUtc="2025-03-05T08:28:00Z">
                  <w:rPr>
                    <w:rFonts w:ascii="Times New Roman" w:eastAsia="Times New Roman" w:hAnsi="Times New Roman"/>
                    <w:spacing w:val="-1"/>
                  </w:rPr>
                </w:rPrChange>
              </w:rPr>
            </w:pPr>
          </w:p>
          <w:p w14:paraId="2F3BAB68" w14:textId="77777777" w:rsidR="003F3EDE" w:rsidRPr="00FB0B06" w:rsidRDefault="003F3EDE" w:rsidP="0025185C">
            <w:pPr>
              <w:jc w:val="center"/>
              <w:rPr>
                <w:rFonts w:ascii="Arial" w:eastAsia="Times New Roman" w:hAnsi="Arial" w:cs="Arial"/>
                <w:spacing w:val="-1"/>
                <w:sz w:val="20"/>
                <w:szCs w:val="20"/>
                <w:rPrChange w:id="9028" w:author="Adelino Naquarta Sepalanga Domingos" w:date="2025-03-05T09:28:00Z" w16du:dateUtc="2025-03-05T08:28:00Z">
                  <w:rPr>
                    <w:rFonts w:ascii="Times New Roman" w:eastAsia="Times New Roman" w:hAnsi="Times New Roman"/>
                    <w:spacing w:val="-1"/>
                  </w:rPr>
                </w:rPrChange>
              </w:rPr>
            </w:pPr>
          </w:p>
          <w:p w14:paraId="1F2B8ABA" w14:textId="77777777" w:rsidR="003F3EDE" w:rsidRPr="00FB0B06" w:rsidRDefault="003F3EDE" w:rsidP="0025185C">
            <w:pPr>
              <w:jc w:val="center"/>
              <w:rPr>
                <w:rFonts w:ascii="Arial" w:eastAsia="Times New Roman" w:hAnsi="Arial" w:cs="Arial"/>
                <w:spacing w:val="-1"/>
                <w:sz w:val="20"/>
                <w:szCs w:val="20"/>
                <w:rPrChange w:id="9029"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030" w:author="Adelino Naquarta Sepalanga Domingos" w:date="2025-03-05T09:28:00Z" w16du:dateUtc="2025-03-05T08:28:00Z">
                  <w:rPr>
                    <w:rFonts w:ascii="Times New Roman" w:eastAsia="Times New Roman" w:hAnsi="Times New Roman"/>
                    <w:spacing w:val="-1"/>
                  </w:rPr>
                </w:rPrChange>
              </w:rPr>
              <w:t>Não Aplicável</w:t>
            </w:r>
          </w:p>
        </w:tc>
      </w:tr>
      <w:tr w:rsidR="003F3EDE" w:rsidRPr="00FB0B06" w14:paraId="4F87F71D" w14:textId="77777777" w:rsidTr="0025185C">
        <w:trPr>
          <w:trHeight w:val="1743"/>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4A66867" w14:textId="77777777" w:rsidR="003F3EDE" w:rsidRPr="00FB0B06" w:rsidRDefault="003F3EDE" w:rsidP="0025185C">
            <w:pPr>
              <w:jc w:val="center"/>
              <w:rPr>
                <w:rFonts w:ascii="Arial" w:eastAsia="Times New Roman" w:hAnsi="Arial" w:cs="Arial"/>
                <w:spacing w:val="-1"/>
                <w:sz w:val="20"/>
                <w:szCs w:val="20"/>
                <w:rPrChange w:id="9031" w:author="Adelino Naquarta Sepalanga Domingos" w:date="2025-03-05T09:28:00Z" w16du:dateUtc="2025-03-05T08:28:00Z">
                  <w:rPr>
                    <w:rFonts w:ascii="Times New Roman" w:eastAsia="Times New Roman" w:hAnsi="Times New Roman"/>
                    <w:spacing w:val="-1"/>
                  </w:rPr>
                </w:rPrChange>
              </w:rPr>
            </w:pPr>
          </w:p>
          <w:p w14:paraId="4EFFF229" w14:textId="77777777" w:rsidR="003F3EDE" w:rsidRPr="00FB0B06" w:rsidRDefault="003F3EDE" w:rsidP="0025185C">
            <w:pPr>
              <w:jc w:val="center"/>
              <w:rPr>
                <w:rFonts w:ascii="Arial" w:eastAsia="Times New Roman" w:hAnsi="Arial" w:cs="Arial"/>
                <w:spacing w:val="-1"/>
                <w:sz w:val="20"/>
                <w:szCs w:val="20"/>
                <w:rPrChange w:id="9032" w:author="Adelino Naquarta Sepalanga Domingos" w:date="2025-03-05T09:28:00Z" w16du:dateUtc="2025-03-05T08:28:00Z">
                  <w:rPr>
                    <w:rFonts w:ascii="Times New Roman" w:eastAsia="Times New Roman" w:hAnsi="Times New Roman"/>
                    <w:spacing w:val="-1"/>
                  </w:rPr>
                </w:rPrChange>
              </w:rPr>
            </w:pPr>
          </w:p>
          <w:p w14:paraId="4BF9F851" w14:textId="77777777" w:rsidR="003F3EDE" w:rsidRPr="00FB0B06" w:rsidRDefault="003F3EDE" w:rsidP="0025185C">
            <w:pPr>
              <w:jc w:val="center"/>
              <w:rPr>
                <w:rFonts w:ascii="Arial" w:eastAsia="Times New Roman" w:hAnsi="Arial" w:cs="Arial"/>
                <w:spacing w:val="-1"/>
                <w:sz w:val="20"/>
                <w:szCs w:val="20"/>
                <w:rPrChange w:id="9033"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034" w:author="Adelino Naquarta Sepalanga Domingos" w:date="2025-03-05T09:28:00Z" w16du:dateUtc="2025-03-05T08:28:00Z">
                  <w:rPr>
                    <w:rFonts w:ascii="Times New Roman" w:eastAsia="Times New Roman" w:hAnsi="Times New Roman"/>
                    <w:spacing w:val="-1"/>
                  </w:rPr>
                </w:rPrChange>
              </w:rPr>
              <w:t>4.4.4.14.2.1.</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FB82B11" w14:textId="77777777" w:rsidR="003F3EDE" w:rsidRPr="00FB0B06" w:rsidRDefault="003F3EDE" w:rsidP="0025185C">
            <w:pPr>
              <w:jc w:val="center"/>
              <w:rPr>
                <w:rFonts w:ascii="Arial" w:eastAsia="Times New Roman" w:hAnsi="Arial" w:cs="Arial"/>
                <w:spacing w:val="-1"/>
                <w:sz w:val="20"/>
                <w:szCs w:val="20"/>
                <w:rPrChange w:id="9035" w:author="Adelino Naquarta Sepalanga Domingos" w:date="2025-03-05T09:28:00Z" w16du:dateUtc="2025-03-05T08:28:00Z">
                  <w:rPr>
                    <w:rFonts w:ascii="Times New Roman" w:eastAsia="Times New Roman" w:hAnsi="Times New Roman"/>
                    <w:spacing w:val="-1"/>
                  </w:rPr>
                </w:rPrChange>
              </w:rPr>
            </w:pPr>
          </w:p>
          <w:p w14:paraId="67591DBD" w14:textId="77777777" w:rsidR="003F3EDE" w:rsidRPr="00FB0B06" w:rsidRDefault="003F3EDE" w:rsidP="0025185C">
            <w:pPr>
              <w:jc w:val="center"/>
              <w:rPr>
                <w:rFonts w:ascii="Arial" w:eastAsia="Times New Roman" w:hAnsi="Arial" w:cs="Arial"/>
                <w:spacing w:val="-1"/>
                <w:sz w:val="20"/>
                <w:szCs w:val="20"/>
                <w:rPrChange w:id="9036" w:author="Adelino Naquarta Sepalanga Domingos" w:date="2025-03-05T09:28:00Z" w16du:dateUtc="2025-03-05T08:28:00Z">
                  <w:rPr>
                    <w:rFonts w:ascii="Times New Roman" w:eastAsia="Times New Roman" w:hAnsi="Times New Roman"/>
                    <w:spacing w:val="-1"/>
                  </w:rPr>
                </w:rPrChange>
              </w:rPr>
            </w:pPr>
          </w:p>
          <w:p w14:paraId="60D6D172" w14:textId="77777777" w:rsidR="003F3EDE" w:rsidRPr="00FB0B06" w:rsidRDefault="003F3EDE" w:rsidP="0025185C">
            <w:pPr>
              <w:jc w:val="center"/>
              <w:rPr>
                <w:rFonts w:ascii="Arial" w:eastAsia="Times New Roman" w:hAnsi="Arial" w:cs="Arial"/>
                <w:spacing w:val="-1"/>
                <w:sz w:val="20"/>
                <w:szCs w:val="20"/>
                <w:rPrChange w:id="9037"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038" w:author="Adelino Naquarta Sepalanga Domingos" w:date="2025-03-05T09:28:00Z" w16du:dateUtc="2025-03-05T08:28: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C2DF0EF" w14:textId="77777777" w:rsidR="003F3EDE" w:rsidRPr="00FB0B06" w:rsidRDefault="003F3EDE" w:rsidP="0025185C">
            <w:pPr>
              <w:rPr>
                <w:rFonts w:ascii="Arial" w:eastAsia="Times New Roman" w:hAnsi="Arial" w:cs="Arial"/>
                <w:spacing w:val="-1"/>
                <w:sz w:val="20"/>
                <w:szCs w:val="20"/>
                <w:rPrChange w:id="9039" w:author="Adelino Naquarta Sepalanga Domingos" w:date="2025-03-05T09:28:00Z" w16du:dateUtc="2025-03-05T08:28:00Z">
                  <w:rPr>
                    <w:rFonts w:ascii="Times New Roman" w:eastAsia="Times New Roman" w:hAnsi="Times New Roman"/>
                    <w:spacing w:val="-1"/>
                  </w:rPr>
                </w:rPrChange>
              </w:rPr>
            </w:pPr>
          </w:p>
          <w:p w14:paraId="7980D797" w14:textId="77777777" w:rsidR="003F3EDE" w:rsidRPr="00FB0B06" w:rsidRDefault="003F3EDE" w:rsidP="0025185C">
            <w:pPr>
              <w:rPr>
                <w:rFonts w:ascii="Arial" w:eastAsia="Times New Roman" w:hAnsi="Arial" w:cs="Arial"/>
                <w:spacing w:val="-1"/>
                <w:sz w:val="20"/>
                <w:szCs w:val="20"/>
                <w:rPrChange w:id="9040" w:author="Adelino Naquarta Sepalanga Domingos" w:date="2025-03-05T09:28:00Z" w16du:dateUtc="2025-03-05T08:28:00Z">
                  <w:rPr>
                    <w:rFonts w:ascii="Times New Roman" w:eastAsia="Times New Roman" w:hAnsi="Times New Roman"/>
                    <w:spacing w:val="-1"/>
                  </w:rPr>
                </w:rPrChange>
              </w:rPr>
            </w:pPr>
          </w:p>
          <w:p w14:paraId="5EDBA2BB" w14:textId="77777777" w:rsidR="003F3EDE" w:rsidRPr="00FB0B06" w:rsidRDefault="003F3EDE" w:rsidP="0025185C">
            <w:pPr>
              <w:rPr>
                <w:rFonts w:ascii="Arial" w:eastAsia="Times New Roman" w:hAnsi="Arial" w:cs="Arial"/>
                <w:spacing w:val="-1"/>
                <w:sz w:val="20"/>
                <w:szCs w:val="20"/>
                <w:rPrChange w:id="9041"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042" w:author="Adelino Naquarta Sepalanga Domingos" w:date="2025-03-05T09:28:00Z" w16du:dateUtc="2025-03-05T08:28:00Z">
                  <w:rPr>
                    <w:rFonts w:ascii="Times New Roman" w:eastAsia="Times New Roman" w:hAnsi="Times New Roman"/>
                    <w:spacing w:val="-1"/>
                  </w:rPr>
                </w:rPrChange>
              </w:rPr>
              <w:t>Número do documento de origem (OriginatingON)</w:t>
            </w:r>
          </w:p>
        </w:tc>
        <w:tc>
          <w:tcPr>
            <w:tcW w:w="38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AFEC8E9" w14:textId="77777777" w:rsidR="003F3EDE" w:rsidRPr="00FB0B06" w:rsidRDefault="003F3EDE" w:rsidP="0025185C">
            <w:pPr>
              <w:rPr>
                <w:rFonts w:ascii="Arial" w:eastAsia="Times New Roman" w:hAnsi="Arial" w:cs="Arial"/>
                <w:spacing w:val="-1"/>
                <w:sz w:val="20"/>
                <w:szCs w:val="20"/>
                <w:rPrChange w:id="9043"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044" w:author="Adelino Naquarta Sepalanga Domingos" w:date="2025-03-05T09:28:00Z" w16du:dateUtc="2025-03-05T08:28:00Z">
                  <w:rPr>
                    <w:rFonts w:ascii="Times New Roman" w:eastAsia="Times New Roman" w:hAnsi="Times New Roman"/>
                    <w:spacing w:val="-1"/>
                  </w:rPr>
                </w:rPrChange>
              </w:rPr>
              <w:t>Deve ser indicado o tipo, a série e o número da factura ou documento rectificativo desta a que respeita o pagamento.</w:t>
            </w:r>
          </w:p>
          <w:p w14:paraId="0B6E587B" w14:textId="77777777" w:rsidR="003F3EDE" w:rsidRPr="00FB0B06" w:rsidRDefault="003F3EDE" w:rsidP="0025185C">
            <w:pPr>
              <w:rPr>
                <w:rFonts w:ascii="Arial" w:eastAsia="Times New Roman" w:hAnsi="Arial" w:cs="Arial"/>
                <w:spacing w:val="-1"/>
                <w:sz w:val="20"/>
                <w:szCs w:val="20"/>
                <w:rPrChange w:id="9045"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046" w:author="Adelino Naquarta Sepalanga Domingos" w:date="2025-03-05T09:28:00Z" w16du:dateUtc="2025-03-05T08:28:00Z">
                  <w:rPr>
                    <w:rFonts w:ascii="Times New Roman" w:eastAsia="Times New Roman" w:hAnsi="Times New Roman"/>
                    <w:spacing w:val="-1"/>
                  </w:rPr>
                </w:rPrChange>
              </w:rPr>
              <w:t>Se o documento referido estiver contido no SAFT (AO) deve ser utilizada a estrutura de numeração do campo</w:t>
            </w:r>
          </w:p>
          <w:p w14:paraId="23452540" w14:textId="77777777" w:rsidR="003F3EDE" w:rsidRPr="00FB0B06" w:rsidRDefault="003F3EDE" w:rsidP="0025185C">
            <w:pPr>
              <w:rPr>
                <w:rFonts w:ascii="Arial" w:eastAsia="Times New Roman" w:hAnsi="Arial" w:cs="Arial"/>
                <w:spacing w:val="-1"/>
                <w:sz w:val="20"/>
                <w:szCs w:val="20"/>
                <w:rPrChange w:id="9047"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048" w:author="Adelino Naquarta Sepalanga Domingos" w:date="2025-03-05T09:28:00Z" w16du:dateUtc="2025-03-05T08:28:00Z">
                  <w:rPr>
                    <w:rFonts w:ascii="Times New Roman" w:eastAsia="Times New Roman" w:hAnsi="Times New Roman"/>
                    <w:spacing w:val="-1"/>
                  </w:rPr>
                </w:rPrChange>
              </w:rPr>
              <w:t xml:space="preserve">4.1.4.1 – Identificação única do documento de venda (InvoiceNo) da Tabela </w:t>
            </w:r>
          </w:p>
          <w:p w14:paraId="2EB2D56D" w14:textId="77777777" w:rsidR="003F3EDE" w:rsidRPr="00FB0B06" w:rsidRDefault="003F3EDE" w:rsidP="0025185C">
            <w:pPr>
              <w:rPr>
                <w:rFonts w:ascii="Arial" w:eastAsia="Times New Roman" w:hAnsi="Arial" w:cs="Arial"/>
                <w:spacing w:val="-1"/>
                <w:sz w:val="20"/>
                <w:szCs w:val="20"/>
                <w:rPrChange w:id="9049"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050" w:author="Adelino Naquarta Sepalanga Domingos" w:date="2025-03-05T09:28:00Z" w16du:dateUtc="2025-03-05T08:28:00Z">
                  <w:rPr>
                    <w:rFonts w:ascii="Times New Roman" w:eastAsia="Times New Roman" w:hAnsi="Times New Roman"/>
                    <w:spacing w:val="-1"/>
                  </w:rPr>
                </w:rPrChange>
              </w:rPr>
              <w:t>4.1. – Documentos comerciais a clientes (SalesInvoices).</w:t>
            </w:r>
          </w:p>
        </w:tc>
        <w:tc>
          <w:tcPr>
            <w:tcW w:w="127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DB293E3" w14:textId="77777777" w:rsidR="003F3EDE" w:rsidRPr="00FB0B06" w:rsidRDefault="003F3EDE" w:rsidP="0025185C">
            <w:pPr>
              <w:jc w:val="center"/>
              <w:rPr>
                <w:rFonts w:ascii="Arial" w:eastAsia="Times New Roman" w:hAnsi="Arial" w:cs="Arial"/>
                <w:spacing w:val="-1"/>
                <w:sz w:val="20"/>
                <w:szCs w:val="20"/>
                <w:rPrChange w:id="9051" w:author="Adelino Naquarta Sepalanga Domingos" w:date="2025-03-05T09:28:00Z" w16du:dateUtc="2025-03-05T08:28:00Z">
                  <w:rPr>
                    <w:rFonts w:ascii="Times New Roman" w:eastAsia="Times New Roman" w:hAnsi="Times New Roman"/>
                    <w:spacing w:val="-1"/>
                  </w:rPr>
                </w:rPrChange>
              </w:rPr>
            </w:pPr>
          </w:p>
          <w:p w14:paraId="66E02469" w14:textId="77777777" w:rsidR="003F3EDE" w:rsidRPr="00FB0B06" w:rsidRDefault="003F3EDE" w:rsidP="0025185C">
            <w:pPr>
              <w:jc w:val="center"/>
              <w:rPr>
                <w:rFonts w:ascii="Arial" w:eastAsia="Times New Roman" w:hAnsi="Arial" w:cs="Arial"/>
                <w:spacing w:val="-1"/>
                <w:sz w:val="20"/>
                <w:szCs w:val="20"/>
                <w:rPrChange w:id="9052" w:author="Adelino Naquarta Sepalanga Domingos" w:date="2025-03-05T09:28:00Z" w16du:dateUtc="2025-03-05T08:28:00Z">
                  <w:rPr>
                    <w:rFonts w:ascii="Times New Roman" w:eastAsia="Times New Roman" w:hAnsi="Times New Roman"/>
                    <w:spacing w:val="-1"/>
                  </w:rPr>
                </w:rPrChange>
              </w:rPr>
            </w:pPr>
          </w:p>
          <w:p w14:paraId="3FE1ABC8" w14:textId="77777777" w:rsidR="003F3EDE" w:rsidRPr="00FB0B06" w:rsidRDefault="003F3EDE" w:rsidP="0025185C">
            <w:pPr>
              <w:jc w:val="center"/>
              <w:rPr>
                <w:rFonts w:ascii="Arial" w:eastAsia="Times New Roman" w:hAnsi="Arial" w:cs="Arial"/>
                <w:spacing w:val="-1"/>
                <w:sz w:val="20"/>
                <w:szCs w:val="20"/>
                <w:rPrChange w:id="9053"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054" w:author="Adelino Naquarta Sepalanga Domingos" w:date="2025-03-05T09:28:00Z" w16du:dateUtc="2025-03-05T08:28:00Z">
                  <w:rPr>
                    <w:rFonts w:ascii="Times New Roman" w:eastAsia="Times New Roman" w:hAnsi="Times New Roman"/>
                    <w:spacing w:val="-1"/>
                  </w:rPr>
                </w:rPrChange>
              </w:rPr>
              <w:t>Texto 60</w:t>
            </w:r>
          </w:p>
        </w:tc>
      </w:tr>
      <w:tr w:rsidR="003F3EDE" w:rsidRPr="00FB0B06" w14:paraId="1E60193C" w14:textId="77777777" w:rsidTr="0025185C">
        <w:trPr>
          <w:trHeight w:val="939"/>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E1FFD1C" w14:textId="77777777" w:rsidR="003F3EDE" w:rsidRPr="00FB0B06" w:rsidRDefault="003F3EDE" w:rsidP="0025185C">
            <w:pPr>
              <w:jc w:val="center"/>
              <w:rPr>
                <w:rFonts w:ascii="Arial" w:eastAsia="Times New Roman" w:hAnsi="Arial" w:cs="Arial"/>
                <w:spacing w:val="-1"/>
                <w:sz w:val="20"/>
                <w:szCs w:val="20"/>
                <w:rPrChange w:id="9055"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056" w:author="Adelino Naquarta Sepalanga Domingos" w:date="2025-03-05T09:28:00Z" w16du:dateUtc="2025-03-05T08:28:00Z">
                  <w:rPr>
                    <w:rFonts w:ascii="Times New Roman" w:eastAsia="Times New Roman" w:hAnsi="Times New Roman"/>
                    <w:spacing w:val="-1"/>
                  </w:rPr>
                </w:rPrChange>
              </w:rPr>
              <w:t>4.4.4.14.2.2.</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C3DF264" w14:textId="77777777" w:rsidR="003F3EDE" w:rsidRPr="00FB0B06" w:rsidRDefault="003F3EDE" w:rsidP="0025185C">
            <w:pPr>
              <w:jc w:val="center"/>
              <w:rPr>
                <w:rFonts w:ascii="Arial" w:eastAsia="Times New Roman" w:hAnsi="Arial" w:cs="Arial"/>
                <w:spacing w:val="-1"/>
                <w:sz w:val="20"/>
                <w:szCs w:val="20"/>
                <w:rPrChange w:id="9057"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058" w:author="Adelino Naquarta Sepalanga Domingos" w:date="2025-03-05T09:28:00Z" w16du:dateUtc="2025-03-05T08:28: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F88AA4B" w14:textId="77777777" w:rsidR="003F3EDE" w:rsidRPr="00FB0B06" w:rsidRDefault="003F3EDE" w:rsidP="0025185C">
            <w:pPr>
              <w:rPr>
                <w:rFonts w:ascii="Arial" w:eastAsia="Times New Roman" w:hAnsi="Arial" w:cs="Arial"/>
                <w:spacing w:val="-1"/>
                <w:sz w:val="20"/>
                <w:szCs w:val="20"/>
                <w:rPrChange w:id="9059"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060" w:author="Adelino Naquarta Sepalanga Domingos" w:date="2025-03-05T09:28:00Z" w16du:dateUtc="2025-03-05T08:28:00Z">
                  <w:rPr>
                    <w:rFonts w:ascii="Times New Roman" w:eastAsia="Times New Roman" w:hAnsi="Times New Roman"/>
                    <w:spacing w:val="-1"/>
                  </w:rPr>
                </w:rPrChange>
              </w:rPr>
              <w:t>Data do documento de origem (InvoiceDate)</w:t>
            </w:r>
          </w:p>
        </w:tc>
        <w:tc>
          <w:tcPr>
            <w:tcW w:w="38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8F9A90F" w14:textId="77777777" w:rsidR="003F3EDE" w:rsidRPr="00FB0B06" w:rsidRDefault="003F3EDE" w:rsidP="0025185C">
            <w:pPr>
              <w:rPr>
                <w:rFonts w:ascii="Arial" w:eastAsia="Times New Roman" w:hAnsi="Arial" w:cs="Arial"/>
                <w:spacing w:val="-1"/>
                <w:sz w:val="20"/>
                <w:szCs w:val="20"/>
                <w:rPrChange w:id="9061"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062" w:author="Adelino Naquarta Sepalanga Domingos" w:date="2025-03-05T09:28:00Z" w16du:dateUtc="2025-03-05T08:28:00Z">
                  <w:rPr>
                    <w:rFonts w:ascii="Times New Roman" w:eastAsia="Times New Roman" w:hAnsi="Times New Roman"/>
                    <w:spacing w:val="-1"/>
                  </w:rPr>
                </w:rPrChange>
              </w:rPr>
              <w:t>Deve ser indicada a data da factura ou documento rectificativo desta a que se refere o pagamento.</w:t>
            </w:r>
          </w:p>
        </w:tc>
        <w:tc>
          <w:tcPr>
            <w:tcW w:w="127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CD7658F" w14:textId="77777777" w:rsidR="003F3EDE" w:rsidRPr="00FB0B06" w:rsidRDefault="003F3EDE" w:rsidP="0025185C">
            <w:pPr>
              <w:jc w:val="center"/>
              <w:rPr>
                <w:rFonts w:ascii="Arial" w:eastAsia="Times New Roman" w:hAnsi="Arial" w:cs="Arial"/>
                <w:spacing w:val="-1"/>
                <w:sz w:val="20"/>
                <w:szCs w:val="20"/>
                <w:rPrChange w:id="9063"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064" w:author="Adelino Naquarta Sepalanga Domingos" w:date="2025-03-05T09:28:00Z" w16du:dateUtc="2025-03-05T08:28:00Z">
                  <w:rPr>
                    <w:rFonts w:ascii="Times New Roman" w:eastAsia="Times New Roman" w:hAnsi="Times New Roman"/>
                    <w:spacing w:val="-1"/>
                  </w:rPr>
                </w:rPrChange>
              </w:rPr>
              <w:t>Data</w:t>
            </w:r>
          </w:p>
        </w:tc>
      </w:tr>
      <w:tr w:rsidR="003F3EDE" w:rsidRPr="00FB0B06" w14:paraId="04618DDC" w14:textId="77777777" w:rsidTr="0025185C">
        <w:trPr>
          <w:trHeight w:val="572"/>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7B4D70E" w14:textId="77777777" w:rsidR="003F3EDE" w:rsidRPr="00FB0B06" w:rsidRDefault="003F3EDE" w:rsidP="0025185C">
            <w:pPr>
              <w:jc w:val="center"/>
              <w:rPr>
                <w:rFonts w:ascii="Arial" w:eastAsia="Times New Roman" w:hAnsi="Arial" w:cs="Arial"/>
                <w:spacing w:val="-1"/>
                <w:sz w:val="20"/>
                <w:szCs w:val="20"/>
                <w:rPrChange w:id="9065"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066" w:author="Adelino Naquarta Sepalanga Domingos" w:date="2025-03-05T09:28:00Z" w16du:dateUtc="2025-03-05T08:28:00Z">
                  <w:rPr>
                    <w:rFonts w:ascii="Times New Roman" w:eastAsia="Times New Roman" w:hAnsi="Times New Roman"/>
                    <w:spacing w:val="-1"/>
                  </w:rPr>
                </w:rPrChange>
              </w:rPr>
              <w:t>4.4.4.14.2.3.</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FAB2023" w14:textId="77777777" w:rsidR="003F3EDE" w:rsidRPr="00FB0B06" w:rsidRDefault="003F3EDE" w:rsidP="0025185C">
            <w:pPr>
              <w:rPr>
                <w:rFonts w:ascii="Arial" w:eastAsia="Times New Roman" w:hAnsi="Arial" w:cs="Arial"/>
                <w:spacing w:val="-1"/>
                <w:sz w:val="20"/>
                <w:szCs w:val="20"/>
                <w:rPrChange w:id="9067" w:author="Adelino Naquarta Sepalanga Domingos" w:date="2025-03-05T09:28:00Z" w16du:dateUtc="2025-03-05T08:28: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2FC8F59" w14:textId="77777777" w:rsidR="003F3EDE" w:rsidRPr="00FB0B06" w:rsidRDefault="003F3EDE" w:rsidP="0025185C">
            <w:pPr>
              <w:rPr>
                <w:rFonts w:ascii="Arial" w:eastAsia="Times New Roman" w:hAnsi="Arial" w:cs="Arial"/>
                <w:spacing w:val="-1"/>
                <w:sz w:val="20"/>
                <w:szCs w:val="20"/>
                <w:rPrChange w:id="9068"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069" w:author="Adelino Naquarta Sepalanga Domingos" w:date="2025-03-05T09:28:00Z" w16du:dateUtc="2025-03-05T08:28:00Z">
                  <w:rPr>
                    <w:rFonts w:ascii="Times New Roman" w:eastAsia="Times New Roman" w:hAnsi="Times New Roman"/>
                    <w:spacing w:val="-1"/>
                  </w:rPr>
                </w:rPrChange>
              </w:rPr>
              <w:t>Descrição da linha (Description)</w:t>
            </w:r>
          </w:p>
        </w:tc>
        <w:tc>
          <w:tcPr>
            <w:tcW w:w="38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E13F863" w14:textId="77777777" w:rsidR="003F3EDE" w:rsidRPr="00FB0B06" w:rsidRDefault="003F3EDE" w:rsidP="0025185C">
            <w:pPr>
              <w:rPr>
                <w:rFonts w:ascii="Arial" w:eastAsia="Times New Roman" w:hAnsi="Arial" w:cs="Arial"/>
                <w:spacing w:val="-1"/>
                <w:sz w:val="20"/>
                <w:szCs w:val="20"/>
                <w:rPrChange w:id="9070"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071" w:author="Adelino Naquarta Sepalanga Domingos" w:date="2025-03-05T09:28:00Z" w16du:dateUtc="2025-03-05T08:28:00Z">
                  <w:rPr>
                    <w:rFonts w:ascii="Times New Roman" w:eastAsia="Times New Roman" w:hAnsi="Times New Roman"/>
                    <w:spacing w:val="-1"/>
                  </w:rPr>
                </w:rPrChange>
              </w:rPr>
              <w:t>Descrição da linha de recebimento.</w:t>
            </w:r>
          </w:p>
        </w:tc>
        <w:tc>
          <w:tcPr>
            <w:tcW w:w="127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F2CCA81" w14:textId="77777777" w:rsidR="003F3EDE" w:rsidRPr="00FB0B06" w:rsidRDefault="003F3EDE" w:rsidP="0025185C">
            <w:pPr>
              <w:jc w:val="center"/>
              <w:rPr>
                <w:rFonts w:ascii="Arial" w:eastAsia="Times New Roman" w:hAnsi="Arial" w:cs="Arial"/>
                <w:spacing w:val="-1"/>
                <w:sz w:val="20"/>
                <w:szCs w:val="20"/>
                <w:rPrChange w:id="9072"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073" w:author="Adelino Naquarta Sepalanga Domingos" w:date="2025-03-05T09:28:00Z" w16du:dateUtc="2025-03-05T08:28:00Z">
                  <w:rPr>
                    <w:rFonts w:ascii="Times New Roman" w:eastAsia="Times New Roman" w:hAnsi="Times New Roman"/>
                    <w:spacing w:val="-1"/>
                  </w:rPr>
                </w:rPrChange>
              </w:rPr>
              <w:t>Texto 200</w:t>
            </w:r>
          </w:p>
        </w:tc>
      </w:tr>
      <w:tr w:rsidR="003F3EDE" w:rsidRPr="00FB0B06" w14:paraId="5B44ED18" w14:textId="77777777" w:rsidTr="0025185C">
        <w:trPr>
          <w:trHeight w:val="669"/>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D8BDFFA" w14:textId="77777777" w:rsidR="003F3EDE" w:rsidRPr="00FB0B06" w:rsidRDefault="003F3EDE" w:rsidP="0025185C">
            <w:pPr>
              <w:jc w:val="center"/>
              <w:rPr>
                <w:rFonts w:ascii="Arial" w:eastAsia="Times New Roman" w:hAnsi="Arial" w:cs="Arial"/>
                <w:spacing w:val="-1"/>
                <w:sz w:val="20"/>
                <w:szCs w:val="20"/>
                <w:rPrChange w:id="9074"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075" w:author="Adelino Naquarta Sepalanga Domingos" w:date="2025-03-05T09:28:00Z" w16du:dateUtc="2025-03-05T08:28:00Z">
                  <w:rPr>
                    <w:rFonts w:ascii="Times New Roman" w:eastAsia="Times New Roman" w:hAnsi="Times New Roman"/>
                    <w:spacing w:val="-1"/>
                  </w:rPr>
                </w:rPrChange>
              </w:rPr>
              <w:t>4.4.4.14.3.</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A1C565B" w14:textId="77777777" w:rsidR="003F3EDE" w:rsidRPr="00FB0B06" w:rsidRDefault="003F3EDE" w:rsidP="0025185C">
            <w:pPr>
              <w:jc w:val="center"/>
              <w:rPr>
                <w:rFonts w:ascii="Arial" w:eastAsia="Times New Roman" w:hAnsi="Arial" w:cs="Arial"/>
                <w:spacing w:val="-1"/>
                <w:sz w:val="20"/>
                <w:szCs w:val="20"/>
                <w:rPrChange w:id="9076" w:author="Adelino Naquarta Sepalanga Domingos" w:date="2025-03-05T09:28:00Z" w16du:dateUtc="2025-03-05T08:28: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C29C769" w14:textId="77777777" w:rsidR="003F3EDE" w:rsidRPr="00FB0B06" w:rsidRDefault="003F3EDE" w:rsidP="0025185C">
            <w:pPr>
              <w:rPr>
                <w:rFonts w:ascii="Arial" w:eastAsia="Times New Roman" w:hAnsi="Arial" w:cs="Arial"/>
                <w:spacing w:val="-1"/>
                <w:sz w:val="20"/>
                <w:szCs w:val="20"/>
                <w:rPrChange w:id="9077"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078" w:author="Adelino Naquarta Sepalanga Domingos" w:date="2025-03-05T09:28:00Z" w16du:dateUtc="2025-03-05T08:28:00Z">
                  <w:rPr>
                    <w:rFonts w:ascii="Times New Roman" w:eastAsia="Times New Roman" w:hAnsi="Times New Roman"/>
                    <w:spacing w:val="-1"/>
                  </w:rPr>
                </w:rPrChange>
              </w:rPr>
              <w:t>Montante do desconto da linha (SettlementAmount)</w:t>
            </w:r>
          </w:p>
        </w:tc>
        <w:tc>
          <w:tcPr>
            <w:tcW w:w="38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9D3E5A1" w14:textId="77777777" w:rsidR="003F3EDE" w:rsidRPr="00FB0B06" w:rsidRDefault="003F3EDE" w:rsidP="0025185C">
            <w:pPr>
              <w:rPr>
                <w:rFonts w:ascii="Arial" w:eastAsia="Times New Roman" w:hAnsi="Arial" w:cs="Arial"/>
                <w:spacing w:val="-1"/>
                <w:sz w:val="20"/>
                <w:szCs w:val="20"/>
                <w:rPrChange w:id="9079"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080" w:author="Adelino Naquarta Sepalanga Domingos" w:date="2025-03-05T09:28:00Z" w16du:dateUtc="2025-03-05T08:28:00Z">
                  <w:rPr>
                    <w:rFonts w:ascii="Times New Roman" w:eastAsia="Times New Roman" w:hAnsi="Times New Roman"/>
                    <w:spacing w:val="-1"/>
                  </w:rPr>
                </w:rPrChange>
              </w:rPr>
              <w:t>Descontos concedidos aquando do pagamento deste documento.</w:t>
            </w:r>
          </w:p>
        </w:tc>
        <w:tc>
          <w:tcPr>
            <w:tcW w:w="127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11D2D33" w14:textId="77777777" w:rsidR="003F3EDE" w:rsidRPr="00FB0B06" w:rsidRDefault="003F3EDE" w:rsidP="0025185C">
            <w:pPr>
              <w:jc w:val="center"/>
              <w:rPr>
                <w:rFonts w:ascii="Arial" w:eastAsia="Times New Roman" w:hAnsi="Arial" w:cs="Arial"/>
                <w:spacing w:val="-1"/>
                <w:sz w:val="20"/>
                <w:szCs w:val="20"/>
                <w:rPrChange w:id="9081" w:author="Adelino Naquarta Sepalanga Domingos" w:date="2025-03-05T09:28:00Z" w16du:dateUtc="2025-03-05T08:28:00Z">
                  <w:rPr>
                    <w:rFonts w:ascii="Times New Roman" w:eastAsia="Times New Roman" w:hAnsi="Times New Roman"/>
                    <w:spacing w:val="-1"/>
                  </w:rPr>
                </w:rPrChange>
              </w:rPr>
            </w:pPr>
          </w:p>
          <w:p w14:paraId="375BE3F5" w14:textId="77777777" w:rsidR="003F3EDE" w:rsidRPr="00FB0B06" w:rsidRDefault="003F3EDE" w:rsidP="0025185C">
            <w:pPr>
              <w:jc w:val="center"/>
              <w:rPr>
                <w:rFonts w:ascii="Arial" w:eastAsia="Times New Roman" w:hAnsi="Arial" w:cs="Arial"/>
                <w:spacing w:val="-1"/>
                <w:sz w:val="20"/>
                <w:szCs w:val="20"/>
                <w:rPrChange w:id="9082"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083" w:author="Adelino Naquarta Sepalanga Domingos" w:date="2025-03-05T09:28:00Z" w16du:dateUtc="2025-03-05T08:28:00Z">
                  <w:rPr>
                    <w:rFonts w:ascii="Times New Roman" w:eastAsia="Times New Roman" w:hAnsi="Times New Roman"/>
                    <w:spacing w:val="-1"/>
                  </w:rPr>
                </w:rPrChange>
              </w:rPr>
              <w:t>Monetário</w:t>
            </w:r>
          </w:p>
        </w:tc>
      </w:tr>
      <w:tr w:rsidR="003F3EDE" w:rsidRPr="00FB0B06" w14:paraId="7B295493" w14:textId="77777777" w:rsidTr="0025185C">
        <w:trPr>
          <w:trHeight w:val="733"/>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E48894E" w14:textId="77777777" w:rsidR="003F3EDE" w:rsidRPr="00FB0B06" w:rsidRDefault="003F3EDE" w:rsidP="0025185C">
            <w:pPr>
              <w:jc w:val="center"/>
              <w:rPr>
                <w:rFonts w:ascii="Arial" w:eastAsia="Times New Roman" w:hAnsi="Arial" w:cs="Arial"/>
                <w:spacing w:val="-1"/>
                <w:sz w:val="20"/>
                <w:szCs w:val="20"/>
                <w:rPrChange w:id="9084"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085" w:author="Adelino Naquarta Sepalanga Domingos" w:date="2025-03-05T09:28:00Z" w16du:dateUtc="2025-03-05T08:28:00Z">
                  <w:rPr>
                    <w:rFonts w:ascii="Times New Roman" w:eastAsia="Times New Roman" w:hAnsi="Times New Roman"/>
                    <w:spacing w:val="-1"/>
                  </w:rPr>
                </w:rPrChange>
              </w:rPr>
              <w:t>4.4.4.14.4.</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FC88280" w14:textId="77777777" w:rsidR="003F3EDE" w:rsidRPr="00FB0B06" w:rsidRDefault="003F3EDE" w:rsidP="0025185C">
            <w:pPr>
              <w:jc w:val="center"/>
              <w:rPr>
                <w:rFonts w:ascii="Arial" w:eastAsia="Times New Roman" w:hAnsi="Arial" w:cs="Arial"/>
                <w:spacing w:val="-1"/>
                <w:sz w:val="20"/>
                <w:szCs w:val="20"/>
                <w:rPrChange w:id="9086"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087" w:author="Adelino Naquarta Sepalanga Domingos" w:date="2025-03-05T09:28:00Z" w16du:dateUtc="2025-03-05T08:28: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A434A6F" w14:textId="77777777" w:rsidR="003F3EDE" w:rsidRPr="00FB0B06" w:rsidRDefault="003F3EDE" w:rsidP="0025185C">
            <w:pPr>
              <w:rPr>
                <w:rFonts w:ascii="Arial" w:eastAsia="Times New Roman" w:hAnsi="Arial" w:cs="Arial"/>
                <w:spacing w:val="-1"/>
                <w:sz w:val="20"/>
                <w:szCs w:val="20"/>
                <w:rPrChange w:id="9088"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089" w:author="Adelino Naquarta Sepalanga Domingos" w:date="2025-03-05T09:28:00Z" w16du:dateUtc="2025-03-05T08:28:00Z">
                  <w:rPr>
                    <w:rFonts w:ascii="Times New Roman" w:eastAsia="Times New Roman" w:hAnsi="Times New Roman"/>
                    <w:spacing w:val="-1"/>
                  </w:rPr>
                </w:rPrChange>
              </w:rPr>
              <w:t>Valor a débito (DebitAmount)</w:t>
            </w:r>
          </w:p>
        </w:tc>
        <w:tc>
          <w:tcPr>
            <w:tcW w:w="38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28B474F" w14:textId="77777777" w:rsidR="003F3EDE" w:rsidRPr="00FB0B06" w:rsidRDefault="003F3EDE" w:rsidP="0025185C">
            <w:pPr>
              <w:rPr>
                <w:rFonts w:ascii="Arial" w:eastAsia="Times New Roman" w:hAnsi="Arial" w:cs="Arial"/>
                <w:spacing w:val="-1"/>
                <w:sz w:val="20"/>
                <w:szCs w:val="20"/>
                <w:rPrChange w:id="9090"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091" w:author="Adelino Naquarta Sepalanga Domingos" w:date="2025-03-05T09:28:00Z" w16du:dateUtc="2025-03-05T08:28:00Z">
                  <w:rPr>
                    <w:rFonts w:ascii="Times New Roman" w:eastAsia="Times New Roman" w:hAnsi="Times New Roman"/>
                    <w:spacing w:val="-1"/>
                  </w:rPr>
                </w:rPrChange>
              </w:rPr>
              <w:t>Valor do recibo do documento rectificativo, sem impostos e eventuais descontos.</w:t>
            </w:r>
          </w:p>
        </w:tc>
        <w:tc>
          <w:tcPr>
            <w:tcW w:w="127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43B8A60" w14:textId="77777777" w:rsidR="003F3EDE" w:rsidRPr="00FB0B06" w:rsidRDefault="003F3EDE" w:rsidP="0025185C">
            <w:pPr>
              <w:jc w:val="center"/>
              <w:rPr>
                <w:rFonts w:ascii="Arial" w:eastAsia="Times New Roman" w:hAnsi="Arial" w:cs="Arial"/>
                <w:spacing w:val="-1"/>
                <w:sz w:val="20"/>
                <w:szCs w:val="20"/>
                <w:rPrChange w:id="9092" w:author="Adelino Naquarta Sepalanga Domingos" w:date="2025-03-05T09:28:00Z" w16du:dateUtc="2025-03-05T08:28:00Z">
                  <w:rPr>
                    <w:rFonts w:ascii="Times New Roman" w:eastAsia="Times New Roman" w:hAnsi="Times New Roman"/>
                    <w:spacing w:val="-1"/>
                  </w:rPr>
                </w:rPrChange>
              </w:rPr>
            </w:pPr>
          </w:p>
          <w:p w14:paraId="3B385533" w14:textId="77777777" w:rsidR="003F3EDE" w:rsidRPr="00FB0B06" w:rsidRDefault="003F3EDE" w:rsidP="0025185C">
            <w:pPr>
              <w:jc w:val="center"/>
              <w:rPr>
                <w:rFonts w:ascii="Arial" w:eastAsia="Times New Roman" w:hAnsi="Arial" w:cs="Arial"/>
                <w:spacing w:val="-1"/>
                <w:sz w:val="20"/>
                <w:szCs w:val="20"/>
                <w:rPrChange w:id="9093"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094" w:author="Adelino Naquarta Sepalanga Domingos" w:date="2025-03-05T09:28:00Z" w16du:dateUtc="2025-03-05T08:28:00Z">
                  <w:rPr>
                    <w:rFonts w:ascii="Times New Roman" w:eastAsia="Times New Roman" w:hAnsi="Times New Roman"/>
                    <w:spacing w:val="-1"/>
                  </w:rPr>
                </w:rPrChange>
              </w:rPr>
              <w:t>Monetário</w:t>
            </w:r>
          </w:p>
        </w:tc>
      </w:tr>
      <w:tr w:rsidR="003F3EDE" w:rsidRPr="00FB0B06" w14:paraId="545F1A5F" w14:textId="77777777" w:rsidTr="0025185C">
        <w:trPr>
          <w:trHeight w:val="764"/>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B9E7D71" w14:textId="77777777" w:rsidR="003F3EDE" w:rsidRPr="00FB0B06" w:rsidRDefault="003F3EDE" w:rsidP="0025185C">
            <w:pPr>
              <w:jc w:val="center"/>
              <w:rPr>
                <w:rFonts w:ascii="Arial" w:eastAsia="Times New Roman" w:hAnsi="Arial" w:cs="Arial"/>
                <w:spacing w:val="-1"/>
                <w:sz w:val="20"/>
                <w:szCs w:val="20"/>
                <w:rPrChange w:id="9095"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096" w:author="Adelino Naquarta Sepalanga Domingos" w:date="2025-03-05T09:28:00Z" w16du:dateUtc="2025-03-05T08:28:00Z">
                  <w:rPr>
                    <w:rFonts w:ascii="Times New Roman" w:eastAsia="Times New Roman" w:hAnsi="Times New Roman"/>
                    <w:spacing w:val="-1"/>
                  </w:rPr>
                </w:rPrChange>
              </w:rPr>
              <w:t>4.4.4.14.5.</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A3F4394" w14:textId="77777777" w:rsidR="003F3EDE" w:rsidRPr="00FB0B06" w:rsidRDefault="003F3EDE" w:rsidP="0025185C">
            <w:pPr>
              <w:jc w:val="center"/>
              <w:rPr>
                <w:rFonts w:ascii="Arial" w:eastAsia="Times New Roman" w:hAnsi="Arial" w:cs="Arial"/>
                <w:spacing w:val="-1"/>
                <w:sz w:val="20"/>
                <w:szCs w:val="20"/>
                <w:rPrChange w:id="9097"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098" w:author="Adelino Naquarta Sepalanga Domingos" w:date="2025-03-05T09:28:00Z" w16du:dateUtc="2025-03-05T08:28: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8102B0E" w14:textId="77777777" w:rsidR="003F3EDE" w:rsidRPr="00FB0B06" w:rsidRDefault="003F3EDE" w:rsidP="0025185C">
            <w:pPr>
              <w:rPr>
                <w:rFonts w:ascii="Arial" w:eastAsia="Times New Roman" w:hAnsi="Arial" w:cs="Arial"/>
                <w:spacing w:val="-1"/>
                <w:sz w:val="20"/>
                <w:szCs w:val="20"/>
                <w:rPrChange w:id="9099"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100" w:author="Adelino Naquarta Sepalanga Domingos" w:date="2025-03-05T09:28:00Z" w16du:dateUtc="2025-03-05T08:28:00Z">
                  <w:rPr>
                    <w:rFonts w:ascii="Times New Roman" w:eastAsia="Times New Roman" w:hAnsi="Times New Roman"/>
                    <w:spacing w:val="-1"/>
                  </w:rPr>
                </w:rPrChange>
              </w:rPr>
              <w:t>Valor a crédito (CreditAmount)</w:t>
            </w:r>
          </w:p>
        </w:tc>
        <w:tc>
          <w:tcPr>
            <w:tcW w:w="38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F508AF4" w14:textId="77777777" w:rsidR="003F3EDE" w:rsidRPr="00FB0B06" w:rsidRDefault="003F3EDE" w:rsidP="0025185C">
            <w:pPr>
              <w:rPr>
                <w:rFonts w:ascii="Arial" w:eastAsia="Times New Roman" w:hAnsi="Arial" w:cs="Arial"/>
                <w:spacing w:val="-1"/>
                <w:sz w:val="20"/>
                <w:szCs w:val="20"/>
                <w:rPrChange w:id="9101"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102" w:author="Adelino Naquarta Sepalanga Domingos" w:date="2025-03-05T09:28:00Z" w16du:dateUtc="2025-03-05T08:28:00Z">
                  <w:rPr>
                    <w:rFonts w:ascii="Times New Roman" w:eastAsia="Times New Roman" w:hAnsi="Times New Roman"/>
                    <w:spacing w:val="-1"/>
                  </w:rPr>
                </w:rPrChange>
              </w:rPr>
              <w:t>Valor do recibo da factura ou documento rectificativo, sem impostos e eventuais descontos.</w:t>
            </w:r>
          </w:p>
        </w:tc>
        <w:tc>
          <w:tcPr>
            <w:tcW w:w="127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FEFAECC" w14:textId="77777777" w:rsidR="003F3EDE" w:rsidRPr="00FB0B06" w:rsidRDefault="003F3EDE" w:rsidP="0025185C">
            <w:pPr>
              <w:jc w:val="center"/>
              <w:rPr>
                <w:rFonts w:ascii="Arial" w:eastAsia="Times New Roman" w:hAnsi="Arial" w:cs="Arial"/>
                <w:spacing w:val="-1"/>
                <w:sz w:val="20"/>
                <w:szCs w:val="20"/>
                <w:rPrChange w:id="9103" w:author="Adelino Naquarta Sepalanga Domingos" w:date="2025-03-05T09:28:00Z" w16du:dateUtc="2025-03-05T08:28:00Z">
                  <w:rPr>
                    <w:rFonts w:ascii="Times New Roman" w:eastAsia="Times New Roman" w:hAnsi="Times New Roman"/>
                    <w:spacing w:val="-1"/>
                  </w:rPr>
                </w:rPrChange>
              </w:rPr>
            </w:pPr>
          </w:p>
          <w:p w14:paraId="1911A120" w14:textId="77777777" w:rsidR="003F3EDE" w:rsidRPr="00FB0B06" w:rsidRDefault="003F3EDE" w:rsidP="0025185C">
            <w:pPr>
              <w:jc w:val="center"/>
              <w:rPr>
                <w:rFonts w:ascii="Arial" w:eastAsia="Times New Roman" w:hAnsi="Arial" w:cs="Arial"/>
                <w:spacing w:val="-1"/>
                <w:sz w:val="20"/>
                <w:szCs w:val="20"/>
                <w:rPrChange w:id="9104"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105" w:author="Adelino Naquarta Sepalanga Domingos" w:date="2025-03-05T09:28:00Z" w16du:dateUtc="2025-03-05T08:28:00Z">
                  <w:rPr>
                    <w:rFonts w:ascii="Times New Roman" w:eastAsia="Times New Roman" w:hAnsi="Times New Roman"/>
                    <w:spacing w:val="-1"/>
                  </w:rPr>
                </w:rPrChange>
              </w:rPr>
              <w:t>Monetário</w:t>
            </w:r>
          </w:p>
        </w:tc>
      </w:tr>
      <w:tr w:rsidR="003F3EDE" w:rsidRPr="00FB0B06" w14:paraId="225B622C" w14:textId="77777777" w:rsidTr="0025185C">
        <w:trPr>
          <w:trHeight w:val="1756"/>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F838EDE" w14:textId="77777777" w:rsidR="003F3EDE" w:rsidRPr="00FB0B06" w:rsidRDefault="003F3EDE" w:rsidP="0025185C">
            <w:pPr>
              <w:jc w:val="center"/>
              <w:rPr>
                <w:rFonts w:ascii="Arial" w:eastAsia="Times New Roman" w:hAnsi="Arial" w:cs="Arial"/>
                <w:spacing w:val="-1"/>
                <w:sz w:val="20"/>
                <w:szCs w:val="20"/>
                <w:rPrChange w:id="9106" w:author="Adelino Naquarta Sepalanga Domingos" w:date="2025-03-05T09:28:00Z" w16du:dateUtc="2025-03-05T08:28:00Z">
                  <w:rPr>
                    <w:rFonts w:ascii="Times New Roman" w:eastAsia="Times New Roman" w:hAnsi="Times New Roman"/>
                    <w:spacing w:val="-1"/>
                  </w:rPr>
                </w:rPrChange>
              </w:rPr>
            </w:pPr>
          </w:p>
          <w:p w14:paraId="550CCB1D" w14:textId="77777777" w:rsidR="003F3EDE" w:rsidRPr="00FB0B06" w:rsidRDefault="003F3EDE" w:rsidP="0025185C">
            <w:pPr>
              <w:jc w:val="center"/>
              <w:rPr>
                <w:rFonts w:ascii="Arial" w:eastAsia="Times New Roman" w:hAnsi="Arial" w:cs="Arial"/>
                <w:spacing w:val="-1"/>
                <w:sz w:val="20"/>
                <w:szCs w:val="20"/>
                <w:rPrChange w:id="9107" w:author="Adelino Naquarta Sepalanga Domingos" w:date="2025-03-05T09:28:00Z" w16du:dateUtc="2025-03-05T08:28:00Z">
                  <w:rPr>
                    <w:rFonts w:ascii="Times New Roman" w:eastAsia="Times New Roman" w:hAnsi="Times New Roman"/>
                    <w:spacing w:val="-1"/>
                  </w:rPr>
                </w:rPrChange>
              </w:rPr>
            </w:pPr>
          </w:p>
          <w:p w14:paraId="66D90A06" w14:textId="77777777" w:rsidR="003F3EDE" w:rsidRPr="00FB0B06" w:rsidRDefault="003F3EDE" w:rsidP="0025185C">
            <w:pPr>
              <w:jc w:val="center"/>
              <w:rPr>
                <w:rFonts w:ascii="Arial" w:eastAsia="Times New Roman" w:hAnsi="Arial" w:cs="Arial"/>
                <w:spacing w:val="-1"/>
                <w:sz w:val="20"/>
                <w:szCs w:val="20"/>
                <w:rPrChange w:id="9108"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109" w:author="Adelino Naquarta Sepalanga Domingos" w:date="2025-03-05T09:28:00Z" w16du:dateUtc="2025-03-05T08:28:00Z">
                  <w:rPr>
                    <w:rFonts w:ascii="Times New Roman" w:eastAsia="Times New Roman" w:hAnsi="Times New Roman"/>
                    <w:spacing w:val="-1"/>
                  </w:rPr>
                </w:rPrChange>
              </w:rPr>
              <w:t>4.4.4.14.6.</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F627700" w14:textId="77777777" w:rsidR="003F3EDE" w:rsidRPr="00FB0B06" w:rsidRDefault="003F3EDE" w:rsidP="0025185C">
            <w:pPr>
              <w:jc w:val="center"/>
              <w:rPr>
                <w:rFonts w:ascii="Arial" w:eastAsia="Times New Roman" w:hAnsi="Arial" w:cs="Arial"/>
                <w:spacing w:val="-1"/>
                <w:sz w:val="20"/>
                <w:szCs w:val="20"/>
                <w:rPrChange w:id="9110" w:author="Adelino Naquarta Sepalanga Domingos" w:date="2025-03-05T09:28:00Z" w16du:dateUtc="2025-03-05T08:28:00Z">
                  <w:rPr>
                    <w:rFonts w:ascii="Times New Roman" w:eastAsia="Times New Roman" w:hAnsi="Times New Roman"/>
                    <w:spacing w:val="-1"/>
                  </w:rPr>
                </w:rPrChange>
              </w:rPr>
            </w:pPr>
          </w:p>
          <w:p w14:paraId="6F7C0746" w14:textId="77777777" w:rsidR="003F3EDE" w:rsidRPr="00FB0B06" w:rsidRDefault="003F3EDE" w:rsidP="0025185C">
            <w:pPr>
              <w:jc w:val="center"/>
              <w:rPr>
                <w:rFonts w:ascii="Arial" w:eastAsia="Times New Roman" w:hAnsi="Arial" w:cs="Arial"/>
                <w:spacing w:val="-1"/>
                <w:sz w:val="20"/>
                <w:szCs w:val="20"/>
                <w:rPrChange w:id="9111" w:author="Adelino Naquarta Sepalanga Domingos" w:date="2025-03-05T09:28:00Z" w16du:dateUtc="2025-03-05T08:28:00Z">
                  <w:rPr>
                    <w:rFonts w:ascii="Times New Roman" w:eastAsia="Times New Roman" w:hAnsi="Times New Roman"/>
                    <w:spacing w:val="-1"/>
                  </w:rPr>
                </w:rPrChange>
              </w:rPr>
            </w:pPr>
          </w:p>
          <w:p w14:paraId="04300530" w14:textId="77777777" w:rsidR="003F3EDE" w:rsidRPr="00FB0B06" w:rsidRDefault="003F3EDE" w:rsidP="0025185C">
            <w:pPr>
              <w:jc w:val="center"/>
              <w:rPr>
                <w:rFonts w:ascii="Arial" w:eastAsia="Times New Roman" w:hAnsi="Arial" w:cs="Arial"/>
                <w:spacing w:val="-1"/>
                <w:sz w:val="20"/>
                <w:szCs w:val="20"/>
                <w:rPrChange w:id="9112" w:author="Adelino Naquarta Sepalanga Domingos" w:date="2025-03-05T09:28:00Z" w16du:dateUtc="2025-03-05T08:28: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143C68C" w14:textId="77777777" w:rsidR="003F3EDE" w:rsidRPr="00FB0B06" w:rsidRDefault="003F3EDE" w:rsidP="0025185C">
            <w:pPr>
              <w:rPr>
                <w:rFonts w:ascii="Arial" w:eastAsia="Times New Roman" w:hAnsi="Arial" w:cs="Arial"/>
                <w:spacing w:val="-1"/>
                <w:sz w:val="20"/>
                <w:szCs w:val="20"/>
                <w:rPrChange w:id="9113" w:author="Adelino Naquarta Sepalanga Domingos" w:date="2025-03-05T09:28:00Z" w16du:dateUtc="2025-03-05T08:28:00Z">
                  <w:rPr>
                    <w:rFonts w:ascii="Times New Roman" w:eastAsia="Times New Roman" w:hAnsi="Times New Roman"/>
                    <w:spacing w:val="-1"/>
                  </w:rPr>
                </w:rPrChange>
              </w:rPr>
            </w:pPr>
          </w:p>
          <w:p w14:paraId="6024C6F8" w14:textId="77777777" w:rsidR="003F3EDE" w:rsidRPr="00FB0B06" w:rsidRDefault="003F3EDE" w:rsidP="0025185C">
            <w:pPr>
              <w:rPr>
                <w:rFonts w:ascii="Arial" w:eastAsia="Times New Roman" w:hAnsi="Arial" w:cs="Arial"/>
                <w:spacing w:val="-1"/>
                <w:sz w:val="20"/>
                <w:szCs w:val="20"/>
                <w:rPrChange w:id="9114" w:author="Adelino Naquarta Sepalanga Domingos" w:date="2025-03-05T09:28:00Z" w16du:dateUtc="2025-03-05T08:28:00Z">
                  <w:rPr>
                    <w:rFonts w:ascii="Times New Roman" w:eastAsia="Times New Roman" w:hAnsi="Times New Roman"/>
                    <w:spacing w:val="-1"/>
                  </w:rPr>
                </w:rPrChange>
              </w:rPr>
            </w:pPr>
          </w:p>
          <w:p w14:paraId="7DF1F753" w14:textId="77777777" w:rsidR="003F3EDE" w:rsidRPr="00FB0B06" w:rsidRDefault="003F3EDE" w:rsidP="0025185C">
            <w:pPr>
              <w:rPr>
                <w:rFonts w:ascii="Arial" w:eastAsia="Times New Roman" w:hAnsi="Arial" w:cs="Arial"/>
                <w:spacing w:val="-1"/>
                <w:sz w:val="20"/>
                <w:szCs w:val="20"/>
                <w:rPrChange w:id="9115"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116" w:author="Adelino Naquarta Sepalanga Domingos" w:date="2025-03-05T09:28:00Z" w16du:dateUtc="2025-03-05T08:28:00Z">
                  <w:rPr>
                    <w:rFonts w:ascii="Times New Roman" w:eastAsia="Times New Roman" w:hAnsi="Times New Roman"/>
                    <w:spacing w:val="-1"/>
                  </w:rPr>
                </w:rPrChange>
              </w:rPr>
              <w:t>Taxa de imposto (Tax)</w:t>
            </w:r>
          </w:p>
        </w:tc>
        <w:tc>
          <w:tcPr>
            <w:tcW w:w="38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6AA262F" w14:textId="77777777" w:rsidR="003F3EDE" w:rsidRPr="00FB0B06" w:rsidRDefault="003F3EDE" w:rsidP="0025185C">
            <w:pPr>
              <w:rPr>
                <w:rFonts w:ascii="Arial" w:eastAsia="Times New Roman" w:hAnsi="Arial" w:cs="Arial"/>
                <w:spacing w:val="-1"/>
                <w:sz w:val="20"/>
                <w:szCs w:val="20"/>
                <w:rPrChange w:id="9117"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118" w:author="Adelino Naquarta Sepalanga Domingos" w:date="2025-03-05T09:28:00Z" w16du:dateUtc="2025-03-05T08:28:00Z">
                  <w:rPr>
                    <w:rFonts w:ascii="Times New Roman" w:eastAsia="Times New Roman" w:hAnsi="Times New Roman"/>
                    <w:spacing w:val="-1"/>
                  </w:rPr>
                </w:rPrChange>
              </w:rPr>
              <w:t>Esta estrutura deve igualmente ser gerada em qualquer outro tipo de recibos que discrimine os tipos de impostos descritos no campo 4.4.4.14.6.1. - Código do tipo de imposto (TaxType).</w:t>
            </w:r>
          </w:p>
        </w:tc>
        <w:tc>
          <w:tcPr>
            <w:tcW w:w="127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887BCCF" w14:textId="77777777" w:rsidR="003F3EDE" w:rsidRPr="00FB0B06" w:rsidRDefault="003F3EDE" w:rsidP="0025185C">
            <w:pPr>
              <w:jc w:val="center"/>
              <w:rPr>
                <w:rFonts w:ascii="Arial" w:eastAsia="Times New Roman" w:hAnsi="Arial" w:cs="Arial"/>
                <w:spacing w:val="-1"/>
                <w:sz w:val="20"/>
                <w:szCs w:val="20"/>
                <w:rPrChange w:id="9119" w:author="Adelino Naquarta Sepalanga Domingos" w:date="2025-03-05T09:28:00Z" w16du:dateUtc="2025-03-05T08:28:00Z">
                  <w:rPr>
                    <w:rFonts w:ascii="Times New Roman" w:eastAsia="Times New Roman" w:hAnsi="Times New Roman"/>
                    <w:spacing w:val="-1"/>
                  </w:rPr>
                </w:rPrChange>
              </w:rPr>
            </w:pPr>
          </w:p>
          <w:p w14:paraId="5A62FB9B" w14:textId="77777777" w:rsidR="003F3EDE" w:rsidRPr="00FB0B06" w:rsidRDefault="003F3EDE" w:rsidP="0025185C">
            <w:pPr>
              <w:jc w:val="center"/>
              <w:rPr>
                <w:rFonts w:ascii="Arial" w:eastAsia="Times New Roman" w:hAnsi="Arial" w:cs="Arial"/>
                <w:spacing w:val="-1"/>
                <w:sz w:val="20"/>
                <w:szCs w:val="20"/>
                <w:rPrChange w:id="9120"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121" w:author="Adelino Naquarta Sepalanga Domingos" w:date="2025-03-05T09:28:00Z" w16du:dateUtc="2025-03-05T08:28:00Z">
                  <w:rPr>
                    <w:rFonts w:ascii="Times New Roman" w:eastAsia="Times New Roman" w:hAnsi="Times New Roman"/>
                    <w:spacing w:val="-1"/>
                  </w:rPr>
                </w:rPrChange>
              </w:rPr>
              <w:t>Não Aplicável</w:t>
            </w:r>
          </w:p>
        </w:tc>
      </w:tr>
      <w:tr w:rsidR="003F3EDE" w:rsidRPr="00FB0B06" w14:paraId="0B327B50" w14:textId="77777777" w:rsidTr="0025185C">
        <w:trPr>
          <w:trHeight w:val="2168"/>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6D1E4F0" w14:textId="77777777" w:rsidR="003F3EDE" w:rsidRPr="00FB0B06" w:rsidRDefault="003F3EDE" w:rsidP="0025185C">
            <w:pPr>
              <w:jc w:val="center"/>
              <w:rPr>
                <w:rFonts w:ascii="Arial" w:eastAsia="Times New Roman" w:hAnsi="Arial" w:cs="Arial"/>
                <w:spacing w:val="-1"/>
                <w:sz w:val="20"/>
                <w:szCs w:val="20"/>
                <w:rPrChange w:id="9122" w:author="Adelino Naquarta Sepalanga Domingos" w:date="2025-03-05T09:28:00Z" w16du:dateUtc="2025-03-05T08:28:00Z">
                  <w:rPr>
                    <w:rFonts w:ascii="Times New Roman" w:eastAsia="Times New Roman" w:hAnsi="Times New Roman"/>
                    <w:spacing w:val="-1"/>
                  </w:rPr>
                </w:rPrChange>
              </w:rPr>
            </w:pPr>
          </w:p>
          <w:p w14:paraId="5D489271" w14:textId="77777777" w:rsidR="003F3EDE" w:rsidRPr="00FB0B06" w:rsidRDefault="003F3EDE" w:rsidP="0025185C">
            <w:pPr>
              <w:jc w:val="center"/>
              <w:rPr>
                <w:rFonts w:ascii="Arial" w:eastAsia="Times New Roman" w:hAnsi="Arial" w:cs="Arial"/>
                <w:spacing w:val="-1"/>
                <w:sz w:val="20"/>
                <w:szCs w:val="20"/>
                <w:rPrChange w:id="9123" w:author="Adelino Naquarta Sepalanga Domingos" w:date="2025-03-05T09:28:00Z" w16du:dateUtc="2025-03-05T08:28:00Z">
                  <w:rPr>
                    <w:rFonts w:ascii="Times New Roman" w:eastAsia="Times New Roman" w:hAnsi="Times New Roman"/>
                    <w:spacing w:val="-1"/>
                  </w:rPr>
                </w:rPrChange>
              </w:rPr>
            </w:pPr>
          </w:p>
          <w:p w14:paraId="4426EF4A" w14:textId="77777777" w:rsidR="003F3EDE" w:rsidRPr="00FB0B06" w:rsidRDefault="003F3EDE" w:rsidP="0025185C">
            <w:pPr>
              <w:jc w:val="center"/>
              <w:rPr>
                <w:rFonts w:ascii="Arial" w:eastAsia="Times New Roman" w:hAnsi="Arial" w:cs="Arial"/>
                <w:spacing w:val="-1"/>
                <w:sz w:val="20"/>
                <w:szCs w:val="20"/>
                <w:rPrChange w:id="9124" w:author="Adelino Naquarta Sepalanga Domingos" w:date="2025-03-05T09:28:00Z" w16du:dateUtc="2025-03-05T08:28:00Z">
                  <w:rPr>
                    <w:rFonts w:ascii="Times New Roman" w:eastAsia="Times New Roman" w:hAnsi="Times New Roman"/>
                    <w:spacing w:val="-1"/>
                  </w:rPr>
                </w:rPrChange>
              </w:rPr>
            </w:pPr>
          </w:p>
          <w:p w14:paraId="24B6B57D" w14:textId="77777777" w:rsidR="003F3EDE" w:rsidRPr="00FB0B06" w:rsidRDefault="003F3EDE" w:rsidP="0025185C">
            <w:pPr>
              <w:jc w:val="center"/>
              <w:rPr>
                <w:rFonts w:ascii="Arial" w:eastAsia="Times New Roman" w:hAnsi="Arial" w:cs="Arial"/>
                <w:spacing w:val="-1"/>
                <w:sz w:val="20"/>
                <w:szCs w:val="20"/>
                <w:rPrChange w:id="9125"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126" w:author="Adelino Naquarta Sepalanga Domingos" w:date="2025-03-05T09:28:00Z" w16du:dateUtc="2025-03-05T08:28:00Z">
                  <w:rPr>
                    <w:rFonts w:ascii="Times New Roman" w:eastAsia="Times New Roman" w:hAnsi="Times New Roman"/>
                    <w:spacing w:val="-1"/>
                  </w:rPr>
                </w:rPrChange>
              </w:rPr>
              <w:t>4.4.4.14.6.1.</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05D3A74" w14:textId="77777777" w:rsidR="003F3EDE" w:rsidRPr="00FB0B06" w:rsidRDefault="003F3EDE" w:rsidP="0025185C">
            <w:pPr>
              <w:jc w:val="center"/>
              <w:rPr>
                <w:rFonts w:ascii="Arial" w:eastAsia="Times New Roman" w:hAnsi="Arial" w:cs="Arial"/>
                <w:spacing w:val="-1"/>
                <w:sz w:val="20"/>
                <w:szCs w:val="20"/>
                <w:rPrChange w:id="9127" w:author="Adelino Naquarta Sepalanga Domingos" w:date="2025-03-05T09:28:00Z" w16du:dateUtc="2025-03-05T08:28:00Z">
                  <w:rPr>
                    <w:rFonts w:ascii="Times New Roman" w:eastAsia="Times New Roman" w:hAnsi="Times New Roman"/>
                    <w:spacing w:val="-1"/>
                  </w:rPr>
                </w:rPrChange>
              </w:rPr>
            </w:pPr>
          </w:p>
          <w:p w14:paraId="639836E6" w14:textId="77777777" w:rsidR="003F3EDE" w:rsidRPr="00FB0B06" w:rsidRDefault="003F3EDE" w:rsidP="0025185C">
            <w:pPr>
              <w:jc w:val="center"/>
              <w:rPr>
                <w:rFonts w:ascii="Arial" w:eastAsia="Times New Roman" w:hAnsi="Arial" w:cs="Arial"/>
                <w:spacing w:val="-1"/>
                <w:sz w:val="20"/>
                <w:szCs w:val="20"/>
                <w:rPrChange w:id="9128" w:author="Adelino Naquarta Sepalanga Domingos" w:date="2025-03-05T09:28:00Z" w16du:dateUtc="2025-03-05T08:28:00Z">
                  <w:rPr>
                    <w:rFonts w:ascii="Times New Roman" w:eastAsia="Times New Roman" w:hAnsi="Times New Roman"/>
                    <w:spacing w:val="-1"/>
                  </w:rPr>
                </w:rPrChange>
              </w:rPr>
            </w:pPr>
          </w:p>
          <w:p w14:paraId="617F0FB0" w14:textId="77777777" w:rsidR="003F3EDE" w:rsidRPr="00FB0B06" w:rsidRDefault="003F3EDE" w:rsidP="0025185C">
            <w:pPr>
              <w:jc w:val="center"/>
              <w:rPr>
                <w:rFonts w:ascii="Arial" w:eastAsia="Times New Roman" w:hAnsi="Arial" w:cs="Arial"/>
                <w:spacing w:val="-1"/>
                <w:sz w:val="20"/>
                <w:szCs w:val="20"/>
                <w:rPrChange w:id="9129" w:author="Adelino Naquarta Sepalanga Domingos" w:date="2025-03-05T09:28:00Z" w16du:dateUtc="2025-03-05T08:28:00Z">
                  <w:rPr>
                    <w:rFonts w:ascii="Times New Roman" w:eastAsia="Times New Roman" w:hAnsi="Times New Roman"/>
                    <w:spacing w:val="-1"/>
                  </w:rPr>
                </w:rPrChange>
              </w:rPr>
            </w:pPr>
          </w:p>
          <w:p w14:paraId="6289AF9F" w14:textId="77777777" w:rsidR="003F3EDE" w:rsidRPr="00FB0B06" w:rsidRDefault="003F3EDE" w:rsidP="0025185C">
            <w:pPr>
              <w:jc w:val="center"/>
              <w:rPr>
                <w:rFonts w:ascii="Arial" w:eastAsia="Times New Roman" w:hAnsi="Arial" w:cs="Arial"/>
                <w:spacing w:val="-1"/>
                <w:sz w:val="20"/>
                <w:szCs w:val="20"/>
                <w:rPrChange w:id="9130"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131" w:author="Adelino Naquarta Sepalanga Domingos" w:date="2025-03-05T09:28:00Z" w16du:dateUtc="2025-03-05T08:28: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7235B0D" w14:textId="77777777" w:rsidR="003F3EDE" w:rsidRPr="00FB0B06" w:rsidRDefault="003F3EDE" w:rsidP="0025185C">
            <w:pPr>
              <w:rPr>
                <w:rFonts w:ascii="Arial" w:eastAsia="Times New Roman" w:hAnsi="Arial" w:cs="Arial"/>
                <w:spacing w:val="-1"/>
                <w:sz w:val="20"/>
                <w:szCs w:val="20"/>
                <w:rPrChange w:id="9132" w:author="Adelino Naquarta Sepalanga Domingos" w:date="2025-03-05T09:28:00Z" w16du:dateUtc="2025-03-05T08:28:00Z">
                  <w:rPr>
                    <w:rFonts w:ascii="Times New Roman" w:eastAsia="Times New Roman" w:hAnsi="Times New Roman"/>
                    <w:spacing w:val="-1"/>
                  </w:rPr>
                </w:rPrChange>
              </w:rPr>
            </w:pPr>
          </w:p>
          <w:p w14:paraId="0268D7F8" w14:textId="77777777" w:rsidR="003F3EDE" w:rsidRPr="00FB0B06" w:rsidRDefault="003F3EDE" w:rsidP="0025185C">
            <w:pPr>
              <w:rPr>
                <w:rFonts w:ascii="Arial" w:eastAsia="Times New Roman" w:hAnsi="Arial" w:cs="Arial"/>
                <w:spacing w:val="-1"/>
                <w:sz w:val="20"/>
                <w:szCs w:val="20"/>
                <w:rPrChange w:id="9133" w:author="Adelino Naquarta Sepalanga Domingos" w:date="2025-03-05T09:28:00Z" w16du:dateUtc="2025-03-05T08:28:00Z">
                  <w:rPr>
                    <w:rFonts w:ascii="Times New Roman" w:eastAsia="Times New Roman" w:hAnsi="Times New Roman"/>
                    <w:spacing w:val="-1"/>
                  </w:rPr>
                </w:rPrChange>
              </w:rPr>
            </w:pPr>
          </w:p>
          <w:p w14:paraId="0B31FB32" w14:textId="77777777" w:rsidR="003F3EDE" w:rsidRPr="00FB0B06" w:rsidRDefault="003F3EDE" w:rsidP="0025185C">
            <w:pPr>
              <w:rPr>
                <w:rFonts w:ascii="Arial" w:eastAsia="Times New Roman" w:hAnsi="Arial" w:cs="Arial"/>
                <w:spacing w:val="-1"/>
                <w:sz w:val="20"/>
                <w:szCs w:val="20"/>
                <w:rPrChange w:id="9134" w:author="Adelino Naquarta Sepalanga Domingos" w:date="2025-03-05T09:28:00Z" w16du:dateUtc="2025-03-05T08:28:00Z">
                  <w:rPr>
                    <w:rFonts w:ascii="Times New Roman" w:eastAsia="Times New Roman" w:hAnsi="Times New Roman"/>
                    <w:spacing w:val="-1"/>
                  </w:rPr>
                </w:rPrChange>
              </w:rPr>
            </w:pPr>
          </w:p>
          <w:p w14:paraId="177E6631" w14:textId="77777777" w:rsidR="003F3EDE" w:rsidRPr="00FB0B06" w:rsidRDefault="003F3EDE" w:rsidP="0025185C">
            <w:pPr>
              <w:rPr>
                <w:rFonts w:ascii="Arial" w:eastAsia="Times New Roman" w:hAnsi="Arial" w:cs="Arial"/>
                <w:spacing w:val="-1"/>
                <w:sz w:val="20"/>
                <w:szCs w:val="20"/>
                <w:rPrChange w:id="9135"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136" w:author="Adelino Naquarta Sepalanga Domingos" w:date="2025-03-05T09:28:00Z" w16du:dateUtc="2025-03-05T08:28:00Z">
                  <w:rPr>
                    <w:rFonts w:ascii="Times New Roman" w:eastAsia="Times New Roman" w:hAnsi="Times New Roman"/>
                    <w:spacing w:val="-1"/>
                  </w:rPr>
                </w:rPrChange>
              </w:rPr>
              <w:t>Código do tipo de imposto (TaxType)</w:t>
            </w:r>
          </w:p>
        </w:tc>
        <w:tc>
          <w:tcPr>
            <w:tcW w:w="38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72312AC" w14:textId="77777777" w:rsidR="003F3EDE" w:rsidRPr="00FB0B06" w:rsidRDefault="003F3EDE" w:rsidP="0025185C">
            <w:pPr>
              <w:rPr>
                <w:rFonts w:ascii="Arial" w:eastAsia="Times New Roman" w:hAnsi="Arial" w:cs="Arial"/>
                <w:spacing w:val="-1"/>
                <w:sz w:val="20"/>
                <w:szCs w:val="20"/>
                <w:rPrChange w:id="9137"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138" w:author="Adelino Naquarta Sepalanga Domingos" w:date="2025-03-05T09:28:00Z" w16du:dateUtc="2025-03-05T08:28:00Z">
                  <w:rPr>
                    <w:rFonts w:ascii="Times New Roman" w:eastAsia="Times New Roman" w:hAnsi="Times New Roman"/>
                    <w:spacing w:val="-1"/>
                  </w:rPr>
                </w:rPrChange>
              </w:rPr>
              <w:t>Neste campo deve ser indicado o tipo de imposto.</w:t>
            </w:r>
          </w:p>
          <w:p w14:paraId="479039DF" w14:textId="77777777" w:rsidR="003F3EDE" w:rsidRPr="00FB0B06" w:rsidRDefault="003F3EDE" w:rsidP="0025185C">
            <w:pPr>
              <w:rPr>
                <w:rFonts w:ascii="Arial" w:eastAsia="Times New Roman" w:hAnsi="Arial" w:cs="Arial"/>
                <w:spacing w:val="-1"/>
                <w:sz w:val="20"/>
                <w:szCs w:val="20"/>
                <w:rPrChange w:id="9139"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140" w:author="Adelino Naquarta Sepalanga Domingos" w:date="2025-03-05T09:28:00Z" w16du:dateUtc="2025-03-05T08:28:00Z">
                  <w:rPr>
                    <w:rFonts w:ascii="Times New Roman" w:eastAsia="Times New Roman" w:hAnsi="Times New Roman"/>
                    <w:spacing w:val="-1"/>
                  </w:rPr>
                </w:rPrChange>
              </w:rPr>
              <w:t xml:space="preserve">Deve ser preenchido com: </w:t>
            </w:r>
          </w:p>
          <w:p w14:paraId="0308F908" w14:textId="77777777" w:rsidR="003F3EDE" w:rsidRPr="00FB0B06" w:rsidRDefault="003F3EDE" w:rsidP="0025185C">
            <w:pPr>
              <w:spacing w:after="0"/>
              <w:rPr>
                <w:rFonts w:ascii="Arial" w:eastAsia="Times New Roman" w:hAnsi="Arial" w:cs="Arial"/>
                <w:spacing w:val="-1"/>
                <w:sz w:val="20"/>
                <w:szCs w:val="20"/>
                <w:rPrChange w:id="9141"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142" w:author="Adelino Naquarta Sepalanga Domingos" w:date="2025-03-05T09:28:00Z" w16du:dateUtc="2025-03-05T08:28:00Z">
                  <w:rPr>
                    <w:rFonts w:ascii="Times New Roman" w:eastAsia="Times New Roman" w:hAnsi="Times New Roman"/>
                    <w:spacing w:val="-1"/>
                  </w:rPr>
                </w:rPrChange>
              </w:rPr>
              <w:t>“IVA” – Imposto sobre o valor</w:t>
            </w:r>
          </w:p>
          <w:p w14:paraId="0A46534B" w14:textId="77777777" w:rsidR="003F3EDE" w:rsidRPr="00FB0B06" w:rsidRDefault="003F3EDE" w:rsidP="0025185C">
            <w:pPr>
              <w:spacing w:after="0"/>
              <w:rPr>
                <w:rFonts w:ascii="Arial" w:eastAsia="Times New Roman" w:hAnsi="Arial" w:cs="Arial"/>
                <w:spacing w:val="-1"/>
                <w:sz w:val="20"/>
                <w:szCs w:val="20"/>
                <w:rPrChange w:id="9143"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144" w:author="Adelino Naquarta Sepalanga Domingos" w:date="2025-03-05T09:28:00Z" w16du:dateUtc="2025-03-05T08:28:00Z">
                  <w:rPr>
                    <w:rFonts w:ascii="Times New Roman" w:eastAsia="Times New Roman" w:hAnsi="Times New Roman"/>
                    <w:spacing w:val="-1"/>
                  </w:rPr>
                </w:rPrChange>
              </w:rPr>
              <w:t xml:space="preserve">acrescentado, </w:t>
            </w:r>
          </w:p>
          <w:p w14:paraId="46F61E3E" w14:textId="77777777" w:rsidR="003F3EDE" w:rsidRPr="00FB0B06" w:rsidRDefault="003F3EDE" w:rsidP="0025185C">
            <w:pPr>
              <w:spacing w:after="0"/>
              <w:rPr>
                <w:rFonts w:ascii="Arial" w:eastAsia="Times New Roman" w:hAnsi="Arial" w:cs="Arial"/>
                <w:spacing w:val="-1"/>
                <w:sz w:val="20"/>
                <w:szCs w:val="20"/>
                <w:rPrChange w:id="9145"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146" w:author="Adelino Naquarta Sepalanga Domingos" w:date="2025-03-05T09:28:00Z" w16du:dateUtc="2025-03-05T08:28:00Z">
                  <w:rPr>
                    <w:rFonts w:ascii="Times New Roman" w:eastAsia="Times New Roman" w:hAnsi="Times New Roman"/>
                    <w:spacing w:val="-1"/>
                  </w:rPr>
                </w:rPrChange>
              </w:rPr>
              <w:t>“IS” – Imposto de Selo;</w:t>
            </w:r>
          </w:p>
          <w:p w14:paraId="6AF3119E" w14:textId="77777777" w:rsidR="003F3EDE" w:rsidRPr="00FB0B06" w:rsidRDefault="003F3EDE" w:rsidP="0025185C">
            <w:pPr>
              <w:spacing w:after="0"/>
              <w:rPr>
                <w:rFonts w:ascii="Arial" w:eastAsia="Times New Roman" w:hAnsi="Arial" w:cs="Arial"/>
                <w:spacing w:val="-1"/>
                <w:sz w:val="20"/>
                <w:szCs w:val="20"/>
                <w:rPrChange w:id="9147"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148" w:author="Adelino Naquarta Sepalanga Domingos" w:date="2025-03-05T09:28:00Z" w16du:dateUtc="2025-03-05T08:28:00Z">
                  <w:rPr>
                    <w:rFonts w:ascii="Times New Roman" w:eastAsia="Times New Roman" w:hAnsi="Times New Roman"/>
                    <w:spacing w:val="-1"/>
                  </w:rPr>
                </w:rPrChange>
              </w:rPr>
              <w:t>“NS” – Não sujeito a IVA ou IS.</w:t>
            </w:r>
          </w:p>
        </w:tc>
        <w:tc>
          <w:tcPr>
            <w:tcW w:w="127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9F7DAE7" w14:textId="77777777" w:rsidR="003F3EDE" w:rsidRPr="00FB0B06" w:rsidRDefault="003F3EDE" w:rsidP="0025185C">
            <w:pPr>
              <w:jc w:val="center"/>
              <w:rPr>
                <w:rFonts w:ascii="Arial" w:eastAsia="Times New Roman" w:hAnsi="Arial" w:cs="Arial"/>
                <w:spacing w:val="-1"/>
                <w:sz w:val="20"/>
                <w:szCs w:val="20"/>
                <w:rPrChange w:id="9149" w:author="Adelino Naquarta Sepalanga Domingos" w:date="2025-03-05T09:28:00Z" w16du:dateUtc="2025-03-05T08:28:00Z">
                  <w:rPr>
                    <w:rFonts w:ascii="Times New Roman" w:eastAsia="Times New Roman" w:hAnsi="Times New Roman"/>
                    <w:spacing w:val="-1"/>
                  </w:rPr>
                </w:rPrChange>
              </w:rPr>
            </w:pPr>
          </w:p>
          <w:p w14:paraId="0495972E" w14:textId="77777777" w:rsidR="003F3EDE" w:rsidRPr="00FB0B06" w:rsidRDefault="003F3EDE" w:rsidP="0025185C">
            <w:pPr>
              <w:jc w:val="center"/>
              <w:rPr>
                <w:rFonts w:ascii="Arial" w:eastAsia="Times New Roman" w:hAnsi="Arial" w:cs="Arial"/>
                <w:spacing w:val="-1"/>
                <w:sz w:val="20"/>
                <w:szCs w:val="20"/>
                <w:rPrChange w:id="9150" w:author="Adelino Naquarta Sepalanga Domingos" w:date="2025-03-05T09:28:00Z" w16du:dateUtc="2025-03-05T08:28:00Z">
                  <w:rPr>
                    <w:rFonts w:ascii="Times New Roman" w:eastAsia="Times New Roman" w:hAnsi="Times New Roman"/>
                    <w:spacing w:val="-1"/>
                  </w:rPr>
                </w:rPrChange>
              </w:rPr>
            </w:pPr>
          </w:p>
          <w:p w14:paraId="79D56938" w14:textId="77777777" w:rsidR="003F3EDE" w:rsidRPr="00FB0B06" w:rsidRDefault="003F3EDE" w:rsidP="0025185C">
            <w:pPr>
              <w:jc w:val="center"/>
              <w:rPr>
                <w:rFonts w:ascii="Arial" w:eastAsia="Times New Roman" w:hAnsi="Arial" w:cs="Arial"/>
                <w:spacing w:val="-1"/>
                <w:sz w:val="20"/>
                <w:szCs w:val="20"/>
                <w:rPrChange w:id="9151"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152" w:author="Adelino Naquarta Sepalanga Domingos" w:date="2025-03-05T09:28:00Z" w16du:dateUtc="2025-03-05T08:28:00Z">
                  <w:rPr>
                    <w:rFonts w:ascii="Times New Roman" w:eastAsia="Times New Roman" w:hAnsi="Times New Roman"/>
                    <w:spacing w:val="-1"/>
                  </w:rPr>
                </w:rPrChange>
              </w:rPr>
              <w:t>Texto 3</w:t>
            </w:r>
          </w:p>
        </w:tc>
      </w:tr>
      <w:tr w:rsidR="003F3EDE" w:rsidRPr="00FB0B06" w14:paraId="28847068" w14:textId="77777777" w:rsidTr="0025185C">
        <w:trPr>
          <w:trHeight w:val="1076"/>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AB16A2E" w14:textId="77777777" w:rsidR="003F3EDE" w:rsidRPr="00FB0B06" w:rsidRDefault="003F3EDE" w:rsidP="0025185C">
            <w:pPr>
              <w:jc w:val="center"/>
              <w:rPr>
                <w:rFonts w:ascii="Arial" w:eastAsia="Times New Roman" w:hAnsi="Arial" w:cs="Arial"/>
                <w:spacing w:val="-1"/>
                <w:sz w:val="20"/>
                <w:szCs w:val="20"/>
                <w:rPrChange w:id="9153" w:author="Adelino Naquarta Sepalanga Domingos" w:date="2025-03-05T09:28:00Z" w16du:dateUtc="2025-03-05T08:28:00Z">
                  <w:rPr>
                    <w:rFonts w:ascii="Times New Roman" w:eastAsia="Times New Roman" w:hAnsi="Times New Roman"/>
                    <w:spacing w:val="-1"/>
                  </w:rPr>
                </w:rPrChange>
              </w:rPr>
            </w:pPr>
          </w:p>
          <w:p w14:paraId="73433070" w14:textId="77777777" w:rsidR="003F3EDE" w:rsidRPr="00FB0B06" w:rsidRDefault="003F3EDE" w:rsidP="0025185C">
            <w:pPr>
              <w:jc w:val="center"/>
              <w:rPr>
                <w:rFonts w:ascii="Arial" w:eastAsia="Times New Roman" w:hAnsi="Arial" w:cs="Arial"/>
                <w:spacing w:val="-1"/>
                <w:sz w:val="20"/>
                <w:szCs w:val="20"/>
                <w:rPrChange w:id="9154" w:author="Adelino Naquarta Sepalanga Domingos" w:date="2025-03-05T09:28:00Z" w16du:dateUtc="2025-03-05T08:28:00Z">
                  <w:rPr>
                    <w:rFonts w:ascii="Times New Roman" w:eastAsia="Times New Roman" w:hAnsi="Times New Roman"/>
                    <w:spacing w:val="-1"/>
                  </w:rPr>
                </w:rPrChange>
              </w:rPr>
            </w:pPr>
          </w:p>
          <w:p w14:paraId="73A62EB2" w14:textId="77777777" w:rsidR="003F3EDE" w:rsidRPr="00FB0B06" w:rsidRDefault="003F3EDE" w:rsidP="0025185C">
            <w:pPr>
              <w:jc w:val="center"/>
              <w:rPr>
                <w:rFonts w:ascii="Arial" w:eastAsia="Times New Roman" w:hAnsi="Arial" w:cs="Arial"/>
                <w:spacing w:val="-1"/>
                <w:sz w:val="20"/>
                <w:szCs w:val="20"/>
                <w:rPrChange w:id="9155"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156" w:author="Adelino Naquarta Sepalanga Domingos" w:date="2025-03-05T09:28:00Z" w16du:dateUtc="2025-03-05T08:28:00Z">
                  <w:rPr>
                    <w:rFonts w:ascii="Times New Roman" w:eastAsia="Times New Roman" w:hAnsi="Times New Roman"/>
                    <w:spacing w:val="-1"/>
                  </w:rPr>
                </w:rPrChange>
              </w:rPr>
              <w:t>4.4.4.14.6.2.</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95A662A" w14:textId="77777777" w:rsidR="003F3EDE" w:rsidRPr="00FB0B06" w:rsidRDefault="003F3EDE" w:rsidP="0025185C">
            <w:pPr>
              <w:jc w:val="center"/>
              <w:rPr>
                <w:rFonts w:ascii="Arial" w:eastAsia="Times New Roman" w:hAnsi="Arial" w:cs="Arial"/>
                <w:spacing w:val="-1"/>
                <w:sz w:val="20"/>
                <w:szCs w:val="20"/>
                <w:rPrChange w:id="9157" w:author="Adelino Naquarta Sepalanga Domingos" w:date="2025-03-05T09:28:00Z" w16du:dateUtc="2025-03-05T08:28:00Z">
                  <w:rPr>
                    <w:rFonts w:ascii="Times New Roman" w:eastAsia="Times New Roman" w:hAnsi="Times New Roman"/>
                    <w:spacing w:val="-1"/>
                  </w:rPr>
                </w:rPrChange>
              </w:rPr>
            </w:pPr>
          </w:p>
          <w:p w14:paraId="2C0E2AB5" w14:textId="77777777" w:rsidR="003F3EDE" w:rsidRPr="00FB0B06" w:rsidRDefault="003F3EDE" w:rsidP="0025185C">
            <w:pPr>
              <w:jc w:val="center"/>
              <w:rPr>
                <w:rFonts w:ascii="Arial" w:eastAsia="Times New Roman" w:hAnsi="Arial" w:cs="Arial"/>
                <w:spacing w:val="-1"/>
                <w:sz w:val="20"/>
                <w:szCs w:val="20"/>
                <w:rPrChange w:id="9158" w:author="Adelino Naquarta Sepalanga Domingos" w:date="2025-03-05T09:28:00Z" w16du:dateUtc="2025-03-05T08:28:00Z">
                  <w:rPr>
                    <w:rFonts w:ascii="Times New Roman" w:eastAsia="Times New Roman" w:hAnsi="Times New Roman"/>
                    <w:spacing w:val="-1"/>
                  </w:rPr>
                </w:rPrChange>
              </w:rPr>
            </w:pPr>
          </w:p>
          <w:p w14:paraId="3689263D" w14:textId="77777777" w:rsidR="003F3EDE" w:rsidRPr="00FB0B06" w:rsidRDefault="003F3EDE" w:rsidP="0025185C">
            <w:pPr>
              <w:jc w:val="center"/>
              <w:rPr>
                <w:rFonts w:ascii="Arial" w:eastAsia="Times New Roman" w:hAnsi="Arial" w:cs="Arial"/>
                <w:spacing w:val="-1"/>
                <w:sz w:val="20"/>
                <w:szCs w:val="20"/>
                <w:rPrChange w:id="9159"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160" w:author="Adelino Naquarta Sepalanga Domingos" w:date="2025-03-05T09:28:00Z" w16du:dateUtc="2025-03-05T08:28: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68CCCC0" w14:textId="77777777" w:rsidR="003F3EDE" w:rsidRPr="00FB0B06" w:rsidRDefault="003F3EDE" w:rsidP="0025185C">
            <w:pPr>
              <w:rPr>
                <w:rFonts w:ascii="Arial" w:eastAsia="Times New Roman" w:hAnsi="Arial" w:cs="Arial"/>
                <w:spacing w:val="-1"/>
                <w:sz w:val="20"/>
                <w:szCs w:val="20"/>
                <w:rPrChange w:id="9161" w:author="Adelino Naquarta Sepalanga Domingos" w:date="2025-03-05T09:28:00Z" w16du:dateUtc="2025-03-05T08:28:00Z">
                  <w:rPr>
                    <w:rFonts w:ascii="Times New Roman" w:eastAsia="Times New Roman" w:hAnsi="Times New Roman"/>
                    <w:spacing w:val="-1"/>
                  </w:rPr>
                </w:rPrChange>
              </w:rPr>
            </w:pPr>
          </w:p>
          <w:p w14:paraId="2297AC61" w14:textId="77777777" w:rsidR="003F3EDE" w:rsidRPr="00FB0B06" w:rsidRDefault="003F3EDE" w:rsidP="0025185C">
            <w:pPr>
              <w:rPr>
                <w:rFonts w:ascii="Arial" w:eastAsia="Times New Roman" w:hAnsi="Arial" w:cs="Arial"/>
                <w:spacing w:val="-1"/>
                <w:sz w:val="20"/>
                <w:szCs w:val="20"/>
                <w:rPrChange w:id="9162" w:author="Adelino Naquarta Sepalanga Domingos" w:date="2025-03-05T09:28:00Z" w16du:dateUtc="2025-03-05T08:28:00Z">
                  <w:rPr>
                    <w:rFonts w:ascii="Times New Roman" w:eastAsia="Times New Roman" w:hAnsi="Times New Roman"/>
                    <w:spacing w:val="-1"/>
                  </w:rPr>
                </w:rPrChange>
              </w:rPr>
            </w:pPr>
          </w:p>
          <w:p w14:paraId="2FBCDBC8" w14:textId="77777777" w:rsidR="003F3EDE" w:rsidRPr="00FB0B06" w:rsidRDefault="003F3EDE" w:rsidP="0025185C">
            <w:pPr>
              <w:rPr>
                <w:rFonts w:ascii="Arial" w:eastAsia="Times New Roman" w:hAnsi="Arial" w:cs="Arial"/>
                <w:spacing w:val="-1"/>
                <w:sz w:val="20"/>
                <w:szCs w:val="20"/>
                <w:rPrChange w:id="9163"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164" w:author="Adelino Naquarta Sepalanga Domingos" w:date="2025-03-05T09:28:00Z" w16du:dateUtc="2025-03-05T08:28:00Z">
                  <w:rPr>
                    <w:rFonts w:ascii="Times New Roman" w:eastAsia="Times New Roman" w:hAnsi="Times New Roman"/>
                    <w:spacing w:val="-1"/>
                  </w:rPr>
                </w:rPrChange>
              </w:rPr>
              <w:t>País ou região do imposto (TaxCountryRegion)</w:t>
            </w:r>
          </w:p>
        </w:tc>
        <w:tc>
          <w:tcPr>
            <w:tcW w:w="38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B4859A0" w14:textId="77777777" w:rsidR="003F3EDE" w:rsidRPr="00FB0B06" w:rsidRDefault="003F3EDE" w:rsidP="0025185C">
            <w:pPr>
              <w:widowControl w:val="0"/>
              <w:spacing w:after="0" w:line="240" w:lineRule="auto"/>
              <w:rPr>
                <w:rFonts w:ascii="Arial" w:eastAsia="Times New Roman" w:hAnsi="Arial" w:cs="Arial"/>
                <w:spacing w:val="-1"/>
                <w:sz w:val="20"/>
                <w:szCs w:val="20"/>
                <w:rPrChange w:id="9165"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166" w:author="Adelino Naquarta Sepalanga Domingos" w:date="2025-03-05T09:28:00Z" w16du:dateUtc="2025-03-05T08:28:00Z">
                  <w:rPr>
                    <w:rFonts w:ascii="Times New Roman" w:eastAsia="Times New Roman" w:hAnsi="Times New Roman"/>
                    <w:spacing w:val="-1"/>
                  </w:rPr>
                </w:rPrChange>
              </w:rPr>
              <w:t xml:space="preserve">Deve ser preenchido de acordo com a norma ISO 3166 - 1- alpha-2. </w:t>
            </w:r>
          </w:p>
          <w:p w14:paraId="21A34464" w14:textId="77777777" w:rsidR="003F3EDE" w:rsidRPr="00FB0B06" w:rsidRDefault="003F3EDE" w:rsidP="0025185C">
            <w:pPr>
              <w:widowControl w:val="0"/>
              <w:spacing w:after="0" w:line="240" w:lineRule="auto"/>
              <w:rPr>
                <w:rFonts w:ascii="Arial" w:eastAsia="Times New Roman" w:hAnsi="Arial" w:cs="Arial"/>
                <w:spacing w:val="-1"/>
                <w:sz w:val="20"/>
                <w:szCs w:val="20"/>
                <w:rPrChange w:id="9167" w:author="Adelino Naquarta Sepalanga Domingos" w:date="2025-03-05T09:28:00Z" w16du:dateUtc="2025-03-05T08:28:00Z">
                  <w:rPr>
                    <w:rFonts w:ascii="Times New Roman" w:eastAsia="Times New Roman" w:hAnsi="Times New Roman"/>
                    <w:spacing w:val="-1"/>
                  </w:rPr>
                </w:rPrChange>
              </w:rPr>
            </w:pPr>
          </w:p>
          <w:p w14:paraId="0F836E26" w14:textId="77777777" w:rsidR="003F3EDE" w:rsidRPr="00FB0B06" w:rsidRDefault="003F3EDE" w:rsidP="0025185C">
            <w:pPr>
              <w:widowControl w:val="0"/>
              <w:spacing w:after="0" w:line="240" w:lineRule="auto"/>
              <w:rPr>
                <w:rFonts w:ascii="Arial" w:eastAsia="Times New Roman" w:hAnsi="Arial" w:cs="Arial"/>
                <w:spacing w:val="-1"/>
                <w:sz w:val="20"/>
                <w:szCs w:val="20"/>
                <w:rPrChange w:id="9168"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169" w:author="Adelino Naquarta Sepalanga Domingos" w:date="2025-03-05T09:28:00Z" w16du:dateUtc="2025-03-05T08:28:00Z">
                  <w:rPr>
                    <w:rFonts w:ascii="Times New Roman" w:eastAsia="Times New Roman" w:hAnsi="Times New Roman"/>
                    <w:spacing w:val="-1"/>
                  </w:rPr>
                </w:rPrChange>
              </w:rPr>
              <w:t xml:space="preserve">No caso da província de Cabinda deve ser preencher com: </w:t>
            </w:r>
          </w:p>
          <w:p w14:paraId="402555A9" w14:textId="77777777" w:rsidR="003F3EDE" w:rsidRPr="00FB0B06" w:rsidRDefault="003F3EDE" w:rsidP="0025185C">
            <w:pPr>
              <w:widowControl w:val="0"/>
              <w:spacing w:after="0" w:line="240" w:lineRule="auto"/>
              <w:rPr>
                <w:rFonts w:ascii="Arial" w:eastAsia="Times New Roman" w:hAnsi="Arial" w:cs="Arial"/>
                <w:spacing w:val="-1"/>
                <w:sz w:val="20"/>
                <w:szCs w:val="20"/>
                <w:rPrChange w:id="9170" w:author="Adelino Naquarta Sepalanga Domingos" w:date="2025-03-05T09:28:00Z" w16du:dateUtc="2025-03-05T08:28:00Z">
                  <w:rPr>
                    <w:rFonts w:ascii="Times New Roman" w:eastAsia="Times New Roman" w:hAnsi="Times New Roman"/>
                    <w:spacing w:val="-1"/>
                  </w:rPr>
                </w:rPrChange>
              </w:rPr>
            </w:pPr>
          </w:p>
          <w:p w14:paraId="73541486" w14:textId="77777777" w:rsidR="003F3EDE" w:rsidRPr="00FB0B06" w:rsidRDefault="003F3EDE" w:rsidP="0025185C">
            <w:pPr>
              <w:rPr>
                <w:rFonts w:ascii="Arial" w:eastAsia="Times New Roman" w:hAnsi="Arial" w:cs="Arial"/>
                <w:spacing w:val="-1"/>
                <w:sz w:val="20"/>
                <w:szCs w:val="20"/>
                <w:rPrChange w:id="9171"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172" w:author="Adelino Naquarta Sepalanga Domingos" w:date="2025-03-05T09:28:00Z" w16du:dateUtc="2025-03-05T08:28:00Z">
                  <w:rPr>
                    <w:rFonts w:ascii="Times New Roman" w:eastAsia="Times New Roman" w:hAnsi="Times New Roman"/>
                    <w:spacing w:val="-1"/>
                  </w:rPr>
                </w:rPrChange>
              </w:rPr>
              <w:t xml:space="preserve">“AO-CAB” – Espaço Fiscal da Região de Cabinda </w:t>
            </w:r>
          </w:p>
        </w:tc>
        <w:tc>
          <w:tcPr>
            <w:tcW w:w="127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BA45A9A" w14:textId="77777777" w:rsidR="003F3EDE" w:rsidRPr="00FB0B06" w:rsidRDefault="003F3EDE" w:rsidP="0025185C">
            <w:pPr>
              <w:jc w:val="center"/>
              <w:rPr>
                <w:rFonts w:ascii="Arial" w:eastAsia="Times New Roman" w:hAnsi="Arial" w:cs="Arial"/>
                <w:spacing w:val="-1"/>
                <w:sz w:val="20"/>
                <w:szCs w:val="20"/>
                <w:rPrChange w:id="9173" w:author="Adelino Naquarta Sepalanga Domingos" w:date="2025-03-05T09:28:00Z" w16du:dateUtc="2025-03-05T08:28:00Z">
                  <w:rPr>
                    <w:rFonts w:ascii="Times New Roman" w:eastAsia="Times New Roman" w:hAnsi="Times New Roman"/>
                    <w:spacing w:val="-1"/>
                  </w:rPr>
                </w:rPrChange>
              </w:rPr>
            </w:pPr>
          </w:p>
          <w:p w14:paraId="6B34C4F2" w14:textId="77777777" w:rsidR="003F3EDE" w:rsidRPr="00FB0B06" w:rsidRDefault="003F3EDE" w:rsidP="0025185C">
            <w:pPr>
              <w:jc w:val="center"/>
              <w:rPr>
                <w:rFonts w:ascii="Arial" w:eastAsia="Times New Roman" w:hAnsi="Arial" w:cs="Arial"/>
                <w:spacing w:val="-1"/>
                <w:sz w:val="20"/>
                <w:szCs w:val="20"/>
                <w:rPrChange w:id="9174" w:author="Adelino Naquarta Sepalanga Domingos" w:date="2025-03-05T09:28:00Z" w16du:dateUtc="2025-03-05T08:28:00Z">
                  <w:rPr>
                    <w:rFonts w:ascii="Times New Roman" w:eastAsia="Times New Roman" w:hAnsi="Times New Roman"/>
                    <w:spacing w:val="-1"/>
                  </w:rPr>
                </w:rPrChange>
              </w:rPr>
            </w:pPr>
          </w:p>
          <w:p w14:paraId="6274739E" w14:textId="77777777" w:rsidR="003F3EDE" w:rsidRPr="00FB0B06" w:rsidRDefault="003F3EDE" w:rsidP="0025185C">
            <w:pPr>
              <w:jc w:val="center"/>
              <w:rPr>
                <w:rFonts w:ascii="Arial" w:eastAsia="Times New Roman" w:hAnsi="Arial" w:cs="Arial"/>
                <w:spacing w:val="-1"/>
                <w:sz w:val="20"/>
                <w:szCs w:val="20"/>
                <w:rPrChange w:id="9175"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176" w:author="Adelino Naquarta Sepalanga Domingos" w:date="2025-03-05T09:28:00Z" w16du:dateUtc="2025-03-05T08:28:00Z">
                  <w:rPr>
                    <w:rFonts w:ascii="Times New Roman" w:eastAsia="Times New Roman" w:hAnsi="Times New Roman"/>
                    <w:spacing w:val="-1"/>
                  </w:rPr>
                </w:rPrChange>
              </w:rPr>
              <w:t>Texto 6</w:t>
            </w:r>
          </w:p>
        </w:tc>
      </w:tr>
      <w:tr w:rsidR="003F3EDE" w:rsidRPr="00FB0B06" w14:paraId="6942E7A3" w14:textId="77777777" w:rsidTr="0025185C">
        <w:trPr>
          <w:trHeight w:val="764"/>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BD910DB" w14:textId="77777777" w:rsidR="003F3EDE" w:rsidRPr="00FB0B06" w:rsidRDefault="003F3EDE" w:rsidP="0025185C">
            <w:pPr>
              <w:jc w:val="center"/>
              <w:rPr>
                <w:rFonts w:ascii="Arial" w:eastAsia="Times New Roman" w:hAnsi="Arial" w:cs="Arial"/>
                <w:spacing w:val="-1"/>
                <w:sz w:val="20"/>
                <w:szCs w:val="20"/>
                <w:rPrChange w:id="9177" w:author="Adelino Naquarta Sepalanga Domingos" w:date="2025-03-05T09:28:00Z" w16du:dateUtc="2025-03-05T08:28:00Z">
                  <w:rPr>
                    <w:rFonts w:ascii="Times New Roman" w:eastAsia="Times New Roman" w:hAnsi="Times New Roman"/>
                    <w:spacing w:val="-1"/>
                  </w:rPr>
                </w:rPrChange>
              </w:rPr>
            </w:pPr>
          </w:p>
          <w:p w14:paraId="5168A1E9" w14:textId="77777777" w:rsidR="003F3EDE" w:rsidRPr="00FB0B06" w:rsidRDefault="003F3EDE" w:rsidP="0025185C">
            <w:pPr>
              <w:jc w:val="center"/>
              <w:rPr>
                <w:rFonts w:ascii="Arial" w:eastAsia="Times New Roman" w:hAnsi="Arial" w:cs="Arial"/>
                <w:spacing w:val="-1"/>
                <w:sz w:val="20"/>
                <w:szCs w:val="20"/>
                <w:rPrChange w:id="9178" w:author="Adelino Naquarta Sepalanga Domingos" w:date="2025-03-05T09:28:00Z" w16du:dateUtc="2025-03-05T08:28:00Z">
                  <w:rPr>
                    <w:rFonts w:ascii="Times New Roman" w:eastAsia="Times New Roman" w:hAnsi="Times New Roman"/>
                    <w:spacing w:val="-1"/>
                  </w:rPr>
                </w:rPrChange>
              </w:rPr>
            </w:pPr>
          </w:p>
          <w:p w14:paraId="36184754" w14:textId="77777777" w:rsidR="003F3EDE" w:rsidRPr="00FB0B06" w:rsidRDefault="003F3EDE" w:rsidP="0025185C">
            <w:pPr>
              <w:jc w:val="center"/>
              <w:rPr>
                <w:rFonts w:ascii="Arial" w:eastAsia="Times New Roman" w:hAnsi="Arial" w:cs="Arial"/>
                <w:spacing w:val="-1"/>
                <w:sz w:val="20"/>
                <w:szCs w:val="20"/>
                <w:rPrChange w:id="9179" w:author="Adelino Naquarta Sepalanga Domingos" w:date="2025-03-05T09:28:00Z" w16du:dateUtc="2025-03-05T08:28:00Z">
                  <w:rPr>
                    <w:rFonts w:ascii="Times New Roman" w:eastAsia="Times New Roman" w:hAnsi="Times New Roman"/>
                    <w:spacing w:val="-1"/>
                  </w:rPr>
                </w:rPrChange>
              </w:rPr>
            </w:pPr>
          </w:p>
          <w:p w14:paraId="5C7539A1" w14:textId="77777777" w:rsidR="003F3EDE" w:rsidRPr="00FB0B06" w:rsidRDefault="003F3EDE" w:rsidP="0025185C">
            <w:pPr>
              <w:jc w:val="center"/>
              <w:rPr>
                <w:rFonts w:ascii="Arial" w:eastAsia="Times New Roman" w:hAnsi="Arial" w:cs="Arial"/>
                <w:spacing w:val="-1"/>
                <w:sz w:val="20"/>
                <w:szCs w:val="20"/>
                <w:rPrChange w:id="9180" w:author="Adelino Naquarta Sepalanga Domingos" w:date="2025-03-05T09:28:00Z" w16du:dateUtc="2025-03-05T08:28:00Z">
                  <w:rPr>
                    <w:rFonts w:ascii="Times New Roman" w:eastAsia="Times New Roman" w:hAnsi="Times New Roman"/>
                    <w:spacing w:val="-1"/>
                  </w:rPr>
                </w:rPrChange>
              </w:rPr>
            </w:pPr>
          </w:p>
          <w:p w14:paraId="1830C6B5" w14:textId="77777777" w:rsidR="003F3EDE" w:rsidRPr="00FB0B06" w:rsidRDefault="003F3EDE" w:rsidP="0025185C">
            <w:pPr>
              <w:jc w:val="center"/>
              <w:rPr>
                <w:rFonts w:ascii="Arial" w:eastAsia="Times New Roman" w:hAnsi="Arial" w:cs="Arial"/>
                <w:spacing w:val="-1"/>
                <w:sz w:val="20"/>
                <w:szCs w:val="20"/>
                <w:rPrChange w:id="9181" w:author="Adelino Naquarta Sepalanga Domingos" w:date="2025-03-05T09:28:00Z" w16du:dateUtc="2025-03-05T08:28:00Z">
                  <w:rPr>
                    <w:rFonts w:ascii="Times New Roman" w:eastAsia="Times New Roman" w:hAnsi="Times New Roman"/>
                    <w:spacing w:val="-1"/>
                  </w:rPr>
                </w:rPrChange>
              </w:rPr>
            </w:pPr>
          </w:p>
          <w:p w14:paraId="2243D2D7" w14:textId="77777777" w:rsidR="003F3EDE" w:rsidRPr="00FB0B06" w:rsidRDefault="003F3EDE" w:rsidP="0025185C">
            <w:pPr>
              <w:jc w:val="center"/>
              <w:rPr>
                <w:rFonts w:ascii="Arial" w:eastAsia="Times New Roman" w:hAnsi="Arial" w:cs="Arial"/>
                <w:spacing w:val="-1"/>
                <w:sz w:val="20"/>
                <w:szCs w:val="20"/>
                <w:rPrChange w:id="9182" w:author="Adelino Naquarta Sepalanga Domingos" w:date="2025-03-05T09:28:00Z" w16du:dateUtc="2025-03-05T08:28:00Z">
                  <w:rPr>
                    <w:rFonts w:ascii="Times New Roman" w:eastAsia="Times New Roman" w:hAnsi="Times New Roman"/>
                    <w:spacing w:val="-1"/>
                  </w:rPr>
                </w:rPrChange>
              </w:rPr>
            </w:pPr>
          </w:p>
          <w:p w14:paraId="1EFC47B7" w14:textId="77777777" w:rsidR="003F3EDE" w:rsidRPr="00FB0B06" w:rsidRDefault="003F3EDE" w:rsidP="0025185C">
            <w:pPr>
              <w:jc w:val="center"/>
              <w:rPr>
                <w:rFonts w:ascii="Arial" w:eastAsia="Times New Roman" w:hAnsi="Arial" w:cs="Arial"/>
                <w:spacing w:val="-1"/>
                <w:sz w:val="20"/>
                <w:szCs w:val="20"/>
                <w:rPrChange w:id="9183" w:author="Adelino Naquarta Sepalanga Domingos" w:date="2025-03-05T09:28:00Z" w16du:dateUtc="2025-03-05T08:28:00Z">
                  <w:rPr>
                    <w:rFonts w:ascii="Times New Roman" w:eastAsia="Times New Roman" w:hAnsi="Times New Roman"/>
                    <w:spacing w:val="-1"/>
                  </w:rPr>
                </w:rPrChange>
              </w:rPr>
            </w:pPr>
          </w:p>
          <w:p w14:paraId="4F580781" w14:textId="77777777" w:rsidR="003F3EDE" w:rsidRPr="00FB0B06" w:rsidRDefault="003F3EDE" w:rsidP="0025185C">
            <w:pPr>
              <w:jc w:val="center"/>
              <w:rPr>
                <w:rFonts w:ascii="Arial" w:eastAsia="Times New Roman" w:hAnsi="Arial" w:cs="Arial"/>
                <w:spacing w:val="-1"/>
                <w:sz w:val="20"/>
                <w:szCs w:val="20"/>
                <w:rPrChange w:id="9184"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185" w:author="Adelino Naquarta Sepalanga Domingos" w:date="2025-03-05T09:28:00Z" w16du:dateUtc="2025-03-05T08:28:00Z">
                  <w:rPr>
                    <w:rFonts w:ascii="Times New Roman" w:eastAsia="Times New Roman" w:hAnsi="Times New Roman"/>
                    <w:spacing w:val="-1"/>
                  </w:rPr>
                </w:rPrChange>
              </w:rPr>
              <w:t>4.4.4.14.6.3.</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F24B966" w14:textId="77777777" w:rsidR="003F3EDE" w:rsidRPr="00FB0B06" w:rsidRDefault="003F3EDE" w:rsidP="0025185C">
            <w:pPr>
              <w:jc w:val="center"/>
              <w:rPr>
                <w:rFonts w:ascii="Arial" w:eastAsia="Times New Roman" w:hAnsi="Arial" w:cs="Arial"/>
                <w:spacing w:val="-1"/>
                <w:sz w:val="20"/>
                <w:szCs w:val="20"/>
                <w:rPrChange w:id="9186" w:author="Adelino Naquarta Sepalanga Domingos" w:date="2025-03-05T09:28:00Z" w16du:dateUtc="2025-03-05T08:28:00Z">
                  <w:rPr>
                    <w:rFonts w:ascii="Times New Roman" w:eastAsia="Times New Roman" w:hAnsi="Times New Roman"/>
                    <w:spacing w:val="-1"/>
                  </w:rPr>
                </w:rPrChange>
              </w:rPr>
            </w:pPr>
          </w:p>
          <w:p w14:paraId="3EE98095" w14:textId="77777777" w:rsidR="003F3EDE" w:rsidRPr="00FB0B06" w:rsidRDefault="003F3EDE" w:rsidP="0025185C">
            <w:pPr>
              <w:jc w:val="center"/>
              <w:rPr>
                <w:rFonts w:ascii="Arial" w:eastAsia="Times New Roman" w:hAnsi="Arial" w:cs="Arial"/>
                <w:spacing w:val="-1"/>
                <w:sz w:val="20"/>
                <w:szCs w:val="20"/>
                <w:rPrChange w:id="9187" w:author="Adelino Naquarta Sepalanga Domingos" w:date="2025-03-05T09:28:00Z" w16du:dateUtc="2025-03-05T08:28:00Z">
                  <w:rPr>
                    <w:rFonts w:ascii="Times New Roman" w:eastAsia="Times New Roman" w:hAnsi="Times New Roman"/>
                    <w:spacing w:val="-1"/>
                  </w:rPr>
                </w:rPrChange>
              </w:rPr>
            </w:pPr>
          </w:p>
          <w:p w14:paraId="1EF697CB" w14:textId="77777777" w:rsidR="003F3EDE" w:rsidRPr="00FB0B06" w:rsidRDefault="003F3EDE" w:rsidP="0025185C">
            <w:pPr>
              <w:jc w:val="center"/>
              <w:rPr>
                <w:rFonts w:ascii="Arial" w:eastAsia="Times New Roman" w:hAnsi="Arial" w:cs="Arial"/>
                <w:spacing w:val="-1"/>
                <w:sz w:val="20"/>
                <w:szCs w:val="20"/>
                <w:rPrChange w:id="9188" w:author="Adelino Naquarta Sepalanga Domingos" w:date="2025-03-05T09:28:00Z" w16du:dateUtc="2025-03-05T08:28:00Z">
                  <w:rPr>
                    <w:rFonts w:ascii="Times New Roman" w:eastAsia="Times New Roman" w:hAnsi="Times New Roman"/>
                    <w:spacing w:val="-1"/>
                  </w:rPr>
                </w:rPrChange>
              </w:rPr>
            </w:pPr>
          </w:p>
          <w:p w14:paraId="7529FB0B" w14:textId="77777777" w:rsidR="003F3EDE" w:rsidRPr="00FB0B06" w:rsidRDefault="003F3EDE" w:rsidP="0025185C">
            <w:pPr>
              <w:jc w:val="center"/>
              <w:rPr>
                <w:rFonts w:ascii="Arial" w:eastAsia="Times New Roman" w:hAnsi="Arial" w:cs="Arial"/>
                <w:spacing w:val="-1"/>
                <w:sz w:val="20"/>
                <w:szCs w:val="20"/>
                <w:rPrChange w:id="9189" w:author="Adelino Naquarta Sepalanga Domingos" w:date="2025-03-05T09:28:00Z" w16du:dateUtc="2025-03-05T08:28:00Z">
                  <w:rPr>
                    <w:rFonts w:ascii="Times New Roman" w:eastAsia="Times New Roman" w:hAnsi="Times New Roman"/>
                    <w:spacing w:val="-1"/>
                  </w:rPr>
                </w:rPrChange>
              </w:rPr>
            </w:pPr>
          </w:p>
          <w:p w14:paraId="6690CCF4" w14:textId="77777777" w:rsidR="003F3EDE" w:rsidRPr="00FB0B06" w:rsidRDefault="003F3EDE" w:rsidP="0025185C">
            <w:pPr>
              <w:jc w:val="center"/>
              <w:rPr>
                <w:rFonts w:ascii="Arial" w:eastAsia="Times New Roman" w:hAnsi="Arial" w:cs="Arial"/>
                <w:spacing w:val="-1"/>
                <w:sz w:val="20"/>
                <w:szCs w:val="20"/>
                <w:rPrChange w:id="9190" w:author="Adelino Naquarta Sepalanga Domingos" w:date="2025-03-05T09:28:00Z" w16du:dateUtc="2025-03-05T08:28:00Z">
                  <w:rPr>
                    <w:rFonts w:ascii="Times New Roman" w:eastAsia="Times New Roman" w:hAnsi="Times New Roman"/>
                    <w:spacing w:val="-1"/>
                  </w:rPr>
                </w:rPrChange>
              </w:rPr>
            </w:pPr>
          </w:p>
          <w:p w14:paraId="5C13A580" w14:textId="77777777" w:rsidR="003F3EDE" w:rsidRPr="00FB0B06" w:rsidRDefault="003F3EDE" w:rsidP="0025185C">
            <w:pPr>
              <w:jc w:val="center"/>
              <w:rPr>
                <w:rFonts w:ascii="Arial" w:eastAsia="Times New Roman" w:hAnsi="Arial" w:cs="Arial"/>
                <w:spacing w:val="-1"/>
                <w:sz w:val="20"/>
                <w:szCs w:val="20"/>
                <w:rPrChange w:id="9191" w:author="Adelino Naquarta Sepalanga Domingos" w:date="2025-03-05T09:28:00Z" w16du:dateUtc="2025-03-05T08:28:00Z">
                  <w:rPr>
                    <w:rFonts w:ascii="Times New Roman" w:eastAsia="Times New Roman" w:hAnsi="Times New Roman"/>
                    <w:spacing w:val="-1"/>
                  </w:rPr>
                </w:rPrChange>
              </w:rPr>
            </w:pPr>
          </w:p>
          <w:p w14:paraId="78C0F8D0" w14:textId="77777777" w:rsidR="003F3EDE" w:rsidRPr="00FB0B06" w:rsidRDefault="003F3EDE" w:rsidP="0025185C">
            <w:pPr>
              <w:jc w:val="center"/>
              <w:rPr>
                <w:rFonts w:ascii="Arial" w:eastAsia="Times New Roman" w:hAnsi="Arial" w:cs="Arial"/>
                <w:spacing w:val="-1"/>
                <w:sz w:val="20"/>
                <w:szCs w:val="20"/>
                <w:rPrChange w:id="9192" w:author="Adelino Naquarta Sepalanga Domingos" w:date="2025-03-05T09:28:00Z" w16du:dateUtc="2025-03-05T08:28:00Z">
                  <w:rPr>
                    <w:rFonts w:ascii="Times New Roman" w:eastAsia="Times New Roman" w:hAnsi="Times New Roman"/>
                    <w:spacing w:val="-1"/>
                  </w:rPr>
                </w:rPrChange>
              </w:rPr>
            </w:pPr>
          </w:p>
          <w:p w14:paraId="1E16312F" w14:textId="77777777" w:rsidR="003F3EDE" w:rsidRPr="00FB0B06" w:rsidRDefault="003F3EDE" w:rsidP="0025185C">
            <w:pPr>
              <w:jc w:val="center"/>
              <w:rPr>
                <w:rFonts w:ascii="Arial" w:eastAsia="Times New Roman" w:hAnsi="Arial" w:cs="Arial"/>
                <w:spacing w:val="-1"/>
                <w:sz w:val="20"/>
                <w:szCs w:val="20"/>
                <w:rPrChange w:id="9193"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194" w:author="Adelino Naquarta Sepalanga Domingos" w:date="2025-03-05T09:28:00Z" w16du:dateUtc="2025-03-05T08:28: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469A806" w14:textId="77777777" w:rsidR="003F3EDE" w:rsidRPr="00FB0B06" w:rsidRDefault="003F3EDE" w:rsidP="0025185C">
            <w:pPr>
              <w:rPr>
                <w:rFonts w:ascii="Arial" w:eastAsia="Times New Roman" w:hAnsi="Arial" w:cs="Arial"/>
                <w:spacing w:val="-1"/>
                <w:sz w:val="20"/>
                <w:szCs w:val="20"/>
                <w:rPrChange w:id="9195" w:author="Adelino Naquarta Sepalanga Domingos" w:date="2025-03-05T09:28:00Z" w16du:dateUtc="2025-03-05T08:28:00Z">
                  <w:rPr>
                    <w:rFonts w:ascii="Times New Roman" w:eastAsia="Times New Roman" w:hAnsi="Times New Roman"/>
                    <w:spacing w:val="-1"/>
                  </w:rPr>
                </w:rPrChange>
              </w:rPr>
            </w:pPr>
          </w:p>
          <w:p w14:paraId="745FC0BF" w14:textId="77777777" w:rsidR="003F3EDE" w:rsidRPr="00FB0B06" w:rsidRDefault="003F3EDE" w:rsidP="0025185C">
            <w:pPr>
              <w:rPr>
                <w:rFonts w:ascii="Arial" w:eastAsia="Times New Roman" w:hAnsi="Arial" w:cs="Arial"/>
                <w:spacing w:val="-1"/>
                <w:sz w:val="20"/>
                <w:szCs w:val="20"/>
                <w:rPrChange w:id="9196" w:author="Adelino Naquarta Sepalanga Domingos" w:date="2025-03-05T09:28:00Z" w16du:dateUtc="2025-03-05T08:28:00Z">
                  <w:rPr>
                    <w:rFonts w:ascii="Times New Roman" w:eastAsia="Times New Roman" w:hAnsi="Times New Roman"/>
                    <w:spacing w:val="-1"/>
                  </w:rPr>
                </w:rPrChange>
              </w:rPr>
            </w:pPr>
          </w:p>
          <w:p w14:paraId="18726609" w14:textId="77777777" w:rsidR="003F3EDE" w:rsidRPr="00FB0B06" w:rsidRDefault="003F3EDE" w:rsidP="0025185C">
            <w:pPr>
              <w:rPr>
                <w:rFonts w:ascii="Arial" w:eastAsia="Times New Roman" w:hAnsi="Arial" w:cs="Arial"/>
                <w:spacing w:val="-1"/>
                <w:sz w:val="20"/>
                <w:szCs w:val="20"/>
                <w:rPrChange w:id="9197" w:author="Adelino Naquarta Sepalanga Domingos" w:date="2025-03-05T09:28:00Z" w16du:dateUtc="2025-03-05T08:28:00Z">
                  <w:rPr>
                    <w:rFonts w:ascii="Times New Roman" w:eastAsia="Times New Roman" w:hAnsi="Times New Roman"/>
                    <w:spacing w:val="-1"/>
                  </w:rPr>
                </w:rPrChange>
              </w:rPr>
            </w:pPr>
          </w:p>
          <w:p w14:paraId="77C12A7A" w14:textId="77777777" w:rsidR="003F3EDE" w:rsidRPr="00FB0B06" w:rsidRDefault="003F3EDE" w:rsidP="0025185C">
            <w:pPr>
              <w:rPr>
                <w:rFonts w:ascii="Arial" w:eastAsia="Times New Roman" w:hAnsi="Arial" w:cs="Arial"/>
                <w:spacing w:val="-1"/>
                <w:sz w:val="20"/>
                <w:szCs w:val="20"/>
                <w:rPrChange w:id="9198" w:author="Adelino Naquarta Sepalanga Domingos" w:date="2025-03-05T09:28:00Z" w16du:dateUtc="2025-03-05T08:28:00Z">
                  <w:rPr>
                    <w:rFonts w:ascii="Times New Roman" w:eastAsia="Times New Roman" w:hAnsi="Times New Roman"/>
                    <w:spacing w:val="-1"/>
                  </w:rPr>
                </w:rPrChange>
              </w:rPr>
            </w:pPr>
          </w:p>
          <w:p w14:paraId="488787E6" w14:textId="77777777" w:rsidR="003F3EDE" w:rsidRPr="00FB0B06" w:rsidRDefault="003F3EDE" w:rsidP="0025185C">
            <w:pPr>
              <w:rPr>
                <w:rFonts w:ascii="Arial" w:eastAsia="Times New Roman" w:hAnsi="Arial" w:cs="Arial"/>
                <w:spacing w:val="-1"/>
                <w:sz w:val="20"/>
                <w:szCs w:val="20"/>
                <w:rPrChange w:id="9199" w:author="Adelino Naquarta Sepalanga Domingos" w:date="2025-03-05T09:28:00Z" w16du:dateUtc="2025-03-05T08:28:00Z">
                  <w:rPr>
                    <w:rFonts w:ascii="Times New Roman" w:eastAsia="Times New Roman" w:hAnsi="Times New Roman"/>
                    <w:spacing w:val="-1"/>
                  </w:rPr>
                </w:rPrChange>
              </w:rPr>
            </w:pPr>
          </w:p>
          <w:p w14:paraId="12756CE2" w14:textId="77777777" w:rsidR="003F3EDE" w:rsidRPr="00FB0B06" w:rsidRDefault="003F3EDE" w:rsidP="0025185C">
            <w:pPr>
              <w:rPr>
                <w:rFonts w:ascii="Arial" w:eastAsia="Times New Roman" w:hAnsi="Arial" w:cs="Arial"/>
                <w:spacing w:val="-1"/>
                <w:sz w:val="20"/>
                <w:szCs w:val="20"/>
                <w:rPrChange w:id="9200" w:author="Adelino Naquarta Sepalanga Domingos" w:date="2025-03-05T09:28:00Z" w16du:dateUtc="2025-03-05T08:28:00Z">
                  <w:rPr>
                    <w:rFonts w:ascii="Times New Roman" w:eastAsia="Times New Roman" w:hAnsi="Times New Roman"/>
                    <w:spacing w:val="-1"/>
                  </w:rPr>
                </w:rPrChange>
              </w:rPr>
            </w:pPr>
          </w:p>
          <w:p w14:paraId="3DDEC3E9" w14:textId="77777777" w:rsidR="003F3EDE" w:rsidRPr="00FB0B06" w:rsidRDefault="003F3EDE" w:rsidP="0025185C">
            <w:pPr>
              <w:rPr>
                <w:rFonts w:ascii="Arial" w:eastAsia="Times New Roman" w:hAnsi="Arial" w:cs="Arial"/>
                <w:spacing w:val="-1"/>
                <w:sz w:val="20"/>
                <w:szCs w:val="20"/>
                <w:rPrChange w:id="9201" w:author="Adelino Naquarta Sepalanga Domingos" w:date="2025-03-05T09:28:00Z" w16du:dateUtc="2025-03-05T08:28:00Z">
                  <w:rPr>
                    <w:rFonts w:ascii="Times New Roman" w:eastAsia="Times New Roman" w:hAnsi="Times New Roman"/>
                    <w:spacing w:val="-1"/>
                  </w:rPr>
                </w:rPrChange>
              </w:rPr>
            </w:pPr>
          </w:p>
          <w:p w14:paraId="260EA91F" w14:textId="77777777" w:rsidR="003F3EDE" w:rsidRPr="00FB0B06" w:rsidRDefault="003F3EDE" w:rsidP="0025185C">
            <w:pPr>
              <w:rPr>
                <w:rFonts w:ascii="Arial" w:eastAsia="Times New Roman" w:hAnsi="Arial" w:cs="Arial"/>
                <w:spacing w:val="-1"/>
                <w:sz w:val="20"/>
                <w:szCs w:val="20"/>
                <w:rPrChange w:id="9202"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203" w:author="Adelino Naquarta Sepalanga Domingos" w:date="2025-03-05T09:28:00Z" w16du:dateUtc="2025-03-05T08:28:00Z">
                  <w:rPr>
                    <w:rFonts w:ascii="Times New Roman" w:eastAsia="Times New Roman" w:hAnsi="Times New Roman"/>
                    <w:spacing w:val="-1"/>
                  </w:rPr>
                </w:rPrChange>
              </w:rPr>
              <w:t>Código da taxa (TaxCode)</w:t>
            </w:r>
          </w:p>
        </w:tc>
        <w:tc>
          <w:tcPr>
            <w:tcW w:w="38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B7ADE2F" w14:textId="77777777" w:rsidR="003F3EDE" w:rsidRPr="00FB0B06" w:rsidRDefault="003F3EDE" w:rsidP="0025185C">
            <w:pPr>
              <w:rPr>
                <w:rFonts w:ascii="Arial" w:eastAsia="Times New Roman" w:hAnsi="Arial" w:cs="Arial"/>
                <w:spacing w:val="-1"/>
                <w:sz w:val="20"/>
                <w:szCs w:val="20"/>
                <w:rPrChange w:id="9204"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205" w:author="Adelino Naquarta Sepalanga Domingos" w:date="2025-03-05T09:28:00Z" w16du:dateUtc="2025-03-05T08:28:00Z">
                  <w:rPr>
                    <w:rFonts w:ascii="Times New Roman" w:eastAsia="Times New Roman" w:hAnsi="Times New Roman"/>
                    <w:spacing w:val="-1"/>
                  </w:rPr>
                </w:rPrChange>
              </w:rPr>
              <w:t>Código da taxa na tabela de impostos.</w:t>
            </w:r>
          </w:p>
          <w:p w14:paraId="53AA7555" w14:textId="77777777" w:rsidR="003F3EDE" w:rsidRPr="00FB0B06" w:rsidRDefault="003F3EDE" w:rsidP="0025185C">
            <w:pPr>
              <w:spacing w:after="0"/>
              <w:rPr>
                <w:rFonts w:ascii="Arial" w:eastAsia="Times New Roman" w:hAnsi="Arial" w:cs="Arial"/>
                <w:spacing w:val="-1"/>
                <w:sz w:val="20"/>
                <w:szCs w:val="20"/>
                <w:rPrChange w:id="9206"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207" w:author="Adelino Naquarta Sepalanga Domingos" w:date="2025-03-05T09:28:00Z" w16du:dateUtc="2025-03-05T08:28:00Z">
                  <w:rPr>
                    <w:rFonts w:ascii="Times New Roman" w:eastAsia="Times New Roman" w:hAnsi="Times New Roman"/>
                    <w:spacing w:val="-1"/>
                  </w:rPr>
                </w:rPrChange>
              </w:rPr>
              <w:t>No caso do campo 4.4.4.14.6.1. - Código do tipo de imposto (TaxType) = IVA, deve ser preenchido com:</w:t>
            </w:r>
          </w:p>
          <w:p w14:paraId="4D6429ED" w14:textId="77777777" w:rsidR="003F3EDE" w:rsidRPr="00FB0B06" w:rsidRDefault="003F3EDE" w:rsidP="0025185C">
            <w:pPr>
              <w:spacing w:after="0"/>
              <w:rPr>
                <w:rFonts w:ascii="Arial" w:eastAsia="Times New Roman" w:hAnsi="Arial" w:cs="Arial"/>
                <w:spacing w:val="-1"/>
                <w:sz w:val="20"/>
                <w:szCs w:val="20"/>
                <w:rPrChange w:id="9208"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209" w:author="Adelino Naquarta Sepalanga Domingos" w:date="2025-03-05T09:28:00Z" w16du:dateUtc="2025-03-05T08:28:00Z">
                  <w:rPr>
                    <w:rFonts w:ascii="Times New Roman" w:eastAsia="Times New Roman" w:hAnsi="Times New Roman"/>
                    <w:spacing w:val="-1"/>
                  </w:rPr>
                </w:rPrChange>
              </w:rPr>
              <w:t xml:space="preserve"> “NOR” – Taxa normal;</w:t>
            </w:r>
          </w:p>
          <w:p w14:paraId="16A94018" w14:textId="77777777" w:rsidR="003F3EDE" w:rsidRPr="00FB0B06" w:rsidRDefault="003F3EDE" w:rsidP="0025185C">
            <w:pPr>
              <w:spacing w:after="0"/>
              <w:rPr>
                <w:rFonts w:ascii="Arial" w:eastAsia="Times New Roman" w:hAnsi="Arial" w:cs="Arial"/>
                <w:spacing w:val="-1"/>
                <w:sz w:val="20"/>
                <w:szCs w:val="20"/>
                <w:rPrChange w:id="9210"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211" w:author="Adelino Naquarta Sepalanga Domingos" w:date="2025-03-05T09:28:00Z" w16du:dateUtc="2025-03-05T08:28:00Z">
                  <w:rPr>
                    <w:rFonts w:ascii="Times New Roman" w:eastAsia="Times New Roman" w:hAnsi="Times New Roman"/>
                    <w:spacing w:val="-1"/>
                  </w:rPr>
                </w:rPrChange>
              </w:rPr>
              <w:t xml:space="preserve"> “ISE” – Isenta;</w:t>
            </w:r>
          </w:p>
          <w:p w14:paraId="760C87C5" w14:textId="77777777" w:rsidR="003F3EDE" w:rsidRPr="00FB0B06" w:rsidRDefault="003F3EDE" w:rsidP="0025185C">
            <w:pPr>
              <w:spacing w:after="0"/>
              <w:rPr>
                <w:rFonts w:ascii="Arial" w:eastAsia="Times New Roman" w:hAnsi="Arial" w:cs="Arial"/>
                <w:spacing w:val="-1"/>
                <w:sz w:val="20"/>
                <w:szCs w:val="20"/>
                <w:rPrChange w:id="9212"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213" w:author="Adelino Naquarta Sepalanga Domingos" w:date="2025-03-05T09:28:00Z" w16du:dateUtc="2025-03-05T08:28:00Z">
                  <w:rPr>
                    <w:rFonts w:ascii="Times New Roman" w:eastAsia="Times New Roman" w:hAnsi="Times New Roman"/>
                    <w:spacing w:val="-1"/>
                  </w:rPr>
                </w:rPrChange>
              </w:rPr>
              <w:t>“RED” – Taxa reduzida;</w:t>
            </w:r>
          </w:p>
          <w:p w14:paraId="59C19377" w14:textId="77777777" w:rsidR="003F3EDE" w:rsidRPr="00FB0B06" w:rsidRDefault="003F3EDE" w:rsidP="0025185C">
            <w:pPr>
              <w:spacing w:after="0"/>
              <w:rPr>
                <w:rFonts w:ascii="Arial" w:eastAsia="Times New Roman" w:hAnsi="Arial" w:cs="Arial"/>
                <w:spacing w:val="-1"/>
                <w:sz w:val="20"/>
                <w:szCs w:val="20"/>
                <w:rPrChange w:id="9214"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215" w:author="Adelino Naquarta Sepalanga Domingos" w:date="2025-03-05T09:28:00Z" w16du:dateUtc="2025-03-05T08:28:00Z">
                  <w:rPr>
                    <w:rFonts w:ascii="Times New Roman" w:eastAsia="Times New Roman" w:hAnsi="Times New Roman"/>
                    <w:spacing w:val="-1"/>
                  </w:rPr>
                </w:rPrChange>
              </w:rPr>
              <w:t>“INT” – Taxa intermédia;</w:t>
            </w:r>
          </w:p>
          <w:p w14:paraId="724322A8" w14:textId="77777777" w:rsidR="003F3EDE" w:rsidRPr="00FB0B06" w:rsidRDefault="003F3EDE" w:rsidP="0025185C">
            <w:pPr>
              <w:spacing w:after="0"/>
              <w:rPr>
                <w:rFonts w:ascii="Arial" w:eastAsia="Times New Roman" w:hAnsi="Arial" w:cs="Arial"/>
                <w:spacing w:val="-1"/>
                <w:sz w:val="20"/>
                <w:szCs w:val="20"/>
                <w:rPrChange w:id="9216"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217" w:author="Adelino Naquarta Sepalanga Domingos" w:date="2025-03-05T09:28:00Z" w16du:dateUtc="2025-03-05T08:28:00Z">
                  <w:rPr>
                    <w:rFonts w:ascii="Times New Roman" w:eastAsia="Times New Roman" w:hAnsi="Times New Roman"/>
                    <w:spacing w:val="-1"/>
                  </w:rPr>
                </w:rPrChange>
              </w:rPr>
              <w:t>“OUT” – Outros, aplicável para os regimes especiais de IVA.</w:t>
            </w:r>
          </w:p>
          <w:p w14:paraId="14956C7D" w14:textId="77777777" w:rsidR="003F3EDE" w:rsidRPr="00FB0B06" w:rsidRDefault="003F3EDE" w:rsidP="0025185C">
            <w:pPr>
              <w:spacing w:after="0"/>
              <w:rPr>
                <w:rFonts w:ascii="Arial" w:eastAsia="Times New Roman" w:hAnsi="Arial" w:cs="Arial"/>
                <w:spacing w:val="-1"/>
                <w:sz w:val="20"/>
                <w:szCs w:val="20"/>
                <w:rPrChange w:id="9218"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219" w:author="Adelino Naquarta Sepalanga Domingos" w:date="2025-03-05T09:28:00Z" w16du:dateUtc="2025-03-05T08:28:00Z">
                  <w:rPr>
                    <w:rFonts w:ascii="Times New Roman" w:eastAsia="Times New Roman" w:hAnsi="Times New Roman"/>
                    <w:spacing w:val="-1"/>
                  </w:rPr>
                </w:rPrChange>
              </w:rPr>
              <w:t>No caso do campo 4.4.4.14.6.1.</w:t>
            </w:r>
          </w:p>
          <w:p w14:paraId="436FA8CA" w14:textId="77777777" w:rsidR="003F3EDE" w:rsidRPr="00FB0B06" w:rsidRDefault="003F3EDE" w:rsidP="0025185C">
            <w:pPr>
              <w:spacing w:after="0"/>
              <w:rPr>
                <w:rFonts w:ascii="Arial" w:eastAsia="Times New Roman" w:hAnsi="Arial" w:cs="Arial"/>
                <w:spacing w:val="-1"/>
                <w:sz w:val="20"/>
                <w:szCs w:val="20"/>
                <w:rPrChange w:id="9220"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221" w:author="Adelino Naquarta Sepalanga Domingos" w:date="2025-03-05T09:28:00Z" w16du:dateUtc="2025-03-05T08:28:00Z">
                  <w:rPr>
                    <w:rFonts w:ascii="Times New Roman" w:eastAsia="Times New Roman" w:hAnsi="Times New Roman"/>
                    <w:spacing w:val="-1"/>
                  </w:rPr>
                </w:rPrChange>
              </w:rPr>
              <w:t>Código do tipo de imposto (TaxType) = IS, deve ser preenchido com:</w:t>
            </w:r>
          </w:p>
          <w:p w14:paraId="2DAB1BC2" w14:textId="77777777" w:rsidR="003F3EDE" w:rsidRPr="00FB0B06" w:rsidRDefault="003F3EDE" w:rsidP="0025185C">
            <w:pPr>
              <w:spacing w:after="0"/>
              <w:rPr>
                <w:rFonts w:ascii="Arial" w:eastAsia="Times New Roman" w:hAnsi="Arial" w:cs="Arial"/>
                <w:spacing w:val="-1"/>
                <w:sz w:val="20"/>
                <w:szCs w:val="20"/>
                <w:rPrChange w:id="9222"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223" w:author="Adelino Naquarta Sepalanga Domingos" w:date="2025-03-05T09:28:00Z" w16du:dateUtc="2025-03-05T08:28:00Z">
                  <w:rPr>
                    <w:rFonts w:ascii="Times New Roman" w:eastAsia="Times New Roman" w:hAnsi="Times New Roman"/>
                    <w:spacing w:val="-1"/>
                  </w:rPr>
                </w:rPrChange>
              </w:rPr>
              <w:t>O código da verba respectiva;</w:t>
            </w:r>
          </w:p>
          <w:p w14:paraId="1854BB2B" w14:textId="77777777" w:rsidR="003F3EDE" w:rsidRPr="00FB0B06" w:rsidRDefault="003F3EDE" w:rsidP="0025185C">
            <w:pPr>
              <w:spacing w:after="0"/>
              <w:rPr>
                <w:rFonts w:ascii="Arial" w:eastAsia="Times New Roman" w:hAnsi="Arial" w:cs="Arial"/>
                <w:spacing w:val="-1"/>
                <w:sz w:val="20"/>
                <w:szCs w:val="20"/>
                <w:rPrChange w:id="9224"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225" w:author="Adelino Naquarta Sepalanga Domingos" w:date="2025-03-05T09:28:00Z" w16du:dateUtc="2025-03-05T08:28:00Z">
                  <w:rPr>
                    <w:rFonts w:ascii="Times New Roman" w:eastAsia="Times New Roman" w:hAnsi="Times New Roman"/>
                    <w:spacing w:val="-1"/>
                  </w:rPr>
                </w:rPrChange>
              </w:rPr>
              <w:t>“ISE” – Isenta.</w:t>
            </w:r>
          </w:p>
          <w:p w14:paraId="059D245C" w14:textId="77777777" w:rsidR="003F3EDE" w:rsidRPr="00FB0B06" w:rsidRDefault="003F3EDE" w:rsidP="0025185C">
            <w:pPr>
              <w:spacing w:after="0"/>
              <w:rPr>
                <w:rFonts w:ascii="Arial" w:eastAsia="Times New Roman" w:hAnsi="Arial" w:cs="Arial"/>
                <w:spacing w:val="-1"/>
                <w:sz w:val="20"/>
                <w:szCs w:val="20"/>
                <w:rPrChange w:id="9226" w:author="Adelino Naquarta Sepalanga Domingos" w:date="2025-03-05T09:28:00Z" w16du:dateUtc="2025-03-05T08:28:00Z">
                  <w:rPr>
                    <w:rFonts w:ascii="Times New Roman" w:eastAsia="Times New Roman" w:hAnsi="Times New Roman"/>
                    <w:spacing w:val="-1"/>
                  </w:rPr>
                </w:rPrChange>
              </w:rPr>
            </w:pPr>
          </w:p>
          <w:p w14:paraId="788898B0" w14:textId="77777777" w:rsidR="003F3EDE" w:rsidRPr="00FB0B06" w:rsidRDefault="003F3EDE" w:rsidP="0025185C">
            <w:pPr>
              <w:spacing w:after="0"/>
              <w:rPr>
                <w:rFonts w:ascii="Arial" w:eastAsia="Times New Roman" w:hAnsi="Arial" w:cs="Arial"/>
                <w:spacing w:val="-1"/>
                <w:sz w:val="20"/>
                <w:szCs w:val="20"/>
                <w:rPrChange w:id="9227"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228" w:author="Adelino Naquarta Sepalanga Domingos" w:date="2025-03-05T09:28:00Z" w16du:dateUtc="2025-03-05T08:28:00Z">
                  <w:rPr>
                    <w:rFonts w:ascii="Times New Roman" w:eastAsia="Times New Roman" w:hAnsi="Times New Roman"/>
                    <w:spacing w:val="-1"/>
                  </w:rPr>
                </w:rPrChange>
              </w:rPr>
              <w:t>No caso de não aplicabilidade de imposto deve ser preenchido com “NA”.</w:t>
            </w:r>
          </w:p>
        </w:tc>
        <w:tc>
          <w:tcPr>
            <w:tcW w:w="127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B568BC7" w14:textId="77777777" w:rsidR="003F3EDE" w:rsidRPr="00FB0B06" w:rsidRDefault="003F3EDE" w:rsidP="0025185C">
            <w:pPr>
              <w:jc w:val="center"/>
              <w:rPr>
                <w:rFonts w:ascii="Arial" w:eastAsia="Times New Roman" w:hAnsi="Arial" w:cs="Arial"/>
                <w:spacing w:val="-1"/>
                <w:sz w:val="20"/>
                <w:szCs w:val="20"/>
                <w:rPrChange w:id="9229" w:author="Adelino Naquarta Sepalanga Domingos" w:date="2025-03-05T09:28:00Z" w16du:dateUtc="2025-03-05T08:28:00Z">
                  <w:rPr>
                    <w:rFonts w:ascii="Times New Roman" w:eastAsia="Times New Roman" w:hAnsi="Times New Roman"/>
                    <w:spacing w:val="-1"/>
                  </w:rPr>
                </w:rPrChange>
              </w:rPr>
            </w:pPr>
          </w:p>
          <w:p w14:paraId="323D243D" w14:textId="77777777" w:rsidR="003F3EDE" w:rsidRPr="00FB0B06" w:rsidRDefault="003F3EDE" w:rsidP="0025185C">
            <w:pPr>
              <w:jc w:val="center"/>
              <w:rPr>
                <w:rFonts w:ascii="Arial" w:eastAsia="Times New Roman" w:hAnsi="Arial" w:cs="Arial"/>
                <w:spacing w:val="-1"/>
                <w:sz w:val="20"/>
                <w:szCs w:val="20"/>
                <w:rPrChange w:id="9230" w:author="Adelino Naquarta Sepalanga Domingos" w:date="2025-03-05T09:28:00Z" w16du:dateUtc="2025-03-05T08:28:00Z">
                  <w:rPr>
                    <w:rFonts w:ascii="Times New Roman" w:eastAsia="Times New Roman" w:hAnsi="Times New Roman"/>
                    <w:spacing w:val="-1"/>
                  </w:rPr>
                </w:rPrChange>
              </w:rPr>
            </w:pPr>
          </w:p>
          <w:p w14:paraId="6EA414EB" w14:textId="77777777" w:rsidR="003F3EDE" w:rsidRPr="00FB0B06" w:rsidRDefault="003F3EDE" w:rsidP="0025185C">
            <w:pPr>
              <w:jc w:val="center"/>
              <w:rPr>
                <w:rFonts w:ascii="Arial" w:eastAsia="Times New Roman" w:hAnsi="Arial" w:cs="Arial"/>
                <w:spacing w:val="-1"/>
                <w:sz w:val="20"/>
                <w:szCs w:val="20"/>
                <w:rPrChange w:id="9231" w:author="Adelino Naquarta Sepalanga Domingos" w:date="2025-03-05T09:28:00Z" w16du:dateUtc="2025-03-05T08:28:00Z">
                  <w:rPr>
                    <w:rFonts w:ascii="Times New Roman" w:eastAsia="Times New Roman" w:hAnsi="Times New Roman"/>
                    <w:spacing w:val="-1"/>
                  </w:rPr>
                </w:rPrChange>
              </w:rPr>
            </w:pPr>
          </w:p>
          <w:p w14:paraId="27C376A1" w14:textId="77777777" w:rsidR="003F3EDE" w:rsidRPr="00FB0B06" w:rsidRDefault="003F3EDE" w:rsidP="0025185C">
            <w:pPr>
              <w:jc w:val="center"/>
              <w:rPr>
                <w:rFonts w:ascii="Arial" w:eastAsia="Times New Roman" w:hAnsi="Arial" w:cs="Arial"/>
                <w:spacing w:val="-1"/>
                <w:sz w:val="20"/>
                <w:szCs w:val="20"/>
                <w:rPrChange w:id="9232" w:author="Adelino Naquarta Sepalanga Domingos" w:date="2025-03-05T09:28:00Z" w16du:dateUtc="2025-03-05T08:28:00Z">
                  <w:rPr>
                    <w:rFonts w:ascii="Times New Roman" w:eastAsia="Times New Roman" w:hAnsi="Times New Roman"/>
                    <w:spacing w:val="-1"/>
                  </w:rPr>
                </w:rPrChange>
              </w:rPr>
            </w:pPr>
          </w:p>
          <w:p w14:paraId="10AAD0B0" w14:textId="77777777" w:rsidR="003F3EDE" w:rsidRPr="00FB0B06" w:rsidRDefault="003F3EDE" w:rsidP="0025185C">
            <w:pPr>
              <w:jc w:val="center"/>
              <w:rPr>
                <w:rFonts w:ascii="Arial" w:eastAsia="Times New Roman" w:hAnsi="Arial" w:cs="Arial"/>
                <w:spacing w:val="-1"/>
                <w:sz w:val="20"/>
                <w:szCs w:val="20"/>
                <w:rPrChange w:id="9233" w:author="Adelino Naquarta Sepalanga Domingos" w:date="2025-03-05T09:28:00Z" w16du:dateUtc="2025-03-05T08:28:00Z">
                  <w:rPr>
                    <w:rFonts w:ascii="Times New Roman" w:eastAsia="Times New Roman" w:hAnsi="Times New Roman"/>
                    <w:spacing w:val="-1"/>
                  </w:rPr>
                </w:rPrChange>
              </w:rPr>
            </w:pPr>
          </w:p>
          <w:p w14:paraId="0414AD62" w14:textId="77777777" w:rsidR="003F3EDE" w:rsidRPr="00FB0B06" w:rsidRDefault="003F3EDE" w:rsidP="0025185C">
            <w:pPr>
              <w:jc w:val="center"/>
              <w:rPr>
                <w:rFonts w:ascii="Arial" w:eastAsia="Times New Roman" w:hAnsi="Arial" w:cs="Arial"/>
                <w:spacing w:val="-1"/>
                <w:sz w:val="20"/>
                <w:szCs w:val="20"/>
                <w:rPrChange w:id="9234" w:author="Adelino Naquarta Sepalanga Domingos" w:date="2025-03-05T09:28:00Z" w16du:dateUtc="2025-03-05T08:28:00Z">
                  <w:rPr>
                    <w:rFonts w:ascii="Times New Roman" w:eastAsia="Times New Roman" w:hAnsi="Times New Roman"/>
                    <w:spacing w:val="-1"/>
                  </w:rPr>
                </w:rPrChange>
              </w:rPr>
            </w:pPr>
          </w:p>
          <w:p w14:paraId="284C39FB" w14:textId="77777777" w:rsidR="003F3EDE" w:rsidRPr="00FB0B06" w:rsidRDefault="003F3EDE" w:rsidP="0025185C">
            <w:pPr>
              <w:jc w:val="center"/>
              <w:rPr>
                <w:rFonts w:ascii="Arial" w:eastAsia="Times New Roman" w:hAnsi="Arial" w:cs="Arial"/>
                <w:spacing w:val="-1"/>
                <w:sz w:val="20"/>
                <w:szCs w:val="20"/>
                <w:rPrChange w:id="9235" w:author="Adelino Naquarta Sepalanga Domingos" w:date="2025-03-05T09:28:00Z" w16du:dateUtc="2025-03-05T08:28:00Z">
                  <w:rPr>
                    <w:rFonts w:ascii="Times New Roman" w:eastAsia="Times New Roman" w:hAnsi="Times New Roman"/>
                    <w:spacing w:val="-1"/>
                  </w:rPr>
                </w:rPrChange>
              </w:rPr>
            </w:pPr>
          </w:p>
          <w:p w14:paraId="0F592090" w14:textId="77777777" w:rsidR="003F3EDE" w:rsidRPr="00FB0B06" w:rsidRDefault="003F3EDE" w:rsidP="0025185C">
            <w:pPr>
              <w:jc w:val="center"/>
              <w:rPr>
                <w:rFonts w:ascii="Arial" w:eastAsia="Times New Roman" w:hAnsi="Arial" w:cs="Arial"/>
                <w:spacing w:val="-1"/>
                <w:sz w:val="20"/>
                <w:szCs w:val="20"/>
                <w:rPrChange w:id="9236"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237" w:author="Adelino Naquarta Sepalanga Domingos" w:date="2025-03-05T09:28:00Z" w16du:dateUtc="2025-03-05T08:28:00Z">
                  <w:rPr>
                    <w:rFonts w:ascii="Times New Roman" w:eastAsia="Times New Roman" w:hAnsi="Times New Roman"/>
                    <w:spacing w:val="-1"/>
                  </w:rPr>
                </w:rPrChange>
              </w:rPr>
              <w:t>Texto 10</w:t>
            </w:r>
          </w:p>
        </w:tc>
      </w:tr>
      <w:tr w:rsidR="003F3EDE" w:rsidRPr="00FB0B06" w14:paraId="025FEE5D" w14:textId="77777777" w:rsidTr="0025185C">
        <w:trPr>
          <w:trHeight w:val="2168"/>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6BD4250" w14:textId="77777777" w:rsidR="003F3EDE" w:rsidRPr="00FB0B06" w:rsidRDefault="003F3EDE" w:rsidP="0025185C">
            <w:pPr>
              <w:jc w:val="center"/>
              <w:rPr>
                <w:rFonts w:ascii="Arial" w:eastAsia="Times New Roman" w:hAnsi="Arial" w:cs="Arial"/>
                <w:spacing w:val="-1"/>
                <w:sz w:val="20"/>
                <w:szCs w:val="20"/>
                <w:rPrChange w:id="9238" w:author="Adelino Naquarta Sepalanga Domingos" w:date="2025-03-05T09:28:00Z" w16du:dateUtc="2025-03-05T08:28:00Z">
                  <w:rPr>
                    <w:rFonts w:ascii="Times New Roman" w:eastAsia="Times New Roman" w:hAnsi="Times New Roman"/>
                    <w:spacing w:val="-1"/>
                  </w:rPr>
                </w:rPrChange>
              </w:rPr>
            </w:pPr>
          </w:p>
          <w:p w14:paraId="65A5D8B1" w14:textId="77777777" w:rsidR="003F3EDE" w:rsidRPr="00FB0B06" w:rsidRDefault="003F3EDE" w:rsidP="0025185C">
            <w:pPr>
              <w:jc w:val="center"/>
              <w:rPr>
                <w:rFonts w:ascii="Arial" w:eastAsia="Times New Roman" w:hAnsi="Arial" w:cs="Arial"/>
                <w:spacing w:val="-1"/>
                <w:sz w:val="20"/>
                <w:szCs w:val="20"/>
                <w:rPrChange w:id="9239" w:author="Adelino Naquarta Sepalanga Domingos" w:date="2025-03-05T09:28:00Z" w16du:dateUtc="2025-03-05T08:28:00Z">
                  <w:rPr>
                    <w:rFonts w:ascii="Times New Roman" w:eastAsia="Times New Roman" w:hAnsi="Times New Roman"/>
                    <w:spacing w:val="-1"/>
                  </w:rPr>
                </w:rPrChange>
              </w:rPr>
            </w:pPr>
          </w:p>
          <w:p w14:paraId="2676F224" w14:textId="77777777" w:rsidR="003F3EDE" w:rsidRPr="00FB0B06" w:rsidRDefault="003F3EDE" w:rsidP="0025185C">
            <w:pPr>
              <w:jc w:val="center"/>
              <w:rPr>
                <w:rFonts w:ascii="Arial" w:eastAsia="Times New Roman" w:hAnsi="Arial" w:cs="Arial"/>
                <w:spacing w:val="-1"/>
                <w:sz w:val="20"/>
                <w:szCs w:val="20"/>
                <w:rPrChange w:id="9240" w:author="Adelino Naquarta Sepalanga Domingos" w:date="2025-03-05T09:28:00Z" w16du:dateUtc="2025-03-05T08:28:00Z">
                  <w:rPr>
                    <w:rFonts w:ascii="Times New Roman" w:eastAsia="Times New Roman" w:hAnsi="Times New Roman"/>
                    <w:spacing w:val="-1"/>
                  </w:rPr>
                </w:rPrChange>
              </w:rPr>
            </w:pPr>
          </w:p>
          <w:p w14:paraId="3C3421E0" w14:textId="77777777" w:rsidR="003F3EDE" w:rsidRPr="00FB0B06" w:rsidRDefault="003F3EDE" w:rsidP="0025185C">
            <w:pPr>
              <w:jc w:val="center"/>
              <w:rPr>
                <w:rFonts w:ascii="Arial" w:eastAsia="Times New Roman" w:hAnsi="Arial" w:cs="Arial"/>
                <w:spacing w:val="-1"/>
                <w:sz w:val="20"/>
                <w:szCs w:val="20"/>
                <w:rPrChange w:id="9241" w:author="Adelino Naquarta Sepalanga Domingos" w:date="2025-03-05T09:28:00Z" w16du:dateUtc="2025-03-05T08:28:00Z">
                  <w:rPr>
                    <w:rFonts w:ascii="Times New Roman" w:eastAsia="Times New Roman" w:hAnsi="Times New Roman"/>
                    <w:spacing w:val="-1"/>
                  </w:rPr>
                </w:rPrChange>
              </w:rPr>
            </w:pPr>
          </w:p>
          <w:p w14:paraId="37045D33" w14:textId="77777777" w:rsidR="003F3EDE" w:rsidRPr="00FB0B06" w:rsidRDefault="003F3EDE" w:rsidP="0025185C">
            <w:pPr>
              <w:jc w:val="center"/>
              <w:rPr>
                <w:rFonts w:ascii="Arial" w:eastAsia="Times New Roman" w:hAnsi="Arial" w:cs="Arial"/>
                <w:spacing w:val="-1"/>
                <w:sz w:val="20"/>
                <w:szCs w:val="20"/>
                <w:rPrChange w:id="9242"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243" w:author="Adelino Naquarta Sepalanga Domingos" w:date="2025-03-05T09:28:00Z" w16du:dateUtc="2025-03-05T08:28:00Z">
                  <w:rPr>
                    <w:rFonts w:ascii="Times New Roman" w:eastAsia="Times New Roman" w:hAnsi="Times New Roman"/>
                    <w:spacing w:val="-1"/>
                  </w:rPr>
                </w:rPrChange>
              </w:rPr>
              <w:t>4.4.4.14.6.4.</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D784AAA" w14:textId="77777777" w:rsidR="003F3EDE" w:rsidRPr="00FB0B06" w:rsidRDefault="003F3EDE" w:rsidP="0025185C">
            <w:pPr>
              <w:jc w:val="center"/>
              <w:rPr>
                <w:rFonts w:ascii="Arial" w:eastAsia="Times New Roman" w:hAnsi="Arial" w:cs="Arial"/>
                <w:spacing w:val="-1"/>
                <w:sz w:val="20"/>
                <w:szCs w:val="20"/>
                <w:rPrChange w:id="9244" w:author="Adelino Naquarta Sepalanga Domingos" w:date="2025-03-05T09:28:00Z" w16du:dateUtc="2025-03-05T08:28:00Z">
                  <w:rPr>
                    <w:rFonts w:ascii="Times New Roman" w:eastAsia="Times New Roman" w:hAnsi="Times New Roman"/>
                    <w:spacing w:val="-1"/>
                  </w:rPr>
                </w:rPrChange>
              </w:rPr>
            </w:pPr>
          </w:p>
          <w:p w14:paraId="4AD52D21" w14:textId="77777777" w:rsidR="003F3EDE" w:rsidRPr="00FB0B06" w:rsidRDefault="003F3EDE" w:rsidP="0025185C">
            <w:pPr>
              <w:jc w:val="center"/>
              <w:rPr>
                <w:rFonts w:ascii="Arial" w:eastAsia="Times New Roman" w:hAnsi="Arial" w:cs="Arial"/>
                <w:spacing w:val="-1"/>
                <w:sz w:val="20"/>
                <w:szCs w:val="20"/>
                <w:rPrChange w:id="9245" w:author="Adelino Naquarta Sepalanga Domingos" w:date="2025-03-05T09:28:00Z" w16du:dateUtc="2025-03-05T08:28:00Z">
                  <w:rPr>
                    <w:rFonts w:ascii="Times New Roman" w:eastAsia="Times New Roman" w:hAnsi="Times New Roman"/>
                    <w:spacing w:val="-1"/>
                  </w:rPr>
                </w:rPrChange>
              </w:rPr>
            </w:pPr>
          </w:p>
          <w:p w14:paraId="6F312EDD" w14:textId="77777777" w:rsidR="003F3EDE" w:rsidRPr="00FB0B06" w:rsidRDefault="003F3EDE" w:rsidP="0025185C">
            <w:pPr>
              <w:jc w:val="center"/>
              <w:rPr>
                <w:rFonts w:ascii="Arial" w:eastAsia="Times New Roman" w:hAnsi="Arial" w:cs="Arial"/>
                <w:spacing w:val="-1"/>
                <w:sz w:val="20"/>
                <w:szCs w:val="20"/>
                <w:rPrChange w:id="9246" w:author="Adelino Naquarta Sepalanga Domingos" w:date="2025-03-05T09:28:00Z" w16du:dateUtc="2025-03-05T08:28:00Z">
                  <w:rPr>
                    <w:rFonts w:ascii="Times New Roman" w:eastAsia="Times New Roman" w:hAnsi="Times New Roman"/>
                    <w:spacing w:val="-1"/>
                  </w:rPr>
                </w:rPrChange>
              </w:rPr>
            </w:pPr>
          </w:p>
          <w:p w14:paraId="4CDFD95B" w14:textId="77777777" w:rsidR="003F3EDE" w:rsidRPr="00FB0B06" w:rsidRDefault="003F3EDE" w:rsidP="0025185C">
            <w:pPr>
              <w:jc w:val="center"/>
              <w:rPr>
                <w:rFonts w:ascii="Arial" w:eastAsia="Times New Roman" w:hAnsi="Arial" w:cs="Arial"/>
                <w:spacing w:val="-1"/>
                <w:sz w:val="20"/>
                <w:szCs w:val="20"/>
                <w:rPrChange w:id="9247" w:author="Adelino Naquarta Sepalanga Domingos" w:date="2025-03-05T09:28:00Z" w16du:dateUtc="2025-03-05T08:28:00Z">
                  <w:rPr>
                    <w:rFonts w:ascii="Times New Roman" w:eastAsia="Times New Roman" w:hAnsi="Times New Roman"/>
                    <w:spacing w:val="-1"/>
                  </w:rPr>
                </w:rPrChange>
              </w:rPr>
            </w:pPr>
          </w:p>
          <w:p w14:paraId="42A268AD" w14:textId="77777777" w:rsidR="003F3EDE" w:rsidRPr="00FB0B06" w:rsidRDefault="003F3EDE" w:rsidP="0025185C">
            <w:pPr>
              <w:jc w:val="center"/>
              <w:rPr>
                <w:rFonts w:ascii="Arial" w:eastAsia="Times New Roman" w:hAnsi="Arial" w:cs="Arial"/>
                <w:spacing w:val="-1"/>
                <w:sz w:val="20"/>
                <w:szCs w:val="20"/>
                <w:rPrChange w:id="9248"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249" w:author="Adelino Naquarta Sepalanga Domingos" w:date="2025-03-05T09:28:00Z" w16du:dateUtc="2025-03-05T08:28: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B968EE9" w14:textId="77777777" w:rsidR="003F3EDE" w:rsidRPr="00FB0B06" w:rsidRDefault="003F3EDE" w:rsidP="0025185C">
            <w:pPr>
              <w:rPr>
                <w:rFonts w:ascii="Arial" w:eastAsia="Times New Roman" w:hAnsi="Arial" w:cs="Arial"/>
                <w:spacing w:val="-1"/>
                <w:sz w:val="20"/>
                <w:szCs w:val="20"/>
                <w:rPrChange w:id="9250" w:author="Adelino Naquarta Sepalanga Domingos" w:date="2025-03-05T09:28:00Z" w16du:dateUtc="2025-03-05T08:28:00Z">
                  <w:rPr>
                    <w:rFonts w:ascii="Times New Roman" w:eastAsia="Times New Roman" w:hAnsi="Times New Roman"/>
                    <w:spacing w:val="-1"/>
                  </w:rPr>
                </w:rPrChange>
              </w:rPr>
            </w:pPr>
          </w:p>
          <w:p w14:paraId="09F5673A" w14:textId="77777777" w:rsidR="003F3EDE" w:rsidRPr="00FB0B06" w:rsidRDefault="003F3EDE" w:rsidP="0025185C">
            <w:pPr>
              <w:rPr>
                <w:rFonts w:ascii="Arial" w:eastAsia="Times New Roman" w:hAnsi="Arial" w:cs="Arial"/>
                <w:spacing w:val="-1"/>
                <w:sz w:val="20"/>
                <w:szCs w:val="20"/>
                <w:rPrChange w:id="9251" w:author="Adelino Naquarta Sepalanga Domingos" w:date="2025-03-05T09:28:00Z" w16du:dateUtc="2025-03-05T08:28:00Z">
                  <w:rPr>
                    <w:rFonts w:ascii="Times New Roman" w:eastAsia="Times New Roman" w:hAnsi="Times New Roman"/>
                    <w:spacing w:val="-1"/>
                  </w:rPr>
                </w:rPrChange>
              </w:rPr>
            </w:pPr>
          </w:p>
          <w:p w14:paraId="2685C2CF" w14:textId="77777777" w:rsidR="003F3EDE" w:rsidRPr="00FB0B06" w:rsidRDefault="003F3EDE" w:rsidP="0025185C">
            <w:pPr>
              <w:rPr>
                <w:rFonts w:ascii="Arial" w:eastAsia="Times New Roman" w:hAnsi="Arial" w:cs="Arial"/>
                <w:spacing w:val="-1"/>
                <w:sz w:val="20"/>
                <w:szCs w:val="20"/>
                <w:rPrChange w:id="9252" w:author="Adelino Naquarta Sepalanga Domingos" w:date="2025-03-05T09:28:00Z" w16du:dateUtc="2025-03-05T08:28:00Z">
                  <w:rPr>
                    <w:rFonts w:ascii="Times New Roman" w:eastAsia="Times New Roman" w:hAnsi="Times New Roman"/>
                    <w:spacing w:val="-1"/>
                  </w:rPr>
                </w:rPrChange>
              </w:rPr>
            </w:pPr>
          </w:p>
          <w:p w14:paraId="748F5584" w14:textId="77777777" w:rsidR="003F3EDE" w:rsidRPr="00FB0B06" w:rsidRDefault="003F3EDE" w:rsidP="0025185C">
            <w:pPr>
              <w:rPr>
                <w:rFonts w:ascii="Arial" w:eastAsia="Times New Roman" w:hAnsi="Arial" w:cs="Arial"/>
                <w:spacing w:val="-1"/>
                <w:sz w:val="20"/>
                <w:szCs w:val="20"/>
                <w:rPrChange w:id="9253" w:author="Adelino Naquarta Sepalanga Domingos" w:date="2025-03-05T09:28:00Z" w16du:dateUtc="2025-03-05T08:28:00Z">
                  <w:rPr>
                    <w:rFonts w:ascii="Times New Roman" w:eastAsia="Times New Roman" w:hAnsi="Times New Roman"/>
                    <w:spacing w:val="-1"/>
                  </w:rPr>
                </w:rPrChange>
              </w:rPr>
            </w:pPr>
          </w:p>
          <w:p w14:paraId="39D08C62" w14:textId="77777777" w:rsidR="003F3EDE" w:rsidRPr="00FB0B06" w:rsidRDefault="003F3EDE" w:rsidP="0025185C">
            <w:pPr>
              <w:rPr>
                <w:rFonts w:ascii="Arial" w:eastAsia="Times New Roman" w:hAnsi="Arial" w:cs="Arial"/>
                <w:spacing w:val="-1"/>
                <w:sz w:val="20"/>
                <w:szCs w:val="20"/>
                <w:rPrChange w:id="9254"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255" w:author="Adelino Naquarta Sepalanga Domingos" w:date="2025-03-05T09:28:00Z" w16du:dateUtc="2025-03-05T08:28:00Z">
                  <w:rPr>
                    <w:rFonts w:ascii="Times New Roman" w:eastAsia="Times New Roman" w:hAnsi="Times New Roman"/>
                    <w:spacing w:val="-1"/>
                  </w:rPr>
                </w:rPrChange>
              </w:rPr>
              <w:t>Percentagem da taxa de imposto (TaxPercentage)</w:t>
            </w:r>
          </w:p>
        </w:tc>
        <w:tc>
          <w:tcPr>
            <w:tcW w:w="38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0A666F1" w14:textId="77777777" w:rsidR="003F3EDE" w:rsidRPr="00FB0B06" w:rsidRDefault="003F3EDE" w:rsidP="0025185C">
            <w:pPr>
              <w:rPr>
                <w:rFonts w:ascii="Arial" w:eastAsia="Times New Roman" w:hAnsi="Arial" w:cs="Arial"/>
                <w:spacing w:val="-1"/>
                <w:sz w:val="20"/>
                <w:szCs w:val="20"/>
                <w:rPrChange w:id="9256"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257" w:author="Adelino Naquarta Sepalanga Domingos" w:date="2025-03-05T09:28:00Z" w16du:dateUtc="2025-03-05T08:28:00Z">
                  <w:rPr>
                    <w:rFonts w:ascii="Times New Roman" w:eastAsia="Times New Roman" w:hAnsi="Times New Roman"/>
                    <w:spacing w:val="-1"/>
                  </w:rPr>
                </w:rPrChange>
              </w:rPr>
              <w:t>O preenchimento é obrigatório, no caso de se tratar de uma percentagem de imposto.</w:t>
            </w:r>
          </w:p>
          <w:p w14:paraId="5AC7EF23" w14:textId="77777777" w:rsidR="003F3EDE" w:rsidRPr="00FB0B06" w:rsidRDefault="003F3EDE" w:rsidP="0025185C">
            <w:pPr>
              <w:rPr>
                <w:rFonts w:ascii="Arial" w:eastAsia="Times New Roman" w:hAnsi="Arial" w:cs="Arial"/>
                <w:spacing w:val="-1"/>
                <w:sz w:val="20"/>
                <w:szCs w:val="20"/>
                <w:rPrChange w:id="9258"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259" w:author="Adelino Naquarta Sepalanga Domingos" w:date="2025-03-05T09:28:00Z" w16du:dateUtc="2025-03-05T08:28:00Z">
                  <w:rPr>
                    <w:rFonts w:ascii="Times New Roman" w:eastAsia="Times New Roman" w:hAnsi="Times New Roman"/>
                    <w:spacing w:val="-1"/>
                  </w:rPr>
                </w:rPrChange>
              </w:rPr>
              <w:t>A percentagem da taxa é correspondente ao imposto aplicável ao campo 4.4.4.14.4.</w:t>
            </w:r>
          </w:p>
          <w:p w14:paraId="432DE569" w14:textId="77777777" w:rsidR="003F3EDE" w:rsidRPr="00FB0B06" w:rsidRDefault="003F3EDE" w:rsidP="0025185C">
            <w:pPr>
              <w:rPr>
                <w:rFonts w:ascii="Arial" w:eastAsia="Times New Roman" w:hAnsi="Arial" w:cs="Arial"/>
                <w:spacing w:val="-1"/>
                <w:sz w:val="20"/>
                <w:szCs w:val="20"/>
                <w:rPrChange w:id="9260"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261" w:author="Adelino Naquarta Sepalanga Domingos" w:date="2025-03-05T09:28:00Z" w16du:dateUtc="2025-03-05T08:28:00Z">
                  <w:rPr>
                    <w:rFonts w:ascii="Times New Roman" w:eastAsia="Times New Roman" w:hAnsi="Times New Roman"/>
                    <w:spacing w:val="-1"/>
                  </w:rPr>
                </w:rPrChange>
              </w:rPr>
              <w:t>-Valor a débito (DebitAmount) ou ao campo 4.4.4.14.5. - Valor a crédito (CreditAmount).</w:t>
            </w:r>
          </w:p>
          <w:p w14:paraId="52C6C2DD" w14:textId="77777777" w:rsidR="003F3EDE" w:rsidRPr="00FB0B06" w:rsidRDefault="003F3EDE" w:rsidP="0025185C">
            <w:pPr>
              <w:rPr>
                <w:rFonts w:ascii="Arial" w:eastAsia="Times New Roman" w:hAnsi="Arial" w:cs="Arial"/>
                <w:spacing w:val="-1"/>
                <w:sz w:val="20"/>
                <w:szCs w:val="20"/>
                <w:rPrChange w:id="9262"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263" w:author="Adelino Naquarta Sepalanga Domingos" w:date="2025-03-05T09:28:00Z" w16du:dateUtc="2025-03-05T08:28:00Z">
                  <w:rPr>
                    <w:rFonts w:ascii="Times New Roman" w:eastAsia="Times New Roman" w:hAnsi="Times New Roman"/>
                    <w:spacing w:val="-1"/>
                  </w:rPr>
                </w:rPrChange>
              </w:rPr>
              <w:t>No caso de isenção ou não sujeição a imposto, utilizar este campo com o valor “0” (zero).</w:t>
            </w:r>
          </w:p>
        </w:tc>
        <w:tc>
          <w:tcPr>
            <w:tcW w:w="127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E2E6A55" w14:textId="77777777" w:rsidR="003F3EDE" w:rsidRPr="00FB0B06" w:rsidRDefault="003F3EDE" w:rsidP="0025185C">
            <w:pPr>
              <w:jc w:val="center"/>
              <w:rPr>
                <w:rFonts w:ascii="Arial" w:eastAsia="Times New Roman" w:hAnsi="Arial" w:cs="Arial"/>
                <w:spacing w:val="-1"/>
                <w:sz w:val="20"/>
                <w:szCs w:val="20"/>
                <w:rPrChange w:id="9264" w:author="Adelino Naquarta Sepalanga Domingos" w:date="2025-03-05T09:28:00Z" w16du:dateUtc="2025-03-05T08:28:00Z">
                  <w:rPr>
                    <w:rFonts w:ascii="Times New Roman" w:eastAsia="Times New Roman" w:hAnsi="Times New Roman"/>
                    <w:spacing w:val="-1"/>
                  </w:rPr>
                </w:rPrChange>
              </w:rPr>
            </w:pPr>
          </w:p>
          <w:p w14:paraId="45B214BF" w14:textId="77777777" w:rsidR="003F3EDE" w:rsidRPr="00FB0B06" w:rsidRDefault="003F3EDE" w:rsidP="0025185C">
            <w:pPr>
              <w:jc w:val="center"/>
              <w:rPr>
                <w:rFonts w:ascii="Arial" w:eastAsia="Times New Roman" w:hAnsi="Arial" w:cs="Arial"/>
                <w:spacing w:val="-1"/>
                <w:sz w:val="20"/>
                <w:szCs w:val="20"/>
                <w:rPrChange w:id="9265" w:author="Adelino Naquarta Sepalanga Domingos" w:date="2025-03-05T09:28:00Z" w16du:dateUtc="2025-03-05T08:28:00Z">
                  <w:rPr>
                    <w:rFonts w:ascii="Times New Roman" w:eastAsia="Times New Roman" w:hAnsi="Times New Roman"/>
                    <w:spacing w:val="-1"/>
                  </w:rPr>
                </w:rPrChange>
              </w:rPr>
            </w:pPr>
          </w:p>
          <w:p w14:paraId="5BD2C35E" w14:textId="77777777" w:rsidR="003F3EDE" w:rsidRPr="00FB0B06" w:rsidRDefault="003F3EDE" w:rsidP="0025185C">
            <w:pPr>
              <w:jc w:val="center"/>
              <w:rPr>
                <w:rFonts w:ascii="Arial" w:eastAsia="Times New Roman" w:hAnsi="Arial" w:cs="Arial"/>
                <w:spacing w:val="-1"/>
                <w:sz w:val="20"/>
                <w:szCs w:val="20"/>
                <w:rPrChange w:id="9266" w:author="Adelino Naquarta Sepalanga Domingos" w:date="2025-03-05T09:28:00Z" w16du:dateUtc="2025-03-05T08:28:00Z">
                  <w:rPr>
                    <w:rFonts w:ascii="Times New Roman" w:eastAsia="Times New Roman" w:hAnsi="Times New Roman"/>
                    <w:spacing w:val="-1"/>
                  </w:rPr>
                </w:rPrChange>
              </w:rPr>
            </w:pPr>
          </w:p>
          <w:p w14:paraId="3F9DE123" w14:textId="77777777" w:rsidR="003F3EDE" w:rsidRPr="00FB0B06" w:rsidRDefault="003F3EDE" w:rsidP="0025185C">
            <w:pPr>
              <w:jc w:val="center"/>
              <w:rPr>
                <w:rFonts w:ascii="Arial" w:eastAsia="Times New Roman" w:hAnsi="Arial" w:cs="Arial"/>
                <w:spacing w:val="-1"/>
                <w:sz w:val="20"/>
                <w:szCs w:val="20"/>
                <w:rPrChange w:id="9267" w:author="Adelino Naquarta Sepalanga Domingos" w:date="2025-03-05T09:28:00Z" w16du:dateUtc="2025-03-05T08:28:00Z">
                  <w:rPr>
                    <w:rFonts w:ascii="Times New Roman" w:eastAsia="Times New Roman" w:hAnsi="Times New Roman"/>
                    <w:spacing w:val="-1"/>
                  </w:rPr>
                </w:rPrChange>
              </w:rPr>
            </w:pPr>
          </w:p>
          <w:p w14:paraId="26D2DC73" w14:textId="77777777" w:rsidR="003F3EDE" w:rsidRPr="00FB0B06" w:rsidRDefault="003F3EDE" w:rsidP="0025185C">
            <w:pPr>
              <w:jc w:val="center"/>
              <w:rPr>
                <w:rFonts w:ascii="Arial" w:eastAsia="Times New Roman" w:hAnsi="Arial" w:cs="Arial"/>
                <w:spacing w:val="-1"/>
                <w:sz w:val="20"/>
                <w:szCs w:val="20"/>
                <w:rPrChange w:id="9268"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269" w:author="Adelino Naquarta Sepalanga Domingos" w:date="2025-03-05T09:28:00Z" w16du:dateUtc="2025-03-05T08:28:00Z">
                  <w:rPr>
                    <w:rFonts w:ascii="Times New Roman" w:eastAsia="Times New Roman" w:hAnsi="Times New Roman"/>
                    <w:spacing w:val="-1"/>
                  </w:rPr>
                </w:rPrChange>
              </w:rPr>
              <w:t>Decimal</w:t>
            </w:r>
          </w:p>
        </w:tc>
      </w:tr>
      <w:tr w:rsidR="003F3EDE" w:rsidRPr="00FB0B06" w14:paraId="00AF3BDB" w14:textId="77777777" w:rsidTr="0025185C">
        <w:trPr>
          <w:trHeight w:val="2168"/>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5481D4F" w14:textId="77777777" w:rsidR="003F3EDE" w:rsidRPr="00FB0B06" w:rsidRDefault="003F3EDE" w:rsidP="0025185C">
            <w:pPr>
              <w:jc w:val="center"/>
              <w:rPr>
                <w:rFonts w:ascii="Arial" w:eastAsia="Times New Roman" w:hAnsi="Arial" w:cs="Arial"/>
                <w:spacing w:val="-1"/>
                <w:sz w:val="20"/>
                <w:szCs w:val="20"/>
                <w:rPrChange w:id="9270" w:author="Adelino Naquarta Sepalanga Domingos" w:date="2025-03-05T09:28:00Z" w16du:dateUtc="2025-03-05T08:28:00Z">
                  <w:rPr>
                    <w:rFonts w:ascii="Times New Roman" w:eastAsia="Times New Roman" w:hAnsi="Times New Roman"/>
                    <w:spacing w:val="-1"/>
                  </w:rPr>
                </w:rPrChange>
              </w:rPr>
            </w:pPr>
          </w:p>
          <w:p w14:paraId="2A992A08" w14:textId="77777777" w:rsidR="003F3EDE" w:rsidRPr="00FB0B06" w:rsidRDefault="003F3EDE" w:rsidP="0025185C">
            <w:pPr>
              <w:jc w:val="center"/>
              <w:rPr>
                <w:rFonts w:ascii="Arial" w:eastAsia="Times New Roman" w:hAnsi="Arial" w:cs="Arial"/>
                <w:spacing w:val="-1"/>
                <w:sz w:val="20"/>
                <w:szCs w:val="20"/>
                <w:rPrChange w:id="9271" w:author="Adelino Naquarta Sepalanga Domingos" w:date="2025-03-05T09:28:00Z" w16du:dateUtc="2025-03-05T08:28:00Z">
                  <w:rPr>
                    <w:rFonts w:ascii="Times New Roman" w:eastAsia="Times New Roman" w:hAnsi="Times New Roman"/>
                    <w:spacing w:val="-1"/>
                  </w:rPr>
                </w:rPrChange>
              </w:rPr>
            </w:pPr>
          </w:p>
          <w:p w14:paraId="50EE4694" w14:textId="77777777" w:rsidR="003F3EDE" w:rsidRPr="00FB0B06" w:rsidRDefault="003F3EDE" w:rsidP="0025185C">
            <w:pPr>
              <w:jc w:val="center"/>
              <w:rPr>
                <w:rFonts w:ascii="Arial" w:eastAsia="Times New Roman" w:hAnsi="Arial" w:cs="Arial"/>
                <w:spacing w:val="-1"/>
                <w:sz w:val="20"/>
                <w:szCs w:val="20"/>
                <w:rPrChange w:id="9272"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273" w:author="Adelino Naquarta Sepalanga Domingos" w:date="2025-03-05T09:28:00Z" w16du:dateUtc="2025-03-05T08:28:00Z">
                  <w:rPr>
                    <w:rFonts w:ascii="Times New Roman" w:eastAsia="Times New Roman" w:hAnsi="Times New Roman"/>
                    <w:spacing w:val="-1"/>
                  </w:rPr>
                </w:rPrChange>
              </w:rPr>
              <w:t>4.4.4.14.6.5.</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0167527" w14:textId="77777777" w:rsidR="003F3EDE" w:rsidRPr="00FB0B06" w:rsidRDefault="003F3EDE" w:rsidP="0025185C">
            <w:pPr>
              <w:jc w:val="center"/>
              <w:rPr>
                <w:rFonts w:ascii="Arial" w:eastAsia="Times New Roman" w:hAnsi="Arial" w:cs="Arial"/>
                <w:spacing w:val="-1"/>
                <w:sz w:val="20"/>
                <w:szCs w:val="20"/>
                <w:rPrChange w:id="9274" w:author="Adelino Naquarta Sepalanga Domingos" w:date="2025-03-05T09:28:00Z" w16du:dateUtc="2025-03-05T08:28:00Z">
                  <w:rPr>
                    <w:rFonts w:ascii="Times New Roman" w:eastAsia="Times New Roman" w:hAnsi="Times New Roman"/>
                    <w:spacing w:val="-1"/>
                  </w:rPr>
                </w:rPrChange>
              </w:rPr>
            </w:pPr>
          </w:p>
          <w:p w14:paraId="58994DC1" w14:textId="77777777" w:rsidR="003F3EDE" w:rsidRPr="00FB0B06" w:rsidRDefault="003F3EDE" w:rsidP="0025185C">
            <w:pPr>
              <w:jc w:val="center"/>
              <w:rPr>
                <w:rFonts w:ascii="Arial" w:eastAsia="Times New Roman" w:hAnsi="Arial" w:cs="Arial"/>
                <w:spacing w:val="-1"/>
                <w:sz w:val="20"/>
                <w:szCs w:val="20"/>
                <w:rPrChange w:id="9275" w:author="Adelino Naquarta Sepalanga Domingos" w:date="2025-03-05T09:28:00Z" w16du:dateUtc="2025-03-05T08:28:00Z">
                  <w:rPr>
                    <w:rFonts w:ascii="Times New Roman" w:eastAsia="Times New Roman" w:hAnsi="Times New Roman"/>
                    <w:spacing w:val="-1"/>
                  </w:rPr>
                </w:rPrChange>
              </w:rPr>
            </w:pPr>
          </w:p>
          <w:p w14:paraId="0C48D73C" w14:textId="77777777" w:rsidR="003F3EDE" w:rsidRPr="00FB0B06" w:rsidRDefault="003F3EDE" w:rsidP="0025185C">
            <w:pPr>
              <w:jc w:val="center"/>
              <w:rPr>
                <w:rFonts w:ascii="Arial" w:eastAsia="Times New Roman" w:hAnsi="Arial" w:cs="Arial"/>
                <w:spacing w:val="-1"/>
                <w:sz w:val="20"/>
                <w:szCs w:val="20"/>
                <w:rPrChange w:id="9276"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277" w:author="Adelino Naquarta Sepalanga Domingos" w:date="2025-03-05T09:28:00Z" w16du:dateUtc="2025-03-05T08:28: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175BE69" w14:textId="77777777" w:rsidR="003F3EDE" w:rsidRPr="00FB0B06" w:rsidRDefault="003F3EDE" w:rsidP="0025185C">
            <w:pPr>
              <w:rPr>
                <w:rFonts w:ascii="Arial" w:eastAsia="Times New Roman" w:hAnsi="Arial" w:cs="Arial"/>
                <w:spacing w:val="-1"/>
                <w:sz w:val="20"/>
                <w:szCs w:val="20"/>
                <w:rPrChange w:id="9278" w:author="Adelino Naquarta Sepalanga Domingos" w:date="2025-03-05T09:28:00Z" w16du:dateUtc="2025-03-05T08:28:00Z">
                  <w:rPr>
                    <w:rFonts w:ascii="Times New Roman" w:eastAsia="Times New Roman" w:hAnsi="Times New Roman"/>
                    <w:spacing w:val="-1"/>
                  </w:rPr>
                </w:rPrChange>
              </w:rPr>
            </w:pPr>
          </w:p>
          <w:p w14:paraId="7D16A306" w14:textId="77777777" w:rsidR="003F3EDE" w:rsidRPr="00FB0B06" w:rsidRDefault="003F3EDE" w:rsidP="0025185C">
            <w:pPr>
              <w:rPr>
                <w:rFonts w:ascii="Arial" w:eastAsia="Times New Roman" w:hAnsi="Arial" w:cs="Arial"/>
                <w:spacing w:val="-1"/>
                <w:sz w:val="20"/>
                <w:szCs w:val="20"/>
                <w:rPrChange w:id="9279" w:author="Adelino Naquarta Sepalanga Domingos" w:date="2025-03-05T09:28:00Z" w16du:dateUtc="2025-03-05T08:28:00Z">
                  <w:rPr>
                    <w:rFonts w:ascii="Times New Roman" w:eastAsia="Times New Roman" w:hAnsi="Times New Roman"/>
                    <w:spacing w:val="-1"/>
                  </w:rPr>
                </w:rPrChange>
              </w:rPr>
            </w:pPr>
          </w:p>
          <w:p w14:paraId="6879180F" w14:textId="77777777" w:rsidR="003F3EDE" w:rsidRPr="00FB0B06" w:rsidRDefault="003F3EDE" w:rsidP="0025185C">
            <w:pPr>
              <w:rPr>
                <w:rFonts w:ascii="Arial" w:eastAsia="Times New Roman" w:hAnsi="Arial" w:cs="Arial"/>
                <w:spacing w:val="-1"/>
                <w:sz w:val="20"/>
                <w:szCs w:val="20"/>
                <w:rPrChange w:id="9280"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281" w:author="Adelino Naquarta Sepalanga Domingos" w:date="2025-03-05T09:28:00Z" w16du:dateUtc="2025-03-05T08:28:00Z">
                  <w:rPr>
                    <w:rFonts w:ascii="Times New Roman" w:eastAsia="Times New Roman" w:hAnsi="Times New Roman"/>
                    <w:spacing w:val="-1"/>
                  </w:rPr>
                </w:rPrChange>
              </w:rPr>
              <w:t>Montante do imposto (TaxAmount)</w:t>
            </w:r>
          </w:p>
        </w:tc>
        <w:tc>
          <w:tcPr>
            <w:tcW w:w="38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89CF376" w14:textId="77777777" w:rsidR="003F3EDE" w:rsidRPr="00FB0B06" w:rsidRDefault="003F3EDE" w:rsidP="0025185C">
            <w:pPr>
              <w:rPr>
                <w:rFonts w:ascii="Arial" w:eastAsia="Times New Roman" w:hAnsi="Arial" w:cs="Arial"/>
                <w:spacing w:val="-1"/>
                <w:sz w:val="20"/>
                <w:szCs w:val="20"/>
                <w:rPrChange w:id="9282"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283" w:author="Adelino Naquarta Sepalanga Domingos" w:date="2025-03-05T09:28:00Z" w16du:dateUtc="2025-03-05T08:28:00Z">
                  <w:rPr>
                    <w:rFonts w:ascii="Times New Roman" w:eastAsia="Times New Roman" w:hAnsi="Times New Roman"/>
                    <w:spacing w:val="-1"/>
                  </w:rPr>
                </w:rPrChange>
              </w:rPr>
              <w:t>O preenchimento é obrigatório, no caso de se tratar de uma verba fixa unitária de imposto de selo.</w:t>
            </w:r>
          </w:p>
          <w:p w14:paraId="08349A96" w14:textId="77777777" w:rsidR="003F3EDE" w:rsidRPr="00FB0B06" w:rsidRDefault="003F3EDE" w:rsidP="0025185C">
            <w:pPr>
              <w:rPr>
                <w:rFonts w:ascii="Arial" w:eastAsia="Times New Roman" w:hAnsi="Arial" w:cs="Arial"/>
                <w:spacing w:val="-1"/>
                <w:sz w:val="20"/>
                <w:szCs w:val="20"/>
                <w:rPrChange w:id="9284"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285" w:author="Adelino Naquarta Sepalanga Domingos" w:date="2025-03-05T09:28:00Z" w16du:dateUtc="2025-03-05T08:28:00Z">
                  <w:rPr>
                    <w:rFonts w:ascii="Times New Roman" w:eastAsia="Times New Roman" w:hAnsi="Times New Roman"/>
                    <w:spacing w:val="-1"/>
                  </w:rPr>
                </w:rPrChange>
              </w:rPr>
              <w:t>Este valor, multiplicado pela quantidade (Quantity) concorre para o valor de imposto a pagar (TaxPayable).</w:t>
            </w:r>
          </w:p>
        </w:tc>
        <w:tc>
          <w:tcPr>
            <w:tcW w:w="127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651B201E" w14:textId="77777777" w:rsidR="003F3EDE" w:rsidRPr="00FB0B06" w:rsidRDefault="003F3EDE" w:rsidP="0025185C">
            <w:pPr>
              <w:jc w:val="center"/>
              <w:rPr>
                <w:rFonts w:ascii="Arial" w:eastAsia="Times New Roman" w:hAnsi="Arial" w:cs="Arial"/>
                <w:spacing w:val="-1"/>
                <w:sz w:val="20"/>
                <w:szCs w:val="20"/>
                <w:rPrChange w:id="9286" w:author="Adelino Naquarta Sepalanga Domingos" w:date="2025-03-05T09:28:00Z" w16du:dateUtc="2025-03-05T08:28:00Z">
                  <w:rPr>
                    <w:rFonts w:ascii="Times New Roman" w:eastAsia="Times New Roman" w:hAnsi="Times New Roman"/>
                    <w:spacing w:val="-1"/>
                  </w:rPr>
                </w:rPrChange>
              </w:rPr>
            </w:pPr>
          </w:p>
          <w:p w14:paraId="5CABFE81" w14:textId="77777777" w:rsidR="003F3EDE" w:rsidRPr="00FB0B06" w:rsidRDefault="003F3EDE" w:rsidP="0025185C">
            <w:pPr>
              <w:jc w:val="center"/>
              <w:rPr>
                <w:rFonts w:ascii="Arial" w:eastAsia="Times New Roman" w:hAnsi="Arial" w:cs="Arial"/>
                <w:spacing w:val="-1"/>
                <w:sz w:val="20"/>
                <w:szCs w:val="20"/>
                <w:rPrChange w:id="9287" w:author="Adelino Naquarta Sepalanga Domingos" w:date="2025-03-05T09:28:00Z" w16du:dateUtc="2025-03-05T08:28:00Z">
                  <w:rPr>
                    <w:rFonts w:ascii="Times New Roman" w:eastAsia="Times New Roman" w:hAnsi="Times New Roman"/>
                    <w:spacing w:val="-1"/>
                  </w:rPr>
                </w:rPrChange>
              </w:rPr>
            </w:pPr>
          </w:p>
          <w:p w14:paraId="4D4F9260" w14:textId="77777777" w:rsidR="003F3EDE" w:rsidRPr="00FB0B06" w:rsidRDefault="003F3EDE" w:rsidP="0025185C">
            <w:pPr>
              <w:jc w:val="center"/>
              <w:rPr>
                <w:rFonts w:ascii="Arial" w:eastAsia="Times New Roman" w:hAnsi="Arial" w:cs="Arial"/>
                <w:spacing w:val="-1"/>
                <w:sz w:val="20"/>
                <w:szCs w:val="20"/>
                <w:rPrChange w:id="9288"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289" w:author="Adelino Naquarta Sepalanga Domingos" w:date="2025-03-05T09:28:00Z" w16du:dateUtc="2025-03-05T08:28:00Z">
                  <w:rPr>
                    <w:rFonts w:ascii="Times New Roman" w:eastAsia="Times New Roman" w:hAnsi="Times New Roman"/>
                    <w:spacing w:val="-1"/>
                  </w:rPr>
                </w:rPrChange>
              </w:rPr>
              <w:t>Monetário</w:t>
            </w:r>
          </w:p>
        </w:tc>
      </w:tr>
      <w:tr w:rsidR="003F3EDE" w:rsidRPr="00FB0B06" w14:paraId="033E7940" w14:textId="77777777" w:rsidTr="0025185C">
        <w:trPr>
          <w:trHeight w:val="2168"/>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D97DEE7" w14:textId="77777777" w:rsidR="003F3EDE" w:rsidRPr="00FB0B06" w:rsidRDefault="003F3EDE" w:rsidP="0025185C">
            <w:pPr>
              <w:jc w:val="center"/>
              <w:rPr>
                <w:rFonts w:ascii="Arial" w:eastAsia="Times New Roman" w:hAnsi="Arial" w:cs="Arial"/>
                <w:spacing w:val="-1"/>
                <w:sz w:val="20"/>
                <w:szCs w:val="20"/>
                <w:rPrChange w:id="9290" w:author="Adelino Naquarta Sepalanga Domingos" w:date="2025-03-05T09:28:00Z" w16du:dateUtc="2025-03-05T08:28:00Z">
                  <w:rPr>
                    <w:rFonts w:ascii="Times New Roman" w:eastAsia="Times New Roman" w:hAnsi="Times New Roman"/>
                    <w:spacing w:val="-1"/>
                  </w:rPr>
                </w:rPrChange>
              </w:rPr>
            </w:pPr>
          </w:p>
          <w:p w14:paraId="264F336A" w14:textId="77777777" w:rsidR="003F3EDE" w:rsidRPr="00FB0B06" w:rsidRDefault="003F3EDE" w:rsidP="0025185C">
            <w:pPr>
              <w:jc w:val="center"/>
              <w:rPr>
                <w:rFonts w:ascii="Arial" w:eastAsia="Times New Roman" w:hAnsi="Arial" w:cs="Arial"/>
                <w:spacing w:val="-1"/>
                <w:sz w:val="20"/>
                <w:szCs w:val="20"/>
                <w:rPrChange w:id="9291" w:author="Adelino Naquarta Sepalanga Domingos" w:date="2025-03-05T09:28:00Z" w16du:dateUtc="2025-03-05T08:28:00Z">
                  <w:rPr>
                    <w:rFonts w:ascii="Times New Roman" w:eastAsia="Times New Roman" w:hAnsi="Times New Roman"/>
                    <w:spacing w:val="-1"/>
                  </w:rPr>
                </w:rPrChange>
              </w:rPr>
            </w:pPr>
          </w:p>
          <w:p w14:paraId="4774333D" w14:textId="77777777" w:rsidR="003F3EDE" w:rsidRPr="00FB0B06" w:rsidRDefault="003F3EDE" w:rsidP="0025185C">
            <w:pPr>
              <w:jc w:val="center"/>
              <w:rPr>
                <w:rFonts w:ascii="Arial" w:eastAsia="Times New Roman" w:hAnsi="Arial" w:cs="Arial"/>
                <w:spacing w:val="-1"/>
                <w:sz w:val="20"/>
                <w:szCs w:val="20"/>
                <w:rPrChange w:id="9292" w:author="Adelino Naquarta Sepalanga Domingos" w:date="2025-03-05T09:28:00Z" w16du:dateUtc="2025-03-05T08:28:00Z">
                  <w:rPr>
                    <w:rFonts w:ascii="Times New Roman" w:eastAsia="Times New Roman" w:hAnsi="Times New Roman"/>
                    <w:spacing w:val="-1"/>
                  </w:rPr>
                </w:rPrChange>
              </w:rPr>
            </w:pPr>
          </w:p>
          <w:p w14:paraId="4FDE7ACF" w14:textId="77777777" w:rsidR="003F3EDE" w:rsidRPr="00FB0B06" w:rsidRDefault="003F3EDE" w:rsidP="0025185C">
            <w:pPr>
              <w:jc w:val="center"/>
              <w:rPr>
                <w:rFonts w:ascii="Arial" w:eastAsia="Times New Roman" w:hAnsi="Arial" w:cs="Arial"/>
                <w:spacing w:val="-1"/>
                <w:sz w:val="20"/>
                <w:szCs w:val="20"/>
                <w:rPrChange w:id="9293"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294" w:author="Adelino Naquarta Sepalanga Domingos" w:date="2025-03-05T09:28:00Z" w16du:dateUtc="2025-03-05T08:28:00Z">
                  <w:rPr>
                    <w:rFonts w:ascii="Times New Roman" w:eastAsia="Times New Roman" w:hAnsi="Times New Roman"/>
                    <w:spacing w:val="-1"/>
                  </w:rPr>
                </w:rPrChange>
              </w:rPr>
              <w:t>4.4.4.14.7.</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51A3443" w14:textId="77777777" w:rsidR="003F3EDE" w:rsidRPr="00FB0B06" w:rsidRDefault="003F3EDE" w:rsidP="0025185C">
            <w:pPr>
              <w:jc w:val="center"/>
              <w:rPr>
                <w:rFonts w:ascii="Arial" w:eastAsia="Times New Roman" w:hAnsi="Arial" w:cs="Arial"/>
                <w:spacing w:val="-1"/>
                <w:sz w:val="20"/>
                <w:szCs w:val="20"/>
                <w:rPrChange w:id="9295" w:author="Adelino Naquarta Sepalanga Domingos" w:date="2025-03-05T09:28:00Z" w16du:dateUtc="2025-03-05T08:28:00Z">
                  <w:rPr>
                    <w:rFonts w:ascii="Times New Roman" w:eastAsia="Times New Roman" w:hAnsi="Times New Roman"/>
                    <w:spacing w:val="-1"/>
                  </w:rPr>
                </w:rPrChange>
              </w:rPr>
            </w:pPr>
          </w:p>
          <w:p w14:paraId="7953B8BE" w14:textId="77777777" w:rsidR="003F3EDE" w:rsidRPr="00FB0B06" w:rsidRDefault="003F3EDE" w:rsidP="0025185C">
            <w:pPr>
              <w:jc w:val="center"/>
              <w:rPr>
                <w:rFonts w:ascii="Arial" w:eastAsia="Times New Roman" w:hAnsi="Arial" w:cs="Arial"/>
                <w:spacing w:val="-1"/>
                <w:sz w:val="20"/>
                <w:szCs w:val="20"/>
                <w:rPrChange w:id="9296" w:author="Adelino Naquarta Sepalanga Domingos" w:date="2025-03-05T09:28:00Z" w16du:dateUtc="2025-03-05T08:28:00Z">
                  <w:rPr>
                    <w:rFonts w:ascii="Times New Roman" w:eastAsia="Times New Roman" w:hAnsi="Times New Roman"/>
                    <w:spacing w:val="-1"/>
                  </w:rPr>
                </w:rPrChange>
              </w:rPr>
            </w:pPr>
          </w:p>
          <w:p w14:paraId="1BE33907" w14:textId="77777777" w:rsidR="003F3EDE" w:rsidRPr="00FB0B06" w:rsidRDefault="003F3EDE" w:rsidP="0025185C">
            <w:pPr>
              <w:jc w:val="center"/>
              <w:rPr>
                <w:rFonts w:ascii="Arial" w:eastAsia="Times New Roman" w:hAnsi="Arial" w:cs="Arial"/>
                <w:spacing w:val="-1"/>
                <w:sz w:val="20"/>
                <w:szCs w:val="20"/>
                <w:rPrChange w:id="9297" w:author="Adelino Naquarta Sepalanga Domingos" w:date="2025-03-05T09:28:00Z" w16du:dateUtc="2025-03-05T08:28:00Z">
                  <w:rPr>
                    <w:rFonts w:ascii="Times New Roman" w:eastAsia="Times New Roman" w:hAnsi="Times New Roman"/>
                    <w:spacing w:val="-1"/>
                  </w:rPr>
                </w:rPrChange>
              </w:rPr>
            </w:pPr>
          </w:p>
          <w:p w14:paraId="770F7983" w14:textId="77777777" w:rsidR="003F3EDE" w:rsidRPr="00FB0B06" w:rsidRDefault="003F3EDE" w:rsidP="0025185C">
            <w:pPr>
              <w:jc w:val="center"/>
              <w:rPr>
                <w:rFonts w:ascii="Arial" w:eastAsia="Times New Roman" w:hAnsi="Arial" w:cs="Arial"/>
                <w:spacing w:val="-1"/>
                <w:sz w:val="20"/>
                <w:szCs w:val="20"/>
                <w:rPrChange w:id="9298"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299" w:author="Adelino Naquarta Sepalanga Domingos" w:date="2025-03-05T09:28:00Z" w16du:dateUtc="2025-03-05T08:28:00Z">
                  <w:rPr>
                    <w:rFonts w:ascii="Times New Roman" w:eastAsia="Times New Roman" w:hAnsi="Times New Roman"/>
                    <w:spacing w:val="-1"/>
                  </w:rPr>
                </w:rPrChange>
              </w:rPr>
              <w:t>#</w:t>
            </w:r>
          </w:p>
          <w:p w14:paraId="27B58ABB" w14:textId="77777777" w:rsidR="003F3EDE" w:rsidRPr="00FB0B06" w:rsidRDefault="003F3EDE" w:rsidP="0025185C">
            <w:pPr>
              <w:jc w:val="center"/>
              <w:rPr>
                <w:rFonts w:ascii="Arial" w:eastAsia="Times New Roman" w:hAnsi="Arial" w:cs="Arial"/>
                <w:spacing w:val="-1"/>
                <w:sz w:val="20"/>
                <w:szCs w:val="20"/>
                <w:rPrChange w:id="9300" w:author="Adelino Naquarta Sepalanga Domingos" w:date="2025-03-05T09:28:00Z" w16du:dateUtc="2025-03-05T08:28:00Z">
                  <w:rPr>
                    <w:rFonts w:ascii="Times New Roman" w:eastAsia="Times New Roman" w:hAnsi="Times New Roman"/>
                    <w:spacing w:val="-1"/>
                  </w:rPr>
                </w:rPrChange>
              </w:rPr>
            </w:pPr>
          </w:p>
          <w:p w14:paraId="7A97F063" w14:textId="77777777" w:rsidR="003F3EDE" w:rsidRPr="00FB0B06" w:rsidRDefault="003F3EDE" w:rsidP="0025185C">
            <w:pPr>
              <w:jc w:val="center"/>
              <w:rPr>
                <w:rFonts w:ascii="Arial" w:eastAsia="Times New Roman" w:hAnsi="Arial" w:cs="Arial"/>
                <w:spacing w:val="-1"/>
                <w:sz w:val="20"/>
                <w:szCs w:val="20"/>
                <w:rPrChange w:id="9301" w:author="Adelino Naquarta Sepalanga Domingos" w:date="2025-03-05T09:28:00Z" w16du:dateUtc="2025-03-05T08:28:00Z">
                  <w:rPr>
                    <w:rFonts w:ascii="Times New Roman" w:eastAsia="Times New Roman" w:hAnsi="Times New Roman"/>
                    <w:spacing w:val="-1"/>
                  </w:rPr>
                </w:rPrChange>
              </w:rPr>
            </w:pPr>
          </w:p>
          <w:p w14:paraId="31EDF89B" w14:textId="77777777" w:rsidR="003F3EDE" w:rsidRPr="00FB0B06" w:rsidRDefault="003F3EDE" w:rsidP="0025185C">
            <w:pPr>
              <w:jc w:val="center"/>
              <w:rPr>
                <w:rFonts w:ascii="Arial" w:eastAsia="Times New Roman" w:hAnsi="Arial" w:cs="Arial"/>
                <w:spacing w:val="-1"/>
                <w:sz w:val="20"/>
                <w:szCs w:val="20"/>
                <w:rPrChange w:id="9302" w:author="Adelino Naquarta Sepalanga Domingos" w:date="2025-03-05T09:28:00Z" w16du:dateUtc="2025-03-05T08:28: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16728DB" w14:textId="77777777" w:rsidR="003F3EDE" w:rsidRPr="00FB0B06" w:rsidRDefault="003F3EDE" w:rsidP="0025185C">
            <w:pPr>
              <w:rPr>
                <w:rFonts w:ascii="Arial" w:eastAsia="Times New Roman" w:hAnsi="Arial" w:cs="Arial"/>
                <w:spacing w:val="-1"/>
                <w:sz w:val="20"/>
                <w:szCs w:val="20"/>
                <w:rPrChange w:id="9303" w:author="Adelino Naquarta Sepalanga Domingos" w:date="2025-03-05T09:28:00Z" w16du:dateUtc="2025-03-05T08:28:00Z">
                  <w:rPr>
                    <w:rFonts w:ascii="Times New Roman" w:eastAsia="Times New Roman" w:hAnsi="Times New Roman"/>
                    <w:spacing w:val="-1"/>
                  </w:rPr>
                </w:rPrChange>
              </w:rPr>
            </w:pPr>
          </w:p>
          <w:p w14:paraId="3D97052B" w14:textId="77777777" w:rsidR="003F3EDE" w:rsidRPr="00FB0B06" w:rsidRDefault="003F3EDE" w:rsidP="0025185C">
            <w:pPr>
              <w:rPr>
                <w:rFonts w:ascii="Arial" w:eastAsia="Times New Roman" w:hAnsi="Arial" w:cs="Arial"/>
                <w:spacing w:val="-1"/>
                <w:sz w:val="20"/>
                <w:szCs w:val="20"/>
                <w:rPrChange w:id="9304" w:author="Adelino Naquarta Sepalanga Domingos" w:date="2025-03-05T09:28:00Z" w16du:dateUtc="2025-03-05T08:28:00Z">
                  <w:rPr>
                    <w:rFonts w:ascii="Times New Roman" w:eastAsia="Times New Roman" w:hAnsi="Times New Roman"/>
                    <w:spacing w:val="-1"/>
                  </w:rPr>
                </w:rPrChange>
              </w:rPr>
            </w:pPr>
          </w:p>
          <w:p w14:paraId="65AE1185" w14:textId="77777777" w:rsidR="003F3EDE" w:rsidRPr="00FB0B06" w:rsidRDefault="003F3EDE" w:rsidP="0025185C">
            <w:pPr>
              <w:rPr>
                <w:rFonts w:ascii="Arial" w:eastAsia="Times New Roman" w:hAnsi="Arial" w:cs="Arial"/>
                <w:spacing w:val="-1"/>
                <w:sz w:val="20"/>
                <w:szCs w:val="20"/>
                <w:rPrChange w:id="9305" w:author="Adelino Naquarta Sepalanga Domingos" w:date="2025-03-05T09:28:00Z" w16du:dateUtc="2025-03-05T08:28:00Z">
                  <w:rPr>
                    <w:rFonts w:ascii="Times New Roman" w:eastAsia="Times New Roman" w:hAnsi="Times New Roman"/>
                    <w:spacing w:val="-1"/>
                  </w:rPr>
                </w:rPrChange>
              </w:rPr>
            </w:pPr>
          </w:p>
          <w:p w14:paraId="61E2FF6B" w14:textId="77777777" w:rsidR="003F3EDE" w:rsidRPr="00FB0B06" w:rsidRDefault="003F3EDE" w:rsidP="0025185C">
            <w:pPr>
              <w:rPr>
                <w:rFonts w:ascii="Arial" w:eastAsia="Times New Roman" w:hAnsi="Arial" w:cs="Arial"/>
                <w:spacing w:val="-1"/>
                <w:sz w:val="20"/>
                <w:szCs w:val="20"/>
                <w:rPrChange w:id="9306"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307" w:author="Adelino Naquarta Sepalanga Domingos" w:date="2025-03-05T09:28:00Z" w16du:dateUtc="2025-03-05T08:28:00Z">
                  <w:rPr>
                    <w:rFonts w:ascii="Times New Roman" w:eastAsia="Times New Roman" w:hAnsi="Times New Roman"/>
                    <w:spacing w:val="-1"/>
                  </w:rPr>
                </w:rPrChange>
              </w:rPr>
              <w:t>Motivo da isenção de imposto (TaxExemptionReason)</w:t>
            </w:r>
          </w:p>
        </w:tc>
        <w:tc>
          <w:tcPr>
            <w:tcW w:w="38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C6D9F7C" w14:textId="77777777" w:rsidR="003F3EDE" w:rsidRPr="00FB0B06" w:rsidRDefault="003F3EDE" w:rsidP="0025185C">
            <w:pPr>
              <w:rPr>
                <w:rFonts w:ascii="Arial" w:eastAsia="Times New Roman" w:hAnsi="Arial" w:cs="Arial"/>
                <w:spacing w:val="-1"/>
                <w:sz w:val="20"/>
                <w:szCs w:val="20"/>
                <w:rPrChange w:id="9308"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309" w:author="Adelino Naquarta Sepalanga Domingos" w:date="2025-03-05T09:28:00Z" w16du:dateUtc="2025-03-05T08:28:00Z">
                  <w:rPr>
                    <w:rFonts w:ascii="Times New Roman" w:eastAsia="Times New Roman" w:hAnsi="Times New Roman"/>
                    <w:spacing w:val="-1"/>
                  </w:rPr>
                </w:rPrChange>
              </w:rPr>
              <w:t>O preenchimento é obrigatório, quando os campos 4.4.4.14.6.4. - Percentagem da taxa de imposto (TaxPercentage) ou 4.4.4.14.6.5. - Montante do imposto (TaxAmount) são iguais a zero.</w:t>
            </w:r>
          </w:p>
          <w:p w14:paraId="748C3C4C" w14:textId="77777777" w:rsidR="003F3EDE" w:rsidRPr="00FB0B06" w:rsidRDefault="003F3EDE" w:rsidP="0025185C">
            <w:pPr>
              <w:rPr>
                <w:rFonts w:ascii="Arial" w:eastAsia="Times New Roman" w:hAnsi="Arial" w:cs="Arial"/>
                <w:spacing w:val="-1"/>
                <w:sz w:val="20"/>
                <w:szCs w:val="20"/>
                <w:rPrChange w:id="9310"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311" w:author="Adelino Naquarta Sepalanga Domingos" w:date="2025-03-05T09:28:00Z" w16du:dateUtc="2025-03-05T08:28:00Z">
                  <w:rPr>
                    <w:rFonts w:ascii="Times New Roman" w:eastAsia="Times New Roman" w:hAnsi="Times New Roman"/>
                    <w:spacing w:val="-1"/>
                  </w:rPr>
                </w:rPrChange>
              </w:rPr>
              <w:t>Deve ser referido o preceito legal aplicável.</w:t>
            </w:r>
          </w:p>
          <w:p w14:paraId="42F23129" w14:textId="77777777" w:rsidR="003F3EDE" w:rsidRPr="00FB0B06" w:rsidRDefault="003F3EDE" w:rsidP="0025185C">
            <w:pPr>
              <w:rPr>
                <w:rFonts w:ascii="Arial" w:eastAsia="Times New Roman" w:hAnsi="Arial" w:cs="Arial"/>
                <w:spacing w:val="-1"/>
                <w:sz w:val="20"/>
                <w:szCs w:val="20"/>
                <w:rPrChange w:id="9312"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313" w:author="Adelino Naquarta Sepalanga Domingos" w:date="2025-03-05T09:28:00Z" w16du:dateUtc="2025-03-05T08:28:00Z">
                  <w:rPr>
                    <w:rFonts w:ascii="Times New Roman" w:eastAsia="Times New Roman" w:hAnsi="Times New Roman"/>
                    <w:spacing w:val="-1"/>
                  </w:rPr>
                </w:rPrChange>
              </w:rPr>
              <w:t>Este campo deve ser igualmente preenchido nos casos de não sujeição aos impostos referidos na tabela</w:t>
            </w:r>
          </w:p>
          <w:p w14:paraId="6054CDFB" w14:textId="77777777" w:rsidR="003F3EDE" w:rsidRPr="00FB0B06" w:rsidRDefault="003F3EDE" w:rsidP="0025185C">
            <w:pPr>
              <w:rPr>
                <w:rFonts w:ascii="Arial" w:eastAsia="Times New Roman" w:hAnsi="Arial" w:cs="Arial"/>
                <w:spacing w:val="-1"/>
                <w:sz w:val="20"/>
                <w:szCs w:val="20"/>
                <w:rPrChange w:id="9314"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315" w:author="Adelino Naquarta Sepalanga Domingos" w:date="2025-03-05T09:28:00Z" w16du:dateUtc="2025-03-05T08:28:00Z">
                  <w:rPr>
                    <w:rFonts w:ascii="Times New Roman" w:eastAsia="Times New Roman" w:hAnsi="Times New Roman"/>
                    <w:spacing w:val="-1"/>
                  </w:rPr>
                </w:rPrChange>
              </w:rPr>
              <w:t>2.5. – Tabela de impostos (TaxTable).</w:t>
            </w:r>
          </w:p>
        </w:tc>
        <w:tc>
          <w:tcPr>
            <w:tcW w:w="127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06EF917" w14:textId="77777777" w:rsidR="003F3EDE" w:rsidRPr="00FB0B06" w:rsidRDefault="003F3EDE" w:rsidP="0025185C">
            <w:pPr>
              <w:jc w:val="center"/>
              <w:rPr>
                <w:rFonts w:ascii="Arial" w:eastAsia="Times New Roman" w:hAnsi="Arial" w:cs="Arial"/>
                <w:spacing w:val="-1"/>
                <w:sz w:val="20"/>
                <w:szCs w:val="20"/>
                <w:rPrChange w:id="9316" w:author="Adelino Naquarta Sepalanga Domingos" w:date="2025-03-05T09:28:00Z" w16du:dateUtc="2025-03-05T08:28:00Z">
                  <w:rPr>
                    <w:rFonts w:ascii="Times New Roman" w:eastAsia="Times New Roman" w:hAnsi="Times New Roman"/>
                    <w:spacing w:val="-1"/>
                  </w:rPr>
                </w:rPrChange>
              </w:rPr>
            </w:pPr>
          </w:p>
          <w:p w14:paraId="2C56B834" w14:textId="77777777" w:rsidR="003F3EDE" w:rsidRPr="00FB0B06" w:rsidRDefault="003F3EDE" w:rsidP="0025185C">
            <w:pPr>
              <w:jc w:val="center"/>
              <w:rPr>
                <w:rFonts w:ascii="Arial" w:eastAsia="Times New Roman" w:hAnsi="Arial" w:cs="Arial"/>
                <w:spacing w:val="-1"/>
                <w:sz w:val="20"/>
                <w:szCs w:val="20"/>
                <w:rPrChange w:id="9317" w:author="Adelino Naquarta Sepalanga Domingos" w:date="2025-03-05T09:28:00Z" w16du:dateUtc="2025-03-05T08:28:00Z">
                  <w:rPr>
                    <w:rFonts w:ascii="Times New Roman" w:eastAsia="Times New Roman" w:hAnsi="Times New Roman"/>
                    <w:spacing w:val="-1"/>
                  </w:rPr>
                </w:rPrChange>
              </w:rPr>
            </w:pPr>
          </w:p>
          <w:p w14:paraId="15E57C5C" w14:textId="77777777" w:rsidR="003F3EDE" w:rsidRPr="00FB0B06" w:rsidRDefault="003F3EDE" w:rsidP="0025185C">
            <w:pPr>
              <w:jc w:val="center"/>
              <w:rPr>
                <w:rFonts w:ascii="Arial" w:eastAsia="Times New Roman" w:hAnsi="Arial" w:cs="Arial"/>
                <w:spacing w:val="-1"/>
                <w:sz w:val="20"/>
                <w:szCs w:val="20"/>
                <w:rPrChange w:id="9318" w:author="Adelino Naquarta Sepalanga Domingos" w:date="2025-03-05T09:28:00Z" w16du:dateUtc="2025-03-05T08:28:00Z">
                  <w:rPr>
                    <w:rFonts w:ascii="Times New Roman" w:eastAsia="Times New Roman" w:hAnsi="Times New Roman"/>
                    <w:spacing w:val="-1"/>
                  </w:rPr>
                </w:rPrChange>
              </w:rPr>
            </w:pPr>
          </w:p>
          <w:p w14:paraId="1FE08441" w14:textId="77777777" w:rsidR="003F3EDE" w:rsidRPr="00FB0B06" w:rsidRDefault="003F3EDE" w:rsidP="0025185C">
            <w:pPr>
              <w:jc w:val="center"/>
              <w:rPr>
                <w:rFonts w:ascii="Arial" w:eastAsia="Times New Roman" w:hAnsi="Arial" w:cs="Arial"/>
                <w:spacing w:val="-1"/>
                <w:sz w:val="20"/>
                <w:szCs w:val="20"/>
                <w:rPrChange w:id="9319"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320" w:author="Adelino Naquarta Sepalanga Domingos" w:date="2025-03-05T09:28:00Z" w16du:dateUtc="2025-03-05T08:28:00Z">
                  <w:rPr>
                    <w:rFonts w:ascii="Times New Roman" w:eastAsia="Times New Roman" w:hAnsi="Times New Roman"/>
                    <w:spacing w:val="-1"/>
                  </w:rPr>
                </w:rPrChange>
              </w:rPr>
              <w:t>Texto 60</w:t>
            </w:r>
          </w:p>
        </w:tc>
      </w:tr>
      <w:tr w:rsidR="003F3EDE" w:rsidRPr="00FB0B06" w14:paraId="37D2709E" w14:textId="77777777" w:rsidTr="0025185C">
        <w:trPr>
          <w:trHeight w:val="1459"/>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EBE323E" w14:textId="77777777" w:rsidR="003F3EDE" w:rsidRPr="00FB0B06" w:rsidRDefault="003F3EDE" w:rsidP="0025185C">
            <w:pPr>
              <w:jc w:val="center"/>
              <w:rPr>
                <w:rFonts w:ascii="Arial" w:eastAsia="Times New Roman" w:hAnsi="Arial" w:cs="Arial"/>
                <w:spacing w:val="-1"/>
                <w:sz w:val="20"/>
                <w:szCs w:val="20"/>
                <w:rPrChange w:id="9321" w:author="Adelino Naquarta Sepalanga Domingos" w:date="2025-03-05T09:28:00Z" w16du:dateUtc="2025-03-05T08:28:00Z">
                  <w:rPr>
                    <w:rFonts w:ascii="Times New Roman" w:eastAsia="Times New Roman" w:hAnsi="Times New Roman"/>
                    <w:spacing w:val="-1"/>
                  </w:rPr>
                </w:rPrChange>
              </w:rPr>
            </w:pPr>
          </w:p>
          <w:p w14:paraId="319A2B86" w14:textId="77777777" w:rsidR="003F3EDE" w:rsidRPr="00FB0B06" w:rsidRDefault="003F3EDE" w:rsidP="0025185C">
            <w:pPr>
              <w:jc w:val="center"/>
              <w:rPr>
                <w:rFonts w:ascii="Arial" w:eastAsia="Times New Roman" w:hAnsi="Arial" w:cs="Arial"/>
                <w:spacing w:val="-1"/>
                <w:sz w:val="20"/>
                <w:szCs w:val="20"/>
                <w:rPrChange w:id="9322" w:author="Adelino Naquarta Sepalanga Domingos" w:date="2025-03-05T09:28:00Z" w16du:dateUtc="2025-03-05T08:28:00Z">
                  <w:rPr>
                    <w:rFonts w:ascii="Times New Roman" w:eastAsia="Times New Roman" w:hAnsi="Times New Roman"/>
                    <w:spacing w:val="-1"/>
                  </w:rPr>
                </w:rPrChange>
              </w:rPr>
            </w:pPr>
          </w:p>
          <w:p w14:paraId="02848A9A" w14:textId="77777777" w:rsidR="003F3EDE" w:rsidRPr="00FB0B06" w:rsidRDefault="003F3EDE" w:rsidP="0025185C">
            <w:pPr>
              <w:jc w:val="center"/>
              <w:rPr>
                <w:rFonts w:ascii="Arial" w:eastAsia="Times New Roman" w:hAnsi="Arial" w:cs="Arial"/>
                <w:spacing w:val="-1"/>
                <w:sz w:val="20"/>
                <w:szCs w:val="20"/>
                <w:rPrChange w:id="9323" w:author="Adelino Naquarta Sepalanga Domingos" w:date="2025-03-05T09:28:00Z" w16du:dateUtc="2025-03-05T08:28:00Z">
                  <w:rPr>
                    <w:rFonts w:ascii="Times New Roman" w:eastAsia="Times New Roman" w:hAnsi="Times New Roman"/>
                    <w:spacing w:val="-1"/>
                  </w:rPr>
                </w:rPrChange>
              </w:rPr>
            </w:pPr>
          </w:p>
          <w:p w14:paraId="31C5DE08" w14:textId="77777777" w:rsidR="003F3EDE" w:rsidRPr="00FB0B06" w:rsidRDefault="003F3EDE" w:rsidP="0025185C">
            <w:pPr>
              <w:jc w:val="center"/>
              <w:rPr>
                <w:rFonts w:ascii="Arial" w:eastAsia="Times New Roman" w:hAnsi="Arial" w:cs="Arial"/>
                <w:spacing w:val="-1"/>
                <w:sz w:val="20"/>
                <w:szCs w:val="20"/>
                <w:rPrChange w:id="9324" w:author="Adelino Naquarta Sepalanga Domingos" w:date="2025-03-05T09:28:00Z" w16du:dateUtc="2025-03-05T08:28:00Z">
                  <w:rPr>
                    <w:rFonts w:ascii="Times New Roman" w:eastAsia="Times New Roman" w:hAnsi="Times New Roman"/>
                    <w:spacing w:val="-1"/>
                  </w:rPr>
                </w:rPrChange>
              </w:rPr>
            </w:pPr>
          </w:p>
          <w:p w14:paraId="0EE3B992" w14:textId="77777777" w:rsidR="003F3EDE" w:rsidRPr="00FB0B06" w:rsidRDefault="003F3EDE" w:rsidP="0025185C">
            <w:pPr>
              <w:jc w:val="center"/>
              <w:rPr>
                <w:rFonts w:ascii="Arial" w:eastAsia="Times New Roman" w:hAnsi="Arial" w:cs="Arial"/>
                <w:spacing w:val="-1"/>
                <w:sz w:val="20"/>
                <w:szCs w:val="20"/>
                <w:rPrChange w:id="9325"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326" w:author="Adelino Naquarta Sepalanga Domingos" w:date="2025-03-05T09:28:00Z" w16du:dateUtc="2025-03-05T08:28:00Z">
                  <w:rPr>
                    <w:rFonts w:ascii="Times New Roman" w:eastAsia="Times New Roman" w:hAnsi="Times New Roman"/>
                    <w:spacing w:val="-1"/>
                  </w:rPr>
                </w:rPrChange>
              </w:rPr>
              <w:t>4.4.4.14.8.</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152C64B" w14:textId="77777777" w:rsidR="003F3EDE" w:rsidRPr="00FB0B06" w:rsidRDefault="003F3EDE" w:rsidP="0025185C">
            <w:pPr>
              <w:jc w:val="center"/>
              <w:rPr>
                <w:rFonts w:ascii="Arial" w:eastAsia="Times New Roman" w:hAnsi="Arial" w:cs="Arial"/>
                <w:spacing w:val="-1"/>
                <w:sz w:val="20"/>
                <w:szCs w:val="20"/>
                <w:rPrChange w:id="9327" w:author="Adelino Naquarta Sepalanga Domingos" w:date="2025-03-05T09:28:00Z" w16du:dateUtc="2025-03-05T08:28:00Z">
                  <w:rPr>
                    <w:rFonts w:ascii="Times New Roman" w:eastAsia="Times New Roman" w:hAnsi="Times New Roman"/>
                    <w:spacing w:val="-1"/>
                  </w:rPr>
                </w:rPrChange>
              </w:rPr>
            </w:pPr>
          </w:p>
          <w:p w14:paraId="6F8E042F" w14:textId="77777777" w:rsidR="003F3EDE" w:rsidRPr="00FB0B06" w:rsidRDefault="003F3EDE" w:rsidP="0025185C">
            <w:pPr>
              <w:jc w:val="center"/>
              <w:rPr>
                <w:rFonts w:ascii="Arial" w:eastAsia="Times New Roman" w:hAnsi="Arial" w:cs="Arial"/>
                <w:spacing w:val="-1"/>
                <w:sz w:val="20"/>
                <w:szCs w:val="20"/>
                <w:rPrChange w:id="9328" w:author="Adelino Naquarta Sepalanga Domingos" w:date="2025-03-05T09:28:00Z" w16du:dateUtc="2025-03-05T08:28:00Z">
                  <w:rPr>
                    <w:rFonts w:ascii="Times New Roman" w:eastAsia="Times New Roman" w:hAnsi="Times New Roman"/>
                    <w:spacing w:val="-1"/>
                  </w:rPr>
                </w:rPrChange>
              </w:rPr>
            </w:pPr>
          </w:p>
          <w:p w14:paraId="36437038" w14:textId="77777777" w:rsidR="003F3EDE" w:rsidRPr="00FB0B06" w:rsidRDefault="003F3EDE" w:rsidP="0025185C">
            <w:pPr>
              <w:jc w:val="center"/>
              <w:rPr>
                <w:rFonts w:ascii="Arial" w:eastAsia="Times New Roman" w:hAnsi="Arial" w:cs="Arial"/>
                <w:spacing w:val="-1"/>
                <w:sz w:val="20"/>
                <w:szCs w:val="20"/>
                <w:rPrChange w:id="9329" w:author="Adelino Naquarta Sepalanga Domingos" w:date="2025-03-05T09:28:00Z" w16du:dateUtc="2025-03-05T08:28:00Z">
                  <w:rPr>
                    <w:rFonts w:ascii="Times New Roman" w:eastAsia="Times New Roman" w:hAnsi="Times New Roman"/>
                    <w:spacing w:val="-1"/>
                  </w:rPr>
                </w:rPrChange>
              </w:rPr>
            </w:pPr>
          </w:p>
          <w:p w14:paraId="5434D29C" w14:textId="77777777" w:rsidR="003F3EDE" w:rsidRPr="00FB0B06" w:rsidRDefault="003F3EDE" w:rsidP="0025185C">
            <w:pPr>
              <w:jc w:val="center"/>
              <w:rPr>
                <w:rFonts w:ascii="Arial" w:eastAsia="Times New Roman" w:hAnsi="Arial" w:cs="Arial"/>
                <w:spacing w:val="-1"/>
                <w:sz w:val="20"/>
                <w:szCs w:val="20"/>
                <w:rPrChange w:id="9330" w:author="Adelino Naquarta Sepalanga Domingos" w:date="2025-03-05T09:28:00Z" w16du:dateUtc="2025-03-05T08:28:00Z">
                  <w:rPr>
                    <w:rFonts w:ascii="Times New Roman" w:eastAsia="Times New Roman" w:hAnsi="Times New Roman"/>
                    <w:spacing w:val="-1"/>
                  </w:rPr>
                </w:rPrChange>
              </w:rPr>
            </w:pPr>
          </w:p>
          <w:p w14:paraId="09808257" w14:textId="77777777" w:rsidR="003F3EDE" w:rsidRPr="00FB0B06" w:rsidRDefault="003F3EDE" w:rsidP="0025185C">
            <w:pPr>
              <w:jc w:val="center"/>
              <w:rPr>
                <w:rFonts w:ascii="Arial" w:eastAsia="Times New Roman" w:hAnsi="Arial" w:cs="Arial"/>
                <w:spacing w:val="-1"/>
                <w:sz w:val="20"/>
                <w:szCs w:val="20"/>
                <w:rPrChange w:id="9331"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332" w:author="Adelino Naquarta Sepalanga Domingos" w:date="2025-03-05T09:28:00Z" w16du:dateUtc="2025-03-05T08:28: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2150B04" w14:textId="77777777" w:rsidR="003F3EDE" w:rsidRPr="00FB0B06" w:rsidRDefault="003F3EDE" w:rsidP="0025185C">
            <w:pPr>
              <w:rPr>
                <w:rFonts w:ascii="Arial" w:eastAsia="Times New Roman" w:hAnsi="Arial" w:cs="Arial"/>
                <w:spacing w:val="-1"/>
                <w:sz w:val="20"/>
                <w:szCs w:val="20"/>
                <w:rPrChange w:id="9333" w:author="Adelino Naquarta Sepalanga Domingos" w:date="2025-03-05T09:28:00Z" w16du:dateUtc="2025-03-05T08:28:00Z">
                  <w:rPr>
                    <w:rFonts w:ascii="Times New Roman" w:eastAsia="Times New Roman" w:hAnsi="Times New Roman"/>
                    <w:spacing w:val="-1"/>
                  </w:rPr>
                </w:rPrChange>
              </w:rPr>
            </w:pPr>
          </w:p>
          <w:p w14:paraId="1C544FE7" w14:textId="77777777" w:rsidR="003F3EDE" w:rsidRPr="00FB0B06" w:rsidRDefault="003F3EDE" w:rsidP="0025185C">
            <w:pPr>
              <w:rPr>
                <w:rFonts w:ascii="Arial" w:eastAsia="Times New Roman" w:hAnsi="Arial" w:cs="Arial"/>
                <w:spacing w:val="-1"/>
                <w:sz w:val="20"/>
                <w:szCs w:val="20"/>
                <w:rPrChange w:id="9334" w:author="Adelino Naquarta Sepalanga Domingos" w:date="2025-03-05T09:28:00Z" w16du:dateUtc="2025-03-05T08:28:00Z">
                  <w:rPr>
                    <w:rFonts w:ascii="Times New Roman" w:eastAsia="Times New Roman" w:hAnsi="Times New Roman"/>
                    <w:spacing w:val="-1"/>
                  </w:rPr>
                </w:rPrChange>
              </w:rPr>
            </w:pPr>
          </w:p>
          <w:p w14:paraId="698A1447" w14:textId="77777777" w:rsidR="003F3EDE" w:rsidRPr="00FB0B06" w:rsidRDefault="003F3EDE" w:rsidP="0025185C">
            <w:pPr>
              <w:rPr>
                <w:rFonts w:ascii="Arial" w:eastAsia="Times New Roman" w:hAnsi="Arial" w:cs="Arial"/>
                <w:spacing w:val="-1"/>
                <w:sz w:val="20"/>
                <w:szCs w:val="20"/>
                <w:rPrChange w:id="9335" w:author="Adelino Naquarta Sepalanga Domingos" w:date="2025-03-05T09:28:00Z" w16du:dateUtc="2025-03-05T08:28:00Z">
                  <w:rPr>
                    <w:rFonts w:ascii="Times New Roman" w:eastAsia="Times New Roman" w:hAnsi="Times New Roman"/>
                    <w:spacing w:val="-1"/>
                  </w:rPr>
                </w:rPrChange>
              </w:rPr>
            </w:pPr>
          </w:p>
          <w:p w14:paraId="7138CCF2" w14:textId="77777777" w:rsidR="003F3EDE" w:rsidRPr="00FB0B06" w:rsidRDefault="003F3EDE" w:rsidP="0025185C">
            <w:pPr>
              <w:rPr>
                <w:rFonts w:ascii="Arial" w:eastAsia="Times New Roman" w:hAnsi="Arial" w:cs="Arial"/>
                <w:spacing w:val="-1"/>
                <w:sz w:val="20"/>
                <w:szCs w:val="20"/>
                <w:rPrChange w:id="9336"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337" w:author="Adelino Naquarta Sepalanga Domingos" w:date="2025-03-05T09:28:00Z" w16du:dateUtc="2025-03-05T08:28:00Z">
                  <w:rPr>
                    <w:rFonts w:ascii="Times New Roman" w:eastAsia="Times New Roman" w:hAnsi="Times New Roman"/>
                    <w:spacing w:val="-1"/>
                  </w:rPr>
                </w:rPrChange>
              </w:rPr>
              <w:t>Código do motivo de isenção de imposto (TaxExemptionCode)</w:t>
            </w:r>
          </w:p>
        </w:tc>
        <w:tc>
          <w:tcPr>
            <w:tcW w:w="38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B1B41FF" w14:textId="77777777" w:rsidR="003F3EDE" w:rsidRPr="00FB0B06" w:rsidRDefault="003F3EDE" w:rsidP="0025185C">
            <w:pPr>
              <w:rPr>
                <w:rFonts w:ascii="Arial" w:eastAsia="Times New Roman" w:hAnsi="Arial" w:cs="Arial"/>
                <w:spacing w:val="-1"/>
                <w:sz w:val="20"/>
                <w:szCs w:val="20"/>
                <w:rPrChange w:id="9338"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339" w:author="Adelino Naquarta Sepalanga Domingos" w:date="2025-03-05T09:28:00Z" w16du:dateUtc="2025-03-05T08:28:00Z">
                  <w:rPr>
                    <w:rFonts w:ascii="Times New Roman" w:eastAsia="Times New Roman" w:hAnsi="Times New Roman"/>
                    <w:spacing w:val="-1"/>
                  </w:rPr>
                </w:rPrChange>
              </w:rPr>
              <w:t>O preenchimento é obrigatório, quando os campos 4.4.4.14.6.4.</w:t>
            </w:r>
          </w:p>
          <w:p w14:paraId="4FBFA4A2" w14:textId="77777777" w:rsidR="003F3EDE" w:rsidRPr="00FB0B06" w:rsidRDefault="003F3EDE" w:rsidP="0025185C">
            <w:pPr>
              <w:rPr>
                <w:rFonts w:ascii="Arial" w:eastAsia="Times New Roman" w:hAnsi="Arial" w:cs="Arial"/>
                <w:spacing w:val="-1"/>
                <w:sz w:val="20"/>
                <w:szCs w:val="20"/>
                <w:rPrChange w:id="9340"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341" w:author="Adelino Naquarta Sepalanga Domingos" w:date="2025-03-05T09:28:00Z" w16du:dateUtc="2025-03-05T08:28:00Z">
                  <w:rPr>
                    <w:rFonts w:ascii="Times New Roman" w:eastAsia="Times New Roman" w:hAnsi="Times New Roman"/>
                    <w:spacing w:val="-1"/>
                  </w:rPr>
                </w:rPrChange>
              </w:rPr>
              <w:t>- Percentagem da taxa de imposto (TaxPercentage) ou 4.4.4.14.6.5. - Montante do imposto (TaxAmount) são iguais a zero.</w:t>
            </w:r>
          </w:p>
          <w:p w14:paraId="061BC242" w14:textId="77777777" w:rsidR="003F3EDE" w:rsidRPr="00FB0B06" w:rsidRDefault="003F3EDE" w:rsidP="0025185C">
            <w:pPr>
              <w:rPr>
                <w:rFonts w:ascii="Arial" w:eastAsia="Times New Roman" w:hAnsi="Arial" w:cs="Arial"/>
                <w:spacing w:val="-1"/>
                <w:sz w:val="20"/>
                <w:szCs w:val="20"/>
                <w:rPrChange w:id="9342"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343" w:author="Adelino Naquarta Sepalanga Domingos" w:date="2025-03-05T09:28:00Z" w16du:dateUtc="2025-03-05T08:28:00Z">
                  <w:rPr>
                    <w:rFonts w:ascii="Times New Roman" w:eastAsia="Times New Roman" w:hAnsi="Times New Roman"/>
                    <w:spacing w:val="-1"/>
                  </w:rPr>
                </w:rPrChange>
              </w:rPr>
              <w:t>Este campo deve ser igualmente preenchido nos casos de não sujeição aos impostos referidos na tabela</w:t>
            </w:r>
          </w:p>
          <w:p w14:paraId="71F80490" w14:textId="77777777" w:rsidR="003F3EDE" w:rsidRPr="00FB0B06" w:rsidRDefault="003F3EDE" w:rsidP="0025185C">
            <w:pPr>
              <w:rPr>
                <w:rFonts w:ascii="Arial" w:eastAsia="Times New Roman" w:hAnsi="Arial" w:cs="Arial"/>
                <w:spacing w:val="-1"/>
                <w:sz w:val="20"/>
                <w:szCs w:val="20"/>
                <w:rPrChange w:id="9344"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345" w:author="Adelino Naquarta Sepalanga Domingos" w:date="2025-03-05T09:28:00Z" w16du:dateUtc="2025-03-05T08:28:00Z">
                  <w:rPr>
                    <w:rFonts w:ascii="Times New Roman" w:eastAsia="Times New Roman" w:hAnsi="Times New Roman"/>
                    <w:spacing w:val="-1"/>
                  </w:rPr>
                </w:rPrChange>
              </w:rPr>
              <w:t>2.5. – Tabela de impostos (TaxTable).</w:t>
            </w:r>
          </w:p>
        </w:tc>
        <w:tc>
          <w:tcPr>
            <w:tcW w:w="127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2D3F70E" w14:textId="77777777" w:rsidR="003F3EDE" w:rsidRPr="00FB0B06" w:rsidRDefault="003F3EDE" w:rsidP="0025185C">
            <w:pPr>
              <w:jc w:val="center"/>
              <w:rPr>
                <w:rFonts w:ascii="Arial" w:eastAsia="Times New Roman" w:hAnsi="Arial" w:cs="Arial"/>
                <w:spacing w:val="-1"/>
                <w:sz w:val="20"/>
                <w:szCs w:val="20"/>
                <w:rPrChange w:id="9346" w:author="Adelino Naquarta Sepalanga Domingos" w:date="2025-03-05T09:28:00Z" w16du:dateUtc="2025-03-05T08:28:00Z">
                  <w:rPr>
                    <w:rFonts w:ascii="Times New Roman" w:eastAsia="Times New Roman" w:hAnsi="Times New Roman"/>
                    <w:spacing w:val="-1"/>
                  </w:rPr>
                </w:rPrChange>
              </w:rPr>
            </w:pPr>
          </w:p>
          <w:p w14:paraId="28B9BFE9" w14:textId="77777777" w:rsidR="003F3EDE" w:rsidRPr="00FB0B06" w:rsidRDefault="003F3EDE" w:rsidP="0025185C">
            <w:pPr>
              <w:jc w:val="center"/>
              <w:rPr>
                <w:rFonts w:ascii="Arial" w:eastAsia="Times New Roman" w:hAnsi="Arial" w:cs="Arial"/>
                <w:spacing w:val="-1"/>
                <w:sz w:val="20"/>
                <w:szCs w:val="20"/>
                <w:rPrChange w:id="9347" w:author="Adelino Naquarta Sepalanga Domingos" w:date="2025-03-05T09:28:00Z" w16du:dateUtc="2025-03-05T08:28:00Z">
                  <w:rPr>
                    <w:rFonts w:ascii="Times New Roman" w:eastAsia="Times New Roman" w:hAnsi="Times New Roman"/>
                    <w:spacing w:val="-1"/>
                  </w:rPr>
                </w:rPrChange>
              </w:rPr>
            </w:pPr>
          </w:p>
          <w:p w14:paraId="79040FBA" w14:textId="77777777" w:rsidR="003F3EDE" w:rsidRPr="00FB0B06" w:rsidRDefault="003F3EDE" w:rsidP="0025185C">
            <w:pPr>
              <w:jc w:val="center"/>
              <w:rPr>
                <w:rFonts w:ascii="Arial" w:eastAsia="Times New Roman" w:hAnsi="Arial" w:cs="Arial"/>
                <w:spacing w:val="-1"/>
                <w:sz w:val="20"/>
                <w:szCs w:val="20"/>
                <w:rPrChange w:id="9348" w:author="Adelino Naquarta Sepalanga Domingos" w:date="2025-03-05T09:28:00Z" w16du:dateUtc="2025-03-05T08:28:00Z">
                  <w:rPr>
                    <w:rFonts w:ascii="Times New Roman" w:eastAsia="Times New Roman" w:hAnsi="Times New Roman"/>
                    <w:spacing w:val="-1"/>
                  </w:rPr>
                </w:rPrChange>
              </w:rPr>
            </w:pPr>
          </w:p>
          <w:p w14:paraId="2BDC5AB7" w14:textId="77777777" w:rsidR="003F3EDE" w:rsidRPr="00FB0B06" w:rsidRDefault="003F3EDE" w:rsidP="0025185C">
            <w:pPr>
              <w:jc w:val="center"/>
              <w:rPr>
                <w:rFonts w:ascii="Arial" w:eastAsia="Times New Roman" w:hAnsi="Arial" w:cs="Arial"/>
                <w:spacing w:val="-1"/>
                <w:sz w:val="20"/>
                <w:szCs w:val="20"/>
                <w:rPrChange w:id="9349" w:author="Adelino Naquarta Sepalanga Domingos" w:date="2025-03-05T09:28:00Z" w16du:dateUtc="2025-03-05T08:28:00Z">
                  <w:rPr>
                    <w:rFonts w:ascii="Times New Roman" w:eastAsia="Times New Roman" w:hAnsi="Times New Roman"/>
                    <w:spacing w:val="-1"/>
                  </w:rPr>
                </w:rPrChange>
              </w:rPr>
            </w:pPr>
          </w:p>
          <w:p w14:paraId="3F90F9F8" w14:textId="77777777" w:rsidR="003F3EDE" w:rsidRPr="00FB0B06" w:rsidRDefault="003F3EDE" w:rsidP="0025185C">
            <w:pPr>
              <w:jc w:val="center"/>
              <w:rPr>
                <w:rFonts w:ascii="Arial" w:eastAsia="Times New Roman" w:hAnsi="Arial" w:cs="Arial"/>
                <w:spacing w:val="-1"/>
                <w:sz w:val="20"/>
                <w:szCs w:val="20"/>
                <w:rPrChange w:id="9350"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351" w:author="Adelino Naquarta Sepalanga Domingos" w:date="2025-03-05T09:28:00Z" w16du:dateUtc="2025-03-05T08:28:00Z">
                  <w:rPr>
                    <w:rFonts w:ascii="Times New Roman" w:eastAsia="Times New Roman" w:hAnsi="Times New Roman"/>
                    <w:spacing w:val="-1"/>
                  </w:rPr>
                </w:rPrChange>
              </w:rPr>
              <w:t>Texto 3</w:t>
            </w:r>
          </w:p>
        </w:tc>
      </w:tr>
      <w:tr w:rsidR="003F3EDE" w:rsidRPr="00FB0B06" w14:paraId="0BCEB685" w14:textId="77777777" w:rsidTr="0025185C">
        <w:trPr>
          <w:trHeight w:val="460"/>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F3728DB" w14:textId="77777777" w:rsidR="003F3EDE" w:rsidRPr="00FB0B06" w:rsidRDefault="003F3EDE" w:rsidP="0025185C">
            <w:pPr>
              <w:jc w:val="center"/>
              <w:rPr>
                <w:rFonts w:ascii="Arial" w:eastAsia="Times New Roman" w:hAnsi="Arial" w:cs="Arial"/>
                <w:spacing w:val="-1"/>
                <w:sz w:val="20"/>
                <w:szCs w:val="20"/>
                <w:rPrChange w:id="9352"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353" w:author="Adelino Naquarta Sepalanga Domingos" w:date="2025-03-05T09:28:00Z" w16du:dateUtc="2025-03-05T08:28:00Z">
                  <w:rPr>
                    <w:rFonts w:ascii="Times New Roman" w:eastAsia="Times New Roman" w:hAnsi="Times New Roman"/>
                    <w:spacing w:val="-1"/>
                  </w:rPr>
                </w:rPrChange>
              </w:rPr>
              <w:t>4.4.4.15.</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22709AA" w14:textId="77777777" w:rsidR="003F3EDE" w:rsidRPr="00FB0B06" w:rsidRDefault="003F3EDE" w:rsidP="0025185C">
            <w:pPr>
              <w:jc w:val="center"/>
              <w:rPr>
                <w:rFonts w:ascii="Arial" w:eastAsia="Times New Roman" w:hAnsi="Arial" w:cs="Arial"/>
                <w:spacing w:val="-1"/>
                <w:sz w:val="20"/>
                <w:szCs w:val="20"/>
                <w:rPrChange w:id="9354"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355" w:author="Adelino Naquarta Sepalanga Domingos" w:date="2025-03-05T09:28:00Z" w16du:dateUtc="2025-03-05T08:28: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EAA89C3" w14:textId="77777777" w:rsidR="003F3EDE" w:rsidRPr="00FB0B06" w:rsidRDefault="003F3EDE" w:rsidP="0025185C">
            <w:pPr>
              <w:rPr>
                <w:rFonts w:ascii="Arial" w:eastAsia="Times New Roman" w:hAnsi="Arial" w:cs="Arial"/>
                <w:spacing w:val="-1"/>
                <w:sz w:val="20"/>
                <w:szCs w:val="20"/>
                <w:rPrChange w:id="9356"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357" w:author="Adelino Naquarta Sepalanga Domingos" w:date="2025-03-05T09:28:00Z" w16du:dateUtc="2025-03-05T08:28:00Z">
                  <w:rPr>
                    <w:rFonts w:ascii="Times New Roman" w:eastAsia="Times New Roman" w:hAnsi="Times New Roman"/>
                    <w:spacing w:val="-1"/>
                  </w:rPr>
                </w:rPrChange>
              </w:rPr>
              <w:t>Totais do documento (DocumentTotals)</w:t>
            </w:r>
          </w:p>
        </w:tc>
        <w:tc>
          <w:tcPr>
            <w:tcW w:w="38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F73D0DB" w14:textId="77777777" w:rsidR="003F3EDE" w:rsidRPr="00FB0B06" w:rsidRDefault="003F3EDE" w:rsidP="0025185C">
            <w:pPr>
              <w:rPr>
                <w:rFonts w:ascii="Arial" w:eastAsia="Times New Roman" w:hAnsi="Arial" w:cs="Arial"/>
                <w:spacing w:val="-1"/>
                <w:sz w:val="20"/>
                <w:szCs w:val="20"/>
                <w:rPrChange w:id="9358" w:author="Adelino Naquarta Sepalanga Domingos" w:date="2025-03-05T09:28:00Z" w16du:dateUtc="2025-03-05T08:28:00Z">
                  <w:rPr>
                    <w:rFonts w:ascii="Times New Roman" w:eastAsia="Times New Roman" w:hAnsi="Times New Roman"/>
                    <w:spacing w:val="-1"/>
                  </w:rPr>
                </w:rPrChange>
              </w:rPr>
            </w:pPr>
          </w:p>
        </w:tc>
        <w:tc>
          <w:tcPr>
            <w:tcW w:w="127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9206BA7" w14:textId="77777777" w:rsidR="003F3EDE" w:rsidRPr="00FB0B06" w:rsidRDefault="003F3EDE" w:rsidP="0025185C">
            <w:pPr>
              <w:jc w:val="center"/>
              <w:rPr>
                <w:rFonts w:ascii="Arial" w:eastAsia="Times New Roman" w:hAnsi="Arial" w:cs="Arial"/>
                <w:spacing w:val="-1"/>
                <w:sz w:val="20"/>
                <w:szCs w:val="20"/>
                <w:rPrChange w:id="9359"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360" w:author="Adelino Naquarta Sepalanga Domingos" w:date="2025-03-05T09:28:00Z" w16du:dateUtc="2025-03-05T08:28:00Z">
                  <w:rPr>
                    <w:rFonts w:ascii="Times New Roman" w:eastAsia="Times New Roman" w:hAnsi="Times New Roman"/>
                    <w:spacing w:val="-1"/>
                  </w:rPr>
                </w:rPrChange>
              </w:rPr>
              <w:t>Não Aplicável</w:t>
            </w:r>
          </w:p>
        </w:tc>
      </w:tr>
      <w:tr w:rsidR="003F3EDE" w:rsidRPr="00FB0B06" w14:paraId="70EC5C2F" w14:textId="77777777" w:rsidTr="0025185C">
        <w:trPr>
          <w:trHeight w:val="260"/>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43CBF6C" w14:textId="77777777" w:rsidR="003F3EDE" w:rsidRPr="00FB0B06" w:rsidRDefault="003F3EDE" w:rsidP="0025185C">
            <w:pPr>
              <w:jc w:val="center"/>
              <w:rPr>
                <w:rFonts w:ascii="Arial" w:eastAsia="Times New Roman" w:hAnsi="Arial" w:cs="Arial"/>
                <w:spacing w:val="-1"/>
                <w:sz w:val="20"/>
                <w:szCs w:val="20"/>
                <w:rPrChange w:id="9361"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362" w:author="Adelino Naquarta Sepalanga Domingos" w:date="2025-03-05T09:28:00Z" w16du:dateUtc="2025-03-05T08:28:00Z">
                  <w:rPr>
                    <w:rFonts w:ascii="Times New Roman" w:eastAsia="Times New Roman" w:hAnsi="Times New Roman"/>
                    <w:spacing w:val="-1"/>
                  </w:rPr>
                </w:rPrChange>
              </w:rPr>
              <w:t>4.4.4.15.1.</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9884110" w14:textId="77777777" w:rsidR="003F3EDE" w:rsidRPr="00FB0B06" w:rsidRDefault="003F3EDE" w:rsidP="0025185C">
            <w:pPr>
              <w:jc w:val="center"/>
              <w:rPr>
                <w:rFonts w:ascii="Arial" w:eastAsia="Times New Roman" w:hAnsi="Arial" w:cs="Arial"/>
                <w:spacing w:val="-1"/>
                <w:sz w:val="20"/>
                <w:szCs w:val="20"/>
                <w:rPrChange w:id="9363"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364" w:author="Adelino Naquarta Sepalanga Domingos" w:date="2025-03-05T09:28:00Z" w16du:dateUtc="2025-03-05T08:28: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B34F0CE" w14:textId="77777777" w:rsidR="003F3EDE" w:rsidRPr="00FB0B06" w:rsidRDefault="003F3EDE" w:rsidP="0025185C">
            <w:pPr>
              <w:rPr>
                <w:rFonts w:ascii="Arial" w:eastAsia="Times New Roman" w:hAnsi="Arial" w:cs="Arial"/>
                <w:spacing w:val="-1"/>
                <w:sz w:val="20"/>
                <w:szCs w:val="20"/>
                <w:rPrChange w:id="9365"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366" w:author="Adelino Naquarta Sepalanga Domingos" w:date="2025-03-05T09:28:00Z" w16du:dateUtc="2025-03-05T08:28:00Z">
                  <w:rPr>
                    <w:rFonts w:ascii="Times New Roman" w:eastAsia="Times New Roman" w:hAnsi="Times New Roman"/>
                    <w:spacing w:val="-1"/>
                  </w:rPr>
                </w:rPrChange>
              </w:rPr>
              <w:t>Valor do imposto a pagar (TaxPayable)</w:t>
            </w:r>
          </w:p>
        </w:tc>
        <w:tc>
          <w:tcPr>
            <w:tcW w:w="38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907018D" w14:textId="77777777" w:rsidR="003F3EDE" w:rsidRPr="00FB0B06" w:rsidRDefault="003F3EDE" w:rsidP="0025185C">
            <w:pPr>
              <w:rPr>
                <w:rFonts w:ascii="Arial" w:eastAsia="Times New Roman" w:hAnsi="Arial" w:cs="Arial"/>
                <w:spacing w:val="-1"/>
                <w:sz w:val="20"/>
                <w:szCs w:val="20"/>
                <w:rPrChange w:id="9367" w:author="Adelino Naquarta Sepalanga Domingos" w:date="2025-03-05T09:28:00Z" w16du:dateUtc="2025-03-05T08:28:00Z">
                  <w:rPr>
                    <w:rFonts w:ascii="Times New Roman" w:eastAsia="Times New Roman" w:hAnsi="Times New Roman"/>
                    <w:spacing w:val="-1"/>
                  </w:rPr>
                </w:rPrChange>
              </w:rPr>
            </w:pPr>
          </w:p>
        </w:tc>
        <w:tc>
          <w:tcPr>
            <w:tcW w:w="127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CD35BA8" w14:textId="77777777" w:rsidR="003F3EDE" w:rsidRPr="00FB0B06" w:rsidRDefault="003F3EDE" w:rsidP="0025185C">
            <w:pPr>
              <w:jc w:val="center"/>
              <w:rPr>
                <w:rFonts w:ascii="Arial" w:eastAsia="Times New Roman" w:hAnsi="Arial" w:cs="Arial"/>
                <w:spacing w:val="-1"/>
                <w:sz w:val="20"/>
                <w:szCs w:val="20"/>
                <w:rPrChange w:id="9368" w:author="Adelino Naquarta Sepalanga Domingos" w:date="2025-03-05T09:28:00Z" w16du:dateUtc="2025-03-05T08:28:00Z">
                  <w:rPr>
                    <w:rFonts w:ascii="Times New Roman" w:eastAsia="Times New Roman" w:hAnsi="Times New Roman"/>
                    <w:spacing w:val="-1"/>
                  </w:rPr>
                </w:rPrChange>
              </w:rPr>
            </w:pPr>
          </w:p>
          <w:p w14:paraId="33702947" w14:textId="77777777" w:rsidR="003F3EDE" w:rsidRPr="00FB0B06" w:rsidRDefault="003F3EDE" w:rsidP="0025185C">
            <w:pPr>
              <w:jc w:val="center"/>
              <w:rPr>
                <w:rFonts w:ascii="Arial" w:eastAsia="Times New Roman" w:hAnsi="Arial" w:cs="Arial"/>
                <w:spacing w:val="-1"/>
                <w:sz w:val="20"/>
                <w:szCs w:val="20"/>
                <w:rPrChange w:id="9369"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370" w:author="Adelino Naquarta Sepalanga Domingos" w:date="2025-03-05T09:28:00Z" w16du:dateUtc="2025-03-05T08:28:00Z">
                  <w:rPr>
                    <w:rFonts w:ascii="Times New Roman" w:eastAsia="Times New Roman" w:hAnsi="Times New Roman"/>
                    <w:spacing w:val="-1"/>
                  </w:rPr>
                </w:rPrChange>
              </w:rPr>
              <w:t>Monetário</w:t>
            </w:r>
          </w:p>
        </w:tc>
      </w:tr>
      <w:tr w:rsidR="003F3EDE" w:rsidRPr="00FB0B06" w14:paraId="0016E9A3" w14:textId="77777777" w:rsidTr="0025185C">
        <w:trPr>
          <w:trHeight w:val="1506"/>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6997DA5" w14:textId="77777777" w:rsidR="003F3EDE" w:rsidRPr="00FB0B06" w:rsidRDefault="003F3EDE" w:rsidP="0025185C">
            <w:pPr>
              <w:jc w:val="center"/>
              <w:rPr>
                <w:rFonts w:ascii="Arial" w:eastAsia="Times New Roman" w:hAnsi="Arial" w:cs="Arial"/>
                <w:spacing w:val="-1"/>
                <w:sz w:val="20"/>
                <w:szCs w:val="20"/>
                <w:rPrChange w:id="9371" w:author="Adelino Naquarta Sepalanga Domingos" w:date="2025-03-05T09:28:00Z" w16du:dateUtc="2025-03-05T08:28:00Z">
                  <w:rPr>
                    <w:rFonts w:ascii="Times New Roman" w:eastAsia="Times New Roman" w:hAnsi="Times New Roman"/>
                    <w:spacing w:val="-1"/>
                  </w:rPr>
                </w:rPrChange>
              </w:rPr>
            </w:pPr>
          </w:p>
          <w:p w14:paraId="39760579" w14:textId="77777777" w:rsidR="003F3EDE" w:rsidRPr="00FB0B06" w:rsidRDefault="003F3EDE" w:rsidP="0025185C">
            <w:pPr>
              <w:jc w:val="center"/>
              <w:rPr>
                <w:rFonts w:ascii="Arial" w:eastAsia="Times New Roman" w:hAnsi="Arial" w:cs="Arial"/>
                <w:spacing w:val="-1"/>
                <w:sz w:val="20"/>
                <w:szCs w:val="20"/>
                <w:rPrChange w:id="9372"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373" w:author="Adelino Naquarta Sepalanga Domingos" w:date="2025-03-05T09:28:00Z" w16du:dateUtc="2025-03-05T08:28:00Z">
                  <w:rPr>
                    <w:rFonts w:ascii="Times New Roman" w:eastAsia="Times New Roman" w:hAnsi="Times New Roman"/>
                    <w:spacing w:val="-1"/>
                  </w:rPr>
                </w:rPrChange>
              </w:rPr>
              <w:t>4.4.4.15.2.</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FBCC753" w14:textId="77777777" w:rsidR="003F3EDE" w:rsidRPr="00FB0B06" w:rsidRDefault="003F3EDE" w:rsidP="0025185C">
            <w:pPr>
              <w:jc w:val="center"/>
              <w:rPr>
                <w:rFonts w:ascii="Arial" w:eastAsia="Times New Roman" w:hAnsi="Arial" w:cs="Arial"/>
                <w:spacing w:val="-1"/>
                <w:sz w:val="20"/>
                <w:szCs w:val="20"/>
                <w:rPrChange w:id="9374" w:author="Adelino Naquarta Sepalanga Domingos" w:date="2025-03-05T09:28:00Z" w16du:dateUtc="2025-03-05T08:28:00Z">
                  <w:rPr>
                    <w:rFonts w:ascii="Times New Roman" w:eastAsia="Times New Roman" w:hAnsi="Times New Roman"/>
                    <w:spacing w:val="-1"/>
                  </w:rPr>
                </w:rPrChange>
              </w:rPr>
            </w:pPr>
          </w:p>
          <w:p w14:paraId="0837A93A" w14:textId="77777777" w:rsidR="003F3EDE" w:rsidRPr="00FB0B06" w:rsidRDefault="003F3EDE" w:rsidP="0025185C">
            <w:pPr>
              <w:jc w:val="center"/>
              <w:rPr>
                <w:rFonts w:ascii="Arial" w:eastAsia="Times New Roman" w:hAnsi="Arial" w:cs="Arial"/>
                <w:spacing w:val="-1"/>
                <w:sz w:val="20"/>
                <w:szCs w:val="20"/>
                <w:rPrChange w:id="9375"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376" w:author="Adelino Naquarta Sepalanga Domingos" w:date="2025-03-05T09:28:00Z" w16du:dateUtc="2025-03-05T08:28: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A63C31A" w14:textId="77777777" w:rsidR="003F3EDE" w:rsidRPr="00FB0B06" w:rsidRDefault="003F3EDE" w:rsidP="0025185C">
            <w:pPr>
              <w:rPr>
                <w:rFonts w:ascii="Arial" w:eastAsia="Times New Roman" w:hAnsi="Arial" w:cs="Arial"/>
                <w:spacing w:val="-1"/>
                <w:sz w:val="20"/>
                <w:szCs w:val="20"/>
                <w:rPrChange w:id="9377" w:author="Adelino Naquarta Sepalanga Domingos" w:date="2025-03-05T09:28:00Z" w16du:dateUtc="2025-03-05T08:28:00Z">
                  <w:rPr>
                    <w:rFonts w:ascii="Times New Roman" w:eastAsia="Times New Roman" w:hAnsi="Times New Roman"/>
                    <w:spacing w:val="-1"/>
                  </w:rPr>
                </w:rPrChange>
              </w:rPr>
            </w:pPr>
          </w:p>
          <w:p w14:paraId="40409CA7" w14:textId="77777777" w:rsidR="003F3EDE" w:rsidRPr="00FB0B06" w:rsidRDefault="003F3EDE" w:rsidP="0025185C">
            <w:pPr>
              <w:rPr>
                <w:rFonts w:ascii="Arial" w:eastAsia="Times New Roman" w:hAnsi="Arial" w:cs="Arial"/>
                <w:spacing w:val="-1"/>
                <w:sz w:val="20"/>
                <w:szCs w:val="20"/>
                <w:rPrChange w:id="9378"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379" w:author="Adelino Naquarta Sepalanga Domingos" w:date="2025-03-05T09:28:00Z" w16du:dateUtc="2025-03-05T08:28:00Z">
                  <w:rPr>
                    <w:rFonts w:ascii="Times New Roman" w:eastAsia="Times New Roman" w:hAnsi="Times New Roman"/>
                    <w:spacing w:val="-1"/>
                  </w:rPr>
                </w:rPrChange>
              </w:rPr>
              <w:t>Total do documento sem impostos (NetTotal)</w:t>
            </w:r>
          </w:p>
        </w:tc>
        <w:tc>
          <w:tcPr>
            <w:tcW w:w="38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9C69534" w14:textId="77777777" w:rsidR="003F3EDE" w:rsidRPr="00FB0B06" w:rsidRDefault="003F3EDE" w:rsidP="0025185C">
            <w:pPr>
              <w:rPr>
                <w:rFonts w:ascii="Arial" w:eastAsia="Times New Roman" w:hAnsi="Arial" w:cs="Arial"/>
                <w:spacing w:val="-1"/>
                <w:sz w:val="20"/>
                <w:szCs w:val="20"/>
                <w:rPrChange w:id="9380"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381" w:author="Adelino Naquarta Sepalanga Domingos" w:date="2025-03-05T09:28:00Z" w16du:dateUtc="2025-03-05T08:28:00Z">
                  <w:rPr>
                    <w:rFonts w:ascii="Times New Roman" w:eastAsia="Times New Roman" w:hAnsi="Times New Roman"/>
                    <w:spacing w:val="-1"/>
                  </w:rPr>
                </w:rPrChange>
              </w:rPr>
              <w:t>Este campo não deve incluir as parcelas referentes aos impostos constantes da tabela</w:t>
            </w:r>
          </w:p>
          <w:p w14:paraId="225699E6" w14:textId="77777777" w:rsidR="003F3EDE" w:rsidRPr="00FB0B06" w:rsidRDefault="003F3EDE" w:rsidP="0025185C">
            <w:pPr>
              <w:rPr>
                <w:rFonts w:ascii="Arial" w:eastAsia="Times New Roman" w:hAnsi="Arial" w:cs="Arial"/>
                <w:spacing w:val="-1"/>
                <w:sz w:val="20"/>
                <w:szCs w:val="20"/>
                <w:rPrChange w:id="9382"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383" w:author="Adelino Naquarta Sepalanga Domingos" w:date="2025-03-05T09:28:00Z" w16du:dateUtc="2025-03-05T08:28:00Z">
                  <w:rPr>
                    <w:rFonts w:ascii="Times New Roman" w:eastAsia="Times New Roman" w:hAnsi="Times New Roman"/>
                    <w:spacing w:val="-1"/>
                  </w:rPr>
                </w:rPrChange>
              </w:rPr>
              <w:t>2.5. – Tabela de impostos (TaxTable).</w:t>
            </w:r>
          </w:p>
        </w:tc>
        <w:tc>
          <w:tcPr>
            <w:tcW w:w="127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F5AD442" w14:textId="77777777" w:rsidR="003F3EDE" w:rsidRPr="00FB0B06" w:rsidRDefault="003F3EDE" w:rsidP="0025185C">
            <w:pPr>
              <w:jc w:val="center"/>
              <w:rPr>
                <w:rFonts w:ascii="Arial" w:eastAsia="Times New Roman" w:hAnsi="Arial" w:cs="Arial"/>
                <w:spacing w:val="-1"/>
                <w:sz w:val="20"/>
                <w:szCs w:val="20"/>
                <w:rPrChange w:id="9384" w:author="Adelino Naquarta Sepalanga Domingos" w:date="2025-03-05T09:28:00Z" w16du:dateUtc="2025-03-05T08:28:00Z">
                  <w:rPr>
                    <w:rFonts w:ascii="Times New Roman" w:eastAsia="Times New Roman" w:hAnsi="Times New Roman"/>
                    <w:spacing w:val="-1"/>
                  </w:rPr>
                </w:rPrChange>
              </w:rPr>
            </w:pPr>
          </w:p>
          <w:p w14:paraId="0A8DE1AA" w14:textId="77777777" w:rsidR="003F3EDE" w:rsidRPr="00FB0B06" w:rsidRDefault="003F3EDE" w:rsidP="0025185C">
            <w:pPr>
              <w:jc w:val="center"/>
              <w:rPr>
                <w:rFonts w:ascii="Arial" w:eastAsia="Times New Roman" w:hAnsi="Arial" w:cs="Arial"/>
                <w:spacing w:val="-1"/>
                <w:sz w:val="20"/>
                <w:szCs w:val="20"/>
                <w:rPrChange w:id="9385"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386" w:author="Adelino Naquarta Sepalanga Domingos" w:date="2025-03-05T09:28:00Z" w16du:dateUtc="2025-03-05T08:28:00Z">
                  <w:rPr>
                    <w:rFonts w:ascii="Times New Roman" w:eastAsia="Times New Roman" w:hAnsi="Times New Roman"/>
                    <w:spacing w:val="-1"/>
                  </w:rPr>
                </w:rPrChange>
              </w:rPr>
              <w:t>Monetário</w:t>
            </w:r>
          </w:p>
        </w:tc>
      </w:tr>
      <w:tr w:rsidR="003F3EDE" w:rsidRPr="00FB0B06" w14:paraId="52C014B1" w14:textId="77777777" w:rsidTr="0025185C">
        <w:trPr>
          <w:trHeight w:val="1462"/>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A0DD282" w14:textId="77777777" w:rsidR="003F3EDE" w:rsidRPr="00FB0B06" w:rsidRDefault="003F3EDE" w:rsidP="0025185C">
            <w:pPr>
              <w:jc w:val="center"/>
              <w:rPr>
                <w:rFonts w:ascii="Arial" w:eastAsia="Times New Roman" w:hAnsi="Arial" w:cs="Arial"/>
                <w:spacing w:val="-1"/>
                <w:sz w:val="20"/>
                <w:szCs w:val="20"/>
                <w:rPrChange w:id="9387" w:author="Adelino Naquarta Sepalanga Domingos" w:date="2025-03-05T09:28:00Z" w16du:dateUtc="2025-03-05T08:28:00Z">
                  <w:rPr>
                    <w:rFonts w:ascii="Times New Roman" w:eastAsia="Times New Roman" w:hAnsi="Times New Roman"/>
                    <w:spacing w:val="-1"/>
                  </w:rPr>
                </w:rPrChange>
              </w:rPr>
            </w:pPr>
          </w:p>
          <w:p w14:paraId="4F5172DC" w14:textId="77777777" w:rsidR="003F3EDE" w:rsidRPr="00FB0B06" w:rsidRDefault="003F3EDE" w:rsidP="0025185C">
            <w:pPr>
              <w:jc w:val="center"/>
              <w:rPr>
                <w:rFonts w:ascii="Arial" w:eastAsia="Times New Roman" w:hAnsi="Arial" w:cs="Arial"/>
                <w:spacing w:val="-1"/>
                <w:sz w:val="20"/>
                <w:szCs w:val="20"/>
                <w:rPrChange w:id="9388" w:author="Adelino Naquarta Sepalanga Domingos" w:date="2025-03-05T09:28:00Z" w16du:dateUtc="2025-03-05T08:28:00Z">
                  <w:rPr>
                    <w:rFonts w:ascii="Times New Roman" w:eastAsia="Times New Roman" w:hAnsi="Times New Roman"/>
                    <w:spacing w:val="-1"/>
                  </w:rPr>
                </w:rPrChange>
              </w:rPr>
            </w:pPr>
          </w:p>
          <w:p w14:paraId="02B03ACF" w14:textId="77777777" w:rsidR="003F3EDE" w:rsidRPr="00FB0B06" w:rsidRDefault="003F3EDE" w:rsidP="0025185C">
            <w:pPr>
              <w:jc w:val="center"/>
              <w:rPr>
                <w:rFonts w:ascii="Arial" w:eastAsia="Times New Roman" w:hAnsi="Arial" w:cs="Arial"/>
                <w:spacing w:val="-1"/>
                <w:sz w:val="20"/>
                <w:szCs w:val="20"/>
                <w:rPrChange w:id="9389"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390" w:author="Adelino Naquarta Sepalanga Domingos" w:date="2025-03-05T09:28:00Z" w16du:dateUtc="2025-03-05T08:28:00Z">
                  <w:rPr>
                    <w:rFonts w:ascii="Times New Roman" w:eastAsia="Times New Roman" w:hAnsi="Times New Roman"/>
                    <w:spacing w:val="-1"/>
                  </w:rPr>
                </w:rPrChange>
              </w:rPr>
              <w:t>4.4.4.15.3.</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DCCD324" w14:textId="77777777" w:rsidR="003F3EDE" w:rsidRPr="00FB0B06" w:rsidRDefault="003F3EDE" w:rsidP="0025185C">
            <w:pPr>
              <w:jc w:val="center"/>
              <w:rPr>
                <w:rFonts w:ascii="Arial" w:eastAsia="Times New Roman" w:hAnsi="Arial" w:cs="Arial"/>
                <w:spacing w:val="-1"/>
                <w:sz w:val="20"/>
                <w:szCs w:val="20"/>
                <w:rPrChange w:id="9391" w:author="Adelino Naquarta Sepalanga Domingos" w:date="2025-03-05T09:28:00Z" w16du:dateUtc="2025-03-05T08:28:00Z">
                  <w:rPr>
                    <w:rFonts w:ascii="Times New Roman" w:eastAsia="Times New Roman" w:hAnsi="Times New Roman"/>
                    <w:spacing w:val="-1"/>
                  </w:rPr>
                </w:rPrChange>
              </w:rPr>
            </w:pPr>
          </w:p>
          <w:p w14:paraId="75CCF1E8" w14:textId="77777777" w:rsidR="003F3EDE" w:rsidRPr="00FB0B06" w:rsidRDefault="003F3EDE" w:rsidP="0025185C">
            <w:pPr>
              <w:jc w:val="center"/>
              <w:rPr>
                <w:rFonts w:ascii="Arial" w:eastAsia="Times New Roman" w:hAnsi="Arial" w:cs="Arial"/>
                <w:spacing w:val="-1"/>
                <w:sz w:val="20"/>
                <w:szCs w:val="20"/>
                <w:rPrChange w:id="9392" w:author="Adelino Naquarta Sepalanga Domingos" w:date="2025-03-05T09:28:00Z" w16du:dateUtc="2025-03-05T08:28:00Z">
                  <w:rPr>
                    <w:rFonts w:ascii="Times New Roman" w:eastAsia="Times New Roman" w:hAnsi="Times New Roman"/>
                    <w:spacing w:val="-1"/>
                  </w:rPr>
                </w:rPrChange>
              </w:rPr>
            </w:pPr>
          </w:p>
          <w:p w14:paraId="52693C5A" w14:textId="77777777" w:rsidR="003F3EDE" w:rsidRPr="00FB0B06" w:rsidRDefault="003F3EDE" w:rsidP="0025185C">
            <w:pPr>
              <w:jc w:val="center"/>
              <w:rPr>
                <w:rFonts w:ascii="Arial" w:eastAsia="Times New Roman" w:hAnsi="Arial" w:cs="Arial"/>
                <w:spacing w:val="-1"/>
                <w:sz w:val="20"/>
                <w:szCs w:val="20"/>
                <w:rPrChange w:id="9393"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394" w:author="Adelino Naquarta Sepalanga Domingos" w:date="2025-03-05T09:28:00Z" w16du:dateUtc="2025-03-05T08:28: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A3D3844" w14:textId="77777777" w:rsidR="003F3EDE" w:rsidRPr="00FB0B06" w:rsidRDefault="003F3EDE" w:rsidP="0025185C">
            <w:pPr>
              <w:rPr>
                <w:rFonts w:ascii="Arial" w:eastAsia="Times New Roman" w:hAnsi="Arial" w:cs="Arial"/>
                <w:spacing w:val="-1"/>
                <w:sz w:val="20"/>
                <w:szCs w:val="20"/>
                <w:rPrChange w:id="9395" w:author="Adelino Naquarta Sepalanga Domingos" w:date="2025-03-05T09:28:00Z" w16du:dateUtc="2025-03-05T08:28:00Z">
                  <w:rPr>
                    <w:rFonts w:ascii="Times New Roman" w:eastAsia="Times New Roman" w:hAnsi="Times New Roman"/>
                    <w:spacing w:val="-1"/>
                  </w:rPr>
                </w:rPrChange>
              </w:rPr>
            </w:pPr>
          </w:p>
          <w:p w14:paraId="09A44DF1" w14:textId="77777777" w:rsidR="003F3EDE" w:rsidRPr="00FB0B06" w:rsidRDefault="003F3EDE" w:rsidP="0025185C">
            <w:pPr>
              <w:rPr>
                <w:rFonts w:ascii="Arial" w:eastAsia="Times New Roman" w:hAnsi="Arial" w:cs="Arial"/>
                <w:spacing w:val="-1"/>
                <w:sz w:val="20"/>
                <w:szCs w:val="20"/>
                <w:rPrChange w:id="9396" w:author="Adelino Naquarta Sepalanga Domingos" w:date="2025-03-05T09:28:00Z" w16du:dateUtc="2025-03-05T08:28:00Z">
                  <w:rPr>
                    <w:rFonts w:ascii="Times New Roman" w:eastAsia="Times New Roman" w:hAnsi="Times New Roman"/>
                    <w:spacing w:val="-1"/>
                  </w:rPr>
                </w:rPrChange>
              </w:rPr>
            </w:pPr>
          </w:p>
          <w:p w14:paraId="7F4EC3BB" w14:textId="77777777" w:rsidR="003F3EDE" w:rsidRPr="00FB0B06" w:rsidRDefault="003F3EDE" w:rsidP="0025185C">
            <w:pPr>
              <w:rPr>
                <w:rFonts w:ascii="Arial" w:eastAsia="Times New Roman" w:hAnsi="Arial" w:cs="Arial"/>
                <w:spacing w:val="-1"/>
                <w:sz w:val="20"/>
                <w:szCs w:val="20"/>
                <w:rPrChange w:id="9397"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398" w:author="Adelino Naquarta Sepalanga Domingos" w:date="2025-03-05T09:28:00Z" w16du:dateUtc="2025-03-05T08:28:00Z">
                  <w:rPr>
                    <w:rFonts w:ascii="Times New Roman" w:eastAsia="Times New Roman" w:hAnsi="Times New Roman"/>
                    <w:spacing w:val="-1"/>
                  </w:rPr>
                </w:rPrChange>
              </w:rPr>
              <w:t>Total do documento com impostos (GrossTotal)</w:t>
            </w:r>
          </w:p>
        </w:tc>
        <w:tc>
          <w:tcPr>
            <w:tcW w:w="38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BB7CB15" w14:textId="77777777" w:rsidR="003F3EDE" w:rsidRPr="00FB0B06" w:rsidRDefault="003F3EDE" w:rsidP="0025185C">
            <w:pPr>
              <w:rPr>
                <w:rFonts w:ascii="Arial" w:eastAsia="Times New Roman" w:hAnsi="Arial" w:cs="Arial"/>
                <w:spacing w:val="-1"/>
                <w:sz w:val="20"/>
                <w:szCs w:val="20"/>
                <w:rPrChange w:id="9399"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400" w:author="Adelino Naquarta Sepalanga Domingos" w:date="2025-03-05T09:28:00Z" w16du:dateUtc="2025-03-05T08:28:00Z">
                  <w:rPr>
                    <w:rFonts w:ascii="Times New Roman" w:eastAsia="Times New Roman" w:hAnsi="Times New Roman"/>
                    <w:spacing w:val="-1"/>
                  </w:rPr>
                </w:rPrChange>
              </w:rPr>
              <w:t>Este campo não deve reflectir eventuais retenções na fonte constantes na estrutura</w:t>
            </w:r>
          </w:p>
          <w:p w14:paraId="24F698B5" w14:textId="77777777" w:rsidR="003F3EDE" w:rsidRPr="00FB0B06" w:rsidRDefault="003F3EDE" w:rsidP="0025185C">
            <w:pPr>
              <w:rPr>
                <w:rFonts w:ascii="Arial" w:eastAsia="Times New Roman" w:hAnsi="Arial" w:cs="Arial"/>
                <w:spacing w:val="-1"/>
                <w:sz w:val="20"/>
                <w:szCs w:val="20"/>
                <w:rPrChange w:id="9401"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402" w:author="Adelino Naquarta Sepalanga Domingos" w:date="2025-03-05T09:28:00Z" w16du:dateUtc="2025-03-05T08:28:00Z">
                  <w:rPr>
                    <w:rFonts w:ascii="Times New Roman" w:eastAsia="Times New Roman" w:hAnsi="Times New Roman"/>
                    <w:spacing w:val="-1"/>
                  </w:rPr>
                </w:rPrChange>
              </w:rPr>
              <w:t>4.4.4.16. – Retenção na fonte (WithholdingTax)</w:t>
            </w:r>
          </w:p>
        </w:tc>
        <w:tc>
          <w:tcPr>
            <w:tcW w:w="127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34D1473" w14:textId="77777777" w:rsidR="003F3EDE" w:rsidRPr="00FB0B06" w:rsidRDefault="003F3EDE" w:rsidP="0025185C">
            <w:pPr>
              <w:jc w:val="center"/>
              <w:rPr>
                <w:rFonts w:ascii="Arial" w:eastAsia="Times New Roman" w:hAnsi="Arial" w:cs="Arial"/>
                <w:spacing w:val="-1"/>
                <w:sz w:val="20"/>
                <w:szCs w:val="20"/>
                <w:rPrChange w:id="9403" w:author="Adelino Naquarta Sepalanga Domingos" w:date="2025-03-05T09:28:00Z" w16du:dateUtc="2025-03-05T08:28:00Z">
                  <w:rPr>
                    <w:rFonts w:ascii="Times New Roman" w:eastAsia="Times New Roman" w:hAnsi="Times New Roman"/>
                    <w:spacing w:val="-1"/>
                  </w:rPr>
                </w:rPrChange>
              </w:rPr>
            </w:pPr>
          </w:p>
          <w:p w14:paraId="5F163832" w14:textId="77777777" w:rsidR="003F3EDE" w:rsidRPr="00FB0B06" w:rsidRDefault="003F3EDE" w:rsidP="0025185C">
            <w:pPr>
              <w:jc w:val="center"/>
              <w:rPr>
                <w:rFonts w:ascii="Arial" w:eastAsia="Times New Roman" w:hAnsi="Arial" w:cs="Arial"/>
                <w:spacing w:val="-1"/>
                <w:sz w:val="20"/>
                <w:szCs w:val="20"/>
                <w:rPrChange w:id="9404" w:author="Adelino Naquarta Sepalanga Domingos" w:date="2025-03-05T09:28:00Z" w16du:dateUtc="2025-03-05T08:28:00Z">
                  <w:rPr>
                    <w:rFonts w:ascii="Times New Roman" w:eastAsia="Times New Roman" w:hAnsi="Times New Roman"/>
                    <w:spacing w:val="-1"/>
                  </w:rPr>
                </w:rPrChange>
              </w:rPr>
            </w:pPr>
          </w:p>
          <w:p w14:paraId="7276CDBF" w14:textId="77777777" w:rsidR="003F3EDE" w:rsidRPr="00FB0B06" w:rsidRDefault="003F3EDE" w:rsidP="0025185C">
            <w:pPr>
              <w:jc w:val="center"/>
              <w:rPr>
                <w:rFonts w:ascii="Arial" w:eastAsia="Times New Roman" w:hAnsi="Arial" w:cs="Arial"/>
                <w:spacing w:val="-1"/>
                <w:sz w:val="20"/>
                <w:szCs w:val="20"/>
                <w:rPrChange w:id="9405"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406" w:author="Adelino Naquarta Sepalanga Domingos" w:date="2025-03-05T09:28:00Z" w16du:dateUtc="2025-03-05T08:28:00Z">
                  <w:rPr>
                    <w:rFonts w:ascii="Times New Roman" w:eastAsia="Times New Roman" w:hAnsi="Times New Roman"/>
                    <w:spacing w:val="-1"/>
                  </w:rPr>
                </w:rPrChange>
              </w:rPr>
              <w:t>Monetário</w:t>
            </w:r>
          </w:p>
        </w:tc>
      </w:tr>
      <w:tr w:rsidR="003F3EDE" w:rsidRPr="00FB0B06" w14:paraId="373259DE" w14:textId="77777777" w:rsidTr="0025185C">
        <w:trPr>
          <w:trHeight w:val="799"/>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DE6B154" w14:textId="77777777" w:rsidR="003F3EDE" w:rsidRPr="00FB0B06" w:rsidRDefault="003F3EDE" w:rsidP="0025185C">
            <w:pPr>
              <w:jc w:val="center"/>
              <w:rPr>
                <w:rFonts w:ascii="Arial" w:eastAsia="Times New Roman" w:hAnsi="Arial" w:cs="Arial"/>
                <w:spacing w:val="-1"/>
                <w:sz w:val="20"/>
                <w:szCs w:val="20"/>
                <w:rPrChange w:id="9407"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408" w:author="Adelino Naquarta Sepalanga Domingos" w:date="2025-03-05T09:28:00Z" w16du:dateUtc="2025-03-05T08:28:00Z">
                  <w:rPr>
                    <w:rFonts w:ascii="Times New Roman" w:eastAsia="Times New Roman" w:hAnsi="Times New Roman"/>
                    <w:spacing w:val="-1"/>
                  </w:rPr>
                </w:rPrChange>
              </w:rPr>
              <w:t>4.4.4.15.4.</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62DB3FE" w14:textId="77777777" w:rsidR="003F3EDE" w:rsidRPr="00FB0B06" w:rsidRDefault="003F3EDE" w:rsidP="0025185C">
            <w:pPr>
              <w:jc w:val="center"/>
              <w:rPr>
                <w:rFonts w:ascii="Arial" w:eastAsia="Times New Roman" w:hAnsi="Arial" w:cs="Arial"/>
                <w:spacing w:val="-1"/>
                <w:sz w:val="20"/>
                <w:szCs w:val="20"/>
                <w:rPrChange w:id="9409" w:author="Adelino Naquarta Sepalanga Domingos" w:date="2025-03-05T09:28:00Z" w16du:dateUtc="2025-03-05T08:28: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25ECDE6" w14:textId="77777777" w:rsidR="003F3EDE" w:rsidRPr="00FB0B06" w:rsidRDefault="003F3EDE" w:rsidP="0025185C">
            <w:pPr>
              <w:rPr>
                <w:rFonts w:ascii="Arial" w:eastAsia="Times New Roman" w:hAnsi="Arial" w:cs="Arial"/>
                <w:spacing w:val="-1"/>
                <w:sz w:val="20"/>
                <w:szCs w:val="20"/>
                <w:rPrChange w:id="9410"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411" w:author="Adelino Naquarta Sepalanga Domingos" w:date="2025-03-05T09:28:00Z" w16du:dateUtc="2025-03-05T08:28:00Z">
                  <w:rPr>
                    <w:rFonts w:ascii="Times New Roman" w:eastAsia="Times New Roman" w:hAnsi="Times New Roman"/>
                    <w:spacing w:val="-1"/>
                  </w:rPr>
                </w:rPrChange>
              </w:rPr>
              <w:t>Acordos (Settlement)</w:t>
            </w:r>
          </w:p>
        </w:tc>
        <w:tc>
          <w:tcPr>
            <w:tcW w:w="38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A0DB3FE" w14:textId="77777777" w:rsidR="003F3EDE" w:rsidRPr="00FB0B06" w:rsidRDefault="003F3EDE" w:rsidP="0025185C">
            <w:pPr>
              <w:rPr>
                <w:rFonts w:ascii="Arial" w:eastAsia="Times New Roman" w:hAnsi="Arial" w:cs="Arial"/>
                <w:spacing w:val="-1"/>
                <w:sz w:val="20"/>
                <w:szCs w:val="20"/>
                <w:rPrChange w:id="9412"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413" w:author="Adelino Naquarta Sepalanga Domingos" w:date="2025-03-05T09:28:00Z" w16du:dateUtc="2025-03-05T08:28:00Z">
                  <w:rPr>
                    <w:rFonts w:ascii="Times New Roman" w:eastAsia="Times New Roman" w:hAnsi="Times New Roman"/>
                    <w:spacing w:val="-1"/>
                  </w:rPr>
                </w:rPrChange>
              </w:rPr>
              <w:t>Acordos ou formas de pagamento.</w:t>
            </w:r>
          </w:p>
        </w:tc>
        <w:tc>
          <w:tcPr>
            <w:tcW w:w="127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ABEDD08" w14:textId="77777777" w:rsidR="003F3EDE" w:rsidRPr="00FB0B06" w:rsidRDefault="003F3EDE" w:rsidP="0025185C">
            <w:pPr>
              <w:jc w:val="center"/>
              <w:rPr>
                <w:rFonts w:ascii="Arial" w:eastAsia="Times New Roman" w:hAnsi="Arial" w:cs="Arial"/>
                <w:spacing w:val="-1"/>
                <w:sz w:val="20"/>
                <w:szCs w:val="20"/>
                <w:rPrChange w:id="9414"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415" w:author="Adelino Naquarta Sepalanga Domingos" w:date="2025-03-05T09:28:00Z" w16du:dateUtc="2025-03-05T08:28:00Z">
                  <w:rPr>
                    <w:rFonts w:ascii="Times New Roman" w:eastAsia="Times New Roman" w:hAnsi="Times New Roman"/>
                    <w:spacing w:val="-1"/>
                  </w:rPr>
                </w:rPrChange>
              </w:rPr>
              <w:t>Não Aplicável</w:t>
            </w:r>
          </w:p>
        </w:tc>
      </w:tr>
      <w:tr w:rsidR="003F3EDE" w:rsidRPr="00FB0B06" w14:paraId="00654DD9" w14:textId="77777777" w:rsidTr="0025185C">
        <w:trPr>
          <w:trHeight w:val="799"/>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1AE6AF3" w14:textId="77777777" w:rsidR="003F3EDE" w:rsidRPr="00FB0B06" w:rsidRDefault="003F3EDE" w:rsidP="0025185C">
            <w:pPr>
              <w:jc w:val="center"/>
              <w:rPr>
                <w:rFonts w:ascii="Arial" w:eastAsia="Times New Roman" w:hAnsi="Arial" w:cs="Arial"/>
                <w:spacing w:val="-1"/>
                <w:sz w:val="20"/>
                <w:szCs w:val="20"/>
                <w:rPrChange w:id="9416"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417" w:author="Adelino Naquarta Sepalanga Domingos" w:date="2025-03-05T09:28:00Z" w16du:dateUtc="2025-03-05T08:28:00Z">
                  <w:rPr>
                    <w:rFonts w:ascii="Times New Roman" w:eastAsia="Times New Roman" w:hAnsi="Times New Roman"/>
                    <w:spacing w:val="-1"/>
                  </w:rPr>
                </w:rPrChange>
              </w:rPr>
              <w:t>4.4.4.15.4.1.</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B49A2D3" w14:textId="77777777" w:rsidR="003F3EDE" w:rsidRPr="00FB0B06" w:rsidRDefault="003F3EDE" w:rsidP="0025185C">
            <w:pPr>
              <w:jc w:val="center"/>
              <w:rPr>
                <w:rFonts w:ascii="Arial" w:eastAsia="Times New Roman" w:hAnsi="Arial" w:cs="Arial"/>
                <w:spacing w:val="-1"/>
                <w:sz w:val="20"/>
                <w:szCs w:val="20"/>
                <w:rPrChange w:id="9418"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419" w:author="Adelino Naquarta Sepalanga Domingos" w:date="2025-03-05T09:28:00Z" w16du:dateUtc="2025-03-05T08:28: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2F85B7C" w14:textId="77777777" w:rsidR="003F3EDE" w:rsidRPr="00FB0B06" w:rsidRDefault="003F3EDE" w:rsidP="0025185C">
            <w:pPr>
              <w:rPr>
                <w:rFonts w:ascii="Arial" w:eastAsia="Times New Roman" w:hAnsi="Arial" w:cs="Arial"/>
                <w:spacing w:val="-1"/>
                <w:sz w:val="20"/>
                <w:szCs w:val="20"/>
                <w:rPrChange w:id="9420"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421" w:author="Adelino Naquarta Sepalanga Domingos" w:date="2025-03-05T09:28:00Z" w16du:dateUtc="2025-03-05T08:28:00Z">
                  <w:rPr>
                    <w:rFonts w:ascii="Times New Roman" w:eastAsia="Times New Roman" w:hAnsi="Times New Roman"/>
                    <w:spacing w:val="-1"/>
                  </w:rPr>
                </w:rPrChange>
              </w:rPr>
              <w:t>Montante do desconto (SettlementAmount)</w:t>
            </w:r>
          </w:p>
        </w:tc>
        <w:tc>
          <w:tcPr>
            <w:tcW w:w="38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CDA6DED" w14:textId="77777777" w:rsidR="003F3EDE" w:rsidRPr="00FB0B06" w:rsidRDefault="003F3EDE" w:rsidP="0025185C">
            <w:pPr>
              <w:rPr>
                <w:rFonts w:ascii="Arial" w:eastAsia="Times New Roman" w:hAnsi="Arial" w:cs="Arial"/>
                <w:spacing w:val="-1"/>
                <w:sz w:val="20"/>
                <w:szCs w:val="20"/>
                <w:rPrChange w:id="9422"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423" w:author="Adelino Naquarta Sepalanga Domingos" w:date="2025-03-05T09:28:00Z" w16du:dateUtc="2025-03-05T08:28:00Z">
                  <w:rPr>
                    <w:rFonts w:ascii="Times New Roman" w:eastAsia="Times New Roman" w:hAnsi="Times New Roman"/>
                    <w:spacing w:val="-1"/>
                  </w:rPr>
                </w:rPrChange>
              </w:rPr>
              <w:t>Total dos descontos concedidos aquando deste pagamento.</w:t>
            </w:r>
          </w:p>
        </w:tc>
        <w:tc>
          <w:tcPr>
            <w:tcW w:w="127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2B7FAAF" w14:textId="77777777" w:rsidR="003F3EDE" w:rsidRPr="00FB0B06" w:rsidRDefault="003F3EDE" w:rsidP="0025185C">
            <w:pPr>
              <w:jc w:val="center"/>
              <w:rPr>
                <w:rFonts w:ascii="Arial" w:eastAsia="Times New Roman" w:hAnsi="Arial" w:cs="Arial"/>
                <w:spacing w:val="-1"/>
                <w:sz w:val="20"/>
                <w:szCs w:val="20"/>
                <w:rPrChange w:id="9424" w:author="Adelino Naquarta Sepalanga Domingos" w:date="2025-03-05T09:28:00Z" w16du:dateUtc="2025-03-05T08:28:00Z">
                  <w:rPr>
                    <w:rFonts w:ascii="Times New Roman" w:eastAsia="Times New Roman" w:hAnsi="Times New Roman"/>
                    <w:spacing w:val="-1"/>
                  </w:rPr>
                </w:rPrChange>
              </w:rPr>
            </w:pPr>
          </w:p>
          <w:p w14:paraId="2718E065" w14:textId="77777777" w:rsidR="003F3EDE" w:rsidRPr="00FB0B06" w:rsidRDefault="003F3EDE" w:rsidP="0025185C">
            <w:pPr>
              <w:jc w:val="center"/>
              <w:rPr>
                <w:rFonts w:ascii="Arial" w:eastAsia="Times New Roman" w:hAnsi="Arial" w:cs="Arial"/>
                <w:spacing w:val="-1"/>
                <w:sz w:val="20"/>
                <w:szCs w:val="20"/>
                <w:rPrChange w:id="9425"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426" w:author="Adelino Naquarta Sepalanga Domingos" w:date="2025-03-05T09:28:00Z" w16du:dateUtc="2025-03-05T08:28:00Z">
                  <w:rPr>
                    <w:rFonts w:ascii="Times New Roman" w:eastAsia="Times New Roman" w:hAnsi="Times New Roman"/>
                    <w:spacing w:val="-1"/>
                  </w:rPr>
                </w:rPrChange>
              </w:rPr>
              <w:t>Monetário</w:t>
            </w:r>
          </w:p>
        </w:tc>
      </w:tr>
      <w:tr w:rsidR="003F3EDE" w:rsidRPr="00FB0B06" w14:paraId="40E89A2F" w14:textId="77777777" w:rsidTr="0025185C">
        <w:trPr>
          <w:trHeight w:val="679"/>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968386D" w14:textId="77777777" w:rsidR="003F3EDE" w:rsidRPr="00FB0B06" w:rsidRDefault="003F3EDE" w:rsidP="0025185C">
            <w:pPr>
              <w:jc w:val="center"/>
              <w:rPr>
                <w:rFonts w:ascii="Arial" w:eastAsia="Times New Roman" w:hAnsi="Arial" w:cs="Arial"/>
                <w:spacing w:val="-1"/>
                <w:sz w:val="20"/>
                <w:szCs w:val="20"/>
                <w:rPrChange w:id="9427"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428" w:author="Adelino Naquarta Sepalanga Domingos" w:date="2025-03-05T09:28:00Z" w16du:dateUtc="2025-03-05T08:28:00Z">
                  <w:rPr>
                    <w:rFonts w:ascii="Times New Roman" w:eastAsia="Times New Roman" w:hAnsi="Times New Roman"/>
                    <w:spacing w:val="-1"/>
                  </w:rPr>
                </w:rPrChange>
              </w:rPr>
              <w:t>4.4.4.15.5.</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E498916" w14:textId="77777777" w:rsidR="003F3EDE" w:rsidRPr="00FB0B06" w:rsidRDefault="003F3EDE" w:rsidP="0025185C">
            <w:pPr>
              <w:jc w:val="center"/>
              <w:rPr>
                <w:rFonts w:ascii="Arial" w:eastAsia="Times New Roman" w:hAnsi="Arial" w:cs="Arial"/>
                <w:spacing w:val="-1"/>
                <w:sz w:val="20"/>
                <w:szCs w:val="20"/>
                <w:rPrChange w:id="9429" w:author="Adelino Naquarta Sepalanga Domingos" w:date="2025-03-05T09:28:00Z" w16du:dateUtc="2025-03-05T08:28: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261CF0E7" w14:textId="77777777" w:rsidR="003F3EDE" w:rsidRPr="00FB0B06" w:rsidRDefault="003F3EDE" w:rsidP="0025185C">
            <w:pPr>
              <w:rPr>
                <w:rFonts w:ascii="Arial" w:eastAsia="Times New Roman" w:hAnsi="Arial" w:cs="Arial"/>
                <w:spacing w:val="-1"/>
                <w:sz w:val="20"/>
                <w:szCs w:val="20"/>
                <w:rPrChange w:id="9430"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431" w:author="Adelino Naquarta Sepalanga Domingos" w:date="2025-03-05T09:28:00Z" w16du:dateUtc="2025-03-05T08:28:00Z">
                  <w:rPr>
                    <w:rFonts w:ascii="Times New Roman" w:eastAsia="Times New Roman" w:hAnsi="Times New Roman"/>
                    <w:spacing w:val="-1"/>
                  </w:rPr>
                </w:rPrChange>
              </w:rPr>
              <w:t>Moeda (Currency)</w:t>
            </w:r>
          </w:p>
        </w:tc>
        <w:tc>
          <w:tcPr>
            <w:tcW w:w="38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F529493" w14:textId="77777777" w:rsidR="003F3EDE" w:rsidRPr="00FB0B06" w:rsidRDefault="003F3EDE" w:rsidP="0025185C">
            <w:pPr>
              <w:rPr>
                <w:rFonts w:ascii="Arial" w:eastAsia="Times New Roman" w:hAnsi="Arial" w:cs="Arial"/>
                <w:spacing w:val="-1"/>
                <w:sz w:val="20"/>
                <w:szCs w:val="20"/>
                <w:rPrChange w:id="9432"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433" w:author="Adelino Naquarta Sepalanga Domingos" w:date="2025-03-05T09:28:00Z" w16du:dateUtc="2025-03-05T08:28:00Z">
                  <w:rPr>
                    <w:rFonts w:ascii="Times New Roman" w:eastAsia="Times New Roman" w:hAnsi="Times New Roman"/>
                    <w:spacing w:val="-1"/>
                  </w:rPr>
                </w:rPrChange>
              </w:rPr>
              <w:t>Não deve ser gerada no caso da emissão do documento ser em AOA.</w:t>
            </w:r>
          </w:p>
        </w:tc>
        <w:tc>
          <w:tcPr>
            <w:tcW w:w="127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E1AB041" w14:textId="77777777" w:rsidR="003F3EDE" w:rsidRPr="00FB0B06" w:rsidRDefault="003F3EDE" w:rsidP="0025185C">
            <w:pPr>
              <w:jc w:val="center"/>
              <w:rPr>
                <w:rFonts w:ascii="Arial" w:eastAsia="Times New Roman" w:hAnsi="Arial" w:cs="Arial"/>
                <w:spacing w:val="-1"/>
                <w:sz w:val="20"/>
                <w:szCs w:val="20"/>
                <w:rPrChange w:id="9434"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435" w:author="Adelino Naquarta Sepalanga Domingos" w:date="2025-03-05T09:28:00Z" w16du:dateUtc="2025-03-05T08:28:00Z">
                  <w:rPr>
                    <w:rFonts w:ascii="Times New Roman" w:eastAsia="Times New Roman" w:hAnsi="Times New Roman"/>
                    <w:spacing w:val="-1"/>
                  </w:rPr>
                </w:rPrChange>
              </w:rPr>
              <w:t>Não Aplicável</w:t>
            </w:r>
          </w:p>
        </w:tc>
      </w:tr>
      <w:tr w:rsidR="003F3EDE" w:rsidRPr="00FB0B06" w14:paraId="10B7952E" w14:textId="77777777" w:rsidTr="0025185C">
        <w:trPr>
          <w:trHeight w:val="1084"/>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66FDE7B" w14:textId="77777777" w:rsidR="003F3EDE" w:rsidRPr="00FB0B06" w:rsidRDefault="003F3EDE" w:rsidP="0025185C">
            <w:pPr>
              <w:jc w:val="center"/>
              <w:rPr>
                <w:rFonts w:ascii="Arial" w:eastAsia="Times New Roman" w:hAnsi="Arial" w:cs="Arial"/>
                <w:spacing w:val="-1"/>
                <w:sz w:val="20"/>
                <w:szCs w:val="20"/>
                <w:rPrChange w:id="9436"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437" w:author="Adelino Naquarta Sepalanga Domingos" w:date="2025-03-05T09:28:00Z" w16du:dateUtc="2025-03-05T08:28:00Z">
                  <w:rPr>
                    <w:rFonts w:ascii="Times New Roman" w:eastAsia="Times New Roman" w:hAnsi="Times New Roman"/>
                    <w:spacing w:val="-1"/>
                  </w:rPr>
                </w:rPrChange>
              </w:rPr>
              <w:t>4.4.4.15.5.1.</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CB6F39D" w14:textId="77777777" w:rsidR="003F3EDE" w:rsidRPr="00FB0B06" w:rsidRDefault="003F3EDE" w:rsidP="0025185C">
            <w:pPr>
              <w:jc w:val="center"/>
              <w:rPr>
                <w:rFonts w:ascii="Arial" w:eastAsia="Times New Roman" w:hAnsi="Arial" w:cs="Arial"/>
                <w:spacing w:val="-1"/>
                <w:sz w:val="20"/>
                <w:szCs w:val="20"/>
                <w:rPrChange w:id="9438"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439" w:author="Adelino Naquarta Sepalanga Domingos" w:date="2025-03-05T09:28:00Z" w16du:dateUtc="2025-03-05T08:28: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1ACD38F" w14:textId="77777777" w:rsidR="003F3EDE" w:rsidRPr="00FB0B06" w:rsidRDefault="003F3EDE" w:rsidP="0025185C">
            <w:pPr>
              <w:rPr>
                <w:rFonts w:ascii="Arial" w:eastAsia="Times New Roman" w:hAnsi="Arial" w:cs="Arial"/>
                <w:spacing w:val="-1"/>
                <w:sz w:val="20"/>
                <w:szCs w:val="20"/>
                <w:rPrChange w:id="9440"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441" w:author="Adelino Naquarta Sepalanga Domingos" w:date="2025-03-05T09:28:00Z" w16du:dateUtc="2025-03-05T08:28:00Z">
                  <w:rPr>
                    <w:rFonts w:ascii="Times New Roman" w:eastAsia="Times New Roman" w:hAnsi="Times New Roman"/>
                    <w:spacing w:val="-1"/>
                  </w:rPr>
                </w:rPrChange>
              </w:rPr>
              <w:t>Código de moeda (CurrencyCode)</w:t>
            </w:r>
          </w:p>
        </w:tc>
        <w:tc>
          <w:tcPr>
            <w:tcW w:w="38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E3CE2CD" w14:textId="77777777" w:rsidR="003F3EDE" w:rsidRPr="00FB0B06" w:rsidRDefault="003F3EDE" w:rsidP="0025185C">
            <w:pPr>
              <w:rPr>
                <w:rFonts w:ascii="Arial" w:eastAsia="Times New Roman" w:hAnsi="Arial" w:cs="Arial"/>
                <w:spacing w:val="-1"/>
                <w:sz w:val="20"/>
                <w:szCs w:val="20"/>
                <w:rPrChange w:id="9442"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443" w:author="Adelino Naquarta Sepalanga Domingos" w:date="2025-03-05T09:28:00Z" w16du:dateUtc="2025-03-05T08:28:00Z">
                  <w:rPr>
                    <w:rFonts w:ascii="Times New Roman" w:eastAsia="Times New Roman" w:hAnsi="Times New Roman"/>
                    <w:spacing w:val="-1"/>
                  </w:rPr>
                </w:rPrChange>
              </w:rPr>
              <w:t>No caso de moeda estrangeira deve ser preenchido de acordo com a norma ISO 4217.</w:t>
            </w:r>
          </w:p>
        </w:tc>
        <w:tc>
          <w:tcPr>
            <w:tcW w:w="127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0D5A1BE" w14:textId="77777777" w:rsidR="003F3EDE" w:rsidRPr="00FB0B06" w:rsidRDefault="003F3EDE" w:rsidP="0025185C">
            <w:pPr>
              <w:jc w:val="center"/>
              <w:rPr>
                <w:rFonts w:ascii="Arial" w:eastAsia="Times New Roman" w:hAnsi="Arial" w:cs="Arial"/>
                <w:spacing w:val="-1"/>
                <w:sz w:val="20"/>
                <w:szCs w:val="20"/>
                <w:rPrChange w:id="9444" w:author="Adelino Naquarta Sepalanga Domingos" w:date="2025-03-05T09:28:00Z" w16du:dateUtc="2025-03-05T08:28:00Z">
                  <w:rPr>
                    <w:rFonts w:ascii="Times New Roman" w:eastAsia="Times New Roman" w:hAnsi="Times New Roman"/>
                    <w:spacing w:val="-1"/>
                  </w:rPr>
                </w:rPrChange>
              </w:rPr>
            </w:pPr>
          </w:p>
          <w:p w14:paraId="4EAAFCF8" w14:textId="77777777" w:rsidR="003F3EDE" w:rsidRPr="00FB0B06" w:rsidRDefault="003F3EDE" w:rsidP="0025185C">
            <w:pPr>
              <w:jc w:val="center"/>
              <w:rPr>
                <w:rFonts w:ascii="Arial" w:eastAsia="Times New Roman" w:hAnsi="Arial" w:cs="Arial"/>
                <w:spacing w:val="-1"/>
                <w:sz w:val="20"/>
                <w:szCs w:val="20"/>
                <w:rPrChange w:id="9445"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446" w:author="Adelino Naquarta Sepalanga Domingos" w:date="2025-03-05T09:28:00Z" w16du:dateUtc="2025-03-05T08:28:00Z">
                  <w:rPr>
                    <w:rFonts w:ascii="Times New Roman" w:eastAsia="Times New Roman" w:hAnsi="Times New Roman"/>
                    <w:spacing w:val="-1"/>
                  </w:rPr>
                </w:rPrChange>
              </w:rPr>
              <w:t>Texto 3</w:t>
            </w:r>
          </w:p>
        </w:tc>
      </w:tr>
      <w:tr w:rsidR="003F3EDE" w:rsidRPr="00FB0B06" w14:paraId="29D3DD00" w14:textId="77777777" w:rsidTr="0025185C">
        <w:trPr>
          <w:trHeight w:val="1038"/>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DE2CC71" w14:textId="77777777" w:rsidR="003F3EDE" w:rsidRPr="00FB0B06" w:rsidRDefault="003F3EDE" w:rsidP="0025185C">
            <w:pPr>
              <w:jc w:val="center"/>
              <w:rPr>
                <w:rFonts w:ascii="Arial" w:eastAsia="Times New Roman" w:hAnsi="Arial" w:cs="Arial"/>
                <w:spacing w:val="-1"/>
                <w:sz w:val="20"/>
                <w:szCs w:val="20"/>
                <w:rPrChange w:id="9447"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448" w:author="Adelino Naquarta Sepalanga Domingos" w:date="2025-03-05T09:28:00Z" w16du:dateUtc="2025-03-05T08:28:00Z">
                  <w:rPr>
                    <w:rFonts w:ascii="Times New Roman" w:eastAsia="Times New Roman" w:hAnsi="Times New Roman"/>
                    <w:spacing w:val="-1"/>
                  </w:rPr>
                </w:rPrChange>
              </w:rPr>
              <w:t>4.4.4.15.5.2.</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0C9F6E0" w14:textId="77777777" w:rsidR="003F3EDE" w:rsidRPr="00FB0B06" w:rsidRDefault="003F3EDE" w:rsidP="0025185C">
            <w:pPr>
              <w:jc w:val="center"/>
              <w:rPr>
                <w:rFonts w:ascii="Arial" w:eastAsia="Times New Roman" w:hAnsi="Arial" w:cs="Arial"/>
                <w:spacing w:val="-1"/>
                <w:sz w:val="20"/>
                <w:szCs w:val="20"/>
                <w:rPrChange w:id="9449"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450" w:author="Adelino Naquarta Sepalanga Domingos" w:date="2025-03-05T09:28:00Z" w16du:dateUtc="2025-03-05T08:28: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F10B189" w14:textId="77777777" w:rsidR="003F3EDE" w:rsidRPr="00FB0B06" w:rsidRDefault="003F3EDE" w:rsidP="0025185C">
            <w:pPr>
              <w:rPr>
                <w:rFonts w:ascii="Arial" w:eastAsia="Times New Roman" w:hAnsi="Arial" w:cs="Arial"/>
                <w:spacing w:val="-1"/>
                <w:sz w:val="20"/>
                <w:szCs w:val="20"/>
                <w:rPrChange w:id="9451"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452" w:author="Adelino Naquarta Sepalanga Domingos" w:date="2025-03-05T09:28:00Z" w16du:dateUtc="2025-03-05T08:28:00Z">
                  <w:rPr>
                    <w:rFonts w:ascii="Times New Roman" w:eastAsia="Times New Roman" w:hAnsi="Times New Roman"/>
                    <w:spacing w:val="-1"/>
                  </w:rPr>
                </w:rPrChange>
              </w:rPr>
              <w:t>Valor total em moeda estrangeira (CurrencyAmount)</w:t>
            </w:r>
          </w:p>
        </w:tc>
        <w:tc>
          <w:tcPr>
            <w:tcW w:w="38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E77BD85" w14:textId="77777777" w:rsidR="003F3EDE" w:rsidRPr="00FB0B06" w:rsidRDefault="003F3EDE" w:rsidP="0025185C">
            <w:pPr>
              <w:rPr>
                <w:rFonts w:ascii="Arial" w:eastAsia="Times New Roman" w:hAnsi="Arial" w:cs="Arial"/>
                <w:spacing w:val="-1"/>
                <w:sz w:val="20"/>
                <w:szCs w:val="20"/>
                <w:rPrChange w:id="9453"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454" w:author="Adelino Naquarta Sepalanga Domingos" w:date="2025-03-05T09:28:00Z" w16du:dateUtc="2025-03-05T08:28:00Z">
                  <w:rPr>
                    <w:rFonts w:ascii="Times New Roman" w:eastAsia="Times New Roman" w:hAnsi="Times New Roman"/>
                    <w:spacing w:val="-1"/>
                  </w:rPr>
                </w:rPrChange>
              </w:rPr>
              <w:t>Valor do campo 4.4.4.15.3. – Total do documento com impostos (GrossTotal) na moeda original do documento.</w:t>
            </w:r>
          </w:p>
        </w:tc>
        <w:tc>
          <w:tcPr>
            <w:tcW w:w="127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62AE6E9B" w14:textId="77777777" w:rsidR="003F3EDE" w:rsidRPr="00FB0B06" w:rsidRDefault="003F3EDE" w:rsidP="0025185C">
            <w:pPr>
              <w:jc w:val="center"/>
              <w:rPr>
                <w:rFonts w:ascii="Arial" w:eastAsia="Times New Roman" w:hAnsi="Arial" w:cs="Arial"/>
                <w:spacing w:val="-1"/>
                <w:sz w:val="20"/>
                <w:szCs w:val="20"/>
                <w:rPrChange w:id="9455" w:author="Adelino Naquarta Sepalanga Domingos" w:date="2025-03-05T09:28:00Z" w16du:dateUtc="2025-03-05T08:28:00Z">
                  <w:rPr>
                    <w:rFonts w:ascii="Times New Roman" w:eastAsia="Times New Roman" w:hAnsi="Times New Roman"/>
                    <w:spacing w:val="-1"/>
                  </w:rPr>
                </w:rPrChange>
              </w:rPr>
            </w:pPr>
          </w:p>
          <w:p w14:paraId="58D62199" w14:textId="77777777" w:rsidR="003F3EDE" w:rsidRPr="00FB0B06" w:rsidRDefault="003F3EDE" w:rsidP="0025185C">
            <w:pPr>
              <w:jc w:val="center"/>
              <w:rPr>
                <w:rFonts w:ascii="Arial" w:eastAsia="Times New Roman" w:hAnsi="Arial" w:cs="Arial"/>
                <w:spacing w:val="-1"/>
                <w:sz w:val="20"/>
                <w:szCs w:val="20"/>
                <w:rPrChange w:id="9456"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457" w:author="Adelino Naquarta Sepalanga Domingos" w:date="2025-03-05T09:28:00Z" w16du:dateUtc="2025-03-05T08:28:00Z">
                  <w:rPr>
                    <w:rFonts w:ascii="Times New Roman" w:eastAsia="Times New Roman" w:hAnsi="Times New Roman"/>
                    <w:spacing w:val="-1"/>
                  </w:rPr>
                </w:rPrChange>
              </w:rPr>
              <w:t>Monetário</w:t>
            </w:r>
          </w:p>
        </w:tc>
      </w:tr>
      <w:tr w:rsidR="003F3EDE" w:rsidRPr="00FB0B06" w14:paraId="1FCB2975" w14:textId="77777777" w:rsidTr="0025185C">
        <w:trPr>
          <w:trHeight w:val="617"/>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FD20A7D" w14:textId="77777777" w:rsidR="003F3EDE" w:rsidRPr="00FB0B06" w:rsidRDefault="003F3EDE" w:rsidP="0025185C">
            <w:pPr>
              <w:jc w:val="center"/>
              <w:rPr>
                <w:rFonts w:ascii="Arial" w:eastAsia="Times New Roman" w:hAnsi="Arial" w:cs="Arial"/>
                <w:spacing w:val="-1"/>
                <w:sz w:val="20"/>
                <w:szCs w:val="20"/>
                <w:rPrChange w:id="9458"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459" w:author="Adelino Naquarta Sepalanga Domingos" w:date="2025-03-05T09:28:00Z" w16du:dateUtc="2025-03-05T08:28:00Z">
                  <w:rPr>
                    <w:rFonts w:ascii="Times New Roman" w:eastAsia="Times New Roman" w:hAnsi="Times New Roman"/>
                    <w:spacing w:val="-1"/>
                  </w:rPr>
                </w:rPrChange>
              </w:rPr>
              <w:t>4.4.4.15.5.3.</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7E92DCE" w14:textId="77777777" w:rsidR="003F3EDE" w:rsidRPr="00FB0B06" w:rsidRDefault="003F3EDE" w:rsidP="0025185C">
            <w:pPr>
              <w:jc w:val="center"/>
              <w:rPr>
                <w:rFonts w:ascii="Arial" w:eastAsia="Times New Roman" w:hAnsi="Arial" w:cs="Arial"/>
                <w:spacing w:val="-1"/>
                <w:sz w:val="20"/>
                <w:szCs w:val="20"/>
                <w:rPrChange w:id="9460"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461" w:author="Adelino Naquarta Sepalanga Domingos" w:date="2025-03-05T09:28:00Z" w16du:dateUtc="2025-03-05T08:28: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78F3437" w14:textId="77777777" w:rsidR="003F3EDE" w:rsidRPr="00FB0B06" w:rsidRDefault="003F3EDE" w:rsidP="0025185C">
            <w:pPr>
              <w:rPr>
                <w:rFonts w:ascii="Arial" w:eastAsia="Times New Roman" w:hAnsi="Arial" w:cs="Arial"/>
                <w:spacing w:val="-1"/>
                <w:sz w:val="20"/>
                <w:szCs w:val="20"/>
                <w:rPrChange w:id="9462"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463" w:author="Adelino Naquarta Sepalanga Domingos" w:date="2025-03-05T09:28:00Z" w16du:dateUtc="2025-03-05T08:28:00Z">
                  <w:rPr>
                    <w:rFonts w:ascii="Times New Roman" w:eastAsia="Times New Roman" w:hAnsi="Times New Roman"/>
                    <w:spacing w:val="-1"/>
                  </w:rPr>
                </w:rPrChange>
              </w:rPr>
              <w:t>Taxa de câmbio (ExchangeRate)</w:t>
            </w:r>
          </w:p>
        </w:tc>
        <w:tc>
          <w:tcPr>
            <w:tcW w:w="38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BD30FE6" w14:textId="77777777" w:rsidR="003F3EDE" w:rsidRPr="00FB0B06" w:rsidRDefault="003F3EDE" w:rsidP="0025185C">
            <w:pPr>
              <w:rPr>
                <w:rFonts w:ascii="Arial" w:eastAsia="Times New Roman" w:hAnsi="Arial" w:cs="Arial"/>
                <w:spacing w:val="-1"/>
                <w:sz w:val="20"/>
                <w:szCs w:val="20"/>
                <w:rPrChange w:id="9464"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465" w:author="Adelino Naquarta Sepalanga Domingos" w:date="2025-03-05T09:28:00Z" w16du:dateUtc="2025-03-05T08:28:00Z">
                  <w:rPr>
                    <w:rFonts w:ascii="Times New Roman" w:eastAsia="Times New Roman" w:hAnsi="Times New Roman"/>
                    <w:spacing w:val="-1"/>
                  </w:rPr>
                </w:rPrChange>
              </w:rPr>
              <w:t>Deve ser indicada a taxa de câmbio utilizada na conversão para AOA.</w:t>
            </w:r>
          </w:p>
        </w:tc>
        <w:tc>
          <w:tcPr>
            <w:tcW w:w="127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B15D64D" w14:textId="77777777" w:rsidR="003F3EDE" w:rsidRPr="00FB0B06" w:rsidRDefault="003F3EDE" w:rsidP="0025185C">
            <w:pPr>
              <w:jc w:val="center"/>
              <w:rPr>
                <w:rFonts w:ascii="Arial" w:eastAsia="Times New Roman" w:hAnsi="Arial" w:cs="Arial"/>
                <w:spacing w:val="-1"/>
                <w:sz w:val="20"/>
                <w:szCs w:val="20"/>
                <w:rPrChange w:id="9466"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467" w:author="Adelino Naquarta Sepalanga Domingos" w:date="2025-03-05T09:28:00Z" w16du:dateUtc="2025-03-05T08:28:00Z">
                  <w:rPr>
                    <w:rFonts w:ascii="Times New Roman" w:eastAsia="Times New Roman" w:hAnsi="Times New Roman"/>
                    <w:spacing w:val="-1"/>
                  </w:rPr>
                </w:rPrChange>
              </w:rPr>
              <w:t>Decimal</w:t>
            </w:r>
          </w:p>
        </w:tc>
      </w:tr>
      <w:tr w:rsidR="003F3EDE" w:rsidRPr="00FB0B06" w14:paraId="0A03B919" w14:textId="77777777" w:rsidTr="0025185C">
        <w:trPr>
          <w:trHeight w:val="708"/>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50022D0B" w14:textId="77777777" w:rsidR="003F3EDE" w:rsidRPr="00FB0B06" w:rsidRDefault="003F3EDE" w:rsidP="0025185C">
            <w:pPr>
              <w:jc w:val="center"/>
              <w:rPr>
                <w:rFonts w:ascii="Arial" w:eastAsia="Times New Roman" w:hAnsi="Arial" w:cs="Arial"/>
                <w:spacing w:val="-1"/>
                <w:sz w:val="20"/>
                <w:szCs w:val="20"/>
                <w:rPrChange w:id="9468"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469" w:author="Adelino Naquarta Sepalanga Domingos" w:date="2025-03-05T09:28:00Z" w16du:dateUtc="2025-03-05T08:28:00Z">
                  <w:rPr>
                    <w:rFonts w:ascii="Times New Roman" w:eastAsia="Times New Roman" w:hAnsi="Times New Roman"/>
                    <w:spacing w:val="-1"/>
                  </w:rPr>
                </w:rPrChange>
              </w:rPr>
              <w:t>4.4.4.16.</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7E86DA08" w14:textId="77777777" w:rsidR="003F3EDE" w:rsidRPr="00FB0B06" w:rsidRDefault="003F3EDE" w:rsidP="0025185C">
            <w:pPr>
              <w:jc w:val="center"/>
              <w:rPr>
                <w:rFonts w:ascii="Arial" w:eastAsia="Times New Roman" w:hAnsi="Arial" w:cs="Arial"/>
                <w:spacing w:val="-1"/>
                <w:sz w:val="20"/>
                <w:szCs w:val="20"/>
                <w:rPrChange w:id="9470" w:author="Adelino Naquarta Sepalanga Domingos" w:date="2025-03-05T09:28:00Z" w16du:dateUtc="2025-03-05T08:28: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6675959" w14:textId="77777777" w:rsidR="003F3EDE" w:rsidRPr="00FB0B06" w:rsidRDefault="003F3EDE" w:rsidP="0025185C">
            <w:pPr>
              <w:rPr>
                <w:rFonts w:ascii="Arial" w:eastAsia="Times New Roman" w:hAnsi="Arial" w:cs="Arial"/>
                <w:spacing w:val="-1"/>
                <w:sz w:val="20"/>
                <w:szCs w:val="20"/>
                <w:rPrChange w:id="9471"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472" w:author="Adelino Naquarta Sepalanga Domingos" w:date="2025-03-05T09:28:00Z" w16du:dateUtc="2025-03-05T08:28:00Z">
                  <w:rPr>
                    <w:rFonts w:ascii="Times New Roman" w:eastAsia="Times New Roman" w:hAnsi="Times New Roman"/>
                    <w:spacing w:val="-1"/>
                  </w:rPr>
                </w:rPrChange>
              </w:rPr>
              <w:t>Retenção na fonte (WithholdingTax)</w:t>
            </w:r>
          </w:p>
        </w:tc>
        <w:tc>
          <w:tcPr>
            <w:tcW w:w="38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5DB694D" w14:textId="77777777" w:rsidR="003F3EDE" w:rsidRPr="00FB0B06" w:rsidRDefault="003F3EDE" w:rsidP="0025185C">
            <w:pPr>
              <w:rPr>
                <w:rFonts w:ascii="Arial" w:eastAsia="Times New Roman" w:hAnsi="Arial" w:cs="Arial"/>
                <w:spacing w:val="-1"/>
                <w:sz w:val="20"/>
                <w:szCs w:val="20"/>
                <w:rPrChange w:id="9473" w:author="Adelino Naquarta Sepalanga Domingos" w:date="2025-03-05T09:28:00Z" w16du:dateUtc="2025-03-05T08:28:00Z">
                  <w:rPr>
                    <w:rFonts w:ascii="Times New Roman" w:eastAsia="Times New Roman" w:hAnsi="Times New Roman"/>
                    <w:spacing w:val="-1"/>
                  </w:rPr>
                </w:rPrChange>
              </w:rPr>
            </w:pPr>
          </w:p>
        </w:tc>
        <w:tc>
          <w:tcPr>
            <w:tcW w:w="127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D636AC5" w14:textId="77777777" w:rsidR="003F3EDE" w:rsidRPr="00FB0B06" w:rsidRDefault="003F3EDE" w:rsidP="0025185C">
            <w:pPr>
              <w:jc w:val="center"/>
              <w:rPr>
                <w:rFonts w:ascii="Arial" w:eastAsia="Times New Roman" w:hAnsi="Arial" w:cs="Arial"/>
                <w:spacing w:val="-1"/>
                <w:sz w:val="20"/>
                <w:szCs w:val="20"/>
                <w:rPrChange w:id="9474"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475" w:author="Adelino Naquarta Sepalanga Domingos" w:date="2025-03-05T09:28:00Z" w16du:dateUtc="2025-03-05T08:28:00Z">
                  <w:rPr>
                    <w:rFonts w:ascii="Times New Roman" w:eastAsia="Times New Roman" w:hAnsi="Times New Roman"/>
                    <w:spacing w:val="-1"/>
                  </w:rPr>
                </w:rPrChange>
              </w:rPr>
              <w:t>Não Aplicável</w:t>
            </w:r>
          </w:p>
        </w:tc>
      </w:tr>
      <w:tr w:rsidR="003F3EDE" w:rsidRPr="00FB0B06" w14:paraId="6C1D14DF" w14:textId="77777777" w:rsidTr="0025185C">
        <w:trPr>
          <w:trHeight w:val="2168"/>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BE0AA08" w14:textId="77777777" w:rsidR="003F3EDE" w:rsidRPr="00FB0B06" w:rsidRDefault="003F3EDE" w:rsidP="0025185C">
            <w:pPr>
              <w:jc w:val="center"/>
              <w:rPr>
                <w:rFonts w:ascii="Arial" w:eastAsia="Times New Roman" w:hAnsi="Arial" w:cs="Arial"/>
                <w:spacing w:val="-1"/>
                <w:sz w:val="20"/>
                <w:szCs w:val="20"/>
                <w:rPrChange w:id="9476" w:author="Adelino Naquarta Sepalanga Domingos" w:date="2025-03-05T09:28:00Z" w16du:dateUtc="2025-03-05T08:28:00Z">
                  <w:rPr>
                    <w:rFonts w:ascii="Times New Roman" w:eastAsia="Times New Roman" w:hAnsi="Times New Roman"/>
                    <w:spacing w:val="-1"/>
                  </w:rPr>
                </w:rPrChange>
              </w:rPr>
            </w:pPr>
          </w:p>
          <w:p w14:paraId="04E7C65B" w14:textId="77777777" w:rsidR="003F3EDE" w:rsidRPr="00FB0B06" w:rsidRDefault="003F3EDE" w:rsidP="0025185C">
            <w:pPr>
              <w:jc w:val="center"/>
              <w:rPr>
                <w:rFonts w:ascii="Arial" w:eastAsia="Times New Roman" w:hAnsi="Arial" w:cs="Arial"/>
                <w:spacing w:val="-1"/>
                <w:sz w:val="20"/>
                <w:szCs w:val="20"/>
                <w:rPrChange w:id="9477" w:author="Adelino Naquarta Sepalanga Domingos" w:date="2025-03-05T09:28:00Z" w16du:dateUtc="2025-03-05T08:28:00Z">
                  <w:rPr>
                    <w:rFonts w:ascii="Times New Roman" w:eastAsia="Times New Roman" w:hAnsi="Times New Roman"/>
                    <w:spacing w:val="-1"/>
                  </w:rPr>
                </w:rPrChange>
              </w:rPr>
            </w:pPr>
          </w:p>
          <w:p w14:paraId="4AB1558B" w14:textId="77777777" w:rsidR="003F3EDE" w:rsidRPr="00FB0B06" w:rsidRDefault="003F3EDE" w:rsidP="0025185C">
            <w:pPr>
              <w:jc w:val="center"/>
              <w:rPr>
                <w:rFonts w:ascii="Arial" w:eastAsia="Times New Roman" w:hAnsi="Arial" w:cs="Arial"/>
                <w:spacing w:val="-1"/>
                <w:sz w:val="20"/>
                <w:szCs w:val="20"/>
                <w:rPrChange w:id="9478"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479" w:author="Adelino Naquarta Sepalanga Domingos" w:date="2025-03-05T09:28:00Z" w16du:dateUtc="2025-03-05T08:28:00Z">
                  <w:rPr>
                    <w:rFonts w:ascii="Times New Roman" w:eastAsia="Times New Roman" w:hAnsi="Times New Roman"/>
                    <w:spacing w:val="-1"/>
                  </w:rPr>
                </w:rPrChange>
              </w:rPr>
              <w:t>4.4.4.16.1.</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02B9016" w14:textId="77777777" w:rsidR="003F3EDE" w:rsidRPr="00FB0B06" w:rsidRDefault="003F3EDE" w:rsidP="0025185C">
            <w:pPr>
              <w:jc w:val="center"/>
              <w:rPr>
                <w:rFonts w:ascii="Arial" w:eastAsia="Times New Roman" w:hAnsi="Arial" w:cs="Arial"/>
                <w:spacing w:val="-1"/>
                <w:sz w:val="20"/>
                <w:szCs w:val="20"/>
                <w:rPrChange w:id="9480" w:author="Adelino Naquarta Sepalanga Domingos" w:date="2025-03-05T09:28:00Z" w16du:dateUtc="2025-03-05T08:28:00Z">
                  <w:rPr>
                    <w:rFonts w:ascii="Times New Roman" w:eastAsia="Times New Roman" w:hAnsi="Times New Roman"/>
                    <w:spacing w:val="-1"/>
                  </w:rPr>
                </w:rPrChange>
              </w:rPr>
            </w:pPr>
          </w:p>
          <w:p w14:paraId="7243669E" w14:textId="77777777" w:rsidR="003F3EDE" w:rsidRPr="00FB0B06" w:rsidRDefault="003F3EDE" w:rsidP="0025185C">
            <w:pPr>
              <w:jc w:val="center"/>
              <w:rPr>
                <w:rFonts w:ascii="Arial" w:eastAsia="Times New Roman" w:hAnsi="Arial" w:cs="Arial"/>
                <w:spacing w:val="-1"/>
                <w:sz w:val="20"/>
                <w:szCs w:val="20"/>
                <w:rPrChange w:id="9481" w:author="Adelino Naquarta Sepalanga Domingos" w:date="2025-03-05T09:28:00Z" w16du:dateUtc="2025-03-05T08:28:00Z">
                  <w:rPr>
                    <w:rFonts w:ascii="Times New Roman" w:eastAsia="Times New Roman" w:hAnsi="Times New Roman"/>
                    <w:spacing w:val="-1"/>
                  </w:rPr>
                </w:rPrChange>
              </w:rPr>
            </w:pPr>
          </w:p>
          <w:p w14:paraId="1EC4B84E" w14:textId="77777777" w:rsidR="003F3EDE" w:rsidRPr="00FB0B06" w:rsidRDefault="003F3EDE" w:rsidP="0025185C">
            <w:pPr>
              <w:jc w:val="center"/>
              <w:rPr>
                <w:rFonts w:ascii="Arial" w:eastAsia="Times New Roman" w:hAnsi="Arial" w:cs="Arial"/>
                <w:spacing w:val="-1"/>
                <w:sz w:val="20"/>
                <w:szCs w:val="20"/>
                <w:rPrChange w:id="9482"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483" w:author="Adelino Naquarta Sepalanga Domingos" w:date="2025-03-05T09:28:00Z" w16du:dateUtc="2025-03-05T08:28: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BDF5A61" w14:textId="77777777" w:rsidR="003F3EDE" w:rsidRPr="00FB0B06" w:rsidRDefault="003F3EDE" w:rsidP="0025185C">
            <w:pPr>
              <w:rPr>
                <w:rFonts w:ascii="Arial" w:eastAsia="Times New Roman" w:hAnsi="Arial" w:cs="Arial"/>
                <w:spacing w:val="-1"/>
                <w:sz w:val="20"/>
                <w:szCs w:val="20"/>
                <w:rPrChange w:id="9484" w:author="Adelino Naquarta Sepalanga Domingos" w:date="2025-03-05T09:28:00Z" w16du:dateUtc="2025-03-05T08:28:00Z">
                  <w:rPr>
                    <w:rFonts w:ascii="Times New Roman" w:eastAsia="Times New Roman" w:hAnsi="Times New Roman"/>
                    <w:spacing w:val="-1"/>
                  </w:rPr>
                </w:rPrChange>
              </w:rPr>
            </w:pPr>
          </w:p>
          <w:p w14:paraId="429B3778" w14:textId="77777777" w:rsidR="003F3EDE" w:rsidRPr="00FB0B06" w:rsidRDefault="003F3EDE" w:rsidP="0025185C">
            <w:pPr>
              <w:rPr>
                <w:rFonts w:ascii="Arial" w:eastAsia="Times New Roman" w:hAnsi="Arial" w:cs="Arial"/>
                <w:spacing w:val="-1"/>
                <w:sz w:val="20"/>
                <w:szCs w:val="20"/>
                <w:rPrChange w:id="9485" w:author="Adelino Naquarta Sepalanga Domingos" w:date="2025-03-05T09:28:00Z" w16du:dateUtc="2025-03-05T08:28:00Z">
                  <w:rPr>
                    <w:rFonts w:ascii="Times New Roman" w:eastAsia="Times New Roman" w:hAnsi="Times New Roman"/>
                    <w:spacing w:val="-1"/>
                  </w:rPr>
                </w:rPrChange>
              </w:rPr>
            </w:pPr>
          </w:p>
          <w:p w14:paraId="57ABD6BA" w14:textId="77777777" w:rsidR="003F3EDE" w:rsidRPr="00FB0B06" w:rsidRDefault="003F3EDE" w:rsidP="0025185C">
            <w:pPr>
              <w:rPr>
                <w:rFonts w:ascii="Arial" w:eastAsia="Times New Roman" w:hAnsi="Arial" w:cs="Arial"/>
                <w:spacing w:val="-1"/>
                <w:sz w:val="20"/>
                <w:szCs w:val="20"/>
                <w:rPrChange w:id="9486"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487" w:author="Adelino Naquarta Sepalanga Domingos" w:date="2025-03-05T09:28:00Z" w16du:dateUtc="2025-03-05T08:28:00Z">
                  <w:rPr>
                    <w:rFonts w:ascii="Times New Roman" w:eastAsia="Times New Roman" w:hAnsi="Times New Roman"/>
                    <w:spacing w:val="-1"/>
                  </w:rPr>
                </w:rPrChange>
              </w:rPr>
              <w:t>Código do tipo de imposto retido (WithholdingTaxType)</w:t>
            </w:r>
          </w:p>
        </w:tc>
        <w:tc>
          <w:tcPr>
            <w:tcW w:w="38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6597921" w14:textId="77777777" w:rsidR="003F3EDE" w:rsidRPr="00FB0B06" w:rsidRDefault="003F3EDE" w:rsidP="0025185C">
            <w:pPr>
              <w:rPr>
                <w:rFonts w:ascii="Arial" w:eastAsia="Times New Roman" w:hAnsi="Arial" w:cs="Arial"/>
                <w:spacing w:val="-1"/>
                <w:sz w:val="20"/>
                <w:szCs w:val="20"/>
                <w:rPrChange w:id="9488"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489" w:author="Adelino Naquarta Sepalanga Domingos" w:date="2025-03-05T09:28:00Z" w16du:dateUtc="2025-03-05T08:28:00Z">
                  <w:rPr>
                    <w:rFonts w:ascii="Times New Roman" w:eastAsia="Times New Roman" w:hAnsi="Times New Roman"/>
                    <w:spacing w:val="-1"/>
                  </w:rPr>
                </w:rPrChange>
              </w:rPr>
              <w:t>Neste campo deve ser indicado o tipo de imposto retido, preenchendo-o com:</w:t>
            </w:r>
          </w:p>
          <w:p w14:paraId="6188E5D7" w14:textId="77777777" w:rsidR="003F3EDE" w:rsidRPr="00FB0B06" w:rsidRDefault="003F3EDE" w:rsidP="0025185C">
            <w:pPr>
              <w:spacing w:after="0"/>
              <w:rPr>
                <w:rFonts w:ascii="Arial" w:eastAsia="Times New Roman" w:hAnsi="Arial" w:cs="Arial"/>
                <w:spacing w:val="-1"/>
                <w:sz w:val="20"/>
                <w:szCs w:val="20"/>
                <w:rPrChange w:id="9490"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491" w:author="Adelino Naquarta Sepalanga Domingos" w:date="2025-03-05T09:28:00Z" w16du:dateUtc="2025-03-05T08:28:00Z">
                  <w:rPr>
                    <w:rFonts w:ascii="Times New Roman" w:eastAsia="Times New Roman" w:hAnsi="Times New Roman"/>
                    <w:spacing w:val="-1"/>
                  </w:rPr>
                </w:rPrChange>
              </w:rPr>
              <w:t>“IRT” – Imposto sobre o rendimento de trabalho;</w:t>
            </w:r>
          </w:p>
          <w:p w14:paraId="5BE656E0" w14:textId="77777777" w:rsidR="003F3EDE" w:rsidRPr="00FB0B06" w:rsidRDefault="003F3EDE" w:rsidP="0025185C">
            <w:pPr>
              <w:spacing w:after="0"/>
              <w:rPr>
                <w:rFonts w:ascii="Arial" w:eastAsia="Times New Roman" w:hAnsi="Arial" w:cs="Arial"/>
                <w:spacing w:val="-1"/>
                <w:sz w:val="20"/>
                <w:szCs w:val="20"/>
                <w:rPrChange w:id="9492"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493" w:author="Adelino Naquarta Sepalanga Domingos" w:date="2025-03-05T09:28:00Z" w16du:dateUtc="2025-03-05T08:28:00Z">
                  <w:rPr>
                    <w:rFonts w:ascii="Times New Roman" w:eastAsia="Times New Roman" w:hAnsi="Times New Roman"/>
                    <w:spacing w:val="-1"/>
                  </w:rPr>
                </w:rPrChange>
              </w:rPr>
              <w:t>“II” – Imposto industrial;</w:t>
            </w:r>
          </w:p>
          <w:p w14:paraId="2E9FAD30" w14:textId="77777777" w:rsidR="003F3EDE" w:rsidRPr="00FB0B06" w:rsidRDefault="003F3EDE" w:rsidP="0025185C">
            <w:pPr>
              <w:spacing w:after="0"/>
              <w:rPr>
                <w:rFonts w:ascii="Arial" w:eastAsia="Times New Roman" w:hAnsi="Arial" w:cs="Arial"/>
                <w:spacing w:val="-1"/>
                <w:sz w:val="20"/>
                <w:szCs w:val="20"/>
                <w:rPrChange w:id="9494"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495" w:author="Adelino Naquarta Sepalanga Domingos" w:date="2025-03-05T09:28:00Z" w16du:dateUtc="2025-03-05T08:28:00Z">
                  <w:rPr>
                    <w:rFonts w:ascii="Times New Roman" w:eastAsia="Times New Roman" w:hAnsi="Times New Roman"/>
                    <w:spacing w:val="-1"/>
                  </w:rPr>
                </w:rPrChange>
              </w:rPr>
              <w:t>“IS” – Imposto do selo;</w:t>
            </w:r>
          </w:p>
          <w:p w14:paraId="3EC3CDCC" w14:textId="77777777" w:rsidR="003F3EDE" w:rsidRPr="00FB0B06" w:rsidRDefault="003F3EDE" w:rsidP="0025185C">
            <w:pPr>
              <w:spacing w:after="0"/>
              <w:rPr>
                <w:rFonts w:ascii="Arial" w:eastAsia="Times New Roman" w:hAnsi="Arial" w:cs="Arial"/>
                <w:spacing w:val="-1"/>
                <w:sz w:val="20"/>
                <w:szCs w:val="20"/>
                <w:rPrChange w:id="9496"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497" w:author="Adelino Naquarta Sepalanga Domingos" w:date="2025-03-05T09:28:00Z" w16du:dateUtc="2025-03-05T08:28:00Z">
                  <w:rPr>
                    <w:rFonts w:ascii="Times New Roman" w:eastAsia="Times New Roman" w:hAnsi="Times New Roman"/>
                    <w:spacing w:val="-1"/>
                  </w:rPr>
                </w:rPrChange>
              </w:rPr>
              <w:t>“IVA” – IVA Cativo;</w:t>
            </w:r>
          </w:p>
          <w:p w14:paraId="78BAF042" w14:textId="77777777" w:rsidR="003F3EDE" w:rsidRPr="00FB0B06" w:rsidRDefault="003F3EDE" w:rsidP="0025185C">
            <w:pPr>
              <w:spacing w:after="0"/>
              <w:rPr>
                <w:rFonts w:ascii="Arial" w:eastAsia="Times New Roman" w:hAnsi="Arial" w:cs="Arial"/>
                <w:spacing w:val="-1"/>
                <w:sz w:val="20"/>
                <w:szCs w:val="20"/>
                <w:rPrChange w:id="9498"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499" w:author="Adelino Naquarta Sepalanga Domingos" w:date="2025-03-05T09:28:00Z" w16du:dateUtc="2025-03-05T08:28:00Z">
                  <w:rPr>
                    <w:rFonts w:ascii="Times New Roman" w:eastAsia="Times New Roman" w:hAnsi="Times New Roman"/>
                    <w:spacing w:val="-1"/>
                  </w:rPr>
                </w:rPrChange>
              </w:rPr>
              <w:t>“IP” – Imposto predial;</w:t>
            </w:r>
          </w:p>
          <w:p w14:paraId="36A01C6C" w14:textId="77777777" w:rsidR="003F3EDE" w:rsidRPr="00FB0B06" w:rsidRDefault="003F3EDE" w:rsidP="0025185C">
            <w:pPr>
              <w:spacing w:after="0"/>
              <w:rPr>
                <w:rFonts w:ascii="Arial" w:eastAsia="Times New Roman" w:hAnsi="Arial" w:cs="Arial"/>
                <w:spacing w:val="-1"/>
                <w:sz w:val="20"/>
                <w:szCs w:val="20"/>
                <w:rPrChange w:id="9500"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501" w:author="Adelino Naquarta Sepalanga Domingos" w:date="2025-03-05T09:28:00Z" w16du:dateUtc="2025-03-05T08:28:00Z">
                  <w:rPr>
                    <w:rFonts w:ascii="Times New Roman" w:eastAsia="Times New Roman" w:hAnsi="Times New Roman"/>
                    <w:spacing w:val="-1"/>
                  </w:rPr>
                </w:rPrChange>
              </w:rPr>
              <w:t>“IAC” – Imposto sobre a aplicação de capitais</w:t>
            </w:r>
          </w:p>
          <w:p w14:paraId="376F2C3C" w14:textId="77777777" w:rsidR="003F3EDE" w:rsidRPr="00FB0B06" w:rsidRDefault="003F3EDE" w:rsidP="0025185C">
            <w:pPr>
              <w:spacing w:after="0"/>
              <w:rPr>
                <w:rFonts w:ascii="Arial" w:eastAsia="Times New Roman" w:hAnsi="Arial" w:cs="Arial"/>
                <w:spacing w:val="-1"/>
                <w:sz w:val="20"/>
                <w:szCs w:val="20"/>
                <w:rPrChange w:id="9502"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503" w:author="Adelino Naquarta Sepalanga Domingos" w:date="2025-03-05T09:28:00Z" w16du:dateUtc="2025-03-05T08:28:00Z">
                  <w:rPr>
                    <w:rFonts w:ascii="Times New Roman" w:eastAsia="Times New Roman" w:hAnsi="Times New Roman"/>
                    <w:spacing w:val="-1"/>
                  </w:rPr>
                </w:rPrChange>
              </w:rPr>
              <w:t>“OU” – Outros tipos de imposto retidos</w:t>
            </w:r>
          </w:p>
        </w:tc>
        <w:tc>
          <w:tcPr>
            <w:tcW w:w="127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F00BAD6" w14:textId="77777777" w:rsidR="003F3EDE" w:rsidRPr="00FB0B06" w:rsidRDefault="003F3EDE" w:rsidP="0025185C">
            <w:pPr>
              <w:jc w:val="center"/>
              <w:rPr>
                <w:rFonts w:ascii="Arial" w:eastAsia="Times New Roman" w:hAnsi="Arial" w:cs="Arial"/>
                <w:spacing w:val="-1"/>
                <w:sz w:val="20"/>
                <w:szCs w:val="20"/>
                <w:rPrChange w:id="9504" w:author="Adelino Naquarta Sepalanga Domingos" w:date="2025-03-05T09:28:00Z" w16du:dateUtc="2025-03-05T08:28:00Z">
                  <w:rPr>
                    <w:rFonts w:ascii="Times New Roman" w:eastAsia="Times New Roman" w:hAnsi="Times New Roman"/>
                    <w:spacing w:val="-1"/>
                  </w:rPr>
                </w:rPrChange>
              </w:rPr>
            </w:pPr>
          </w:p>
          <w:p w14:paraId="1A0C70B2" w14:textId="77777777" w:rsidR="003F3EDE" w:rsidRPr="00FB0B06" w:rsidRDefault="003F3EDE" w:rsidP="0025185C">
            <w:pPr>
              <w:jc w:val="center"/>
              <w:rPr>
                <w:rFonts w:ascii="Arial" w:eastAsia="Times New Roman" w:hAnsi="Arial" w:cs="Arial"/>
                <w:spacing w:val="-1"/>
                <w:sz w:val="20"/>
                <w:szCs w:val="20"/>
                <w:rPrChange w:id="9505" w:author="Adelino Naquarta Sepalanga Domingos" w:date="2025-03-05T09:28:00Z" w16du:dateUtc="2025-03-05T08:28:00Z">
                  <w:rPr>
                    <w:rFonts w:ascii="Times New Roman" w:eastAsia="Times New Roman" w:hAnsi="Times New Roman"/>
                    <w:spacing w:val="-1"/>
                  </w:rPr>
                </w:rPrChange>
              </w:rPr>
            </w:pPr>
          </w:p>
          <w:p w14:paraId="6A4C250B" w14:textId="77777777" w:rsidR="003F3EDE" w:rsidRPr="00FB0B06" w:rsidRDefault="003F3EDE" w:rsidP="0025185C">
            <w:pPr>
              <w:jc w:val="center"/>
              <w:rPr>
                <w:rFonts w:ascii="Arial" w:eastAsia="Times New Roman" w:hAnsi="Arial" w:cs="Arial"/>
                <w:spacing w:val="-1"/>
                <w:sz w:val="20"/>
                <w:szCs w:val="20"/>
                <w:rPrChange w:id="9506" w:author="Adelino Naquarta Sepalanga Domingos" w:date="2025-03-05T09:28:00Z" w16du:dateUtc="2025-03-05T08:28:00Z">
                  <w:rPr>
                    <w:rFonts w:ascii="Times New Roman" w:eastAsia="Times New Roman" w:hAnsi="Times New Roman"/>
                    <w:spacing w:val="-1"/>
                  </w:rPr>
                </w:rPrChange>
              </w:rPr>
            </w:pPr>
          </w:p>
          <w:p w14:paraId="063602AC" w14:textId="77777777" w:rsidR="003F3EDE" w:rsidRPr="00FB0B06" w:rsidRDefault="003F3EDE" w:rsidP="0025185C">
            <w:pPr>
              <w:jc w:val="center"/>
              <w:rPr>
                <w:rFonts w:ascii="Arial" w:eastAsia="Times New Roman" w:hAnsi="Arial" w:cs="Arial"/>
                <w:spacing w:val="-1"/>
                <w:sz w:val="20"/>
                <w:szCs w:val="20"/>
                <w:rPrChange w:id="9507" w:author="Adelino Naquarta Sepalanga Domingos" w:date="2025-03-05T09:28:00Z" w16du:dateUtc="2025-03-05T08:28:00Z">
                  <w:rPr>
                    <w:rFonts w:ascii="Times New Roman" w:eastAsia="Times New Roman" w:hAnsi="Times New Roman"/>
                    <w:spacing w:val="-1"/>
                  </w:rPr>
                </w:rPrChange>
              </w:rPr>
            </w:pPr>
          </w:p>
          <w:p w14:paraId="611134A2" w14:textId="77777777" w:rsidR="003F3EDE" w:rsidRPr="00FB0B06" w:rsidRDefault="003F3EDE" w:rsidP="0025185C">
            <w:pPr>
              <w:jc w:val="center"/>
              <w:rPr>
                <w:rFonts w:ascii="Arial" w:eastAsia="Times New Roman" w:hAnsi="Arial" w:cs="Arial"/>
                <w:spacing w:val="-1"/>
                <w:sz w:val="20"/>
                <w:szCs w:val="20"/>
                <w:rPrChange w:id="9508"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509" w:author="Adelino Naquarta Sepalanga Domingos" w:date="2025-03-05T09:28:00Z" w16du:dateUtc="2025-03-05T08:28:00Z">
                  <w:rPr>
                    <w:rFonts w:ascii="Times New Roman" w:eastAsia="Times New Roman" w:hAnsi="Times New Roman"/>
                    <w:spacing w:val="-1"/>
                  </w:rPr>
                </w:rPrChange>
              </w:rPr>
              <w:t>Texto 3</w:t>
            </w:r>
          </w:p>
        </w:tc>
      </w:tr>
      <w:tr w:rsidR="003F3EDE" w:rsidRPr="00FB0B06" w14:paraId="2BC40A24" w14:textId="77777777" w:rsidTr="0025185C">
        <w:trPr>
          <w:trHeight w:val="764"/>
        </w:trPr>
        <w:tc>
          <w:tcPr>
            <w:tcW w:w="15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32B6B00A" w14:textId="77777777" w:rsidR="003F3EDE" w:rsidRPr="00FB0B06" w:rsidRDefault="003F3EDE" w:rsidP="0025185C">
            <w:pPr>
              <w:jc w:val="center"/>
              <w:rPr>
                <w:rFonts w:ascii="Arial" w:eastAsia="Times New Roman" w:hAnsi="Arial" w:cs="Arial"/>
                <w:spacing w:val="-1"/>
                <w:sz w:val="20"/>
                <w:szCs w:val="20"/>
                <w:rPrChange w:id="9510" w:author="Adelino Naquarta Sepalanga Domingos" w:date="2025-03-05T09:28:00Z" w16du:dateUtc="2025-03-05T08:28:00Z">
                  <w:rPr>
                    <w:rFonts w:ascii="Times New Roman" w:eastAsia="Times New Roman" w:hAnsi="Times New Roman"/>
                    <w:spacing w:val="-1"/>
                  </w:rPr>
                </w:rPrChange>
              </w:rPr>
            </w:pPr>
          </w:p>
          <w:p w14:paraId="258C4162" w14:textId="77777777" w:rsidR="003F3EDE" w:rsidRPr="00FB0B06" w:rsidRDefault="003F3EDE" w:rsidP="0025185C">
            <w:pPr>
              <w:jc w:val="center"/>
              <w:rPr>
                <w:rFonts w:ascii="Arial" w:eastAsia="Times New Roman" w:hAnsi="Arial" w:cs="Arial"/>
                <w:spacing w:val="-1"/>
                <w:sz w:val="20"/>
                <w:szCs w:val="20"/>
                <w:rPrChange w:id="9511" w:author="Adelino Naquarta Sepalanga Domingos" w:date="2025-03-05T09:28:00Z" w16du:dateUtc="2025-03-05T08:28:00Z">
                  <w:rPr>
                    <w:rFonts w:ascii="Times New Roman" w:eastAsia="Times New Roman" w:hAnsi="Times New Roman"/>
                    <w:spacing w:val="-1"/>
                  </w:rPr>
                </w:rPrChange>
              </w:rPr>
            </w:pPr>
          </w:p>
          <w:p w14:paraId="10B50699" w14:textId="77777777" w:rsidR="003F3EDE" w:rsidRPr="00FB0B06" w:rsidRDefault="003F3EDE" w:rsidP="0025185C">
            <w:pPr>
              <w:jc w:val="center"/>
              <w:rPr>
                <w:rFonts w:ascii="Arial" w:eastAsia="Times New Roman" w:hAnsi="Arial" w:cs="Arial"/>
                <w:spacing w:val="-1"/>
                <w:sz w:val="20"/>
                <w:szCs w:val="20"/>
                <w:rPrChange w:id="9512"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513" w:author="Adelino Naquarta Sepalanga Domingos" w:date="2025-03-05T09:28:00Z" w16du:dateUtc="2025-03-05T08:28:00Z">
                  <w:rPr>
                    <w:rFonts w:ascii="Times New Roman" w:eastAsia="Times New Roman" w:hAnsi="Times New Roman"/>
                    <w:spacing w:val="-1"/>
                  </w:rPr>
                </w:rPrChange>
              </w:rPr>
              <w:t>4.4.4.16.2.</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BCAE5B1" w14:textId="77777777" w:rsidR="003F3EDE" w:rsidRPr="00FB0B06" w:rsidRDefault="003F3EDE" w:rsidP="0025185C">
            <w:pPr>
              <w:jc w:val="center"/>
              <w:rPr>
                <w:rFonts w:ascii="Arial" w:eastAsia="Times New Roman" w:hAnsi="Arial" w:cs="Arial"/>
                <w:spacing w:val="-1"/>
                <w:sz w:val="20"/>
                <w:szCs w:val="20"/>
                <w:rPrChange w:id="9514" w:author="Adelino Naquarta Sepalanga Domingos" w:date="2025-03-05T09:28:00Z" w16du:dateUtc="2025-03-05T08:28:00Z">
                  <w:rPr>
                    <w:rFonts w:ascii="Times New Roman" w:eastAsia="Times New Roman" w:hAnsi="Times New Roman"/>
                    <w:spacing w:val="-1"/>
                  </w:rPr>
                </w:rPrChange>
              </w:rPr>
            </w:pPr>
          </w:p>
          <w:p w14:paraId="01DA5D12" w14:textId="77777777" w:rsidR="003F3EDE" w:rsidRPr="00FB0B06" w:rsidRDefault="003F3EDE" w:rsidP="0025185C">
            <w:pPr>
              <w:jc w:val="center"/>
              <w:rPr>
                <w:rFonts w:ascii="Arial" w:eastAsia="Times New Roman" w:hAnsi="Arial" w:cs="Arial"/>
                <w:spacing w:val="-1"/>
                <w:sz w:val="20"/>
                <w:szCs w:val="20"/>
                <w:rPrChange w:id="9515" w:author="Adelino Naquarta Sepalanga Domingos" w:date="2025-03-05T09:28:00Z" w16du:dateUtc="2025-03-05T08:28:00Z">
                  <w:rPr>
                    <w:rFonts w:ascii="Times New Roman" w:eastAsia="Times New Roman" w:hAnsi="Times New Roman"/>
                    <w:spacing w:val="-1"/>
                  </w:rPr>
                </w:rPrChange>
              </w:rPr>
            </w:pPr>
          </w:p>
          <w:p w14:paraId="31311DA2" w14:textId="77777777" w:rsidR="003F3EDE" w:rsidRPr="00FB0B06" w:rsidRDefault="003F3EDE" w:rsidP="0025185C">
            <w:pPr>
              <w:jc w:val="center"/>
              <w:rPr>
                <w:rFonts w:ascii="Arial" w:eastAsia="Times New Roman" w:hAnsi="Arial" w:cs="Arial"/>
                <w:spacing w:val="-1"/>
                <w:sz w:val="20"/>
                <w:szCs w:val="20"/>
                <w:rPrChange w:id="9516" w:author="Adelino Naquarta Sepalanga Domingos" w:date="2025-03-05T09:28:00Z" w16du:dateUtc="2025-03-05T08:28:00Z">
                  <w:rPr>
                    <w:rFonts w:ascii="Times New Roman" w:eastAsia="Times New Roman" w:hAnsi="Times New Roman"/>
                    <w:spacing w:val="-1"/>
                  </w:rPr>
                </w:rPrChange>
              </w:rPr>
            </w:pPr>
          </w:p>
        </w:tc>
        <w:tc>
          <w:tcPr>
            <w:tcW w:w="30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444A9C22" w14:textId="77777777" w:rsidR="003F3EDE" w:rsidRPr="00FB0B06" w:rsidRDefault="003F3EDE" w:rsidP="0025185C">
            <w:pPr>
              <w:rPr>
                <w:rFonts w:ascii="Arial" w:eastAsia="Times New Roman" w:hAnsi="Arial" w:cs="Arial"/>
                <w:spacing w:val="-1"/>
                <w:sz w:val="20"/>
                <w:szCs w:val="20"/>
                <w:rPrChange w:id="9517" w:author="Adelino Naquarta Sepalanga Domingos" w:date="2025-03-05T09:28:00Z" w16du:dateUtc="2025-03-05T08:28:00Z">
                  <w:rPr>
                    <w:rFonts w:ascii="Times New Roman" w:eastAsia="Times New Roman" w:hAnsi="Times New Roman"/>
                    <w:spacing w:val="-1"/>
                  </w:rPr>
                </w:rPrChange>
              </w:rPr>
            </w:pPr>
          </w:p>
          <w:p w14:paraId="7D548B61" w14:textId="77777777" w:rsidR="003F3EDE" w:rsidRPr="00FB0B06" w:rsidRDefault="003F3EDE" w:rsidP="0025185C">
            <w:pPr>
              <w:rPr>
                <w:rFonts w:ascii="Arial" w:eastAsia="Times New Roman" w:hAnsi="Arial" w:cs="Arial"/>
                <w:spacing w:val="-1"/>
                <w:sz w:val="20"/>
                <w:szCs w:val="20"/>
                <w:rPrChange w:id="9518" w:author="Adelino Naquarta Sepalanga Domingos" w:date="2025-03-05T09:28:00Z" w16du:dateUtc="2025-03-05T08:28:00Z">
                  <w:rPr>
                    <w:rFonts w:ascii="Times New Roman" w:eastAsia="Times New Roman" w:hAnsi="Times New Roman"/>
                    <w:spacing w:val="-1"/>
                  </w:rPr>
                </w:rPrChange>
              </w:rPr>
            </w:pPr>
          </w:p>
          <w:p w14:paraId="2F740FEF" w14:textId="77777777" w:rsidR="003F3EDE" w:rsidRPr="00FB0B06" w:rsidRDefault="003F3EDE" w:rsidP="0025185C">
            <w:pPr>
              <w:rPr>
                <w:rFonts w:ascii="Arial" w:eastAsia="Times New Roman" w:hAnsi="Arial" w:cs="Arial"/>
                <w:spacing w:val="-1"/>
                <w:sz w:val="20"/>
                <w:szCs w:val="20"/>
                <w:rPrChange w:id="9519"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520" w:author="Adelino Naquarta Sepalanga Domingos" w:date="2025-03-05T09:28:00Z" w16du:dateUtc="2025-03-05T08:28:00Z">
                  <w:rPr>
                    <w:rFonts w:ascii="Times New Roman" w:eastAsia="Times New Roman" w:hAnsi="Times New Roman"/>
                    <w:spacing w:val="-1"/>
                  </w:rPr>
                </w:rPrChange>
              </w:rPr>
              <w:t>Motivo da retenção na fonte (WithholdingTaxDescription)</w:t>
            </w:r>
          </w:p>
        </w:tc>
        <w:tc>
          <w:tcPr>
            <w:tcW w:w="38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12941BDE" w14:textId="77777777" w:rsidR="003F3EDE" w:rsidRPr="00FB0B06" w:rsidRDefault="003F3EDE" w:rsidP="0025185C">
            <w:pPr>
              <w:rPr>
                <w:rFonts w:ascii="Arial" w:eastAsia="Times New Roman" w:hAnsi="Arial" w:cs="Arial"/>
                <w:spacing w:val="-1"/>
                <w:sz w:val="20"/>
                <w:szCs w:val="20"/>
                <w:rPrChange w:id="9521"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522" w:author="Adelino Naquarta Sepalanga Domingos" w:date="2025-03-05T09:28:00Z" w16du:dateUtc="2025-03-05T08:28:00Z">
                  <w:rPr>
                    <w:rFonts w:ascii="Times New Roman" w:eastAsia="Times New Roman" w:hAnsi="Times New Roman"/>
                    <w:spacing w:val="-1"/>
                  </w:rPr>
                </w:rPrChange>
              </w:rPr>
              <w:t>Deve ser indicado o normativo legal aplicável.</w:t>
            </w:r>
          </w:p>
          <w:p w14:paraId="56FDD788" w14:textId="77777777" w:rsidR="003F3EDE" w:rsidRPr="00FB0B06" w:rsidRDefault="003F3EDE" w:rsidP="0025185C">
            <w:pPr>
              <w:rPr>
                <w:rFonts w:ascii="Arial" w:eastAsia="Times New Roman" w:hAnsi="Arial" w:cs="Arial"/>
                <w:spacing w:val="-1"/>
                <w:sz w:val="20"/>
                <w:szCs w:val="20"/>
                <w:rPrChange w:id="9523"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524" w:author="Adelino Naquarta Sepalanga Domingos" w:date="2025-03-05T09:28:00Z" w16du:dateUtc="2025-03-05T08:28:00Z">
                  <w:rPr>
                    <w:rFonts w:ascii="Times New Roman" w:eastAsia="Times New Roman" w:hAnsi="Times New Roman"/>
                    <w:spacing w:val="-1"/>
                  </w:rPr>
                </w:rPrChange>
              </w:rPr>
              <w:t>No caso do Código do tipo de imposto (WithholdingTaxType)</w:t>
            </w:r>
          </w:p>
          <w:p w14:paraId="63426BF9" w14:textId="77777777" w:rsidR="003F3EDE" w:rsidRPr="00FB0B06" w:rsidRDefault="003F3EDE" w:rsidP="0025185C">
            <w:pPr>
              <w:rPr>
                <w:rFonts w:ascii="Arial" w:eastAsia="Times New Roman" w:hAnsi="Arial" w:cs="Arial"/>
                <w:spacing w:val="-1"/>
                <w:sz w:val="20"/>
                <w:szCs w:val="20"/>
                <w:rPrChange w:id="9525"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526" w:author="Adelino Naquarta Sepalanga Domingos" w:date="2025-03-05T09:28:00Z" w16du:dateUtc="2025-03-05T08:28:00Z">
                  <w:rPr>
                    <w:rFonts w:ascii="Times New Roman" w:eastAsia="Times New Roman" w:hAnsi="Times New Roman"/>
                    <w:spacing w:val="-1"/>
                  </w:rPr>
                </w:rPrChange>
              </w:rPr>
              <w:t>= IS, deve ser preenchido com o código da verba respectiva.</w:t>
            </w:r>
          </w:p>
        </w:tc>
        <w:tc>
          <w:tcPr>
            <w:tcW w:w="127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tcPr>
          <w:p w14:paraId="06351B0F" w14:textId="77777777" w:rsidR="003F3EDE" w:rsidRPr="00FB0B06" w:rsidRDefault="003F3EDE" w:rsidP="0025185C">
            <w:pPr>
              <w:jc w:val="center"/>
              <w:rPr>
                <w:rFonts w:ascii="Arial" w:eastAsia="Times New Roman" w:hAnsi="Arial" w:cs="Arial"/>
                <w:spacing w:val="-1"/>
                <w:sz w:val="20"/>
                <w:szCs w:val="20"/>
                <w:rPrChange w:id="9527" w:author="Adelino Naquarta Sepalanga Domingos" w:date="2025-03-05T09:28:00Z" w16du:dateUtc="2025-03-05T08:28:00Z">
                  <w:rPr>
                    <w:rFonts w:ascii="Times New Roman" w:eastAsia="Times New Roman" w:hAnsi="Times New Roman"/>
                    <w:spacing w:val="-1"/>
                  </w:rPr>
                </w:rPrChange>
              </w:rPr>
            </w:pPr>
          </w:p>
          <w:p w14:paraId="3E5BBBA2" w14:textId="77777777" w:rsidR="003F3EDE" w:rsidRPr="00FB0B06" w:rsidRDefault="003F3EDE" w:rsidP="0025185C">
            <w:pPr>
              <w:jc w:val="center"/>
              <w:rPr>
                <w:rFonts w:ascii="Arial" w:eastAsia="Times New Roman" w:hAnsi="Arial" w:cs="Arial"/>
                <w:spacing w:val="-1"/>
                <w:sz w:val="20"/>
                <w:szCs w:val="20"/>
                <w:rPrChange w:id="9528" w:author="Adelino Naquarta Sepalanga Domingos" w:date="2025-03-05T09:28:00Z" w16du:dateUtc="2025-03-05T08:28:00Z">
                  <w:rPr>
                    <w:rFonts w:ascii="Times New Roman" w:eastAsia="Times New Roman" w:hAnsi="Times New Roman"/>
                    <w:spacing w:val="-1"/>
                  </w:rPr>
                </w:rPrChange>
              </w:rPr>
            </w:pPr>
          </w:p>
          <w:p w14:paraId="6039FDA2" w14:textId="77777777" w:rsidR="003F3EDE" w:rsidRPr="00FB0B06" w:rsidRDefault="003F3EDE" w:rsidP="0025185C">
            <w:pPr>
              <w:jc w:val="center"/>
              <w:rPr>
                <w:rFonts w:ascii="Arial" w:eastAsia="Times New Roman" w:hAnsi="Arial" w:cs="Arial"/>
                <w:spacing w:val="-1"/>
                <w:sz w:val="20"/>
                <w:szCs w:val="20"/>
                <w:rPrChange w:id="9529"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530" w:author="Adelino Naquarta Sepalanga Domingos" w:date="2025-03-05T09:28:00Z" w16du:dateUtc="2025-03-05T08:28:00Z">
                  <w:rPr>
                    <w:rFonts w:ascii="Times New Roman" w:eastAsia="Times New Roman" w:hAnsi="Times New Roman"/>
                    <w:spacing w:val="-1"/>
                  </w:rPr>
                </w:rPrChange>
              </w:rPr>
              <w:t>Texto 60</w:t>
            </w:r>
          </w:p>
        </w:tc>
      </w:tr>
      <w:tr w:rsidR="003F3EDE" w:rsidRPr="00FB0B06" w14:paraId="63E0A576" w14:textId="77777777" w:rsidTr="0025185C">
        <w:trPr>
          <w:trHeight w:val="921"/>
        </w:trPr>
        <w:tc>
          <w:tcPr>
            <w:tcW w:w="15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AC5DC33" w14:textId="77777777" w:rsidR="003F3EDE" w:rsidRPr="00FB0B06" w:rsidRDefault="003F3EDE" w:rsidP="0025185C">
            <w:pPr>
              <w:jc w:val="center"/>
              <w:rPr>
                <w:rFonts w:ascii="Arial" w:eastAsia="Times New Roman" w:hAnsi="Arial" w:cs="Arial"/>
                <w:spacing w:val="-1"/>
                <w:sz w:val="20"/>
                <w:szCs w:val="20"/>
                <w:rPrChange w:id="9531"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532" w:author="Adelino Naquarta Sepalanga Domingos" w:date="2025-03-05T09:28:00Z" w16du:dateUtc="2025-03-05T08:28:00Z">
                  <w:rPr>
                    <w:rFonts w:ascii="Times New Roman" w:eastAsia="Times New Roman" w:hAnsi="Times New Roman"/>
                    <w:spacing w:val="-1"/>
                  </w:rPr>
                </w:rPrChange>
              </w:rPr>
              <w:t>4.4.4.16.3.</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39D5131" w14:textId="77777777" w:rsidR="003F3EDE" w:rsidRPr="00FB0B06" w:rsidRDefault="003F3EDE" w:rsidP="0025185C">
            <w:pPr>
              <w:jc w:val="center"/>
              <w:rPr>
                <w:rFonts w:ascii="Arial" w:eastAsia="Times New Roman" w:hAnsi="Arial" w:cs="Arial"/>
                <w:spacing w:val="-1"/>
                <w:sz w:val="20"/>
                <w:szCs w:val="20"/>
                <w:rPrChange w:id="9533"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534" w:author="Adelino Naquarta Sepalanga Domingos" w:date="2025-03-05T09:28:00Z" w16du:dateUtc="2025-03-05T08:28:00Z">
                  <w:rPr>
                    <w:rFonts w:ascii="Times New Roman" w:eastAsia="Times New Roman" w:hAnsi="Times New Roman"/>
                    <w:spacing w:val="-1"/>
                  </w:rPr>
                </w:rPrChange>
              </w:rPr>
              <w:t>*</w:t>
            </w:r>
          </w:p>
        </w:tc>
        <w:tc>
          <w:tcPr>
            <w:tcW w:w="300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35409546" w14:textId="77777777" w:rsidR="003F3EDE" w:rsidRPr="00FB0B06" w:rsidRDefault="003F3EDE" w:rsidP="0025185C">
            <w:pPr>
              <w:rPr>
                <w:rFonts w:ascii="Arial" w:eastAsia="Times New Roman" w:hAnsi="Arial" w:cs="Arial"/>
                <w:spacing w:val="-1"/>
                <w:sz w:val="20"/>
                <w:szCs w:val="20"/>
                <w:rPrChange w:id="9535"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536" w:author="Adelino Naquarta Sepalanga Domingos" w:date="2025-03-05T09:28:00Z" w16du:dateUtc="2025-03-05T08:28:00Z">
                  <w:rPr>
                    <w:rFonts w:ascii="Times New Roman" w:eastAsia="Times New Roman" w:hAnsi="Times New Roman"/>
                    <w:spacing w:val="-1"/>
                  </w:rPr>
                </w:rPrChange>
              </w:rPr>
              <w:t>Montante da retenção na fonte (WithholdingTaxAmount)</w:t>
            </w:r>
          </w:p>
        </w:tc>
        <w:tc>
          <w:tcPr>
            <w:tcW w:w="3860"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9AB7B6B" w14:textId="77777777" w:rsidR="003F3EDE" w:rsidRPr="00FB0B06" w:rsidRDefault="003F3EDE" w:rsidP="0025185C">
            <w:pPr>
              <w:rPr>
                <w:rFonts w:ascii="Arial" w:eastAsia="Times New Roman" w:hAnsi="Arial" w:cs="Arial"/>
                <w:spacing w:val="-1"/>
                <w:sz w:val="20"/>
                <w:szCs w:val="20"/>
                <w:rPrChange w:id="9537"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538" w:author="Adelino Naquarta Sepalanga Domingos" w:date="2025-03-05T09:28:00Z" w16du:dateUtc="2025-03-05T08:28:00Z">
                  <w:rPr>
                    <w:rFonts w:ascii="Times New Roman" w:eastAsia="Times New Roman" w:hAnsi="Times New Roman"/>
                    <w:spacing w:val="-1"/>
                  </w:rPr>
                </w:rPrChange>
              </w:rPr>
              <w:t>Deve ser indicado o montante retido de imposto.</w:t>
            </w:r>
          </w:p>
        </w:tc>
        <w:tc>
          <w:tcPr>
            <w:tcW w:w="127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12AA7B4F" w14:textId="77777777" w:rsidR="003F3EDE" w:rsidRPr="00FB0B06" w:rsidRDefault="003F3EDE" w:rsidP="0025185C">
            <w:pPr>
              <w:jc w:val="center"/>
              <w:rPr>
                <w:rFonts w:ascii="Arial" w:eastAsia="Times New Roman" w:hAnsi="Arial" w:cs="Arial"/>
                <w:spacing w:val="-1"/>
                <w:sz w:val="20"/>
                <w:szCs w:val="20"/>
                <w:rPrChange w:id="9539" w:author="Adelino Naquarta Sepalanga Domingos" w:date="2025-03-05T09:28:00Z" w16du:dateUtc="2025-03-05T08:28:00Z">
                  <w:rPr>
                    <w:rFonts w:ascii="Times New Roman" w:eastAsia="Times New Roman" w:hAnsi="Times New Roman"/>
                    <w:spacing w:val="-1"/>
                  </w:rPr>
                </w:rPrChange>
              </w:rPr>
            </w:pPr>
          </w:p>
          <w:p w14:paraId="31494B75" w14:textId="77777777" w:rsidR="003F3EDE" w:rsidRPr="00FB0B06" w:rsidRDefault="003F3EDE" w:rsidP="0025185C">
            <w:pPr>
              <w:jc w:val="center"/>
              <w:rPr>
                <w:rFonts w:ascii="Arial" w:eastAsia="Times New Roman" w:hAnsi="Arial" w:cs="Arial"/>
                <w:spacing w:val="-1"/>
                <w:sz w:val="20"/>
                <w:szCs w:val="20"/>
                <w:rPrChange w:id="9540" w:author="Adelino Naquarta Sepalanga Domingos" w:date="2025-03-05T09:28:00Z" w16du:dateUtc="2025-03-05T08:28:00Z">
                  <w:rPr>
                    <w:rFonts w:ascii="Times New Roman" w:eastAsia="Times New Roman" w:hAnsi="Times New Roman"/>
                    <w:spacing w:val="-1"/>
                  </w:rPr>
                </w:rPrChange>
              </w:rPr>
            </w:pPr>
            <w:r w:rsidRPr="00FB0B06">
              <w:rPr>
                <w:rFonts w:ascii="Arial" w:eastAsia="Times New Roman" w:hAnsi="Arial" w:cs="Arial"/>
                <w:spacing w:val="-1"/>
                <w:sz w:val="20"/>
                <w:szCs w:val="20"/>
                <w:rPrChange w:id="9541" w:author="Adelino Naquarta Sepalanga Domingos" w:date="2025-03-05T09:28:00Z" w16du:dateUtc="2025-03-05T08:28:00Z">
                  <w:rPr>
                    <w:rFonts w:ascii="Times New Roman" w:eastAsia="Times New Roman" w:hAnsi="Times New Roman"/>
                    <w:spacing w:val="-1"/>
                  </w:rPr>
                </w:rPrChange>
              </w:rPr>
              <w:t>Monetário</w:t>
            </w:r>
          </w:p>
        </w:tc>
      </w:tr>
    </w:tbl>
    <w:p w14:paraId="3C389787" w14:textId="77777777" w:rsidR="003F3EDE" w:rsidRPr="00691778" w:rsidRDefault="003F3EDE" w:rsidP="003F3EDE">
      <w:pPr>
        <w:jc w:val="center"/>
        <w:rPr>
          <w:rFonts w:ascii="Arial" w:eastAsia="Microsoft JhengHei" w:hAnsi="Arial" w:cs="Arial"/>
          <w:sz w:val="24"/>
          <w:szCs w:val="24"/>
          <w:rPrChange w:id="9542" w:author="Adelino Naquarta Sepalanga Domingos" w:date="2025-03-05T08:49:00Z" w16du:dateUtc="2025-03-05T07:49:00Z">
            <w:rPr>
              <w:rFonts w:ascii="Microsoft JhengHei" w:eastAsia="Microsoft JhengHei" w:hAnsi="Microsoft JhengHei" w:cs="Times New Roman"/>
              <w:sz w:val="24"/>
              <w:szCs w:val="24"/>
            </w:rPr>
          </w:rPrChange>
        </w:rPr>
      </w:pPr>
    </w:p>
    <w:p w14:paraId="6219F2F4" w14:textId="77777777" w:rsidR="003F3EDE" w:rsidRPr="00691778" w:rsidRDefault="003F3EDE" w:rsidP="003F3EDE">
      <w:pPr>
        <w:ind w:left="-284"/>
        <w:jc w:val="both"/>
        <w:rPr>
          <w:rFonts w:ascii="Arial" w:eastAsia="Microsoft JhengHei" w:hAnsi="Arial" w:cs="Arial"/>
          <w:b/>
          <w:rPrChange w:id="9543" w:author="Adelino Naquarta Sepalanga Domingos" w:date="2025-03-05T08:49:00Z" w16du:dateUtc="2025-03-05T07:49:00Z">
            <w:rPr>
              <w:rFonts w:ascii="Microsoft JhengHei" w:eastAsia="Microsoft JhengHei" w:hAnsi="Microsoft JhengHei" w:cstheme="minorHAnsi"/>
              <w:b/>
            </w:rPr>
          </w:rPrChange>
        </w:rPr>
      </w:pPr>
      <w:r w:rsidRPr="00691778">
        <w:rPr>
          <w:rFonts w:ascii="Arial" w:eastAsia="Microsoft JhengHei" w:hAnsi="Arial" w:cs="Arial"/>
          <w:b/>
          <w:rPrChange w:id="9544" w:author="Adelino Naquarta Sepalanga Domingos" w:date="2025-03-05T08:49:00Z" w16du:dateUtc="2025-03-05T07:49:00Z">
            <w:rPr>
              <w:rFonts w:ascii="Microsoft JhengHei" w:eastAsia="Microsoft JhengHei" w:hAnsi="Microsoft JhengHei" w:cstheme="minorHAnsi"/>
              <w:b/>
            </w:rPr>
          </w:rPrChange>
        </w:rPr>
        <w:t>4.5 – Documentos comerciais de Fornecedores (PurchaseInvoices).</w:t>
      </w:r>
    </w:p>
    <w:p w14:paraId="188A5D79" w14:textId="77777777" w:rsidR="003F3EDE" w:rsidRPr="00691778" w:rsidRDefault="003F3EDE" w:rsidP="003F3EDE">
      <w:pPr>
        <w:spacing w:after="240" w:line="276" w:lineRule="auto"/>
        <w:jc w:val="both"/>
        <w:rPr>
          <w:rFonts w:ascii="Arial" w:eastAsia="Times New Roman" w:hAnsi="Arial" w:cs="Arial"/>
          <w:spacing w:val="-1"/>
          <w:rPrChange w:id="9545" w:author="Adelino Naquarta Sepalanga Domingos" w:date="2025-03-05T08:49:00Z" w16du:dateUtc="2025-03-05T07:49:00Z">
            <w:rPr>
              <w:rFonts w:ascii="Times New Roman" w:eastAsia="Times New Roman" w:hAnsi="Times New Roman"/>
              <w:spacing w:val="-1"/>
            </w:rPr>
          </w:rPrChange>
        </w:rPr>
      </w:pPr>
      <w:r w:rsidRPr="00691778">
        <w:rPr>
          <w:rFonts w:ascii="Arial" w:eastAsia="Times New Roman" w:hAnsi="Arial" w:cs="Arial"/>
          <w:spacing w:val="-1"/>
          <w:sz w:val="24"/>
          <w:szCs w:val="24"/>
          <w:rPrChange w:id="9546" w:author="Adelino Naquarta Sepalanga Domingos" w:date="2025-03-05T08:49:00Z" w16du:dateUtc="2025-03-05T07:49:00Z">
            <w:rPr>
              <w:rFonts w:ascii="Times New Roman" w:eastAsia="Times New Roman" w:hAnsi="Times New Roman" w:cs="Times New Roman"/>
              <w:spacing w:val="-1"/>
              <w:sz w:val="24"/>
              <w:szCs w:val="24"/>
            </w:rPr>
          </w:rPrChange>
        </w:rPr>
        <w:t>Deve ser produzido um ficheiro independente de aquisição de bens e serviços, conforme tabela abaixo</w:t>
      </w:r>
    </w:p>
    <w:tbl>
      <w:tblPr>
        <w:tblW w:w="11199" w:type="dxa"/>
        <w:tblInd w:w="-1001" w:type="dxa"/>
        <w:shd w:val="clear" w:color="auto" w:fill="FFFFFF"/>
        <w:tblCellMar>
          <w:top w:w="15" w:type="dxa"/>
          <w:left w:w="15" w:type="dxa"/>
          <w:bottom w:w="15" w:type="dxa"/>
          <w:right w:w="15" w:type="dxa"/>
        </w:tblCellMar>
        <w:tblLook w:val="04A0" w:firstRow="1" w:lastRow="0" w:firstColumn="1" w:lastColumn="0" w:noHBand="0" w:noVBand="1"/>
      </w:tblPr>
      <w:tblGrid>
        <w:gridCol w:w="1586"/>
        <w:gridCol w:w="1504"/>
        <w:gridCol w:w="3059"/>
        <w:gridCol w:w="3507"/>
        <w:gridCol w:w="1543"/>
      </w:tblGrid>
      <w:tr w:rsidR="003F3EDE" w:rsidRPr="00B45277" w14:paraId="0F9A4ACC" w14:textId="77777777" w:rsidTr="0025185C">
        <w:trPr>
          <w:tblHeader/>
        </w:trPr>
        <w:tc>
          <w:tcPr>
            <w:tcW w:w="1586"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0F30B4D7" w14:textId="77777777" w:rsidR="003F3EDE" w:rsidRPr="00B45277" w:rsidRDefault="003F3EDE" w:rsidP="0025185C">
            <w:pPr>
              <w:widowControl w:val="0"/>
              <w:spacing w:after="0" w:line="240" w:lineRule="auto"/>
              <w:jc w:val="center"/>
              <w:rPr>
                <w:rFonts w:ascii="Arial" w:eastAsia="Times New Roman" w:hAnsi="Arial" w:cs="Arial"/>
                <w:b/>
                <w:bCs/>
                <w:spacing w:val="-1"/>
                <w:sz w:val="20"/>
                <w:szCs w:val="20"/>
                <w:rPrChange w:id="9547" w:author="Adelino Naquarta Sepalanga Domingos" w:date="2025-03-05T09:31:00Z" w16du:dateUtc="2025-03-05T08:31:00Z">
                  <w:rPr>
                    <w:rFonts w:ascii="Times New Roman" w:eastAsia="Times New Roman" w:hAnsi="Times New Roman"/>
                    <w:b/>
                    <w:bCs/>
                    <w:spacing w:val="-1"/>
                  </w:rPr>
                </w:rPrChange>
              </w:rPr>
            </w:pPr>
            <w:r w:rsidRPr="00B45277">
              <w:rPr>
                <w:rFonts w:ascii="Arial" w:eastAsia="Times New Roman" w:hAnsi="Arial" w:cs="Arial"/>
                <w:b/>
                <w:bCs/>
                <w:spacing w:val="-1"/>
                <w:sz w:val="20"/>
                <w:szCs w:val="20"/>
                <w:rPrChange w:id="9548" w:author="Adelino Naquarta Sepalanga Domingos" w:date="2025-03-05T09:31:00Z" w16du:dateUtc="2025-03-05T08:31:00Z">
                  <w:rPr>
                    <w:rFonts w:ascii="Times New Roman" w:eastAsia="Times New Roman" w:hAnsi="Times New Roman"/>
                    <w:b/>
                    <w:bCs/>
                    <w:spacing w:val="-1"/>
                  </w:rPr>
                </w:rPrChange>
              </w:rPr>
              <w:t>Índice do campo</w:t>
            </w:r>
          </w:p>
        </w:tc>
        <w:tc>
          <w:tcPr>
            <w:tcW w:w="1504"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5A965354" w14:textId="77777777" w:rsidR="003F3EDE" w:rsidRPr="00B45277" w:rsidRDefault="003F3EDE" w:rsidP="0025185C">
            <w:pPr>
              <w:widowControl w:val="0"/>
              <w:spacing w:after="0" w:line="240" w:lineRule="auto"/>
              <w:jc w:val="center"/>
              <w:rPr>
                <w:rFonts w:ascii="Arial" w:eastAsia="Times New Roman" w:hAnsi="Arial" w:cs="Arial"/>
                <w:b/>
                <w:bCs/>
                <w:spacing w:val="-1"/>
                <w:sz w:val="20"/>
                <w:szCs w:val="20"/>
                <w:rPrChange w:id="9549" w:author="Adelino Naquarta Sepalanga Domingos" w:date="2025-03-05T09:31:00Z" w16du:dateUtc="2025-03-05T08:31:00Z">
                  <w:rPr>
                    <w:rFonts w:ascii="Times New Roman" w:eastAsia="Times New Roman" w:hAnsi="Times New Roman"/>
                    <w:b/>
                    <w:bCs/>
                    <w:spacing w:val="-1"/>
                  </w:rPr>
                </w:rPrChange>
              </w:rPr>
            </w:pPr>
            <w:r w:rsidRPr="00B45277">
              <w:rPr>
                <w:rFonts w:ascii="Arial" w:eastAsia="Times New Roman" w:hAnsi="Arial" w:cs="Arial"/>
                <w:b/>
                <w:bCs/>
                <w:spacing w:val="-1"/>
                <w:sz w:val="20"/>
                <w:szCs w:val="20"/>
                <w:rPrChange w:id="9550" w:author="Adelino Naquarta Sepalanga Domingos" w:date="2025-03-05T09:31:00Z" w16du:dateUtc="2025-03-05T08:31:00Z">
                  <w:rPr>
                    <w:rFonts w:ascii="Times New Roman" w:eastAsia="Times New Roman" w:hAnsi="Times New Roman"/>
                    <w:b/>
                    <w:bCs/>
                    <w:spacing w:val="-1"/>
                  </w:rPr>
                </w:rPrChange>
              </w:rPr>
              <w:t>Obrigatório</w:t>
            </w:r>
          </w:p>
        </w:tc>
        <w:tc>
          <w:tcPr>
            <w:tcW w:w="3059"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54079255" w14:textId="77777777" w:rsidR="003F3EDE" w:rsidRPr="00B45277" w:rsidRDefault="003F3EDE" w:rsidP="0025185C">
            <w:pPr>
              <w:widowControl w:val="0"/>
              <w:spacing w:after="0" w:line="240" w:lineRule="auto"/>
              <w:jc w:val="center"/>
              <w:rPr>
                <w:rFonts w:ascii="Arial" w:eastAsia="Times New Roman" w:hAnsi="Arial" w:cs="Arial"/>
                <w:b/>
                <w:bCs/>
                <w:spacing w:val="-1"/>
                <w:sz w:val="20"/>
                <w:szCs w:val="20"/>
                <w:rPrChange w:id="9551" w:author="Adelino Naquarta Sepalanga Domingos" w:date="2025-03-05T09:31:00Z" w16du:dateUtc="2025-03-05T08:31:00Z">
                  <w:rPr>
                    <w:rFonts w:ascii="Times New Roman" w:eastAsia="Times New Roman" w:hAnsi="Times New Roman"/>
                    <w:b/>
                    <w:bCs/>
                    <w:spacing w:val="-1"/>
                  </w:rPr>
                </w:rPrChange>
              </w:rPr>
            </w:pPr>
            <w:r w:rsidRPr="00B45277">
              <w:rPr>
                <w:rFonts w:ascii="Arial" w:eastAsia="Times New Roman" w:hAnsi="Arial" w:cs="Arial"/>
                <w:b/>
                <w:bCs/>
                <w:spacing w:val="-1"/>
                <w:sz w:val="20"/>
                <w:szCs w:val="20"/>
                <w:rPrChange w:id="9552" w:author="Adelino Naquarta Sepalanga Domingos" w:date="2025-03-05T09:31:00Z" w16du:dateUtc="2025-03-05T08:31:00Z">
                  <w:rPr>
                    <w:rFonts w:ascii="Times New Roman" w:eastAsia="Times New Roman" w:hAnsi="Times New Roman"/>
                    <w:b/>
                    <w:bCs/>
                    <w:spacing w:val="-1"/>
                  </w:rPr>
                </w:rPrChange>
              </w:rPr>
              <w:t>Nome do campo</w:t>
            </w:r>
          </w:p>
        </w:tc>
        <w:tc>
          <w:tcPr>
            <w:tcW w:w="3507"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4185B865" w14:textId="77777777" w:rsidR="003F3EDE" w:rsidRPr="00B45277" w:rsidRDefault="003F3EDE" w:rsidP="0025185C">
            <w:pPr>
              <w:widowControl w:val="0"/>
              <w:spacing w:after="0" w:line="240" w:lineRule="auto"/>
              <w:jc w:val="center"/>
              <w:rPr>
                <w:rFonts w:ascii="Arial" w:eastAsia="Times New Roman" w:hAnsi="Arial" w:cs="Arial"/>
                <w:b/>
                <w:bCs/>
                <w:spacing w:val="-1"/>
                <w:sz w:val="20"/>
                <w:szCs w:val="20"/>
                <w:rPrChange w:id="9553" w:author="Adelino Naquarta Sepalanga Domingos" w:date="2025-03-05T09:31:00Z" w16du:dateUtc="2025-03-05T08:31:00Z">
                  <w:rPr>
                    <w:rFonts w:ascii="Times New Roman" w:eastAsia="Times New Roman" w:hAnsi="Times New Roman"/>
                    <w:b/>
                    <w:bCs/>
                    <w:spacing w:val="-1"/>
                  </w:rPr>
                </w:rPrChange>
              </w:rPr>
            </w:pPr>
            <w:r w:rsidRPr="00B45277">
              <w:rPr>
                <w:rFonts w:ascii="Arial" w:eastAsia="Times New Roman" w:hAnsi="Arial" w:cs="Arial"/>
                <w:b/>
                <w:bCs/>
                <w:spacing w:val="-1"/>
                <w:sz w:val="20"/>
                <w:szCs w:val="20"/>
                <w:rPrChange w:id="9554" w:author="Adelino Naquarta Sepalanga Domingos" w:date="2025-03-05T09:31:00Z" w16du:dateUtc="2025-03-05T08:31:00Z">
                  <w:rPr>
                    <w:rFonts w:ascii="Times New Roman" w:eastAsia="Times New Roman" w:hAnsi="Times New Roman"/>
                    <w:b/>
                    <w:bCs/>
                    <w:spacing w:val="-1"/>
                  </w:rPr>
                </w:rPrChange>
              </w:rPr>
              <w:t>Notas técnicas</w:t>
            </w:r>
          </w:p>
        </w:tc>
        <w:tc>
          <w:tcPr>
            <w:tcW w:w="1543" w:type="dxa"/>
            <w:tcBorders>
              <w:top w:val="single" w:sz="6" w:space="0" w:color="DFE2E5"/>
              <w:left w:val="single" w:sz="6" w:space="0" w:color="DFE2E5"/>
              <w:bottom w:val="single" w:sz="6" w:space="0" w:color="DFE2E5"/>
              <w:right w:val="single" w:sz="6" w:space="0" w:color="DFE2E5"/>
            </w:tcBorders>
            <w:shd w:val="clear" w:color="auto" w:fill="002060"/>
            <w:tcMar>
              <w:top w:w="90" w:type="dxa"/>
              <w:left w:w="195" w:type="dxa"/>
              <w:bottom w:w="90" w:type="dxa"/>
              <w:right w:w="195" w:type="dxa"/>
            </w:tcMar>
            <w:vAlign w:val="center"/>
            <w:hideMark/>
          </w:tcPr>
          <w:p w14:paraId="41FFDBA6" w14:textId="77777777" w:rsidR="003F3EDE" w:rsidRPr="00B45277" w:rsidRDefault="003F3EDE" w:rsidP="0025185C">
            <w:pPr>
              <w:widowControl w:val="0"/>
              <w:spacing w:after="0" w:line="240" w:lineRule="auto"/>
              <w:jc w:val="center"/>
              <w:rPr>
                <w:rFonts w:ascii="Arial" w:eastAsia="Times New Roman" w:hAnsi="Arial" w:cs="Arial"/>
                <w:b/>
                <w:bCs/>
                <w:spacing w:val="-1"/>
                <w:sz w:val="20"/>
                <w:szCs w:val="20"/>
                <w:rPrChange w:id="9555" w:author="Adelino Naquarta Sepalanga Domingos" w:date="2025-03-05T09:31:00Z" w16du:dateUtc="2025-03-05T08:31:00Z">
                  <w:rPr>
                    <w:rFonts w:ascii="Times New Roman" w:eastAsia="Times New Roman" w:hAnsi="Times New Roman"/>
                    <w:b/>
                    <w:bCs/>
                    <w:spacing w:val="-1"/>
                  </w:rPr>
                </w:rPrChange>
              </w:rPr>
            </w:pPr>
            <w:r w:rsidRPr="00B45277">
              <w:rPr>
                <w:rFonts w:ascii="Arial" w:eastAsia="Times New Roman" w:hAnsi="Arial" w:cs="Arial"/>
                <w:b/>
                <w:bCs/>
                <w:spacing w:val="-1"/>
                <w:sz w:val="20"/>
                <w:szCs w:val="20"/>
                <w:rPrChange w:id="9556" w:author="Adelino Naquarta Sepalanga Domingos" w:date="2025-03-05T09:31:00Z" w16du:dateUtc="2025-03-05T08:31:00Z">
                  <w:rPr>
                    <w:rFonts w:ascii="Times New Roman" w:eastAsia="Times New Roman" w:hAnsi="Times New Roman"/>
                    <w:b/>
                    <w:bCs/>
                    <w:spacing w:val="-1"/>
                  </w:rPr>
                </w:rPrChange>
              </w:rPr>
              <w:t>Formato</w:t>
            </w:r>
          </w:p>
        </w:tc>
      </w:tr>
      <w:tr w:rsidR="003F3EDE" w:rsidRPr="00B45277" w14:paraId="1F49DEA4" w14:textId="77777777" w:rsidTr="0025185C">
        <w:tc>
          <w:tcPr>
            <w:tcW w:w="158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2D341F45"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9557"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558" w:author="Adelino Naquarta Sepalanga Domingos" w:date="2025-03-05T09:31:00Z" w16du:dateUtc="2025-03-05T08:31:00Z">
                  <w:rPr>
                    <w:rFonts w:ascii="Times New Roman" w:eastAsia="Times New Roman" w:hAnsi="Times New Roman"/>
                    <w:spacing w:val="-1"/>
                  </w:rPr>
                </w:rPrChange>
              </w:rPr>
              <w:t>4.5</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43A06585"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9559" w:author="Adelino Naquarta Sepalanga Domingos" w:date="2025-03-05T09:31:00Z" w16du:dateUtc="2025-03-05T08:31:00Z">
                  <w:rPr>
                    <w:rFonts w:ascii="Times New Roman" w:eastAsia="Times New Roman" w:hAnsi="Times New Roman"/>
                    <w:spacing w:val="-1"/>
                  </w:rPr>
                </w:rPrChange>
              </w:rPr>
            </w:pPr>
          </w:p>
        </w:tc>
        <w:tc>
          <w:tcPr>
            <w:tcW w:w="3059"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7B6375C8" w14:textId="77777777" w:rsidR="003F3EDE" w:rsidRPr="00B45277" w:rsidRDefault="003F3EDE" w:rsidP="0025185C">
            <w:pPr>
              <w:widowControl w:val="0"/>
              <w:spacing w:after="0" w:line="240" w:lineRule="auto"/>
              <w:rPr>
                <w:rFonts w:ascii="Arial" w:eastAsia="Times New Roman" w:hAnsi="Arial" w:cs="Arial"/>
                <w:spacing w:val="-1"/>
                <w:sz w:val="20"/>
                <w:szCs w:val="20"/>
                <w:rPrChange w:id="9560"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561" w:author="Adelino Naquarta Sepalanga Domingos" w:date="2025-03-05T09:31:00Z" w16du:dateUtc="2025-03-05T08:31:00Z">
                  <w:rPr>
                    <w:rFonts w:ascii="Times New Roman" w:eastAsia="Times New Roman" w:hAnsi="Times New Roman"/>
                    <w:spacing w:val="-1"/>
                  </w:rPr>
                </w:rPrChange>
              </w:rPr>
              <w:t>Documentos comerciais a fornecedores (PurchaseInvoices)</w:t>
            </w:r>
          </w:p>
        </w:tc>
        <w:tc>
          <w:tcPr>
            <w:tcW w:w="3507"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31AA6B06" w14:textId="77777777" w:rsidR="003F3EDE" w:rsidRPr="00B45277" w:rsidRDefault="003F3EDE" w:rsidP="0025185C">
            <w:pPr>
              <w:widowControl w:val="0"/>
              <w:spacing w:after="0" w:line="240" w:lineRule="auto"/>
              <w:rPr>
                <w:rFonts w:ascii="Arial" w:eastAsia="Times New Roman" w:hAnsi="Arial" w:cs="Arial"/>
                <w:spacing w:val="-1"/>
                <w:sz w:val="20"/>
                <w:szCs w:val="20"/>
                <w:rPrChange w:id="9562"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563" w:author="Adelino Naquarta Sepalanga Domingos" w:date="2025-03-05T09:31:00Z" w16du:dateUtc="2025-03-05T08:31:00Z">
                  <w:rPr>
                    <w:rFonts w:ascii="Times New Roman" w:eastAsia="Times New Roman" w:hAnsi="Times New Roman"/>
                    <w:spacing w:val="-1"/>
                  </w:rPr>
                </w:rPrChange>
              </w:rPr>
              <w:t>Devem ser exportados os documentos indicados no campo 4.5.2.6 - Tipo de documento (PurchaseType)</w:t>
            </w:r>
          </w:p>
          <w:p w14:paraId="71D89846" w14:textId="77777777" w:rsidR="003F3EDE" w:rsidRPr="00B45277" w:rsidRDefault="003F3EDE" w:rsidP="0025185C">
            <w:pPr>
              <w:widowControl w:val="0"/>
              <w:spacing w:after="0" w:line="240" w:lineRule="auto"/>
              <w:rPr>
                <w:rFonts w:ascii="Arial" w:eastAsia="Times New Roman" w:hAnsi="Arial" w:cs="Arial"/>
                <w:spacing w:val="-1"/>
                <w:sz w:val="20"/>
                <w:szCs w:val="20"/>
                <w:rPrChange w:id="9564" w:author="Adelino Naquarta Sepalanga Domingos" w:date="2025-03-05T09:31:00Z" w16du:dateUtc="2025-03-05T08:31:00Z">
                  <w:rPr>
                    <w:rFonts w:ascii="Times New Roman" w:eastAsia="Times New Roman" w:hAnsi="Times New Roman"/>
                    <w:spacing w:val="-1"/>
                  </w:rPr>
                </w:rPrChange>
              </w:rPr>
            </w:pPr>
          </w:p>
        </w:tc>
        <w:tc>
          <w:tcPr>
            <w:tcW w:w="1543"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1D56A021"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9565"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566" w:author="Adelino Naquarta Sepalanga Domingos" w:date="2025-03-05T09:31:00Z" w16du:dateUtc="2025-03-05T08:31:00Z">
                  <w:rPr>
                    <w:rFonts w:ascii="Times New Roman" w:eastAsia="Times New Roman" w:hAnsi="Times New Roman"/>
                    <w:spacing w:val="-1"/>
                  </w:rPr>
                </w:rPrChange>
              </w:rPr>
              <w:t>Não Aplicável</w:t>
            </w:r>
          </w:p>
        </w:tc>
      </w:tr>
      <w:tr w:rsidR="003F3EDE" w:rsidRPr="00B45277" w14:paraId="23D384F8" w14:textId="77777777" w:rsidTr="0025185C">
        <w:tc>
          <w:tcPr>
            <w:tcW w:w="1586"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FEF0C72"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9567"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568" w:author="Adelino Naquarta Sepalanga Domingos" w:date="2025-03-05T09:31:00Z" w16du:dateUtc="2025-03-05T08:31:00Z">
                  <w:rPr>
                    <w:rFonts w:ascii="Times New Roman" w:eastAsia="Times New Roman" w:hAnsi="Times New Roman"/>
                    <w:spacing w:val="-1"/>
                  </w:rPr>
                </w:rPrChange>
              </w:rPr>
              <w:t>4.5.1</w:t>
            </w:r>
          </w:p>
        </w:tc>
        <w:tc>
          <w:tcPr>
            <w:tcW w:w="1504"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0BD6D92"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9569"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570" w:author="Adelino Naquarta Sepalanga Domingos" w:date="2025-03-05T09:31:00Z" w16du:dateUtc="2025-03-05T08:31:00Z">
                  <w:rPr>
                    <w:rFonts w:ascii="Times New Roman" w:eastAsia="Times New Roman" w:hAnsi="Times New Roman"/>
                    <w:spacing w:val="-1"/>
                  </w:rPr>
                </w:rPrChange>
              </w:rPr>
              <w:t>*</w:t>
            </w:r>
          </w:p>
        </w:tc>
        <w:tc>
          <w:tcPr>
            <w:tcW w:w="3059"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E215321" w14:textId="77777777" w:rsidR="003F3EDE" w:rsidRPr="00B45277" w:rsidRDefault="003F3EDE" w:rsidP="0025185C">
            <w:pPr>
              <w:widowControl w:val="0"/>
              <w:spacing w:after="0" w:line="240" w:lineRule="auto"/>
              <w:rPr>
                <w:rFonts w:ascii="Arial" w:eastAsia="Times New Roman" w:hAnsi="Arial" w:cs="Arial"/>
                <w:spacing w:val="-1"/>
                <w:sz w:val="20"/>
                <w:szCs w:val="20"/>
                <w:rPrChange w:id="9571"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572" w:author="Adelino Naquarta Sepalanga Domingos" w:date="2025-03-05T09:31:00Z" w16du:dateUtc="2025-03-05T08:31:00Z">
                  <w:rPr>
                    <w:rFonts w:ascii="Times New Roman" w:eastAsia="Times New Roman" w:hAnsi="Times New Roman"/>
                    <w:spacing w:val="-1"/>
                  </w:rPr>
                </w:rPrChange>
              </w:rPr>
              <w:t>Número de registos de documentos comerciais (NumberOfEntries)</w:t>
            </w:r>
          </w:p>
        </w:tc>
        <w:tc>
          <w:tcPr>
            <w:tcW w:w="3507"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F7EF1B5" w14:textId="77777777" w:rsidR="003F3EDE" w:rsidRPr="00B45277" w:rsidRDefault="003F3EDE" w:rsidP="0025185C">
            <w:pPr>
              <w:widowControl w:val="0"/>
              <w:spacing w:after="0" w:line="240" w:lineRule="auto"/>
              <w:rPr>
                <w:rFonts w:ascii="Arial" w:eastAsia="Times New Roman" w:hAnsi="Arial" w:cs="Arial"/>
                <w:spacing w:val="-1"/>
                <w:sz w:val="20"/>
                <w:szCs w:val="20"/>
                <w:rPrChange w:id="9573"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574" w:author="Adelino Naquarta Sepalanga Domingos" w:date="2025-03-05T09:31:00Z" w16du:dateUtc="2025-03-05T08:31:00Z">
                  <w:rPr>
                    <w:rFonts w:ascii="Times New Roman" w:eastAsia="Times New Roman" w:hAnsi="Times New Roman"/>
                    <w:spacing w:val="-1"/>
                  </w:rPr>
                </w:rPrChange>
              </w:rPr>
              <w:t>Deve conter o número total de documentos incluídos.</w:t>
            </w:r>
          </w:p>
        </w:tc>
        <w:tc>
          <w:tcPr>
            <w:tcW w:w="1543"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40B62A0"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9575"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576" w:author="Adelino Naquarta Sepalanga Domingos" w:date="2025-03-05T09:31:00Z" w16du:dateUtc="2025-03-05T08:31:00Z">
                  <w:rPr>
                    <w:rFonts w:ascii="Times New Roman" w:eastAsia="Times New Roman" w:hAnsi="Times New Roman"/>
                    <w:spacing w:val="-1"/>
                  </w:rPr>
                </w:rPrChange>
              </w:rPr>
              <w:t>Inteiro</w:t>
            </w:r>
          </w:p>
        </w:tc>
      </w:tr>
      <w:tr w:rsidR="003F3EDE" w:rsidRPr="00B45277" w14:paraId="0406E4CA" w14:textId="77777777" w:rsidTr="0025185C">
        <w:tc>
          <w:tcPr>
            <w:tcW w:w="158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04A0E6B4"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9577"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578" w:author="Adelino Naquarta Sepalanga Domingos" w:date="2025-03-05T09:31:00Z" w16du:dateUtc="2025-03-05T08:31:00Z">
                  <w:rPr>
                    <w:rFonts w:ascii="Times New Roman" w:eastAsia="Times New Roman" w:hAnsi="Times New Roman"/>
                    <w:spacing w:val="-1"/>
                  </w:rPr>
                </w:rPrChange>
              </w:rPr>
              <w:t>4.5.2</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2BBF3B3E"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9579" w:author="Adelino Naquarta Sepalanga Domingos" w:date="2025-03-05T09:31:00Z" w16du:dateUtc="2025-03-05T08:31:00Z">
                  <w:rPr>
                    <w:rFonts w:ascii="Times New Roman" w:eastAsia="Times New Roman" w:hAnsi="Times New Roman"/>
                    <w:spacing w:val="-1"/>
                  </w:rPr>
                </w:rPrChange>
              </w:rPr>
            </w:pPr>
          </w:p>
        </w:tc>
        <w:tc>
          <w:tcPr>
            <w:tcW w:w="3059"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625087AC" w14:textId="77777777" w:rsidR="003F3EDE" w:rsidRPr="00B45277" w:rsidRDefault="003F3EDE" w:rsidP="0025185C">
            <w:pPr>
              <w:widowControl w:val="0"/>
              <w:spacing w:after="0" w:line="240" w:lineRule="auto"/>
              <w:rPr>
                <w:rFonts w:ascii="Arial" w:eastAsia="Times New Roman" w:hAnsi="Arial" w:cs="Arial"/>
                <w:spacing w:val="-1"/>
                <w:sz w:val="20"/>
                <w:szCs w:val="20"/>
                <w:rPrChange w:id="9580"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581" w:author="Adelino Naquarta Sepalanga Domingos" w:date="2025-03-05T09:31:00Z" w16du:dateUtc="2025-03-05T08:31:00Z">
                  <w:rPr>
                    <w:rFonts w:ascii="Times New Roman" w:eastAsia="Times New Roman" w:hAnsi="Times New Roman"/>
                    <w:spacing w:val="-1"/>
                  </w:rPr>
                </w:rPrChange>
              </w:rPr>
              <w:t>Invoice</w:t>
            </w:r>
          </w:p>
        </w:tc>
        <w:tc>
          <w:tcPr>
            <w:tcW w:w="3507"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4671BCA2" w14:textId="77777777" w:rsidR="003F3EDE" w:rsidRPr="00B45277" w:rsidRDefault="003F3EDE" w:rsidP="0025185C">
            <w:pPr>
              <w:widowControl w:val="0"/>
              <w:spacing w:after="0" w:line="240" w:lineRule="auto"/>
              <w:rPr>
                <w:rFonts w:ascii="Arial" w:eastAsia="Times New Roman" w:hAnsi="Arial" w:cs="Arial"/>
                <w:spacing w:val="-1"/>
                <w:sz w:val="20"/>
                <w:szCs w:val="20"/>
                <w:rPrChange w:id="9582" w:author="Adelino Naquarta Sepalanga Domingos" w:date="2025-03-05T09:31:00Z" w16du:dateUtc="2025-03-05T08:31:00Z">
                  <w:rPr>
                    <w:rFonts w:ascii="Times New Roman" w:eastAsia="Times New Roman" w:hAnsi="Times New Roman"/>
                    <w:spacing w:val="-1"/>
                  </w:rPr>
                </w:rPrChange>
              </w:rPr>
            </w:pPr>
          </w:p>
        </w:tc>
        <w:tc>
          <w:tcPr>
            <w:tcW w:w="1543"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145E62F4"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9583"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584" w:author="Adelino Naquarta Sepalanga Domingos" w:date="2025-03-05T09:31:00Z" w16du:dateUtc="2025-03-05T08:31:00Z">
                  <w:rPr>
                    <w:rFonts w:ascii="Times New Roman" w:eastAsia="Times New Roman" w:hAnsi="Times New Roman"/>
                    <w:spacing w:val="-1"/>
                  </w:rPr>
                </w:rPrChange>
              </w:rPr>
              <w:t>Não Aplicável</w:t>
            </w:r>
          </w:p>
        </w:tc>
      </w:tr>
      <w:tr w:rsidR="003F3EDE" w:rsidRPr="00B45277" w14:paraId="3CC3E6EC" w14:textId="77777777" w:rsidTr="0025185C">
        <w:tc>
          <w:tcPr>
            <w:tcW w:w="1586"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783CB10"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9585"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586" w:author="Adelino Naquarta Sepalanga Domingos" w:date="2025-03-05T09:31:00Z" w16du:dateUtc="2025-03-05T08:31:00Z">
                  <w:rPr>
                    <w:rFonts w:ascii="Times New Roman" w:eastAsia="Times New Roman" w:hAnsi="Times New Roman"/>
                    <w:spacing w:val="-1"/>
                  </w:rPr>
                </w:rPrChange>
              </w:rPr>
              <w:t>4.5.2.1</w:t>
            </w:r>
          </w:p>
        </w:tc>
        <w:tc>
          <w:tcPr>
            <w:tcW w:w="1504"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611E8B3"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9587"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588" w:author="Adelino Naquarta Sepalanga Domingos" w:date="2025-03-05T09:31:00Z" w16du:dateUtc="2025-03-05T08:31:00Z">
                  <w:rPr>
                    <w:rFonts w:ascii="Times New Roman" w:eastAsia="Times New Roman" w:hAnsi="Times New Roman"/>
                    <w:spacing w:val="-1"/>
                  </w:rPr>
                </w:rPrChange>
              </w:rPr>
              <w:t>*</w:t>
            </w:r>
          </w:p>
        </w:tc>
        <w:tc>
          <w:tcPr>
            <w:tcW w:w="3059"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818E43B" w14:textId="77777777" w:rsidR="003F3EDE" w:rsidRPr="00B45277" w:rsidRDefault="003F3EDE" w:rsidP="0025185C">
            <w:pPr>
              <w:widowControl w:val="0"/>
              <w:spacing w:after="0" w:line="240" w:lineRule="auto"/>
              <w:rPr>
                <w:rFonts w:ascii="Arial" w:eastAsia="Times New Roman" w:hAnsi="Arial" w:cs="Arial"/>
                <w:spacing w:val="-1"/>
                <w:sz w:val="20"/>
                <w:szCs w:val="20"/>
                <w:rPrChange w:id="9589"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590" w:author="Adelino Naquarta Sepalanga Domingos" w:date="2025-03-05T09:31:00Z" w16du:dateUtc="2025-03-05T08:31:00Z">
                  <w:rPr>
                    <w:rFonts w:ascii="Times New Roman" w:eastAsia="Times New Roman" w:hAnsi="Times New Roman"/>
                    <w:spacing w:val="-1"/>
                  </w:rPr>
                </w:rPrChange>
              </w:rPr>
              <w:t>Identificação do documento de Compra (InvoiceNo)</w:t>
            </w:r>
          </w:p>
        </w:tc>
        <w:tc>
          <w:tcPr>
            <w:tcW w:w="3507"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DF89708" w14:textId="77777777" w:rsidR="003F3EDE" w:rsidRPr="00B45277" w:rsidRDefault="003F3EDE" w:rsidP="0025185C">
            <w:pPr>
              <w:widowControl w:val="0"/>
              <w:spacing w:after="0" w:line="240" w:lineRule="auto"/>
              <w:rPr>
                <w:rFonts w:ascii="Arial" w:eastAsia="Times New Roman" w:hAnsi="Arial" w:cs="Arial"/>
                <w:spacing w:val="-1"/>
                <w:sz w:val="20"/>
                <w:szCs w:val="20"/>
                <w:rPrChange w:id="9591"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592" w:author="Adelino Naquarta Sepalanga Domingos" w:date="2025-03-05T09:31:00Z" w16du:dateUtc="2025-03-05T08:31:00Z">
                  <w:rPr>
                    <w:rFonts w:ascii="Times New Roman" w:eastAsia="Times New Roman" w:hAnsi="Times New Roman"/>
                    <w:spacing w:val="-1"/>
                  </w:rPr>
                </w:rPrChange>
              </w:rPr>
              <w:t>Número original do documento de compra</w:t>
            </w:r>
          </w:p>
        </w:tc>
        <w:tc>
          <w:tcPr>
            <w:tcW w:w="1543"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4C6E173"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9593"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594" w:author="Adelino Naquarta Sepalanga Domingos" w:date="2025-03-05T09:31:00Z" w16du:dateUtc="2025-03-05T08:31:00Z">
                  <w:rPr>
                    <w:rFonts w:ascii="Times New Roman" w:eastAsia="Times New Roman" w:hAnsi="Times New Roman"/>
                    <w:spacing w:val="-1"/>
                  </w:rPr>
                </w:rPrChange>
              </w:rPr>
              <w:t>Texto 60</w:t>
            </w:r>
          </w:p>
        </w:tc>
      </w:tr>
      <w:tr w:rsidR="003F3EDE" w:rsidRPr="00B45277" w14:paraId="04520D65" w14:textId="77777777" w:rsidTr="0025185C">
        <w:tc>
          <w:tcPr>
            <w:tcW w:w="158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27EC606" w14:textId="77777777" w:rsidR="003F3EDE" w:rsidRPr="00B45277" w:rsidRDefault="003F3EDE" w:rsidP="0025185C">
            <w:pPr>
              <w:jc w:val="center"/>
              <w:rPr>
                <w:rFonts w:ascii="Arial" w:eastAsia="Times New Roman" w:hAnsi="Arial" w:cs="Arial"/>
                <w:spacing w:val="-1"/>
                <w:sz w:val="20"/>
                <w:szCs w:val="20"/>
                <w:rPrChange w:id="9595" w:author="Adelino Naquarta Sepalanga Domingos" w:date="2025-03-05T09:31:00Z" w16du:dateUtc="2025-03-05T08:31:00Z">
                  <w:rPr>
                    <w:rFonts w:ascii="Times New Roman" w:eastAsia="Times New Roman" w:hAnsi="Times New Roman"/>
                    <w:spacing w:val="-1"/>
                  </w:rPr>
                </w:rPrChange>
              </w:rPr>
            </w:pPr>
          </w:p>
          <w:p w14:paraId="147FA94D" w14:textId="77777777" w:rsidR="003F3EDE" w:rsidRPr="00B45277" w:rsidRDefault="003F3EDE" w:rsidP="0025185C">
            <w:pPr>
              <w:jc w:val="center"/>
              <w:rPr>
                <w:rFonts w:ascii="Arial" w:eastAsia="Times New Roman" w:hAnsi="Arial" w:cs="Arial"/>
                <w:spacing w:val="-1"/>
                <w:sz w:val="20"/>
                <w:szCs w:val="20"/>
                <w:rPrChange w:id="9596" w:author="Adelino Naquarta Sepalanga Domingos" w:date="2025-03-05T09:31:00Z" w16du:dateUtc="2025-03-05T08:31:00Z">
                  <w:rPr>
                    <w:rFonts w:ascii="Times New Roman" w:eastAsia="Times New Roman" w:hAnsi="Times New Roman"/>
                    <w:spacing w:val="-1"/>
                  </w:rPr>
                </w:rPrChange>
              </w:rPr>
            </w:pPr>
          </w:p>
          <w:p w14:paraId="008EAFA4"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9597"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598" w:author="Adelino Naquarta Sepalanga Domingos" w:date="2025-03-05T09:31:00Z" w16du:dateUtc="2025-03-05T08:31:00Z">
                  <w:rPr>
                    <w:rFonts w:ascii="Times New Roman" w:eastAsia="Times New Roman" w:hAnsi="Times New Roman"/>
                    <w:spacing w:val="-1"/>
                  </w:rPr>
                </w:rPrChange>
              </w:rPr>
              <w:t>4.5.2.2</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CF4D0AF" w14:textId="77777777" w:rsidR="003F3EDE" w:rsidRPr="00B45277" w:rsidRDefault="003F3EDE" w:rsidP="0025185C">
            <w:pPr>
              <w:jc w:val="center"/>
              <w:rPr>
                <w:rFonts w:ascii="Arial" w:eastAsia="Times New Roman" w:hAnsi="Arial" w:cs="Arial"/>
                <w:spacing w:val="-1"/>
                <w:sz w:val="20"/>
                <w:szCs w:val="20"/>
                <w:rPrChange w:id="9599" w:author="Adelino Naquarta Sepalanga Domingos" w:date="2025-03-05T09:31:00Z" w16du:dateUtc="2025-03-05T08:31:00Z">
                  <w:rPr>
                    <w:rFonts w:ascii="Times New Roman" w:eastAsia="Times New Roman" w:hAnsi="Times New Roman"/>
                    <w:spacing w:val="-1"/>
                  </w:rPr>
                </w:rPrChange>
              </w:rPr>
            </w:pPr>
          </w:p>
          <w:p w14:paraId="56F6CCEC" w14:textId="77777777" w:rsidR="003F3EDE" w:rsidRPr="00B45277" w:rsidRDefault="003F3EDE" w:rsidP="0025185C">
            <w:pPr>
              <w:jc w:val="center"/>
              <w:rPr>
                <w:rFonts w:ascii="Arial" w:eastAsia="Times New Roman" w:hAnsi="Arial" w:cs="Arial"/>
                <w:spacing w:val="-1"/>
                <w:sz w:val="20"/>
                <w:szCs w:val="20"/>
                <w:rPrChange w:id="9600" w:author="Adelino Naquarta Sepalanga Domingos" w:date="2025-03-05T09:31:00Z" w16du:dateUtc="2025-03-05T08:31:00Z">
                  <w:rPr>
                    <w:rFonts w:ascii="Times New Roman" w:eastAsia="Times New Roman" w:hAnsi="Times New Roman"/>
                    <w:spacing w:val="-1"/>
                  </w:rPr>
                </w:rPrChange>
              </w:rPr>
            </w:pPr>
          </w:p>
          <w:p w14:paraId="55206F25"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9601"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602" w:author="Adelino Naquarta Sepalanga Domingos" w:date="2025-03-05T09:31:00Z" w16du:dateUtc="2025-03-05T08:31:00Z">
                  <w:rPr>
                    <w:rFonts w:ascii="Times New Roman" w:eastAsia="Times New Roman" w:hAnsi="Times New Roman"/>
                    <w:spacing w:val="-1"/>
                  </w:rPr>
                </w:rPrChange>
              </w:rPr>
              <w:t>#</w:t>
            </w:r>
          </w:p>
        </w:tc>
        <w:tc>
          <w:tcPr>
            <w:tcW w:w="3059"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854D07B" w14:textId="77777777" w:rsidR="003F3EDE" w:rsidRPr="00B45277" w:rsidRDefault="003F3EDE" w:rsidP="0025185C">
            <w:pPr>
              <w:rPr>
                <w:rFonts w:ascii="Arial" w:eastAsia="Times New Roman" w:hAnsi="Arial" w:cs="Arial"/>
                <w:spacing w:val="-1"/>
                <w:sz w:val="20"/>
                <w:szCs w:val="20"/>
                <w:rPrChange w:id="9603" w:author="Adelino Naquarta Sepalanga Domingos" w:date="2025-03-05T09:31:00Z" w16du:dateUtc="2025-03-05T08:31:00Z">
                  <w:rPr>
                    <w:rFonts w:ascii="Times New Roman" w:eastAsia="Times New Roman" w:hAnsi="Times New Roman"/>
                    <w:spacing w:val="-1"/>
                  </w:rPr>
                </w:rPrChange>
              </w:rPr>
            </w:pPr>
          </w:p>
          <w:p w14:paraId="48CEEA0E" w14:textId="77777777" w:rsidR="003F3EDE" w:rsidRPr="00B45277" w:rsidRDefault="003F3EDE" w:rsidP="0025185C">
            <w:pPr>
              <w:rPr>
                <w:rFonts w:ascii="Arial" w:eastAsia="Times New Roman" w:hAnsi="Arial" w:cs="Arial"/>
                <w:spacing w:val="-1"/>
                <w:sz w:val="20"/>
                <w:szCs w:val="20"/>
                <w:rPrChange w:id="9604" w:author="Adelino Naquarta Sepalanga Domingos" w:date="2025-03-05T09:31:00Z" w16du:dateUtc="2025-03-05T08:31:00Z">
                  <w:rPr>
                    <w:rFonts w:ascii="Times New Roman" w:eastAsia="Times New Roman" w:hAnsi="Times New Roman"/>
                    <w:spacing w:val="-1"/>
                  </w:rPr>
                </w:rPrChange>
              </w:rPr>
            </w:pPr>
          </w:p>
          <w:p w14:paraId="44F60017" w14:textId="77777777" w:rsidR="003F3EDE" w:rsidRPr="00B45277" w:rsidRDefault="003F3EDE" w:rsidP="0025185C">
            <w:pPr>
              <w:widowControl w:val="0"/>
              <w:spacing w:after="0" w:line="240" w:lineRule="auto"/>
              <w:rPr>
                <w:rFonts w:ascii="Arial" w:eastAsia="Times New Roman" w:hAnsi="Arial" w:cs="Arial"/>
                <w:spacing w:val="-1"/>
                <w:sz w:val="20"/>
                <w:szCs w:val="20"/>
                <w:rPrChange w:id="9605"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606" w:author="Adelino Naquarta Sepalanga Domingos" w:date="2025-03-05T09:31:00Z" w16du:dateUtc="2025-03-05T08:31:00Z">
                  <w:rPr>
                    <w:rFonts w:ascii="Times New Roman" w:eastAsia="Times New Roman" w:hAnsi="Times New Roman"/>
                    <w:spacing w:val="-1"/>
                  </w:rPr>
                </w:rPrChange>
              </w:rPr>
              <w:t>Referências a facturas (References)</w:t>
            </w:r>
          </w:p>
        </w:tc>
        <w:tc>
          <w:tcPr>
            <w:tcW w:w="3507"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2C6E4680" w14:textId="77777777" w:rsidR="003F3EDE" w:rsidRPr="00B45277" w:rsidRDefault="003F3EDE" w:rsidP="0025185C">
            <w:pPr>
              <w:rPr>
                <w:rFonts w:ascii="Arial" w:eastAsia="Times New Roman" w:hAnsi="Arial" w:cs="Arial"/>
                <w:spacing w:val="-1"/>
                <w:sz w:val="20"/>
                <w:szCs w:val="20"/>
                <w:rPrChange w:id="9607"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608" w:author="Adelino Naquarta Sepalanga Domingos" w:date="2025-03-05T09:31:00Z" w16du:dateUtc="2025-03-05T08:31:00Z">
                  <w:rPr>
                    <w:rFonts w:ascii="Times New Roman" w:eastAsia="Times New Roman" w:hAnsi="Times New Roman"/>
                    <w:spacing w:val="-1"/>
                  </w:rPr>
                </w:rPrChange>
              </w:rPr>
              <w:t>Referências a facturas nos documentos rectificativos destas.</w:t>
            </w:r>
          </w:p>
          <w:p w14:paraId="1D9375AB" w14:textId="392A2E99" w:rsidR="003F3EDE" w:rsidRPr="00B45277" w:rsidRDefault="003F3EDE" w:rsidP="0025185C">
            <w:pPr>
              <w:rPr>
                <w:rFonts w:ascii="Arial" w:eastAsia="Times New Roman" w:hAnsi="Arial" w:cs="Arial"/>
                <w:spacing w:val="-1"/>
                <w:sz w:val="20"/>
                <w:szCs w:val="20"/>
                <w:rPrChange w:id="9609"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610" w:author="Adelino Naquarta Sepalanga Domingos" w:date="2025-03-05T09:31:00Z" w16du:dateUtc="2025-03-05T08:31:00Z">
                  <w:rPr>
                    <w:rFonts w:ascii="Times New Roman" w:eastAsia="Times New Roman" w:hAnsi="Times New Roman"/>
                    <w:spacing w:val="-1"/>
                  </w:rPr>
                </w:rPrChange>
              </w:rPr>
              <w:t>Existindo a necessidade de efectuar mais do que uma referência, esta estrutura pode</w:t>
            </w:r>
            <w:del w:id="9611" w:author="Adelino Naquarta Sepalanga Domingos" w:date="2025-03-05T09:36:00Z" w16du:dateUtc="2025-03-05T08:36:00Z">
              <w:r w:rsidRPr="00B45277" w:rsidDel="00B45277">
                <w:rPr>
                  <w:rFonts w:ascii="Arial" w:eastAsia="Times New Roman" w:hAnsi="Arial" w:cs="Arial"/>
                  <w:spacing w:val="-1"/>
                  <w:sz w:val="20"/>
                  <w:szCs w:val="20"/>
                  <w:rPrChange w:id="9612" w:author="Adelino Naquarta Sepalanga Domingos" w:date="2025-03-05T09:31:00Z" w16du:dateUtc="2025-03-05T08:31:00Z">
                    <w:rPr>
                      <w:rFonts w:ascii="Times New Roman" w:eastAsia="Times New Roman" w:hAnsi="Times New Roman"/>
                      <w:spacing w:val="-1"/>
                    </w:rPr>
                  </w:rPrChange>
                </w:rPr>
                <w:delText>rá</w:delText>
              </w:r>
            </w:del>
            <w:r w:rsidRPr="00B45277">
              <w:rPr>
                <w:rFonts w:ascii="Arial" w:eastAsia="Times New Roman" w:hAnsi="Arial" w:cs="Arial"/>
                <w:spacing w:val="-1"/>
                <w:sz w:val="20"/>
                <w:szCs w:val="20"/>
                <w:rPrChange w:id="9613" w:author="Adelino Naquarta Sepalanga Domingos" w:date="2025-03-05T09:31:00Z" w16du:dateUtc="2025-03-05T08:31:00Z">
                  <w:rPr>
                    <w:rFonts w:ascii="Times New Roman" w:eastAsia="Times New Roman" w:hAnsi="Times New Roman"/>
                    <w:spacing w:val="-1"/>
                  </w:rPr>
                </w:rPrChange>
              </w:rPr>
              <w:t xml:space="preserve"> ser gerada tantas vezes quantas as necessárias.</w:t>
            </w:r>
          </w:p>
          <w:p w14:paraId="3D15DA71" w14:textId="77777777" w:rsidR="003F3EDE" w:rsidRPr="00B45277" w:rsidRDefault="003F3EDE" w:rsidP="0025185C">
            <w:pPr>
              <w:widowControl w:val="0"/>
              <w:spacing w:after="0" w:line="240" w:lineRule="auto"/>
              <w:rPr>
                <w:rFonts w:ascii="Arial" w:eastAsia="Times New Roman" w:hAnsi="Arial" w:cs="Arial"/>
                <w:spacing w:val="-1"/>
                <w:sz w:val="20"/>
                <w:szCs w:val="20"/>
                <w:rPrChange w:id="9614"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615" w:author="Adelino Naquarta Sepalanga Domingos" w:date="2025-03-05T09:31:00Z" w16du:dateUtc="2025-03-05T08:31:00Z">
                  <w:rPr>
                    <w:rFonts w:ascii="Times New Roman" w:eastAsia="Times New Roman" w:hAnsi="Times New Roman"/>
                    <w:spacing w:val="-1"/>
                  </w:rPr>
                </w:rPrChange>
              </w:rPr>
              <w:t>O preenchimento é obrigatório, quando o campo 4.5.2.7. for preenchido com “NC” – Nota de crédito</w:t>
            </w:r>
          </w:p>
        </w:tc>
        <w:tc>
          <w:tcPr>
            <w:tcW w:w="1543"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0A69F92C" w14:textId="77777777" w:rsidR="003F3EDE" w:rsidRPr="00B45277" w:rsidRDefault="003F3EDE" w:rsidP="0025185C">
            <w:pPr>
              <w:jc w:val="center"/>
              <w:rPr>
                <w:rFonts w:ascii="Arial" w:eastAsia="Times New Roman" w:hAnsi="Arial" w:cs="Arial"/>
                <w:spacing w:val="-1"/>
                <w:sz w:val="20"/>
                <w:szCs w:val="20"/>
                <w:rPrChange w:id="9616" w:author="Adelino Naquarta Sepalanga Domingos" w:date="2025-03-05T09:31:00Z" w16du:dateUtc="2025-03-05T08:31:00Z">
                  <w:rPr>
                    <w:rFonts w:ascii="Times New Roman" w:eastAsia="Times New Roman" w:hAnsi="Times New Roman"/>
                    <w:spacing w:val="-1"/>
                  </w:rPr>
                </w:rPrChange>
              </w:rPr>
            </w:pPr>
          </w:p>
          <w:p w14:paraId="1E88B17A" w14:textId="77777777" w:rsidR="003F3EDE" w:rsidRPr="00B45277" w:rsidRDefault="003F3EDE" w:rsidP="0025185C">
            <w:pPr>
              <w:jc w:val="center"/>
              <w:rPr>
                <w:rFonts w:ascii="Arial" w:eastAsia="Times New Roman" w:hAnsi="Arial" w:cs="Arial"/>
                <w:spacing w:val="-1"/>
                <w:sz w:val="20"/>
                <w:szCs w:val="20"/>
                <w:rPrChange w:id="9617" w:author="Adelino Naquarta Sepalanga Domingos" w:date="2025-03-05T09:31:00Z" w16du:dateUtc="2025-03-05T08:31:00Z">
                  <w:rPr>
                    <w:rFonts w:ascii="Times New Roman" w:eastAsia="Times New Roman" w:hAnsi="Times New Roman"/>
                    <w:spacing w:val="-1"/>
                  </w:rPr>
                </w:rPrChange>
              </w:rPr>
            </w:pPr>
          </w:p>
          <w:p w14:paraId="7D0D5A67"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9618"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619" w:author="Adelino Naquarta Sepalanga Domingos" w:date="2025-03-05T09:31:00Z" w16du:dateUtc="2025-03-05T08:31:00Z">
                  <w:rPr>
                    <w:rFonts w:ascii="Times New Roman" w:eastAsia="Times New Roman" w:hAnsi="Times New Roman"/>
                    <w:spacing w:val="-1"/>
                  </w:rPr>
                </w:rPrChange>
              </w:rPr>
              <w:t>Não Aplicável</w:t>
            </w:r>
          </w:p>
        </w:tc>
      </w:tr>
      <w:tr w:rsidR="003F3EDE" w:rsidRPr="00B45277" w14:paraId="4FA33067" w14:textId="77777777" w:rsidTr="0025185C">
        <w:tc>
          <w:tcPr>
            <w:tcW w:w="1586"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tcPr>
          <w:p w14:paraId="5AD8856D" w14:textId="77777777" w:rsidR="003F3EDE" w:rsidRPr="00B45277" w:rsidRDefault="003F3EDE" w:rsidP="0025185C">
            <w:pPr>
              <w:jc w:val="center"/>
              <w:rPr>
                <w:rFonts w:ascii="Arial" w:eastAsia="Times New Roman" w:hAnsi="Arial" w:cs="Arial"/>
                <w:spacing w:val="-1"/>
                <w:sz w:val="20"/>
                <w:szCs w:val="20"/>
                <w:rPrChange w:id="9620" w:author="Adelino Naquarta Sepalanga Domingos" w:date="2025-03-05T09:31:00Z" w16du:dateUtc="2025-03-05T08:31:00Z">
                  <w:rPr>
                    <w:rFonts w:ascii="Times New Roman" w:eastAsia="Times New Roman" w:hAnsi="Times New Roman"/>
                    <w:spacing w:val="-1"/>
                  </w:rPr>
                </w:rPrChange>
              </w:rPr>
            </w:pPr>
          </w:p>
          <w:p w14:paraId="3F83871B" w14:textId="77777777" w:rsidR="003F3EDE" w:rsidRPr="00B45277" w:rsidRDefault="003F3EDE" w:rsidP="0025185C">
            <w:pPr>
              <w:jc w:val="center"/>
              <w:rPr>
                <w:rFonts w:ascii="Arial" w:eastAsia="Times New Roman" w:hAnsi="Arial" w:cs="Arial"/>
                <w:spacing w:val="-1"/>
                <w:sz w:val="20"/>
                <w:szCs w:val="20"/>
                <w:rPrChange w:id="9621" w:author="Adelino Naquarta Sepalanga Domingos" w:date="2025-03-05T09:31:00Z" w16du:dateUtc="2025-03-05T08:31:00Z">
                  <w:rPr>
                    <w:rFonts w:ascii="Times New Roman" w:eastAsia="Times New Roman" w:hAnsi="Times New Roman"/>
                    <w:spacing w:val="-1"/>
                  </w:rPr>
                </w:rPrChange>
              </w:rPr>
            </w:pPr>
          </w:p>
          <w:p w14:paraId="33E2EEDA"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9622"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623" w:author="Adelino Naquarta Sepalanga Domingos" w:date="2025-03-05T09:31:00Z" w16du:dateUtc="2025-03-05T08:31:00Z">
                  <w:rPr>
                    <w:rFonts w:ascii="Times New Roman" w:eastAsia="Times New Roman" w:hAnsi="Times New Roman"/>
                    <w:spacing w:val="-1"/>
                  </w:rPr>
                </w:rPrChange>
              </w:rPr>
              <w:t>4.5.2.2.1</w:t>
            </w:r>
          </w:p>
        </w:tc>
        <w:tc>
          <w:tcPr>
            <w:tcW w:w="1504"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tcPr>
          <w:p w14:paraId="23F1E515" w14:textId="77777777" w:rsidR="003F3EDE" w:rsidRPr="00B45277" w:rsidRDefault="003F3EDE" w:rsidP="0025185C">
            <w:pPr>
              <w:jc w:val="center"/>
              <w:rPr>
                <w:rFonts w:ascii="Arial" w:eastAsia="Times New Roman" w:hAnsi="Arial" w:cs="Arial"/>
                <w:spacing w:val="-1"/>
                <w:sz w:val="20"/>
                <w:szCs w:val="20"/>
                <w:rPrChange w:id="9624" w:author="Adelino Naquarta Sepalanga Domingos" w:date="2025-03-05T09:31:00Z" w16du:dateUtc="2025-03-05T08:31:00Z">
                  <w:rPr>
                    <w:rFonts w:ascii="Times New Roman" w:eastAsia="Times New Roman" w:hAnsi="Times New Roman"/>
                    <w:spacing w:val="-1"/>
                  </w:rPr>
                </w:rPrChange>
              </w:rPr>
            </w:pPr>
          </w:p>
          <w:p w14:paraId="11EE1FD6" w14:textId="77777777" w:rsidR="003F3EDE" w:rsidRPr="00B45277" w:rsidRDefault="003F3EDE" w:rsidP="0025185C">
            <w:pPr>
              <w:jc w:val="center"/>
              <w:rPr>
                <w:rFonts w:ascii="Arial" w:eastAsia="Times New Roman" w:hAnsi="Arial" w:cs="Arial"/>
                <w:spacing w:val="-1"/>
                <w:sz w:val="20"/>
                <w:szCs w:val="20"/>
                <w:rPrChange w:id="9625" w:author="Adelino Naquarta Sepalanga Domingos" w:date="2025-03-05T09:31:00Z" w16du:dateUtc="2025-03-05T08:31:00Z">
                  <w:rPr>
                    <w:rFonts w:ascii="Times New Roman" w:eastAsia="Times New Roman" w:hAnsi="Times New Roman"/>
                    <w:spacing w:val="-1"/>
                  </w:rPr>
                </w:rPrChange>
              </w:rPr>
            </w:pPr>
          </w:p>
          <w:p w14:paraId="774819F9"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9626"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627" w:author="Adelino Naquarta Sepalanga Domingos" w:date="2025-03-05T09:31:00Z" w16du:dateUtc="2025-03-05T08:31:00Z">
                  <w:rPr>
                    <w:rFonts w:ascii="Times New Roman" w:eastAsia="Times New Roman" w:hAnsi="Times New Roman"/>
                    <w:spacing w:val="-1"/>
                  </w:rPr>
                </w:rPrChange>
              </w:rPr>
              <w:t>*</w:t>
            </w:r>
          </w:p>
        </w:tc>
        <w:tc>
          <w:tcPr>
            <w:tcW w:w="3059"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tcPr>
          <w:p w14:paraId="24195F5E" w14:textId="77777777" w:rsidR="003F3EDE" w:rsidRPr="00B45277" w:rsidRDefault="003F3EDE" w:rsidP="0025185C">
            <w:pPr>
              <w:rPr>
                <w:rFonts w:ascii="Arial" w:eastAsia="Times New Roman" w:hAnsi="Arial" w:cs="Arial"/>
                <w:spacing w:val="-1"/>
                <w:sz w:val="20"/>
                <w:szCs w:val="20"/>
                <w:rPrChange w:id="9628" w:author="Adelino Naquarta Sepalanga Domingos" w:date="2025-03-05T09:31:00Z" w16du:dateUtc="2025-03-05T08:31:00Z">
                  <w:rPr>
                    <w:rFonts w:ascii="Times New Roman" w:eastAsia="Times New Roman" w:hAnsi="Times New Roman"/>
                    <w:spacing w:val="-1"/>
                  </w:rPr>
                </w:rPrChange>
              </w:rPr>
            </w:pPr>
          </w:p>
          <w:p w14:paraId="7C6C6100" w14:textId="77777777" w:rsidR="003F3EDE" w:rsidRPr="00B45277" w:rsidRDefault="003F3EDE" w:rsidP="0025185C">
            <w:pPr>
              <w:rPr>
                <w:rFonts w:ascii="Arial" w:eastAsia="Times New Roman" w:hAnsi="Arial" w:cs="Arial"/>
                <w:spacing w:val="-1"/>
                <w:sz w:val="20"/>
                <w:szCs w:val="20"/>
                <w:rPrChange w:id="9629" w:author="Adelino Naquarta Sepalanga Domingos" w:date="2025-03-05T09:31:00Z" w16du:dateUtc="2025-03-05T08:31:00Z">
                  <w:rPr>
                    <w:rFonts w:ascii="Times New Roman" w:eastAsia="Times New Roman" w:hAnsi="Times New Roman"/>
                    <w:spacing w:val="-1"/>
                  </w:rPr>
                </w:rPrChange>
              </w:rPr>
            </w:pPr>
          </w:p>
          <w:p w14:paraId="64D2449E" w14:textId="77777777" w:rsidR="003F3EDE" w:rsidRPr="00B45277" w:rsidRDefault="003F3EDE" w:rsidP="0025185C">
            <w:pPr>
              <w:widowControl w:val="0"/>
              <w:spacing w:after="0" w:line="240" w:lineRule="auto"/>
              <w:rPr>
                <w:rFonts w:ascii="Arial" w:eastAsia="Times New Roman" w:hAnsi="Arial" w:cs="Arial"/>
                <w:spacing w:val="-1"/>
                <w:sz w:val="20"/>
                <w:szCs w:val="20"/>
                <w:rPrChange w:id="9630"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631" w:author="Adelino Naquarta Sepalanga Domingos" w:date="2025-03-05T09:31:00Z" w16du:dateUtc="2025-03-05T08:31:00Z">
                  <w:rPr>
                    <w:rFonts w:ascii="Times New Roman" w:eastAsia="Times New Roman" w:hAnsi="Times New Roman"/>
                    <w:spacing w:val="-1"/>
                  </w:rPr>
                </w:rPrChange>
              </w:rPr>
              <w:t>Referência (Reference)</w:t>
            </w:r>
          </w:p>
        </w:tc>
        <w:tc>
          <w:tcPr>
            <w:tcW w:w="3507"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tcPr>
          <w:p w14:paraId="719F58E8" w14:textId="77777777" w:rsidR="003F3EDE" w:rsidRPr="00B45277" w:rsidRDefault="003F3EDE" w:rsidP="0025185C">
            <w:pPr>
              <w:widowControl w:val="0"/>
              <w:spacing w:after="0" w:line="240" w:lineRule="auto"/>
              <w:rPr>
                <w:rFonts w:ascii="Arial" w:eastAsia="Times New Roman" w:hAnsi="Arial" w:cs="Arial"/>
                <w:spacing w:val="-1"/>
                <w:sz w:val="20"/>
                <w:szCs w:val="20"/>
                <w:rPrChange w:id="9632"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633" w:author="Adelino Naquarta Sepalanga Domingos" w:date="2025-03-05T09:31:00Z" w16du:dateUtc="2025-03-05T08:31:00Z">
                  <w:rPr>
                    <w:rFonts w:ascii="Times New Roman" w:eastAsia="Times New Roman" w:hAnsi="Times New Roman"/>
                    <w:spacing w:val="-1"/>
                  </w:rPr>
                </w:rPrChange>
              </w:rPr>
              <w:t>Referência à factura, através de identificação única da mesma, nos sistemas em que exista. Deve ser utilizada a estrutura de numeração do campo de origem.</w:t>
            </w:r>
          </w:p>
        </w:tc>
        <w:tc>
          <w:tcPr>
            <w:tcW w:w="1543"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tcPr>
          <w:p w14:paraId="0922B19F" w14:textId="77777777" w:rsidR="003F3EDE" w:rsidRPr="00B45277" w:rsidRDefault="003F3EDE" w:rsidP="0025185C">
            <w:pPr>
              <w:jc w:val="center"/>
              <w:rPr>
                <w:rFonts w:ascii="Arial" w:eastAsia="Times New Roman" w:hAnsi="Arial" w:cs="Arial"/>
                <w:spacing w:val="-1"/>
                <w:sz w:val="20"/>
                <w:szCs w:val="20"/>
                <w:rPrChange w:id="9634" w:author="Adelino Naquarta Sepalanga Domingos" w:date="2025-03-05T09:31:00Z" w16du:dateUtc="2025-03-05T08:31:00Z">
                  <w:rPr>
                    <w:rFonts w:ascii="Times New Roman" w:eastAsia="Times New Roman" w:hAnsi="Times New Roman"/>
                    <w:spacing w:val="-1"/>
                  </w:rPr>
                </w:rPrChange>
              </w:rPr>
            </w:pPr>
          </w:p>
          <w:p w14:paraId="1304E5A0" w14:textId="77777777" w:rsidR="003F3EDE" w:rsidRPr="00B45277" w:rsidRDefault="003F3EDE" w:rsidP="0025185C">
            <w:pPr>
              <w:jc w:val="center"/>
              <w:rPr>
                <w:rFonts w:ascii="Arial" w:eastAsia="Times New Roman" w:hAnsi="Arial" w:cs="Arial"/>
                <w:spacing w:val="-1"/>
                <w:sz w:val="20"/>
                <w:szCs w:val="20"/>
                <w:rPrChange w:id="9635" w:author="Adelino Naquarta Sepalanga Domingos" w:date="2025-03-05T09:31:00Z" w16du:dateUtc="2025-03-05T08:31:00Z">
                  <w:rPr>
                    <w:rFonts w:ascii="Times New Roman" w:eastAsia="Times New Roman" w:hAnsi="Times New Roman"/>
                    <w:spacing w:val="-1"/>
                  </w:rPr>
                </w:rPrChange>
              </w:rPr>
            </w:pPr>
          </w:p>
          <w:p w14:paraId="3DE9DBD4"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9636"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637" w:author="Adelino Naquarta Sepalanga Domingos" w:date="2025-03-05T09:31:00Z" w16du:dateUtc="2025-03-05T08:31:00Z">
                  <w:rPr>
                    <w:rFonts w:ascii="Times New Roman" w:eastAsia="Times New Roman" w:hAnsi="Times New Roman"/>
                    <w:spacing w:val="-1"/>
                  </w:rPr>
                </w:rPrChange>
              </w:rPr>
              <w:t>Texto 60</w:t>
            </w:r>
          </w:p>
        </w:tc>
      </w:tr>
      <w:tr w:rsidR="003F3EDE" w:rsidRPr="00B45277" w14:paraId="1419CBAB" w14:textId="77777777" w:rsidTr="0025185C">
        <w:tc>
          <w:tcPr>
            <w:tcW w:w="158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4284B7D5"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9638"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639" w:author="Adelino Naquarta Sepalanga Domingos" w:date="2025-03-05T09:31:00Z" w16du:dateUtc="2025-03-05T08:31:00Z">
                  <w:rPr>
                    <w:rFonts w:ascii="Times New Roman" w:eastAsia="Times New Roman" w:hAnsi="Times New Roman"/>
                    <w:spacing w:val="-1"/>
                  </w:rPr>
                </w:rPrChange>
              </w:rPr>
              <w:t>4.5.2.2.2</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788D4D1A"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9640"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641" w:author="Adelino Naquarta Sepalanga Domingos" w:date="2025-03-05T09:31:00Z" w16du:dateUtc="2025-03-05T08:31:00Z">
                  <w:rPr>
                    <w:rFonts w:ascii="Times New Roman" w:eastAsia="Times New Roman" w:hAnsi="Times New Roman"/>
                    <w:spacing w:val="-1"/>
                  </w:rPr>
                </w:rPrChange>
              </w:rPr>
              <w:t>*</w:t>
            </w:r>
          </w:p>
        </w:tc>
        <w:tc>
          <w:tcPr>
            <w:tcW w:w="3059"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FD3DFC5" w14:textId="77777777" w:rsidR="003F3EDE" w:rsidRPr="00B45277" w:rsidRDefault="003F3EDE" w:rsidP="0025185C">
            <w:pPr>
              <w:widowControl w:val="0"/>
              <w:spacing w:after="0" w:line="240" w:lineRule="auto"/>
              <w:rPr>
                <w:rFonts w:ascii="Arial" w:eastAsia="Times New Roman" w:hAnsi="Arial" w:cs="Arial"/>
                <w:spacing w:val="-1"/>
                <w:sz w:val="20"/>
                <w:szCs w:val="20"/>
                <w:rPrChange w:id="9642"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643" w:author="Adelino Naquarta Sepalanga Domingos" w:date="2025-03-05T09:31:00Z" w16du:dateUtc="2025-03-05T08:31:00Z">
                  <w:rPr>
                    <w:rFonts w:ascii="Times New Roman" w:eastAsia="Times New Roman" w:hAnsi="Times New Roman"/>
                    <w:spacing w:val="-1"/>
                  </w:rPr>
                </w:rPrChange>
              </w:rPr>
              <w:t>Data do documento (InvoiceDate)</w:t>
            </w:r>
          </w:p>
        </w:tc>
        <w:tc>
          <w:tcPr>
            <w:tcW w:w="3507"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E3C762F" w14:textId="77777777" w:rsidR="003F3EDE" w:rsidRPr="00B45277" w:rsidRDefault="003F3EDE" w:rsidP="0025185C">
            <w:pPr>
              <w:widowControl w:val="0"/>
              <w:spacing w:after="0" w:line="240" w:lineRule="auto"/>
              <w:rPr>
                <w:rFonts w:ascii="Arial" w:eastAsia="Times New Roman" w:hAnsi="Arial" w:cs="Arial"/>
                <w:spacing w:val="-1"/>
                <w:sz w:val="20"/>
                <w:szCs w:val="20"/>
                <w:rPrChange w:id="9644" w:author="Adelino Naquarta Sepalanga Domingos" w:date="2025-03-05T09:31:00Z" w16du:dateUtc="2025-03-05T08:31:00Z">
                  <w:rPr>
                    <w:rFonts w:ascii="Times New Roman" w:eastAsia="Times New Roman" w:hAnsi="Times New Roman"/>
                    <w:spacing w:val="-1"/>
                  </w:rPr>
                </w:rPrChange>
              </w:rPr>
            </w:pPr>
          </w:p>
        </w:tc>
        <w:tc>
          <w:tcPr>
            <w:tcW w:w="1543"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tcPr>
          <w:p w14:paraId="508EDF4F"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9645"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646" w:author="Adelino Naquarta Sepalanga Domingos" w:date="2025-03-05T09:31:00Z" w16du:dateUtc="2025-03-05T08:31:00Z">
                  <w:rPr>
                    <w:rFonts w:ascii="Times New Roman" w:eastAsia="Times New Roman" w:hAnsi="Times New Roman"/>
                    <w:spacing w:val="-1"/>
                  </w:rPr>
                </w:rPrChange>
              </w:rPr>
              <w:t>Data</w:t>
            </w:r>
          </w:p>
        </w:tc>
      </w:tr>
      <w:tr w:rsidR="003F3EDE" w:rsidRPr="00B45277" w14:paraId="6F8E363C" w14:textId="77777777" w:rsidTr="0025185C">
        <w:tc>
          <w:tcPr>
            <w:tcW w:w="158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CA71D2A"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9647"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648" w:author="Adelino Naquarta Sepalanga Domingos" w:date="2025-03-05T09:31:00Z" w16du:dateUtc="2025-03-05T08:31:00Z">
                  <w:rPr>
                    <w:rFonts w:ascii="Times New Roman" w:eastAsia="Times New Roman" w:hAnsi="Times New Roman"/>
                    <w:spacing w:val="-1"/>
                  </w:rPr>
                </w:rPrChange>
              </w:rPr>
              <w:t>4.5.2.3</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2169704"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9649"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650" w:author="Adelino Naquarta Sepalanga Domingos" w:date="2025-03-05T09:31:00Z" w16du:dateUtc="2025-03-05T08:31:00Z">
                  <w:rPr>
                    <w:rFonts w:ascii="Times New Roman" w:eastAsia="Times New Roman" w:hAnsi="Times New Roman"/>
                    <w:spacing w:val="-1"/>
                  </w:rPr>
                </w:rPrChange>
              </w:rPr>
              <w:t>*</w:t>
            </w:r>
          </w:p>
        </w:tc>
        <w:tc>
          <w:tcPr>
            <w:tcW w:w="305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7AC6E96" w14:textId="77777777" w:rsidR="003F3EDE" w:rsidRPr="00B45277" w:rsidRDefault="003F3EDE" w:rsidP="0025185C">
            <w:pPr>
              <w:widowControl w:val="0"/>
              <w:spacing w:after="0" w:line="240" w:lineRule="auto"/>
              <w:rPr>
                <w:rFonts w:ascii="Arial" w:eastAsia="Times New Roman" w:hAnsi="Arial" w:cs="Arial"/>
                <w:spacing w:val="-1"/>
                <w:sz w:val="20"/>
                <w:szCs w:val="20"/>
                <w:rPrChange w:id="9651"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652" w:author="Adelino Naquarta Sepalanga Domingos" w:date="2025-03-05T09:31:00Z" w16du:dateUtc="2025-03-05T08:31:00Z">
                  <w:rPr>
                    <w:rFonts w:ascii="Times New Roman" w:eastAsia="Times New Roman" w:hAnsi="Times New Roman"/>
                    <w:spacing w:val="-1"/>
                  </w:rPr>
                </w:rPrChange>
              </w:rPr>
              <w:t>Chave do documento (Hash)</w:t>
            </w:r>
          </w:p>
        </w:tc>
        <w:tc>
          <w:tcPr>
            <w:tcW w:w="350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D1B4D54" w14:textId="77777777" w:rsidR="003F3EDE" w:rsidRPr="00B45277" w:rsidRDefault="003F3EDE" w:rsidP="0025185C">
            <w:pPr>
              <w:widowControl w:val="0"/>
              <w:spacing w:after="0" w:line="240" w:lineRule="auto"/>
              <w:rPr>
                <w:rFonts w:ascii="Arial" w:eastAsia="Times New Roman" w:hAnsi="Arial" w:cs="Arial"/>
                <w:spacing w:val="-1"/>
                <w:sz w:val="20"/>
                <w:szCs w:val="20"/>
                <w:rPrChange w:id="9653"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654" w:author="Adelino Naquarta Sepalanga Domingos" w:date="2025-03-05T09:31:00Z" w16du:dateUtc="2025-03-05T08:31:00Z">
                  <w:rPr>
                    <w:rFonts w:ascii="Times New Roman" w:eastAsia="Times New Roman" w:hAnsi="Times New Roman"/>
                    <w:spacing w:val="-1"/>
                  </w:rPr>
                </w:rPrChange>
              </w:rPr>
              <w:t xml:space="preserve">Preencher com os 4 valores correspondentes ao Hash constantes no documento impresso. O campo deve ser preenchido com “0” (zero), caso não haja esta informação </w:t>
            </w:r>
          </w:p>
        </w:tc>
        <w:tc>
          <w:tcPr>
            <w:tcW w:w="154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B726B60" w14:textId="719E2E29" w:rsidR="003F3EDE" w:rsidRPr="00B45277" w:rsidRDefault="003F3EDE" w:rsidP="0025185C">
            <w:pPr>
              <w:widowControl w:val="0"/>
              <w:spacing w:after="0" w:line="240" w:lineRule="auto"/>
              <w:jc w:val="center"/>
              <w:rPr>
                <w:rFonts w:ascii="Arial" w:eastAsia="Times New Roman" w:hAnsi="Arial" w:cs="Arial"/>
                <w:spacing w:val="-1"/>
                <w:sz w:val="20"/>
                <w:szCs w:val="20"/>
                <w:rPrChange w:id="9655"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656" w:author="Adelino Naquarta Sepalanga Domingos" w:date="2025-03-05T09:31:00Z" w16du:dateUtc="2025-03-05T08:31:00Z">
                  <w:rPr>
                    <w:rFonts w:ascii="Times New Roman" w:eastAsia="Times New Roman" w:hAnsi="Times New Roman"/>
                    <w:spacing w:val="-1"/>
                  </w:rPr>
                </w:rPrChange>
              </w:rPr>
              <w:t xml:space="preserve">Texto </w:t>
            </w:r>
            <w:r w:rsidR="000B2620" w:rsidRPr="00B45277">
              <w:rPr>
                <w:rFonts w:ascii="Arial" w:eastAsia="Times New Roman" w:hAnsi="Arial" w:cs="Arial"/>
                <w:spacing w:val="-1"/>
                <w:sz w:val="20"/>
                <w:szCs w:val="20"/>
                <w:rPrChange w:id="9657" w:author="Adelino Naquarta Sepalanga Domingos" w:date="2025-03-05T09:31:00Z" w16du:dateUtc="2025-03-05T08:31:00Z">
                  <w:rPr>
                    <w:rFonts w:ascii="Times New Roman" w:eastAsia="Times New Roman" w:hAnsi="Times New Roman"/>
                    <w:spacing w:val="-1"/>
                  </w:rPr>
                </w:rPrChange>
              </w:rPr>
              <w:t>500</w:t>
            </w:r>
          </w:p>
        </w:tc>
      </w:tr>
      <w:tr w:rsidR="003F3EDE" w:rsidRPr="00B45277" w14:paraId="43071E04" w14:textId="77777777" w:rsidTr="0025185C">
        <w:tc>
          <w:tcPr>
            <w:tcW w:w="158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3DC39F72"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9658"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659" w:author="Adelino Naquarta Sepalanga Domingos" w:date="2025-03-05T09:31:00Z" w16du:dateUtc="2025-03-05T08:31:00Z">
                  <w:rPr>
                    <w:rFonts w:ascii="Times New Roman" w:eastAsia="Times New Roman" w:hAnsi="Times New Roman"/>
                    <w:spacing w:val="-1"/>
                  </w:rPr>
                </w:rPrChange>
              </w:rPr>
              <w:t>4.5.2.4</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14C8B7CD"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9660"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661" w:author="Adelino Naquarta Sepalanga Domingos" w:date="2025-03-05T09:31:00Z" w16du:dateUtc="2025-03-05T08:31:00Z">
                  <w:rPr>
                    <w:rFonts w:ascii="Times New Roman" w:eastAsia="Times New Roman" w:hAnsi="Times New Roman"/>
                    <w:spacing w:val="-1"/>
                  </w:rPr>
                </w:rPrChange>
              </w:rPr>
              <w:t>*</w:t>
            </w:r>
          </w:p>
        </w:tc>
        <w:tc>
          <w:tcPr>
            <w:tcW w:w="3059"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733FEFB6" w14:textId="77777777" w:rsidR="003F3EDE" w:rsidRPr="00B45277" w:rsidRDefault="003F3EDE" w:rsidP="0025185C">
            <w:pPr>
              <w:widowControl w:val="0"/>
              <w:spacing w:after="0" w:line="240" w:lineRule="auto"/>
              <w:rPr>
                <w:rFonts w:ascii="Arial" w:eastAsia="Times New Roman" w:hAnsi="Arial" w:cs="Arial"/>
                <w:spacing w:val="-1"/>
                <w:sz w:val="20"/>
                <w:szCs w:val="20"/>
                <w:rPrChange w:id="9662"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663" w:author="Adelino Naquarta Sepalanga Domingos" w:date="2025-03-05T09:31:00Z" w16du:dateUtc="2025-03-05T08:31:00Z">
                  <w:rPr>
                    <w:rFonts w:ascii="Times New Roman" w:eastAsia="Times New Roman" w:hAnsi="Times New Roman"/>
                    <w:spacing w:val="-1"/>
                  </w:rPr>
                </w:rPrChange>
              </w:rPr>
              <w:t>Código do utilizador (SourceID)</w:t>
            </w:r>
          </w:p>
        </w:tc>
        <w:tc>
          <w:tcPr>
            <w:tcW w:w="3507"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76DC1AD1" w14:textId="77777777" w:rsidR="003F3EDE" w:rsidRPr="00B45277" w:rsidRDefault="003F3EDE" w:rsidP="0025185C">
            <w:pPr>
              <w:widowControl w:val="0"/>
              <w:spacing w:after="0" w:line="240" w:lineRule="auto"/>
              <w:rPr>
                <w:rFonts w:ascii="Arial" w:eastAsia="Times New Roman" w:hAnsi="Arial" w:cs="Arial"/>
                <w:spacing w:val="-1"/>
                <w:sz w:val="20"/>
                <w:szCs w:val="20"/>
                <w:rPrChange w:id="9664"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665" w:author="Adelino Naquarta Sepalanga Domingos" w:date="2025-03-05T09:31:00Z" w16du:dateUtc="2025-03-05T08:31:00Z">
                  <w:rPr>
                    <w:rFonts w:ascii="Times New Roman" w:eastAsia="Times New Roman" w:hAnsi="Times New Roman"/>
                    <w:spacing w:val="-1"/>
                  </w:rPr>
                </w:rPrChange>
              </w:rPr>
              <w:t>Utilizador que gerou o documento.</w:t>
            </w:r>
          </w:p>
        </w:tc>
        <w:tc>
          <w:tcPr>
            <w:tcW w:w="1543"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74FDADF2"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9666"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667" w:author="Adelino Naquarta Sepalanga Domingos" w:date="2025-03-05T09:31:00Z" w16du:dateUtc="2025-03-05T08:31:00Z">
                  <w:rPr>
                    <w:rFonts w:ascii="Times New Roman" w:eastAsia="Times New Roman" w:hAnsi="Times New Roman"/>
                    <w:spacing w:val="-1"/>
                  </w:rPr>
                </w:rPrChange>
              </w:rPr>
              <w:t>Texto 60</w:t>
            </w:r>
          </w:p>
        </w:tc>
      </w:tr>
      <w:tr w:rsidR="003F3EDE" w:rsidRPr="00B45277" w14:paraId="5393815E" w14:textId="77777777" w:rsidTr="0025185C">
        <w:tc>
          <w:tcPr>
            <w:tcW w:w="158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3175819"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9668"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669" w:author="Adelino Naquarta Sepalanga Domingos" w:date="2025-03-05T09:31:00Z" w16du:dateUtc="2025-03-05T08:31:00Z">
                  <w:rPr>
                    <w:rFonts w:ascii="Times New Roman" w:eastAsia="Times New Roman" w:hAnsi="Times New Roman"/>
                    <w:spacing w:val="-1"/>
                  </w:rPr>
                </w:rPrChange>
              </w:rPr>
              <w:t>4.5.2.5</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19B65FD"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9670" w:author="Adelino Naquarta Sepalanga Domingos" w:date="2025-03-05T09:31:00Z" w16du:dateUtc="2025-03-05T08:31:00Z">
                  <w:rPr>
                    <w:rFonts w:ascii="Times New Roman" w:eastAsia="Times New Roman" w:hAnsi="Times New Roman"/>
                    <w:spacing w:val="-1"/>
                  </w:rPr>
                </w:rPrChange>
              </w:rPr>
            </w:pPr>
          </w:p>
        </w:tc>
        <w:tc>
          <w:tcPr>
            <w:tcW w:w="305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1A46983" w14:textId="77777777" w:rsidR="003F3EDE" w:rsidRPr="00B45277" w:rsidRDefault="003F3EDE" w:rsidP="0025185C">
            <w:pPr>
              <w:widowControl w:val="0"/>
              <w:spacing w:after="0" w:line="240" w:lineRule="auto"/>
              <w:rPr>
                <w:rFonts w:ascii="Arial" w:eastAsia="Times New Roman" w:hAnsi="Arial" w:cs="Arial"/>
                <w:spacing w:val="-1"/>
                <w:sz w:val="20"/>
                <w:szCs w:val="20"/>
                <w:rPrChange w:id="9671"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672" w:author="Adelino Naquarta Sepalanga Domingos" w:date="2025-03-05T09:31:00Z" w16du:dateUtc="2025-03-05T08:31:00Z">
                  <w:rPr>
                    <w:rFonts w:ascii="Times New Roman" w:eastAsia="Times New Roman" w:hAnsi="Times New Roman"/>
                    <w:spacing w:val="-1"/>
                  </w:rPr>
                </w:rPrChange>
              </w:rPr>
              <w:t>Período contabilístico (Period)</w:t>
            </w:r>
          </w:p>
        </w:tc>
        <w:tc>
          <w:tcPr>
            <w:tcW w:w="350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B70A5D4" w14:textId="77777777" w:rsidR="003F3EDE" w:rsidRPr="00B45277" w:rsidRDefault="003F3EDE" w:rsidP="0025185C">
            <w:pPr>
              <w:widowControl w:val="0"/>
              <w:spacing w:after="0" w:line="240" w:lineRule="auto"/>
              <w:rPr>
                <w:rFonts w:ascii="Arial" w:eastAsia="Times New Roman" w:hAnsi="Arial" w:cs="Arial"/>
                <w:spacing w:val="-1"/>
                <w:sz w:val="20"/>
                <w:szCs w:val="20"/>
                <w:rPrChange w:id="9673"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674" w:author="Adelino Naquarta Sepalanga Domingos" w:date="2025-03-05T09:31:00Z" w16du:dateUtc="2025-03-05T08:31:00Z">
                  <w:rPr>
                    <w:rFonts w:ascii="Times New Roman" w:eastAsia="Times New Roman" w:hAnsi="Times New Roman"/>
                    <w:spacing w:val="-1"/>
                  </w:rPr>
                </w:rPrChange>
              </w:rPr>
              <w:t>Deve ser indicado o mês do período de tributação de “1” a “12”, contado desde o seu início.</w:t>
            </w:r>
          </w:p>
        </w:tc>
        <w:tc>
          <w:tcPr>
            <w:tcW w:w="154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B966451"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9675"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676" w:author="Adelino Naquarta Sepalanga Domingos" w:date="2025-03-05T09:31:00Z" w16du:dateUtc="2025-03-05T08:31:00Z">
                  <w:rPr>
                    <w:rFonts w:ascii="Times New Roman" w:eastAsia="Times New Roman" w:hAnsi="Times New Roman"/>
                    <w:spacing w:val="-1"/>
                  </w:rPr>
                </w:rPrChange>
              </w:rPr>
              <w:t>Inteiro</w:t>
            </w:r>
          </w:p>
        </w:tc>
      </w:tr>
      <w:tr w:rsidR="003F3EDE" w:rsidRPr="00B45277" w14:paraId="62071DC5" w14:textId="77777777" w:rsidTr="0025185C">
        <w:trPr>
          <w:trHeight w:val="640"/>
        </w:trPr>
        <w:tc>
          <w:tcPr>
            <w:tcW w:w="158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5CD6DC6C"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9677"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678" w:author="Adelino Naquarta Sepalanga Domingos" w:date="2025-03-05T09:31:00Z" w16du:dateUtc="2025-03-05T08:31:00Z">
                  <w:rPr>
                    <w:rFonts w:ascii="Times New Roman" w:eastAsia="Times New Roman" w:hAnsi="Times New Roman"/>
                    <w:spacing w:val="-1"/>
                  </w:rPr>
                </w:rPrChange>
              </w:rPr>
              <w:t>4.5.2.6</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39D2FCF1"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9679"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680" w:author="Adelino Naquarta Sepalanga Domingos" w:date="2025-03-05T09:31:00Z" w16du:dateUtc="2025-03-05T08:31:00Z">
                  <w:rPr>
                    <w:rFonts w:ascii="Times New Roman" w:eastAsia="Times New Roman" w:hAnsi="Times New Roman"/>
                    <w:spacing w:val="-1"/>
                  </w:rPr>
                </w:rPrChange>
              </w:rPr>
              <w:t>*</w:t>
            </w:r>
          </w:p>
        </w:tc>
        <w:tc>
          <w:tcPr>
            <w:tcW w:w="3059"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6E3E7DFE" w14:textId="77777777" w:rsidR="003F3EDE" w:rsidRPr="00B45277" w:rsidRDefault="003F3EDE" w:rsidP="0025185C">
            <w:pPr>
              <w:widowControl w:val="0"/>
              <w:spacing w:after="0" w:line="240" w:lineRule="auto"/>
              <w:rPr>
                <w:rFonts w:ascii="Arial" w:eastAsia="Times New Roman" w:hAnsi="Arial" w:cs="Arial"/>
                <w:spacing w:val="-1"/>
                <w:sz w:val="20"/>
                <w:szCs w:val="20"/>
                <w:rPrChange w:id="9681"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682" w:author="Adelino Naquarta Sepalanga Domingos" w:date="2025-03-05T09:31:00Z" w16du:dateUtc="2025-03-05T08:31:00Z">
                  <w:rPr>
                    <w:rFonts w:ascii="Times New Roman" w:eastAsia="Times New Roman" w:hAnsi="Times New Roman"/>
                    <w:spacing w:val="-1"/>
                  </w:rPr>
                </w:rPrChange>
              </w:rPr>
              <w:t>Data do documento de compra (InvoiceDate)</w:t>
            </w:r>
          </w:p>
        </w:tc>
        <w:tc>
          <w:tcPr>
            <w:tcW w:w="3507"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6E746E4F" w14:textId="77777777" w:rsidR="003F3EDE" w:rsidRPr="00B45277" w:rsidRDefault="003F3EDE" w:rsidP="0025185C">
            <w:pPr>
              <w:widowControl w:val="0"/>
              <w:spacing w:after="0" w:line="240" w:lineRule="auto"/>
              <w:rPr>
                <w:rFonts w:ascii="Arial" w:eastAsia="Times New Roman" w:hAnsi="Arial" w:cs="Arial"/>
                <w:spacing w:val="-1"/>
                <w:sz w:val="20"/>
                <w:szCs w:val="20"/>
                <w:rPrChange w:id="9683"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684" w:author="Adelino Naquarta Sepalanga Domingos" w:date="2025-03-05T09:31:00Z" w16du:dateUtc="2025-03-05T08:31:00Z">
                  <w:rPr>
                    <w:rFonts w:ascii="Times New Roman" w:eastAsia="Times New Roman" w:hAnsi="Times New Roman"/>
                    <w:spacing w:val="-1"/>
                  </w:rPr>
                </w:rPrChange>
              </w:rPr>
              <w:t>Data de emissão do documento de compra de bens ou serviços.</w:t>
            </w:r>
          </w:p>
        </w:tc>
        <w:tc>
          <w:tcPr>
            <w:tcW w:w="1543"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03B8C26A"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9685"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686" w:author="Adelino Naquarta Sepalanga Domingos" w:date="2025-03-05T09:31:00Z" w16du:dateUtc="2025-03-05T08:31:00Z">
                  <w:rPr>
                    <w:rFonts w:ascii="Times New Roman" w:eastAsia="Times New Roman" w:hAnsi="Times New Roman"/>
                    <w:spacing w:val="-1"/>
                  </w:rPr>
                </w:rPrChange>
              </w:rPr>
              <w:t>Data</w:t>
            </w:r>
          </w:p>
        </w:tc>
      </w:tr>
      <w:tr w:rsidR="003F3EDE" w:rsidRPr="00B45277" w14:paraId="49B5E9C2" w14:textId="77777777" w:rsidTr="0025185C">
        <w:tc>
          <w:tcPr>
            <w:tcW w:w="158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60DF06C"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9687"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688" w:author="Adelino Naquarta Sepalanga Domingos" w:date="2025-03-05T09:31:00Z" w16du:dateUtc="2025-03-05T08:31:00Z">
                  <w:rPr>
                    <w:rFonts w:ascii="Times New Roman" w:eastAsia="Times New Roman" w:hAnsi="Times New Roman"/>
                    <w:spacing w:val="-1"/>
                  </w:rPr>
                </w:rPrChange>
              </w:rPr>
              <w:t>4.5.2.7</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FCD419E"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9689"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690" w:author="Adelino Naquarta Sepalanga Domingos" w:date="2025-03-05T09:31:00Z" w16du:dateUtc="2025-03-05T08:31:00Z">
                  <w:rPr>
                    <w:rFonts w:ascii="Times New Roman" w:eastAsia="Times New Roman" w:hAnsi="Times New Roman"/>
                    <w:spacing w:val="-1"/>
                  </w:rPr>
                </w:rPrChange>
              </w:rPr>
              <w:t>*</w:t>
            </w:r>
          </w:p>
        </w:tc>
        <w:tc>
          <w:tcPr>
            <w:tcW w:w="305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05B10D5" w14:textId="77777777" w:rsidR="003F3EDE" w:rsidRPr="00B45277" w:rsidRDefault="003F3EDE" w:rsidP="0025185C">
            <w:pPr>
              <w:widowControl w:val="0"/>
              <w:spacing w:after="0" w:line="240" w:lineRule="auto"/>
              <w:rPr>
                <w:rFonts w:ascii="Arial" w:eastAsia="Times New Roman" w:hAnsi="Arial" w:cs="Arial"/>
                <w:spacing w:val="-1"/>
                <w:sz w:val="20"/>
                <w:szCs w:val="20"/>
                <w:rPrChange w:id="9691"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692" w:author="Adelino Naquarta Sepalanga Domingos" w:date="2025-03-05T09:31:00Z" w16du:dateUtc="2025-03-05T08:31:00Z">
                  <w:rPr>
                    <w:rFonts w:ascii="Times New Roman" w:eastAsia="Times New Roman" w:hAnsi="Times New Roman"/>
                    <w:spacing w:val="-1"/>
                  </w:rPr>
                </w:rPrChange>
              </w:rPr>
              <w:t>Tipo de documento (PurchaseType)</w:t>
            </w:r>
          </w:p>
        </w:tc>
        <w:tc>
          <w:tcPr>
            <w:tcW w:w="350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0A18B53" w14:textId="77777777" w:rsidR="003F3EDE" w:rsidRPr="00B45277" w:rsidRDefault="003F3EDE" w:rsidP="0025185C">
            <w:pPr>
              <w:widowControl w:val="0"/>
              <w:spacing w:after="0" w:line="240" w:lineRule="auto"/>
              <w:rPr>
                <w:rFonts w:ascii="Arial" w:eastAsia="Times New Roman" w:hAnsi="Arial" w:cs="Arial"/>
                <w:spacing w:val="-1"/>
                <w:sz w:val="20"/>
                <w:szCs w:val="20"/>
                <w:rPrChange w:id="9693"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694" w:author="Adelino Naquarta Sepalanga Domingos" w:date="2025-03-05T09:31:00Z" w16du:dateUtc="2025-03-05T08:31:00Z">
                  <w:rPr>
                    <w:rFonts w:ascii="Times New Roman" w:eastAsia="Times New Roman" w:hAnsi="Times New Roman"/>
                    <w:spacing w:val="-1"/>
                  </w:rPr>
                </w:rPrChange>
              </w:rPr>
              <w:t xml:space="preserve">Deve ser preenchido com: </w:t>
            </w:r>
          </w:p>
          <w:p w14:paraId="306AE816" w14:textId="77777777" w:rsidR="003F3EDE" w:rsidRPr="00B45277" w:rsidRDefault="003F3EDE" w:rsidP="0025185C">
            <w:pPr>
              <w:widowControl w:val="0"/>
              <w:spacing w:after="0" w:line="240" w:lineRule="auto"/>
              <w:rPr>
                <w:rFonts w:ascii="Arial" w:eastAsia="Times New Roman" w:hAnsi="Arial" w:cs="Arial"/>
                <w:spacing w:val="-1"/>
                <w:sz w:val="20"/>
                <w:szCs w:val="20"/>
                <w:rPrChange w:id="9695"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696" w:author="Adelino Naquarta Sepalanga Domingos" w:date="2025-03-05T09:31:00Z" w16du:dateUtc="2025-03-05T08:31:00Z">
                  <w:rPr>
                    <w:rFonts w:ascii="Times New Roman" w:eastAsia="Times New Roman" w:hAnsi="Times New Roman"/>
                    <w:spacing w:val="-1"/>
                  </w:rPr>
                </w:rPrChange>
              </w:rPr>
              <w:t>"FT” – Factura;</w:t>
            </w:r>
          </w:p>
          <w:p w14:paraId="10567447" w14:textId="77777777" w:rsidR="003F3EDE" w:rsidRPr="00B45277" w:rsidRDefault="003F3EDE" w:rsidP="0025185C">
            <w:pPr>
              <w:widowControl w:val="0"/>
              <w:spacing w:after="0" w:line="240" w:lineRule="auto"/>
              <w:rPr>
                <w:rFonts w:ascii="Arial" w:eastAsia="Times New Roman" w:hAnsi="Arial" w:cs="Arial"/>
                <w:spacing w:val="-1"/>
                <w:sz w:val="20"/>
                <w:szCs w:val="20"/>
                <w:rPrChange w:id="9697"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698" w:author="Adelino Naquarta Sepalanga Domingos" w:date="2025-03-05T09:31:00Z" w16du:dateUtc="2025-03-05T08:31:00Z">
                  <w:rPr>
                    <w:rFonts w:ascii="Times New Roman" w:eastAsia="Times New Roman" w:hAnsi="Times New Roman"/>
                    <w:spacing w:val="-1"/>
                  </w:rPr>
                </w:rPrChange>
              </w:rPr>
              <w:t>“FR” – Factura/recibo;</w:t>
            </w:r>
          </w:p>
          <w:p w14:paraId="5FB78AED" w14:textId="77777777" w:rsidR="003F3EDE" w:rsidRPr="00B45277" w:rsidRDefault="003F3EDE" w:rsidP="0025185C">
            <w:pPr>
              <w:widowControl w:val="0"/>
              <w:spacing w:after="0" w:line="240" w:lineRule="auto"/>
              <w:rPr>
                <w:rFonts w:ascii="Arial" w:eastAsia="Times New Roman" w:hAnsi="Arial" w:cs="Arial"/>
                <w:spacing w:val="-1"/>
                <w:sz w:val="20"/>
                <w:szCs w:val="20"/>
                <w:rPrChange w:id="9699"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700" w:author="Adelino Naquarta Sepalanga Domingos" w:date="2025-03-05T09:31:00Z" w16du:dateUtc="2025-03-05T08:31:00Z">
                  <w:rPr>
                    <w:rFonts w:ascii="Times New Roman" w:eastAsia="Times New Roman" w:hAnsi="Times New Roman"/>
                    <w:spacing w:val="-1"/>
                  </w:rPr>
                </w:rPrChange>
              </w:rPr>
              <w:t>“GF” – Factura genérica;</w:t>
            </w:r>
          </w:p>
          <w:p w14:paraId="1F599CB6" w14:textId="77777777" w:rsidR="003F3EDE" w:rsidRPr="00B45277" w:rsidRDefault="003F3EDE" w:rsidP="0025185C">
            <w:pPr>
              <w:widowControl w:val="0"/>
              <w:spacing w:after="0" w:line="240" w:lineRule="auto"/>
              <w:rPr>
                <w:rFonts w:ascii="Arial" w:eastAsia="Times New Roman" w:hAnsi="Arial" w:cs="Arial"/>
                <w:spacing w:val="-1"/>
                <w:sz w:val="20"/>
                <w:szCs w:val="20"/>
                <w:rPrChange w:id="9701"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702" w:author="Adelino Naquarta Sepalanga Domingos" w:date="2025-03-05T09:31:00Z" w16du:dateUtc="2025-03-05T08:31:00Z">
                  <w:rPr>
                    <w:rFonts w:ascii="Times New Roman" w:eastAsia="Times New Roman" w:hAnsi="Times New Roman"/>
                    <w:spacing w:val="-1"/>
                  </w:rPr>
                </w:rPrChange>
              </w:rPr>
              <w:t xml:space="preserve"> “FG” – Factura global;</w:t>
            </w:r>
          </w:p>
          <w:p w14:paraId="4BDDBA33" w14:textId="77777777" w:rsidR="003F3EDE" w:rsidRPr="00B45277" w:rsidRDefault="003F3EDE" w:rsidP="0025185C">
            <w:pPr>
              <w:widowControl w:val="0"/>
              <w:spacing w:after="0" w:line="240" w:lineRule="auto"/>
              <w:rPr>
                <w:rFonts w:ascii="Arial" w:eastAsia="Times New Roman" w:hAnsi="Arial" w:cs="Arial"/>
                <w:spacing w:val="-1"/>
                <w:sz w:val="20"/>
                <w:szCs w:val="20"/>
                <w:rPrChange w:id="9703"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704" w:author="Adelino Naquarta Sepalanga Domingos" w:date="2025-03-05T09:31:00Z" w16du:dateUtc="2025-03-05T08:31:00Z">
                  <w:rPr>
                    <w:rFonts w:ascii="Times New Roman" w:eastAsia="Times New Roman" w:hAnsi="Times New Roman"/>
                    <w:spacing w:val="-1"/>
                  </w:rPr>
                </w:rPrChange>
              </w:rPr>
              <w:t>“AC” – Aviso de cobrança;</w:t>
            </w:r>
          </w:p>
          <w:p w14:paraId="143D0654" w14:textId="77777777" w:rsidR="003F3EDE" w:rsidRPr="00B45277" w:rsidRDefault="003F3EDE" w:rsidP="0025185C">
            <w:pPr>
              <w:widowControl w:val="0"/>
              <w:spacing w:after="0" w:line="240" w:lineRule="auto"/>
              <w:rPr>
                <w:rFonts w:ascii="Arial" w:eastAsia="Times New Roman" w:hAnsi="Arial" w:cs="Arial"/>
                <w:spacing w:val="-1"/>
                <w:sz w:val="20"/>
                <w:szCs w:val="20"/>
                <w:rPrChange w:id="9705"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706" w:author="Adelino Naquarta Sepalanga Domingos" w:date="2025-03-05T09:31:00Z" w16du:dateUtc="2025-03-05T08:31:00Z">
                  <w:rPr>
                    <w:rFonts w:ascii="Times New Roman" w:eastAsia="Times New Roman" w:hAnsi="Times New Roman"/>
                    <w:spacing w:val="-1"/>
                  </w:rPr>
                </w:rPrChange>
              </w:rPr>
              <w:t xml:space="preserve">“AR” – Aviso de cobrança/recibo; </w:t>
            </w:r>
          </w:p>
          <w:p w14:paraId="04288927" w14:textId="77777777" w:rsidR="003F3EDE" w:rsidRPr="00B45277" w:rsidRDefault="003F3EDE" w:rsidP="0025185C">
            <w:pPr>
              <w:widowControl w:val="0"/>
              <w:spacing w:after="0" w:line="240" w:lineRule="auto"/>
              <w:rPr>
                <w:rFonts w:ascii="Arial" w:eastAsia="Times New Roman" w:hAnsi="Arial" w:cs="Arial"/>
                <w:spacing w:val="-1"/>
                <w:sz w:val="20"/>
                <w:szCs w:val="20"/>
                <w:rPrChange w:id="9707"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708" w:author="Adelino Naquarta Sepalanga Domingos" w:date="2025-03-05T09:31:00Z" w16du:dateUtc="2025-03-05T08:31:00Z">
                  <w:rPr>
                    <w:rFonts w:ascii="Times New Roman" w:eastAsia="Times New Roman" w:hAnsi="Times New Roman"/>
                    <w:spacing w:val="-1"/>
                  </w:rPr>
                </w:rPrChange>
              </w:rPr>
              <w:t xml:space="preserve"> “AF” – Factura/recibo (autofacturação);</w:t>
            </w:r>
          </w:p>
          <w:p w14:paraId="22225F55" w14:textId="77777777" w:rsidR="003F3EDE" w:rsidRPr="00B45277" w:rsidRDefault="003F3EDE" w:rsidP="0025185C">
            <w:pPr>
              <w:widowControl w:val="0"/>
              <w:spacing w:after="0" w:line="240" w:lineRule="auto"/>
              <w:rPr>
                <w:rFonts w:ascii="Arial" w:eastAsia="Times New Roman" w:hAnsi="Arial" w:cs="Arial"/>
                <w:spacing w:val="-1"/>
                <w:sz w:val="20"/>
                <w:szCs w:val="20"/>
                <w:rPrChange w:id="9709"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710" w:author="Adelino Naquarta Sepalanga Domingos" w:date="2025-03-05T09:31:00Z" w16du:dateUtc="2025-03-05T08:31:00Z">
                  <w:rPr>
                    <w:rFonts w:ascii="Times New Roman" w:eastAsia="Times New Roman" w:hAnsi="Times New Roman"/>
                    <w:spacing w:val="-1"/>
                  </w:rPr>
                </w:rPrChange>
              </w:rPr>
              <w:t>“TV” – Talão de venda;</w:t>
            </w:r>
          </w:p>
          <w:p w14:paraId="1BB00245" w14:textId="77777777" w:rsidR="003F3EDE" w:rsidRPr="00B45277" w:rsidRDefault="003F3EDE" w:rsidP="0025185C">
            <w:pPr>
              <w:widowControl w:val="0"/>
              <w:spacing w:after="0" w:line="240" w:lineRule="auto"/>
              <w:rPr>
                <w:rFonts w:ascii="Arial" w:eastAsia="Times New Roman" w:hAnsi="Arial" w:cs="Arial"/>
                <w:spacing w:val="-1"/>
                <w:sz w:val="20"/>
                <w:szCs w:val="20"/>
                <w:rPrChange w:id="9711"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712" w:author="Adelino Naquarta Sepalanga Domingos" w:date="2025-03-05T09:31:00Z" w16du:dateUtc="2025-03-05T08:31:00Z">
                  <w:rPr>
                    <w:rFonts w:ascii="Times New Roman" w:eastAsia="Times New Roman" w:hAnsi="Times New Roman"/>
                    <w:spacing w:val="-1"/>
                  </w:rPr>
                </w:rPrChange>
              </w:rPr>
              <w:t>“NL” – Nota de liquidação;</w:t>
            </w:r>
          </w:p>
          <w:p w14:paraId="4A53C1FF" w14:textId="77777777" w:rsidR="003F3EDE" w:rsidRPr="00B45277" w:rsidRDefault="003F3EDE" w:rsidP="0025185C">
            <w:pPr>
              <w:widowControl w:val="0"/>
              <w:spacing w:after="0" w:line="240" w:lineRule="auto"/>
              <w:rPr>
                <w:rFonts w:ascii="Arial" w:eastAsia="Times New Roman" w:hAnsi="Arial" w:cs="Arial"/>
                <w:spacing w:val="-1"/>
                <w:sz w:val="20"/>
                <w:szCs w:val="20"/>
                <w:rPrChange w:id="9713"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714" w:author="Adelino Naquarta Sepalanga Domingos" w:date="2025-03-05T09:31:00Z" w16du:dateUtc="2025-03-05T08:31:00Z">
                  <w:rPr>
                    <w:rFonts w:ascii="Times New Roman" w:eastAsia="Times New Roman" w:hAnsi="Times New Roman"/>
                    <w:spacing w:val="-1"/>
                  </w:rPr>
                </w:rPrChange>
              </w:rPr>
              <w:t>“NC” – Nota de crédito.</w:t>
            </w:r>
          </w:p>
          <w:p w14:paraId="0A461E92" w14:textId="77777777" w:rsidR="003F3EDE" w:rsidRPr="00B45277" w:rsidRDefault="003F3EDE" w:rsidP="0025185C">
            <w:pPr>
              <w:widowControl w:val="0"/>
              <w:spacing w:after="0" w:line="240" w:lineRule="auto"/>
              <w:rPr>
                <w:rFonts w:ascii="Arial" w:eastAsia="Times New Roman" w:hAnsi="Arial" w:cs="Arial"/>
                <w:spacing w:val="-1"/>
                <w:sz w:val="20"/>
                <w:szCs w:val="20"/>
                <w:rPrChange w:id="9715" w:author="Adelino Naquarta Sepalanga Domingos" w:date="2025-03-05T09:31:00Z" w16du:dateUtc="2025-03-05T08:31:00Z">
                  <w:rPr>
                    <w:rFonts w:ascii="Times New Roman" w:eastAsia="Times New Roman" w:hAnsi="Times New Roman"/>
                    <w:spacing w:val="-1"/>
                  </w:rPr>
                </w:rPrChange>
              </w:rPr>
            </w:pPr>
          </w:p>
          <w:p w14:paraId="3F0F6CBA" w14:textId="77777777" w:rsidR="003F3EDE" w:rsidRPr="00B45277" w:rsidRDefault="003F3EDE" w:rsidP="0025185C">
            <w:pPr>
              <w:widowControl w:val="0"/>
              <w:spacing w:after="0" w:line="240" w:lineRule="auto"/>
              <w:rPr>
                <w:rFonts w:ascii="Arial" w:eastAsia="Times New Roman" w:hAnsi="Arial" w:cs="Arial"/>
                <w:spacing w:val="-1"/>
                <w:sz w:val="20"/>
                <w:szCs w:val="20"/>
                <w:rPrChange w:id="9716"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717" w:author="Adelino Naquarta Sepalanga Domingos" w:date="2025-03-05T09:31:00Z" w16du:dateUtc="2025-03-05T08:31:00Z">
                  <w:rPr>
                    <w:rFonts w:ascii="Times New Roman" w:eastAsia="Times New Roman" w:hAnsi="Times New Roman"/>
                    <w:spacing w:val="-1"/>
                  </w:rPr>
                </w:rPrChange>
              </w:rPr>
              <w:t xml:space="preserve">O recibo somente deve ser preenchido por contribuintes enquadrado no regime de caixa </w:t>
            </w:r>
          </w:p>
          <w:p w14:paraId="4DCB036C" w14:textId="77777777" w:rsidR="003F3EDE" w:rsidRPr="00B45277" w:rsidRDefault="003F3EDE" w:rsidP="0025185C">
            <w:pPr>
              <w:widowControl w:val="0"/>
              <w:spacing w:after="0" w:line="240" w:lineRule="auto"/>
              <w:rPr>
                <w:rFonts w:ascii="Arial" w:eastAsia="Times New Roman" w:hAnsi="Arial" w:cs="Arial"/>
                <w:spacing w:val="-1"/>
                <w:sz w:val="20"/>
                <w:szCs w:val="20"/>
                <w:rPrChange w:id="9718" w:author="Adelino Naquarta Sepalanga Domingos" w:date="2025-03-05T09:31:00Z" w16du:dateUtc="2025-03-05T08:31:00Z">
                  <w:rPr>
                    <w:rFonts w:ascii="Times New Roman" w:eastAsia="Times New Roman" w:hAnsi="Times New Roman"/>
                    <w:spacing w:val="-1"/>
                  </w:rPr>
                </w:rPrChange>
              </w:rPr>
            </w:pPr>
          </w:p>
          <w:p w14:paraId="004F16A3" w14:textId="77777777" w:rsidR="003F3EDE" w:rsidRPr="00B45277" w:rsidRDefault="003F3EDE" w:rsidP="0025185C">
            <w:pPr>
              <w:widowControl w:val="0"/>
              <w:spacing w:after="0" w:line="240" w:lineRule="auto"/>
              <w:rPr>
                <w:rFonts w:ascii="Arial" w:eastAsia="Times New Roman" w:hAnsi="Arial" w:cs="Arial"/>
                <w:spacing w:val="-1"/>
                <w:sz w:val="20"/>
                <w:szCs w:val="20"/>
                <w:rPrChange w:id="9719"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720" w:author="Adelino Naquarta Sepalanga Domingos" w:date="2025-03-05T09:31:00Z" w16du:dateUtc="2025-03-05T08:31:00Z">
                  <w:rPr>
                    <w:rFonts w:ascii="Times New Roman" w:eastAsia="Times New Roman" w:hAnsi="Times New Roman"/>
                    <w:spacing w:val="-1"/>
                  </w:rPr>
                </w:rPrChange>
              </w:rPr>
              <w:t xml:space="preserve">“RC” – Recibo; </w:t>
            </w:r>
          </w:p>
          <w:p w14:paraId="75241ADE" w14:textId="77777777" w:rsidR="003F3EDE" w:rsidRPr="00B45277" w:rsidRDefault="003F3EDE" w:rsidP="0025185C">
            <w:pPr>
              <w:widowControl w:val="0"/>
              <w:spacing w:after="0" w:line="240" w:lineRule="auto"/>
              <w:rPr>
                <w:rFonts w:ascii="Arial" w:eastAsia="Times New Roman" w:hAnsi="Arial" w:cs="Arial"/>
                <w:spacing w:val="-1"/>
                <w:sz w:val="20"/>
                <w:szCs w:val="20"/>
                <w:rPrChange w:id="9721" w:author="Adelino Naquarta Sepalanga Domingos" w:date="2025-03-05T09:31:00Z" w16du:dateUtc="2025-03-05T08:31:00Z">
                  <w:rPr>
                    <w:rFonts w:ascii="Times New Roman" w:eastAsia="Times New Roman" w:hAnsi="Times New Roman"/>
                    <w:spacing w:val="-1"/>
                  </w:rPr>
                </w:rPrChange>
              </w:rPr>
            </w:pPr>
          </w:p>
          <w:p w14:paraId="0527A493" w14:textId="77777777" w:rsidR="003F3EDE" w:rsidRPr="00B45277" w:rsidRDefault="003F3EDE" w:rsidP="0025185C">
            <w:pPr>
              <w:widowControl w:val="0"/>
              <w:spacing w:after="0" w:line="240" w:lineRule="auto"/>
              <w:rPr>
                <w:rFonts w:ascii="Arial" w:eastAsia="Times New Roman" w:hAnsi="Arial" w:cs="Arial"/>
                <w:spacing w:val="-1"/>
                <w:sz w:val="20"/>
                <w:szCs w:val="20"/>
                <w:rPrChange w:id="9722" w:author="Adelino Naquarta Sepalanga Domingos" w:date="2025-03-05T09:31:00Z" w16du:dateUtc="2025-03-05T08:31:00Z">
                  <w:rPr>
                    <w:rFonts w:ascii="Times New Roman" w:eastAsia="Times New Roman" w:hAnsi="Times New Roman"/>
                    <w:spacing w:val="-1"/>
                  </w:rPr>
                </w:rPrChange>
              </w:rPr>
            </w:pPr>
          </w:p>
        </w:tc>
        <w:tc>
          <w:tcPr>
            <w:tcW w:w="154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CE148E2"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9723"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724" w:author="Adelino Naquarta Sepalanga Domingos" w:date="2025-03-05T09:31:00Z" w16du:dateUtc="2025-03-05T08:31:00Z">
                  <w:rPr>
                    <w:rFonts w:ascii="Times New Roman" w:eastAsia="Times New Roman" w:hAnsi="Times New Roman"/>
                    <w:spacing w:val="-1"/>
                  </w:rPr>
                </w:rPrChange>
              </w:rPr>
              <w:t>Texto 2</w:t>
            </w:r>
          </w:p>
        </w:tc>
      </w:tr>
      <w:tr w:rsidR="003F3EDE" w:rsidRPr="00B45277" w14:paraId="0462CAD6" w14:textId="77777777" w:rsidTr="0025185C">
        <w:trPr>
          <w:trHeight w:val="1912"/>
        </w:trPr>
        <w:tc>
          <w:tcPr>
            <w:tcW w:w="158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62D58147"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9725"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726" w:author="Adelino Naquarta Sepalanga Domingos" w:date="2025-03-05T09:31:00Z" w16du:dateUtc="2025-03-05T08:31:00Z">
                  <w:rPr>
                    <w:rFonts w:ascii="Times New Roman" w:eastAsia="Times New Roman" w:hAnsi="Times New Roman"/>
                    <w:spacing w:val="-1"/>
                  </w:rPr>
                </w:rPrChange>
              </w:rPr>
              <w:t>4.5.2.8</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33CD7DC6"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9727"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728" w:author="Adelino Naquarta Sepalanga Domingos" w:date="2025-03-05T09:31:00Z" w16du:dateUtc="2025-03-05T08:31:00Z">
                  <w:rPr>
                    <w:rFonts w:ascii="Times New Roman" w:eastAsia="Times New Roman" w:hAnsi="Times New Roman"/>
                    <w:spacing w:val="-1"/>
                  </w:rPr>
                </w:rPrChange>
              </w:rPr>
              <w:t>*</w:t>
            </w:r>
          </w:p>
        </w:tc>
        <w:tc>
          <w:tcPr>
            <w:tcW w:w="3059"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6D5EEDDE" w14:textId="77777777" w:rsidR="003F3EDE" w:rsidRPr="00B45277" w:rsidRDefault="003F3EDE" w:rsidP="0025185C">
            <w:pPr>
              <w:widowControl w:val="0"/>
              <w:spacing w:after="0" w:line="240" w:lineRule="auto"/>
              <w:rPr>
                <w:rFonts w:ascii="Arial" w:eastAsia="Times New Roman" w:hAnsi="Arial" w:cs="Arial"/>
                <w:spacing w:val="-1"/>
                <w:sz w:val="20"/>
                <w:szCs w:val="20"/>
                <w:rPrChange w:id="9729"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730" w:author="Adelino Naquarta Sepalanga Domingos" w:date="2025-03-05T09:31:00Z" w16du:dateUtc="2025-03-05T08:31:00Z">
                  <w:rPr>
                    <w:rFonts w:ascii="Times New Roman" w:eastAsia="Times New Roman" w:hAnsi="Times New Roman"/>
                    <w:spacing w:val="-1"/>
                  </w:rPr>
                </w:rPrChange>
              </w:rPr>
              <w:t>Identificador do Fornecedor (SupplierID)</w:t>
            </w:r>
          </w:p>
        </w:tc>
        <w:tc>
          <w:tcPr>
            <w:tcW w:w="3507"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6DD84ECA" w14:textId="77777777" w:rsidR="003F3EDE" w:rsidRPr="00B45277" w:rsidRDefault="003F3EDE" w:rsidP="0025185C">
            <w:pPr>
              <w:widowControl w:val="0"/>
              <w:spacing w:after="0" w:line="240" w:lineRule="auto"/>
              <w:rPr>
                <w:rFonts w:ascii="Arial" w:eastAsia="Times New Roman" w:hAnsi="Arial" w:cs="Arial"/>
                <w:spacing w:val="-1"/>
                <w:sz w:val="20"/>
                <w:szCs w:val="20"/>
                <w:rPrChange w:id="9731"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732" w:author="Adelino Naquarta Sepalanga Domingos" w:date="2025-03-05T09:31:00Z" w16du:dateUtc="2025-03-05T08:31:00Z">
                  <w:rPr>
                    <w:rFonts w:ascii="Times New Roman" w:eastAsia="Times New Roman" w:hAnsi="Times New Roman"/>
                    <w:spacing w:val="-1"/>
                  </w:rPr>
                </w:rPrChange>
              </w:rPr>
              <w:t>Identificador único do fornecedor (SupplierID). Pode indicar o número de identificação fiscal do Fornecedor ou chave única da tabela 2.4. – (SupplierID) respeitando a regra aí definida para o campo.</w:t>
            </w:r>
          </w:p>
        </w:tc>
        <w:tc>
          <w:tcPr>
            <w:tcW w:w="1543"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1E538004"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9733"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734" w:author="Adelino Naquarta Sepalanga Domingos" w:date="2025-03-05T09:31:00Z" w16du:dateUtc="2025-03-05T08:31:00Z">
                  <w:rPr>
                    <w:rFonts w:ascii="Times New Roman" w:eastAsia="Times New Roman" w:hAnsi="Times New Roman"/>
                    <w:spacing w:val="-1"/>
                  </w:rPr>
                </w:rPrChange>
              </w:rPr>
              <w:t>Texto 30</w:t>
            </w:r>
          </w:p>
        </w:tc>
      </w:tr>
      <w:tr w:rsidR="003F3EDE" w:rsidRPr="00B45277" w14:paraId="095B672B" w14:textId="77777777" w:rsidTr="0025185C">
        <w:tc>
          <w:tcPr>
            <w:tcW w:w="158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D0C1BC1"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9735"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736" w:author="Adelino Naquarta Sepalanga Domingos" w:date="2025-03-05T09:31:00Z" w16du:dateUtc="2025-03-05T08:31:00Z">
                  <w:rPr>
                    <w:rFonts w:ascii="Times New Roman" w:eastAsia="Times New Roman" w:hAnsi="Times New Roman"/>
                    <w:spacing w:val="-1"/>
                  </w:rPr>
                </w:rPrChange>
              </w:rPr>
              <w:t>4.5.2.9</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49194CE"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9737" w:author="Adelino Naquarta Sepalanga Domingos" w:date="2025-03-05T09:31:00Z" w16du:dateUtc="2025-03-05T08:31:00Z">
                  <w:rPr>
                    <w:rFonts w:ascii="Times New Roman" w:eastAsia="Times New Roman" w:hAnsi="Times New Roman"/>
                    <w:spacing w:val="-1"/>
                  </w:rPr>
                </w:rPrChange>
              </w:rPr>
            </w:pPr>
          </w:p>
        </w:tc>
        <w:tc>
          <w:tcPr>
            <w:tcW w:w="305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0066692" w14:textId="77777777" w:rsidR="003F3EDE" w:rsidRPr="00B45277" w:rsidRDefault="003F3EDE" w:rsidP="0025185C">
            <w:pPr>
              <w:widowControl w:val="0"/>
              <w:spacing w:after="0" w:line="240" w:lineRule="auto"/>
              <w:rPr>
                <w:rFonts w:ascii="Arial" w:eastAsia="Times New Roman" w:hAnsi="Arial" w:cs="Arial"/>
                <w:spacing w:val="-1"/>
                <w:sz w:val="20"/>
                <w:szCs w:val="20"/>
                <w:rPrChange w:id="9738"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739" w:author="Adelino Naquarta Sepalanga Domingos" w:date="2025-03-05T09:31:00Z" w16du:dateUtc="2025-03-05T08:31:00Z">
                  <w:rPr>
                    <w:rFonts w:ascii="Times New Roman" w:eastAsia="Times New Roman" w:hAnsi="Times New Roman"/>
                    <w:spacing w:val="-1"/>
                  </w:rPr>
                </w:rPrChange>
              </w:rPr>
              <w:t>Totais do documento (DocumentTotals)</w:t>
            </w:r>
          </w:p>
        </w:tc>
        <w:tc>
          <w:tcPr>
            <w:tcW w:w="350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099D0AC" w14:textId="77777777" w:rsidR="003F3EDE" w:rsidRPr="00B45277" w:rsidRDefault="003F3EDE" w:rsidP="0025185C">
            <w:pPr>
              <w:widowControl w:val="0"/>
              <w:spacing w:after="0" w:line="240" w:lineRule="auto"/>
              <w:rPr>
                <w:rFonts w:ascii="Arial" w:eastAsia="Times New Roman" w:hAnsi="Arial" w:cs="Arial"/>
                <w:spacing w:val="-1"/>
                <w:sz w:val="20"/>
                <w:szCs w:val="20"/>
                <w:rPrChange w:id="9740" w:author="Adelino Naquarta Sepalanga Domingos" w:date="2025-03-05T09:31:00Z" w16du:dateUtc="2025-03-05T08:31:00Z">
                  <w:rPr>
                    <w:rFonts w:ascii="Times New Roman" w:eastAsia="Times New Roman" w:hAnsi="Times New Roman"/>
                    <w:spacing w:val="-1"/>
                  </w:rPr>
                </w:rPrChange>
              </w:rPr>
            </w:pPr>
          </w:p>
        </w:tc>
        <w:tc>
          <w:tcPr>
            <w:tcW w:w="154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7E723F6"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9741"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742" w:author="Adelino Naquarta Sepalanga Domingos" w:date="2025-03-05T09:31:00Z" w16du:dateUtc="2025-03-05T08:31:00Z">
                  <w:rPr>
                    <w:rFonts w:ascii="Times New Roman" w:eastAsia="Times New Roman" w:hAnsi="Times New Roman"/>
                    <w:spacing w:val="-1"/>
                  </w:rPr>
                </w:rPrChange>
              </w:rPr>
              <w:t>Não Aplicável</w:t>
            </w:r>
          </w:p>
        </w:tc>
      </w:tr>
      <w:tr w:rsidR="003F3EDE" w:rsidRPr="00B45277" w14:paraId="07C320D6" w14:textId="77777777" w:rsidTr="0025185C">
        <w:tc>
          <w:tcPr>
            <w:tcW w:w="158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12918516"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9743"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744" w:author="Adelino Naquarta Sepalanga Domingos" w:date="2025-03-05T09:31:00Z" w16du:dateUtc="2025-03-05T08:31:00Z">
                  <w:rPr>
                    <w:rFonts w:ascii="Times New Roman" w:eastAsia="Times New Roman" w:hAnsi="Times New Roman"/>
                    <w:spacing w:val="-1"/>
                  </w:rPr>
                </w:rPrChange>
              </w:rPr>
              <w:t>4.5.2.9.1</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73AB53C3"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9745"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746" w:author="Adelino Naquarta Sepalanga Domingos" w:date="2025-03-05T09:31:00Z" w16du:dateUtc="2025-03-05T08:31:00Z">
                  <w:rPr>
                    <w:rFonts w:ascii="Times New Roman" w:eastAsia="Times New Roman" w:hAnsi="Times New Roman"/>
                    <w:spacing w:val="-1"/>
                  </w:rPr>
                </w:rPrChange>
              </w:rPr>
              <w:t>*</w:t>
            </w:r>
          </w:p>
        </w:tc>
        <w:tc>
          <w:tcPr>
            <w:tcW w:w="3059"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0EB95794" w14:textId="77777777" w:rsidR="003F3EDE" w:rsidRPr="00B45277" w:rsidRDefault="003F3EDE" w:rsidP="0025185C">
            <w:pPr>
              <w:widowControl w:val="0"/>
              <w:spacing w:after="0" w:line="240" w:lineRule="auto"/>
              <w:rPr>
                <w:rFonts w:ascii="Arial" w:eastAsia="Times New Roman" w:hAnsi="Arial" w:cs="Arial"/>
                <w:spacing w:val="-1"/>
                <w:sz w:val="20"/>
                <w:szCs w:val="20"/>
                <w:rPrChange w:id="9747"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748" w:author="Adelino Naquarta Sepalanga Domingos" w:date="2025-03-05T09:31:00Z" w16du:dateUtc="2025-03-05T08:31:00Z">
                  <w:rPr>
                    <w:rFonts w:ascii="Times New Roman" w:eastAsia="Times New Roman" w:hAnsi="Times New Roman"/>
                    <w:spacing w:val="-1"/>
                  </w:rPr>
                </w:rPrChange>
              </w:rPr>
              <w:t>Valor do imposto (TaxPayable)</w:t>
            </w:r>
          </w:p>
        </w:tc>
        <w:tc>
          <w:tcPr>
            <w:tcW w:w="3507"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7761866E" w14:textId="77777777" w:rsidR="003F3EDE" w:rsidRPr="00B45277" w:rsidRDefault="003F3EDE" w:rsidP="0025185C">
            <w:pPr>
              <w:widowControl w:val="0"/>
              <w:spacing w:after="0" w:line="240" w:lineRule="auto"/>
              <w:rPr>
                <w:rFonts w:ascii="Arial" w:eastAsia="Times New Roman" w:hAnsi="Arial" w:cs="Arial"/>
                <w:spacing w:val="-1"/>
                <w:sz w:val="20"/>
                <w:szCs w:val="20"/>
                <w:rPrChange w:id="9749"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750" w:author="Adelino Naquarta Sepalanga Domingos" w:date="2025-03-05T09:31:00Z" w16du:dateUtc="2025-03-05T08:31:00Z">
                  <w:rPr>
                    <w:rFonts w:ascii="Times New Roman" w:eastAsia="Times New Roman" w:hAnsi="Times New Roman"/>
                    <w:spacing w:val="-1"/>
                  </w:rPr>
                </w:rPrChange>
              </w:rPr>
              <w:t>Imposto suportado (IVA)</w:t>
            </w:r>
          </w:p>
        </w:tc>
        <w:tc>
          <w:tcPr>
            <w:tcW w:w="1543"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736F169B"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9751"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752" w:author="Adelino Naquarta Sepalanga Domingos" w:date="2025-03-05T09:31:00Z" w16du:dateUtc="2025-03-05T08:31:00Z">
                  <w:rPr>
                    <w:rFonts w:ascii="Times New Roman" w:eastAsia="Times New Roman" w:hAnsi="Times New Roman"/>
                    <w:spacing w:val="-1"/>
                  </w:rPr>
                </w:rPrChange>
              </w:rPr>
              <w:t>Monetário</w:t>
            </w:r>
          </w:p>
        </w:tc>
      </w:tr>
      <w:tr w:rsidR="003F3EDE" w:rsidRPr="00B45277" w14:paraId="26A60F37" w14:textId="77777777" w:rsidTr="0025185C">
        <w:tc>
          <w:tcPr>
            <w:tcW w:w="158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3CF7434"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9753"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754" w:author="Adelino Naquarta Sepalanga Domingos" w:date="2025-03-05T09:31:00Z" w16du:dateUtc="2025-03-05T08:31:00Z">
                  <w:rPr>
                    <w:rFonts w:ascii="Times New Roman" w:eastAsia="Times New Roman" w:hAnsi="Times New Roman"/>
                    <w:spacing w:val="-1"/>
                  </w:rPr>
                </w:rPrChange>
              </w:rPr>
              <w:t>4.5.2.9.2</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8A9CD27"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9755"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756" w:author="Adelino Naquarta Sepalanga Domingos" w:date="2025-03-05T09:31:00Z" w16du:dateUtc="2025-03-05T08:31:00Z">
                  <w:rPr>
                    <w:rFonts w:ascii="Times New Roman" w:eastAsia="Times New Roman" w:hAnsi="Times New Roman"/>
                    <w:spacing w:val="-1"/>
                  </w:rPr>
                </w:rPrChange>
              </w:rPr>
              <w:t>*</w:t>
            </w:r>
          </w:p>
        </w:tc>
        <w:tc>
          <w:tcPr>
            <w:tcW w:w="305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53017FA" w14:textId="77777777" w:rsidR="003F3EDE" w:rsidRPr="00B45277" w:rsidRDefault="003F3EDE" w:rsidP="0025185C">
            <w:pPr>
              <w:widowControl w:val="0"/>
              <w:spacing w:after="0" w:line="240" w:lineRule="auto"/>
              <w:rPr>
                <w:rFonts w:ascii="Arial" w:eastAsia="Times New Roman" w:hAnsi="Arial" w:cs="Arial"/>
                <w:spacing w:val="-1"/>
                <w:sz w:val="20"/>
                <w:szCs w:val="20"/>
                <w:rPrChange w:id="9757"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758" w:author="Adelino Naquarta Sepalanga Domingos" w:date="2025-03-05T09:31:00Z" w16du:dateUtc="2025-03-05T08:31:00Z">
                  <w:rPr>
                    <w:rFonts w:ascii="Times New Roman" w:eastAsia="Times New Roman" w:hAnsi="Times New Roman"/>
                    <w:spacing w:val="-1"/>
                  </w:rPr>
                </w:rPrChange>
              </w:rPr>
              <w:t>Valor líquido do documento (NetTotal)</w:t>
            </w:r>
          </w:p>
        </w:tc>
        <w:tc>
          <w:tcPr>
            <w:tcW w:w="350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1149E3F" w14:textId="77777777" w:rsidR="003F3EDE" w:rsidRPr="00B45277" w:rsidRDefault="003F3EDE" w:rsidP="0025185C">
            <w:pPr>
              <w:widowControl w:val="0"/>
              <w:spacing w:after="0" w:line="240" w:lineRule="auto"/>
              <w:rPr>
                <w:rFonts w:ascii="Arial" w:eastAsia="Times New Roman" w:hAnsi="Arial" w:cs="Arial"/>
                <w:spacing w:val="-1"/>
                <w:sz w:val="20"/>
                <w:szCs w:val="20"/>
                <w:rPrChange w:id="9759"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760" w:author="Adelino Naquarta Sepalanga Domingos" w:date="2025-03-05T09:31:00Z" w16du:dateUtc="2025-03-05T08:31:00Z">
                  <w:rPr>
                    <w:rFonts w:ascii="Times New Roman" w:eastAsia="Times New Roman" w:hAnsi="Times New Roman"/>
                    <w:spacing w:val="-1"/>
                  </w:rPr>
                </w:rPrChange>
              </w:rPr>
              <w:t>Valor líquido do documento</w:t>
            </w:r>
          </w:p>
        </w:tc>
        <w:tc>
          <w:tcPr>
            <w:tcW w:w="154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F07BB37"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9761"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762" w:author="Adelino Naquarta Sepalanga Domingos" w:date="2025-03-05T09:31:00Z" w16du:dateUtc="2025-03-05T08:31:00Z">
                  <w:rPr>
                    <w:rFonts w:ascii="Times New Roman" w:eastAsia="Times New Roman" w:hAnsi="Times New Roman"/>
                    <w:spacing w:val="-1"/>
                  </w:rPr>
                </w:rPrChange>
              </w:rPr>
              <w:t>Monetário</w:t>
            </w:r>
          </w:p>
        </w:tc>
      </w:tr>
      <w:tr w:rsidR="003F3EDE" w:rsidRPr="00B45277" w14:paraId="13C2640E" w14:textId="77777777" w:rsidTr="0025185C">
        <w:tc>
          <w:tcPr>
            <w:tcW w:w="158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4BA2697A"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9763"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764" w:author="Adelino Naquarta Sepalanga Domingos" w:date="2025-03-05T09:31:00Z" w16du:dateUtc="2025-03-05T08:31:00Z">
                  <w:rPr>
                    <w:rFonts w:ascii="Times New Roman" w:eastAsia="Times New Roman" w:hAnsi="Times New Roman"/>
                    <w:spacing w:val="-1"/>
                  </w:rPr>
                </w:rPrChange>
              </w:rPr>
              <w:t>4.5.2.9.3</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30B54583"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9765"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766" w:author="Adelino Naquarta Sepalanga Domingos" w:date="2025-03-05T09:31:00Z" w16du:dateUtc="2025-03-05T08:31:00Z">
                  <w:rPr>
                    <w:rFonts w:ascii="Times New Roman" w:eastAsia="Times New Roman" w:hAnsi="Times New Roman"/>
                    <w:spacing w:val="-1"/>
                  </w:rPr>
                </w:rPrChange>
              </w:rPr>
              <w:t>*</w:t>
            </w:r>
          </w:p>
        </w:tc>
        <w:tc>
          <w:tcPr>
            <w:tcW w:w="3059"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3538846A" w14:textId="77777777" w:rsidR="003F3EDE" w:rsidRPr="00B45277" w:rsidRDefault="003F3EDE" w:rsidP="0025185C">
            <w:pPr>
              <w:widowControl w:val="0"/>
              <w:spacing w:after="0" w:line="240" w:lineRule="auto"/>
              <w:rPr>
                <w:rFonts w:ascii="Arial" w:eastAsia="Times New Roman" w:hAnsi="Arial" w:cs="Arial"/>
                <w:spacing w:val="-1"/>
                <w:sz w:val="20"/>
                <w:szCs w:val="20"/>
                <w:rPrChange w:id="9767"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768" w:author="Adelino Naquarta Sepalanga Domingos" w:date="2025-03-05T09:31:00Z" w16du:dateUtc="2025-03-05T08:31:00Z">
                  <w:rPr>
                    <w:rFonts w:ascii="Times New Roman" w:eastAsia="Times New Roman" w:hAnsi="Times New Roman"/>
                    <w:spacing w:val="-1"/>
                  </w:rPr>
                </w:rPrChange>
              </w:rPr>
              <w:t>Total do documento com impostos (GrossTotal)</w:t>
            </w:r>
          </w:p>
        </w:tc>
        <w:tc>
          <w:tcPr>
            <w:tcW w:w="3507"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543C9778" w14:textId="77777777" w:rsidR="003F3EDE" w:rsidRPr="00B45277" w:rsidRDefault="003F3EDE" w:rsidP="0025185C">
            <w:pPr>
              <w:widowControl w:val="0"/>
              <w:spacing w:after="0" w:line="240" w:lineRule="auto"/>
              <w:rPr>
                <w:rFonts w:ascii="Arial" w:eastAsia="Times New Roman" w:hAnsi="Arial" w:cs="Arial"/>
                <w:spacing w:val="-1"/>
                <w:sz w:val="20"/>
                <w:szCs w:val="20"/>
                <w:rPrChange w:id="9769"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770" w:author="Adelino Naquarta Sepalanga Domingos" w:date="2025-03-05T09:31:00Z" w16du:dateUtc="2025-03-05T08:31:00Z">
                  <w:rPr>
                    <w:rFonts w:ascii="Times New Roman" w:eastAsia="Times New Roman" w:hAnsi="Times New Roman"/>
                    <w:spacing w:val="-1"/>
                  </w:rPr>
                </w:rPrChange>
              </w:rPr>
              <w:t>Valor total do documento com imposto</w:t>
            </w:r>
          </w:p>
        </w:tc>
        <w:tc>
          <w:tcPr>
            <w:tcW w:w="1543"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338BC2F1"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9771"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772" w:author="Adelino Naquarta Sepalanga Domingos" w:date="2025-03-05T09:31:00Z" w16du:dateUtc="2025-03-05T08:31:00Z">
                  <w:rPr>
                    <w:rFonts w:ascii="Times New Roman" w:eastAsia="Times New Roman" w:hAnsi="Times New Roman"/>
                    <w:spacing w:val="-1"/>
                  </w:rPr>
                </w:rPrChange>
              </w:rPr>
              <w:t>Monetário</w:t>
            </w:r>
          </w:p>
        </w:tc>
      </w:tr>
      <w:tr w:rsidR="003F3EDE" w:rsidRPr="00B45277" w14:paraId="1A7A9F64" w14:textId="77777777" w:rsidTr="0025185C">
        <w:tc>
          <w:tcPr>
            <w:tcW w:w="158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3853206"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9773"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774" w:author="Adelino Naquarta Sepalanga Domingos" w:date="2025-03-05T09:31:00Z" w16du:dateUtc="2025-03-05T08:31:00Z">
                  <w:rPr>
                    <w:rFonts w:ascii="Times New Roman" w:eastAsia="Times New Roman" w:hAnsi="Times New Roman"/>
                    <w:spacing w:val="-1"/>
                  </w:rPr>
                </w:rPrChange>
              </w:rPr>
              <w:t>4.5.2.9.4</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7DCC7DA"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9775" w:author="Adelino Naquarta Sepalanga Domingos" w:date="2025-03-05T09:31:00Z" w16du:dateUtc="2025-03-05T08:31:00Z">
                  <w:rPr>
                    <w:rFonts w:ascii="Times New Roman" w:eastAsia="Times New Roman" w:hAnsi="Times New Roman"/>
                    <w:spacing w:val="-1"/>
                  </w:rPr>
                </w:rPrChange>
              </w:rPr>
            </w:pPr>
          </w:p>
        </w:tc>
        <w:tc>
          <w:tcPr>
            <w:tcW w:w="305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BEBCE75" w14:textId="77777777" w:rsidR="003F3EDE" w:rsidRPr="00B45277" w:rsidRDefault="003F3EDE" w:rsidP="0025185C">
            <w:pPr>
              <w:widowControl w:val="0"/>
              <w:spacing w:after="0" w:line="240" w:lineRule="auto"/>
              <w:rPr>
                <w:rFonts w:ascii="Arial" w:eastAsia="Times New Roman" w:hAnsi="Arial" w:cs="Arial"/>
                <w:spacing w:val="-1"/>
                <w:sz w:val="20"/>
                <w:szCs w:val="20"/>
                <w:rPrChange w:id="9776"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777" w:author="Adelino Naquarta Sepalanga Domingos" w:date="2025-03-05T09:31:00Z" w16du:dateUtc="2025-03-05T08:31:00Z">
                  <w:rPr>
                    <w:rFonts w:ascii="Times New Roman" w:eastAsia="Times New Roman" w:hAnsi="Times New Roman"/>
                    <w:spacing w:val="-1"/>
                  </w:rPr>
                </w:rPrChange>
              </w:rPr>
              <w:t>IVA dedutível (Deductible)</w:t>
            </w:r>
          </w:p>
        </w:tc>
        <w:tc>
          <w:tcPr>
            <w:tcW w:w="350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05C5DA9" w14:textId="1FB74948" w:rsidR="003F3EDE" w:rsidRPr="00B45277" w:rsidRDefault="003F3EDE" w:rsidP="0025185C">
            <w:pPr>
              <w:widowControl w:val="0"/>
              <w:spacing w:after="0" w:line="240" w:lineRule="auto"/>
              <w:jc w:val="both"/>
              <w:rPr>
                <w:rFonts w:ascii="Arial" w:eastAsia="Times New Roman" w:hAnsi="Arial" w:cs="Arial"/>
                <w:spacing w:val="-1"/>
                <w:sz w:val="20"/>
                <w:szCs w:val="20"/>
                <w:rPrChange w:id="9778"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779" w:author="Adelino Naquarta Sepalanga Domingos" w:date="2025-03-05T09:31:00Z" w16du:dateUtc="2025-03-05T08:31:00Z">
                  <w:rPr>
                    <w:rFonts w:ascii="Times New Roman" w:eastAsia="Times New Roman" w:hAnsi="Times New Roman"/>
                    <w:spacing w:val="-1"/>
                  </w:rPr>
                </w:rPrChange>
              </w:rPr>
              <w:t>Existindo a necessidade de efectuar mais do que uma referência, esta estrutura pode</w:t>
            </w:r>
            <w:del w:id="9780" w:author="Adelino Naquarta Sepalanga Domingos" w:date="2025-03-05T09:36:00Z" w16du:dateUtc="2025-03-05T08:36:00Z">
              <w:r w:rsidRPr="00B45277" w:rsidDel="00B45277">
                <w:rPr>
                  <w:rFonts w:ascii="Arial" w:eastAsia="Times New Roman" w:hAnsi="Arial" w:cs="Arial"/>
                  <w:spacing w:val="-1"/>
                  <w:sz w:val="20"/>
                  <w:szCs w:val="20"/>
                  <w:rPrChange w:id="9781" w:author="Adelino Naquarta Sepalanga Domingos" w:date="2025-03-05T09:31:00Z" w16du:dateUtc="2025-03-05T08:31:00Z">
                    <w:rPr>
                      <w:rFonts w:ascii="Times New Roman" w:eastAsia="Times New Roman" w:hAnsi="Times New Roman"/>
                      <w:spacing w:val="-1"/>
                    </w:rPr>
                  </w:rPrChange>
                </w:rPr>
                <w:delText>rá</w:delText>
              </w:r>
            </w:del>
            <w:r w:rsidRPr="00B45277">
              <w:rPr>
                <w:rFonts w:ascii="Arial" w:eastAsia="Times New Roman" w:hAnsi="Arial" w:cs="Arial"/>
                <w:spacing w:val="-1"/>
                <w:sz w:val="20"/>
                <w:szCs w:val="20"/>
                <w:rPrChange w:id="9782" w:author="Adelino Naquarta Sepalanga Domingos" w:date="2025-03-05T09:31:00Z" w16du:dateUtc="2025-03-05T08:31:00Z">
                  <w:rPr>
                    <w:rFonts w:ascii="Times New Roman" w:eastAsia="Times New Roman" w:hAnsi="Times New Roman"/>
                    <w:spacing w:val="-1"/>
                  </w:rPr>
                </w:rPrChange>
              </w:rPr>
              <w:t xml:space="preserve"> ser gerada tantas vezes quantas as necessárias.</w:t>
            </w:r>
          </w:p>
        </w:tc>
        <w:tc>
          <w:tcPr>
            <w:tcW w:w="154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281D950"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9783"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784" w:author="Adelino Naquarta Sepalanga Domingos" w:date="2025-03-05T09:31:00Z" w16du:dateUtc="2025-03-05T08:31:00Z">
                  <w:rPr>
                    <w:rFonts w:ascii="Times New Roman" w:eastAsia="Times New Roman" w:hAnsi="Times New Roman"/>
                    <w:spacing w:val="-1"/>
                  </w:rPr>
                </w:rPrChange>
              </w:rPr>
              <w:t>Não Aplicável</w:t>
            </w:r>
          </w:p>
        </w:tc>
      </w:tr>
      <w:tr w:rsidR="003F3EDE" w:rsidRPr="00B45277" w14:paraId="0C8BC86B" w14:textId="77777777" w:rsidTr="0025185C">
        <w:tc>
          <w:tcPr>
            <w:tcW w:w="158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6D41842F"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9785"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786" w:author="Adelino Naquarta Sepalanga Domingos" w:date="2025-03-05T09:31:00Z" w16du:dateUtc="2025-03-05T08:31:00Z">
                  <w:rPr>
                    <w:rFonts w:ascii="Times New Roman" w:eastAsia="Times New Roman" w:hAnsi="Times New Roman"/>
                    <w:spacing w:val="-1"/>
                  </w:rPr>
                </w:rPrChange>
              </w:rPr>
              <w:t>4.5.2.9.4.1</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0578FC82"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9787"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788" w:author="Adelino Naquarta Sepalanga Domingos" w:date="2025-03-05T09:31:00Z" w16du:dateUtc="2025-03-05T08:31:00Z">
                  <w:rPr>
                    <w:rFonts w:ascii="Times New Roman" w:eastAsia="Times New Roman" w:hAnsi="Times New Roman"/>
                    <w:spacing w:val="-1"/>
                  </w:rPr>
                </w:rPrChange>
              </w:rPr>
              <w:t>*</w:t>
            </w:r>
          </w:p>
        </w:tc>
        <w:tc>
          <w:tcPr>
            <w:tcW w:w="3059"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0D7BBD67" w14:textId="77777777" w:rsidR="003F3EDE" w:rsidRPr="00B45277" w:rsidRDefault="003F3EDE" w:rsidP="0025185C">
            <w:pPr>
              <w:widowControl w:val="0"/>
              <w:spacing w:after="0" w:line="240" w:lineRule="auto"/>
              <w:rPr>
                <w:rFonts w:ascii="Arial" w:eastAsia="Times New Roman" w:hAnsi="Arial" w:cs="Arial"/>
                <w:spacing w:val="-1"/>
                <w:sz w:val="20"/>
                <w:szCs w:val="20"/>
                <w:rPrChange w:id="9789"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790" w:author="Adelino Naquarta Sepalanga Domingos" w:date="2025-03-05T09:31:00Z" w16du:dateUtc="2025-03-05T08:31:00Z">
                  <w:rPr>
                    <w:rFonts w:ascii="Times New Roman" w:eastAsia="Times New Roman" w:hAnsi="Times New Roman"/>
                    <w:spacing w:val="-1"/>
                  </w:rPr>
                </w:rPrChange>
              </w:rPr>
              <w:t>Base tributável (TaxBase)</w:t>
            </w:r>
          </w:p>
        </w:tc>
        <w:tc>
          <w:tcPr>
            <w:tcW w:w="3507"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5F1DD868"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9791"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792" w:author="Adelino Naquarta Sepalanga Domingos" w:date="2025-03-05T09:31:00Z" w16du:dateUtc="2025-03-05T08:31:00Z">
                  <w:rPr>
                    <w:rFonts w:ascii="Times New Roman" w:eastAsia="Times New Roman" w:hAnsi="Times New Roman"/>
                    <w:spacing w:val="-1"/>
                  </w:rPr>
                </w:rPrChange>
              </w:rPr>
              <w:t>Base tributável do imposto</w:t>
            </w:r>
          </w:p>
        </w:tc>
        <w:tc>
          <w:tcPr>
            <w:tcW w:w="1543"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1703EC45"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9793"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794" w:author="Adelino Naquarta Sepalanga Domingos" w:date="2025-03-05T09:31:00Z" w16du:dateUtc="2025-03-05T08:31:00Z">
                  <w:rPr>
                    <w:rFonts w:ascii="Times New Roman" w:eastAsia="Times New Roman" w:hAnsi="Times New Roman"/>
                    <w:spacing w:val="-1"/>
                  </w:rPr>
                </w:rPrChange>
              </w:rPr>
              <w:t>Monetário</w:t>
            </w:r>
          </w:p>
        </w:tc>
      </w:tr>
      <w:tr w:rsidR="003F3EDE" w:rsidRPr="00B45277" w14:paraId="544E8992" w14:textId="77777777" w:rsidTr="0025185C">
        <w:tc>
          <w:tcPr>
            <w:tcW w:w="158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99470EF"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9795"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796" w:author="Adelino Naquarta Sepalanga Domingos" w:date="2025-03-05T09:31:00Z" w16du:dateUtc="2025-03-05T08:31:00Z">
                  <w:rPr>
                    <w:rFonts w:ascii="Times New Roman" w:eastAsia="Times New Roman" w:hAnsi="Times New Roman"/>
                    <w:spacing w:val="-1"/>
                  </w:rPr>
                </w:rPrChange>
              </w:rPr>
              <w:t>4.5.2.9.4.2</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EBD6646"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9797"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798" w:author="Adelino Naquarta Sepalanga Domingos" w:date="2025-03-05T09:31:00Z" w16du:dateUtc="2025-03-05T08:31:00Z">
                  <w:rPr>
                    <w:rFonts w:ascii="Times New Roman" w:eastAsia="Times New Roman" w:hAnsi="Times New Roman"/>
                    <w:spacing w:val="-1"/>
                  </w:rPr>
                </w:rPrChange>
              </w:rPr>
              <w:t>*</w:t>
            </w:r>
          </w:p>
        </w:tc>
        <w:tc>
          <w:tcPr>
            <w:tcW w:w="305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3098962" w14:textId="77777777" w:rsidR="003F3EDE" w:rsidRPr="00B45277" w:rsidRDefault="003F3EDE" w:rsidP="0025185C">
            <w:pPr>
              <w:widowControl w:val="0"/>
              <w:spacing w:after="0" w:line="240" w:lineRule="auto"/>
              <w:rPr>
                <w:rFonts w:ascii="Arial" w:eastAsia="Times New Roman" w:hAnsi="Arial" w:cs="Arial"/>
                <w:spacing w:val="-1"/>
                <w:sz w:val="20"/>
                <w:szCs w:val="20"/>
                <w:rPrChange w:id="9799"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800" w:author="Adelino Naquarta Sepalanga Domingos" w:date="2025-03-05T09:31:00Z" w16du:dateUtc="2025-03-05T08:31:00Z">
                  <w:rPr>
                    <w:rFonts w:ascii="Times New Roman" w:eastAsia="Times New Roman" w:hAnsi="Times New Roman"/>
                    <w:spacing w:val="-1"/>
                  </w:rPr>
                </w:rPrChange>
              </w:rPr>
              <w:t>Imposto dedutível (DeductibleAmount)</w:t>
            </w:r>
          </w:p>
        </w:tc>
        <w:tc>
          <w:tcPr>
            <w:tcW w:w="350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FE85B7A"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9801"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802" w:author="Adelino Naquarta Sepalanga Domingos" w:date="2025-03-05T09:31:00Z" w16du:dateUtc="2025-03-05T08:31:00Z">
                  <w:rPr>
                    <w:rFonts w:ascii="Times New Roman" w:eastAsia="Times New Roman" w:hAnsi="Times New Roman"/>
                    <w:spacing w:val="-1"/>
                  </w:rPr>
                </w:rPrChange>
              </w:rPr>
              <w:t>Este campo deve incluir o imposto dedutível por factura.</w:t>
            </w:r>
          </w:p>
        </w:tc>
        <w:tc>
          <w:tcPr>
            <w:tcW w:w="154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00A4038"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9803"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804" w:author="Adelino Naquarta Sepalanga Domingos" w:date="2025-03-05T09:31:00Z" w16du:dateUtc="2025-03-05T08:31:00Z">
                  <w:rPr>
                    <w:rFonts w:ascii="Times New Roman" w:eastAsia="Times New Roman" w:hAnsi="Times New Roman"/>
                    <w:spacing w:val="-1"/>
                  </w:rPr>
                </w:rPrChange>
              </w:rPr>
              <w:t>Monetário</w:t>
            </w:r>
          </w:p>
        </w:tc>
      </w:tr>
      <w:tr w:rsidR="003F3EDE" w:rsidRPr="00B45277" w14:paraId="0D26E539" w14:textId="77777777" w:rsidTr="0025185C">
        <w:tc>
          <w:tcPr>
            <w:tcW w:w="158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64008F29"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9805"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806" w:author="Adelino Naquarta Sepalanga Domingos" w:date="2025-03-05T09:31:00Z" w16du:dateUtc="2025-03-05T08:31:00Z">
                  <w:rPr>
                    <w:rFonts w:ascii="Times New Roman" w:eastAsia="Times New Roman" w:hAnsi="Times New Roman"/>
                    <w:spacing w:val="-1"/>
                  </w:rPr>
                </w:rPrChange>
              </w:rPr>
              <w:t>4.5.2.9.4.3</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04811208"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9807"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808" w:author="Adelino Naquarta Sepalanga Domingos" w:date="2025-03-05T09:31:00Z" w16du:dateUtc="2025-03-05T08:31:00Z">
                  <w:rPr>
                    <w:rFonts w:ascii="Times New Roman" w:eastAsia="Times New Roman" w:hAnsi="Times New Roman"/>
                    <w:spacing w:val="-1"/>
                  </w:rPr>
                </w:rPrChange>
              </w:rPr>
              <w:t>*</w:t>
            </w:r>
          </w:p>
        </w:tc>
        <w:tc>
          <w:tcPr>
            <w:tcW w:w="3059"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669D733A" w14:textId="77777777" w:rsidR="003F3EDE" w:rsidRPr="00B45277" w:rsidRDefault="003F3EDE" w:rsidP="0025185C">
            <w:pPr>
              <w:widowControl w:val="0"/>
              <w:spacing w:after="0" w:line="240" w:lineRule="auto"/>
              <w:rPr>
                <w:rFonts w:ascii="Arial" w:eastAsia="Times New Roman" w:hAnsi="Arial" w:cs="Arial"/>
                <w:spacing w:val="-1"/>
                <w:sz w:val="20"/>
                <w:szCs w:val="20"/>
                <w:rPrChange w:id="9809"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810" w:author="Adelino Naquarta Sepalanga Domingos" w:date="2025-03-05T09:31:00Z" w16du:dateUtc="2025-03-05T08:31:00Z">
                  <w:rPr>
                    <w:rFonts w:ascii="Times New Roman" w:eastAsia="Times New Roman" w:hAnsi="Times New Roman"/>
                    <w:spacing w:val="-1"/>
                  </w:rPr>
                </w:rPrChange>
              </w:rPr>
              <w:t>Direito de Dedução (DeductiblePercentage)</w:t>
            </w:r>
          </w:p>
        </w:tc>
        <w:tc>
          <w:tcPr>
            <w:tcW w:w="3507"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415A6C5C"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9811"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812" w:author="Adelino Naquarta Sepalanga Domingos" w:date="2025-03-05T09:31:00Z" w16du:dateUtc="2025-03-05T08:31:00Z">
                  <w:rPr>
                    <w:rFonts w:ascii="Times New Roman" w:eastAsia="Times New Roman" w:hAnsi="Times New Roman"/>
                    <w:spacing w:val="-1"/>
                  </w:rPr>
                </w:rPrChange>
              </w:rPr>
              <w:t>Percentagem de imposto deduzido.</w:t>
            </w:r>
          </w:p>
        </w:tc>
        <w:tc>
          <w:tcPr>
            <w:tcW w:w="1543"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44FBDBAA"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9813"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814" w:author="Adelino Naquarta Sepalanga Domingos" w:date="2025-03-05T09:31:00Z" w16du:dateUtc="2025-03-05T08:31:00Z">
                  <w:rPr>
                    <w:rFonts w:ascii="Times New Roman" w:eastAsia="Times New Roman" w:hAnsi="Times New Roman"/>
                    <w:spacing w:val="-1"/>
                  </w:rPr>
                </w:rPrChange>
              </w:rPr>
              <w:t>Decimal</w:t>
            </w:r>
          </w:p>
        </w:tc>
      </w:tr>
      <w:tr w:rsidR="003F3EDE" w:rsidRPr="00B45277" w14:paraId="23E455EE" w14:textId="77777777" w:rsidTr="0025185C">
        <w:tc>
          <w:tcPr>
            <w:tcW w:w="158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83474BB"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9815"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816" w:author="Adelino Naquarta Sepalanga Domingos" w:date="2025-03-05T09:31:00Z" w16du:dateUtc="2025-03-05T08:31:00Z">
                  <w:rPr>
                    <w:rFonts w:ascii="Times New Roman" w:eastAsia="Times New Roman" w:hAnsi="Times New Roman"/>
                    <w:spacing w:val="-1"/>
                  </w:rPr>
                </w:rPrChange>
              </w:rPr>
              <w:t>4.5.2.9.4.4</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F6EE62C"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9817"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818" w:author="Adelino Naquarta Sepalanga Domingos" w:date="2025-03-05T09:31:00Z" w16du:dateUtc="2025-03-05T08:31:00Z">
                  <w:rPr>
                    <w:rFonts w:ascii="Times New Roman" w:eastAsia="Times New Roman" w:hAnsi="Times New Roman"/>
                    <w:spacing w:val="-1"/>
                  </w:rPr>
                </w:rPrChange>
              </w:rPr>
              <w:t>*</w:t>
            </w:r>
          </w:p>
        </w:tc>
        <w:tc>
          <w:tcPr>
            <w:tcW w:w="305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C8127AF" w14:textId="77777777" w:rsidR="003F3EDE" w:rsidRPr="00B45277" w:rsidRDefault="003F3EDE" w:rsidP="0025185C">
            <w:pPr>
              <w:widowControl w:val="0"/>
              <w:spacing w:after="0" w:line="240" w:lineRule="auto"/>
              <w:rPr>
                <w:rFonts w:ascii="Arial" w:eastAsia="Times New Roman" w:hAnsi="Arial" w:cs="Arial"/>
                <w:spacing w:val="-1"/>
                <w:sz w:val="20"/>
                <w:szCs w:val="20"/>
                <w:rPrChange w:id="9819"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820" w:author="Adelino Naquarta Sepalanga Domingos" w:date="2025-03-05T09:31:00Z" w16du:dateUtc="2025-03-05T08:31:00Z">
                  <w:rPr>
                    <w:rFonts w:ascii="Times New Roman" w:eastAsia="Times New Roman" w:hAnsi="Times New Roman"/>
                    <w:spacing w:val="-1"/>
                  </w:rPr>
                </w:rPrChange>
              </w:rPr>
              <w:t>Tipologia ou linha de destino para DP de IVA (DeductibleTaxType)</w:t>
            </w:r>
          </w:p>
        </w:tc>
        <w:tc>
          <w:tcPr>
            <w:tcW w:w="350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1DC4E99" w14:textId="77777777" w:rsidR="003F3EDE" w:rsidRPr="00B45277" w:rsidRDefault="003F3EDE" w:rsidP="0025185C">
            <w:pPr>
              <w:widowControl w:val="0"/>
              <w:spacing w:after="0" w:line="240" w:lineRule="auto"/>
              <w:rPr>
                <w:rFonts w:ascii="Arial" w:eastAsia="Times New Roman" w:hAnsi="Arial" w:cs="Arial"/>
                <w:spacing w:val="-1"/>
                <w:sz w:val="20"/>
                <w:szCs w:val="20"/>
                <w:rPrChange w:id="9821"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822" w:author="Adelino Naquarta Sepalanga Domingos" w:date="2025-03-05T09:31:00Z" w16du:dateUtc="2025-03-05T08:31:00Z">
                  <w:rPr>
                    <w:rFonts w:ascii="Times New Roman" w:eastAsia="Times New Roman" w:hAnsi="Times New Roman"/>
                    <w:spacing w:val="-1"/>
                  </w:rPr>
                </w:rPrChange>
              </w:rPr>
              <w:t xml:space="preserve">Deve ser preenchido com: </w:t>
            </w:r>
          </w:p>
          <w:p w14:paraId="5BC01E3E" w14:textId="77777777" w:rsidR="003F3EDE" w:rsidRPr="00B45277" w:rsidRDefault="003F3EDE" w:rsidP="0025185C">
            <w:pPr>
              <w:widowControl w:val="0"/>
              <w:spacing w:after="0" w:line="240" w:lineRule="auto"/>
              <w:rPr>
                <w:rFonts w:ascii="Arial" w:eastAsia="Times New Roman" w:hAnsi="Arial" w:cs="Arial"/>
                <w:spacing w:val="-1"/>
                <w:sz w:val="20"/>
                <w:szCs w:val="20"/>
                <w:rPrChange w:id="9823"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824" w:author="Adelino Naquarta Sepalanga Domingos" w:date="2025-03-05T09:31:00Z" w16du:dateUtc="2025-03-05T08:31:00Z">
                  <w:rPr>
                    <w:rFonts w:ascii="Times New Roman" w:eastAsia="Times New Roman" w:hAnsi="Times New Roman"/>
                    <w:spacing w:val="-1"/>
                  </w:rPr>
                </w:rPrChange>
              </w:rPr>
              <w:t xml:space="preserve">"MFI" - Meios Fixos e Investimentos </w:t>
            </w:r>
          </w:p>
          <w:p w14:paraId="7455287B" w14:textId="77777777" w:rsidR="003F3EDE" w:rsidRPr="00B45277" w:rsidRDefault="003F3EDE" w:rsidP="0025185C">
            <w:pPr>
              <w:widowControl w:val="0"/>
              <w:spacing w:after="0" w:line="240" w:lineRule="auto"/>
              <w:rPr>
                <w:rFonts w:ascii="Arial" w:eastAsia="Times New Roman" w:hAnsi="Arial" w:cs="Arial"/>
                <w:spacing w:val="-1"/>
                <w:sz w:val="20"/>
                <w:szCs w:val="20"/>
                <w:rPrChange w:id="9825"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826" w:author="Adelino Naquarta Sepalanga Domingos" w:date="2025-03-05T09:31:00Z" w16du:dateUtc="2025-03-05T08:31:00Z">
                  <w:rPr>
                    <w:rFonts w:ascii="Times New Roman" w:eastAsia="Times New Roman" w:hAnsi="Times New Roman"/>
                    <w:spacing w:val="-1"/>
                  </w:rPr>
                </w:rPrChange>
              </w:rPr>
              <w:t xml:space="preserve">"INV" - Existências/Inventário </w:t>
            </w:r>
          </w:p>
          <w:p w14:paraId="01FEEF79" w14:textId="77777777" w:rsidR="003F3EDE" w:rsidRPr="00B45277" w:rsidRDefault="003F3EDE" w:rsidP="0025185C">
            <w:pPr>
              <w:widowControl w:val="0"/>
              <w:spacing w:after="0" w:line="240" w:lineRule="auto"/>
              <w:rPr>
                <w:rFonts w:ascii="Arial" w:eastAsia="Times New Roman" w:hAnsi="Arial" w:cs="Arial"/>
                <w:spacing w:val="-1"/>
                <w:sz w:val="20"/>
                <w:szCs w:val="20"/>
                <w:rPrChange w:id="9827"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828" w:author="Adelino Naquarta Sepalanga Domingos" w:date="2025-03-05T09:31:00Z" w16du:dateUtc="2025-03-05T08:31:00Z">
                  <w:rPr>
                    <w:rFonts w:ascii="Times New Roman" w:eastAsia="Times New Roman" w:hAnsi="Times New Roman"/>
                    <w:spacing w:val="-1"/>
                  </w:rPr>
                </w:rPrChange>
              </w:rPr>
              <w:t xml:space="preserve">"OBC" - Outros Bens de Consumo </w:t>
            </w:r>
          </w:p>
          <w:p w14:paraId="2C35A0F1" w14:textId="77777777" w:rsidR="003F3EDE" w:rsidRPr="00B45277" w:rsidRDefault="003F3EDE" w:rsidP="0025185C">
            <w:pPr>
              <w:widowControl w:val="0"/>
              <w:spacing w:after="0" w:line="240" w:lineRule="auto"/>
              <w:rPr>
                <w:rFonts w:ascii="Arial" w:eastAsia="Times New Roman" w:hAnsi="Arial" w:cs="Arial"/>
                <w:spacing w:val="-1"/>
                <w:sz w:val="20"/>
                <w:szCs w:val="20"/>
                <w:rPrChange w:id="9829"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830" w:author="Adelino Naquarta Sepalanga Domingos" w:date="2025-03-05T09:31:00Z" w16du:dateUtc="2025-03-05T08:31:00Z">
                  <w:rPr>
                    <w:rFonts w:ascii="Times New Roman" w:eastAsia="Times New Roman" w:hAnsi="Times New Roman"/>
                    <w:spacing w:val="-1"/>
                  </w:rPr>
                </w:rPrChange>
              </w:rPr>
              <w:t xml:space="preserve">"SERV" - Serviços </w:t>
            </w:r>
          </w:p>
          <w:p w14:paraId="206C08EF" w14:textId="77777777" w:rsidR="003F3EDE" w:rsidRPr="00B45277" w:rsidRDefault="003F3EDE" w:rsidP="0025185C">
            <w:pPr>
              <w:widowControl w:val="0"/>
              <w:spacing w:after="0" w:line="240" w:lineRule="auto"/>
              <w:rPr>
                <w:rFonts w:ascii="Arial" w:eastAsia="Times New Roman" w:hAnsi="Arial" w:cs="Arial"/>
                <w:spacing w:val="-1"/>
                <w:sz w:val="20"/>
                <w:szCs w:val="20"/>
                <w:rPrChange w:id="9831"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832" w:author="Adelino Naquarta Sepalanga Domingos" w:date="2025-03-05T09:31:00Z" w16du:dateUtc="2025-03-05T08:31:00Z">
                  <w:rPr>
                    <w:rFonts w:ascii="Times New Roman" w:eastAsia="Times New Roman" w:hAnsi="Times New Roman"/>
                    <w:spacing w:val="-1"/>
                  </w:rPr>
                </w:rPrChange>
              </w:rPr>
              <w:t xml:space="preserve">"IMPT" - Importação </w:t>
            </w:r>
          </w:p>
          <w:p w14:paraId="6B9F78F6" w14:textId="77777777" w:rsidR="003F3EDE" w:rsidRPr="00B45277" w:rsidRDefault="003F3EDE" w:rsidP="0025185C">
            <w:pPr>
              <w:widowControl w:val="0"/>
              <w:spacing w:after="0" w:line="240" w:lineRule="auto"/>
              <w:rPr>
                <w:rFonts w:ascii="Arial" w:eastAsia="Times New Roman" w:hAnsi="Arial" w:cs="Arial"/>
                <w:spacing w:val="-1"/>
                <w:sz w:val="20"/>
                <w:szCs w:val="20"/>
                <w:rPrChange w:id="9833"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834" w:author="Adelino Naquarta Sepalanga Domingos" w:date="2025-03-05T09:31:00Z" w16du:dateUtc="2025-03-05T08:31:00Z">
                  <w:rPr>
                    <w:rFonts w:ascii="Times New Roman" w:eastAsia="Times New Roman" w:hAnsi="Times New Roman"/>
                    <w:spacing w:val="-1"/>
                  </w:rPr>
                </w:rPrChange>
              </w:rPr>
              <w:t>"SCE" - Serviços Contratados no Estrangeiro</w:t>
            </w:r>
          </w:p>
        </w:tc>
        <w:tc>
          <w:tcPr>
            <w:tcW w:w="154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FF061C9"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9835"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836" w:author="Adelino Naquarta Sepalanga Domingos" w:date="2025-03-05T09:31:00Z" w16du:dateUtc="2025-03-05T08:31:00Z">
                  <w:rPr>
                    <w:rFonts w:ascii="Times New Roman" w:eastAsia="Times New Roman" w:hAnsi="Times New Roman"/>
                    <w:spacing w:val="-1"/>
                  </w:rPr>
                </w:rPrChange>
              </w:rPr>
              <w:t>Texto 6</w:t>
            </w:r>
          </w:p>
        </w:tc>
      </w:tr>
      <w:tr w:rsidR="003F3EDE" w:rsidRPr="00B45277" w14:paraId="2ADC4CD7" w14:textId="77777777" w:rsidTr="0025185C">
        <w:tc>
          <w:tcPr>
            <w:tcW w:w="158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09C1533F"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9837"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838" w:author="Adelino Naquarta Sepalanga Domingos" w:date="2025-03-05T09:31:00Z" w16du:dateUtc="2025-03-05T08:31:00Z">
                  <w:rPr>
                    <w:rFonts w:ascii="Times New Roman" w:eastAsia="Times New Roman" w:hAnsi="Times New Roman"/>
                    <w:spacing w:val="-1"/>
                  </w:rPr>
                </w:rPrChange>
              </w:rPr>
              <w:t>4.5.2.9.5</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58A34BD0"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9839" w:author="Adelino Naquarta Sepalanga Domingos" w:date="2025-03-05T09:31:00Z" w16du:dateUtc="2025-03-05T08:31:00Z">
                  <w:rPr>
                    <w:rFonts w:ascii="Times New Roman" w:eastAsia="Times New Roman" w:hAnsi="Times New Roman"/>
                    <w:spacing w:val="-1"/>
                  </w:rPr>
                </w:rPrChange>
              </w:rPr>
            </w:pPr>
          </w:p>
        </w:tc>
        <w:tc>
          <w:tcPr>
            <w:tcW w:w="3059"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0BA03FAF" w14:textId="77777777" w:rsidR="003F3EDE" w:rsidRPr="00B45277" w:rsidRDefault="003F3EDE" w:rsidP="0025185C">
            <w:pPr>
              <w:widowControl w:val="0"/>
              <w:spacing w:after="0" w:line="240" w:lineRule="auto"/>
              <w:rPr>
                <w:rFonts w:ascii="Arial" w:eastAsia="Times New Roman" w:hAnsi="Arial" w:cs="Arial"/>
                <w:spacing w:val="-1"/>
                <w:sz w:val="20"/>
                <w:szCs w:val="20"/>
                <w:rPrChange w:id="9840"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841" w:author="Adelino Naquarta Sepalanga Domingos" w:date="2025-03-05T09:31:00Z" w16du:dateUtc="2025-03-05T08:31:00Z">
                  <w:rPr>
                    <w:rFonts w:ascii="Times New Roman" w:eastAsia="Times New Roman" w:hAnsi="Times New Roman"/>
                    <w:spacing w:val="-1"/>
                  </w:rPr>
                </w:rPrChange>
              </w:rPr>
              <w:t>Moeda (Currency)</w:t>
            </w:r>
          </w:p>
        </w:tc>
        <w:tc>
          <w:tcPr>
            <w:tcW w:w="3507"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hideMark/>
          </w:tcPr>
          <w:p w14:paraId="1DB7DD3D" w14:textId="77777777" w:rsidR="003F3EDE" w:rsidRPr="00B45277" w:rsidRDefault="003F3EDE" w:rsidP="0025185C">
            <w:pPr>
              <w:widowControl w:val="0"/>
              <w:spacing w:after="0" w:line="240" w:lineRule="auto"/>
              <w:rPr>
                <w:rFonts w:ascii="Arial" w:eastAsia="Times New Roman" w:hAnsi="Arial" w:cs="Arial"/>
                <w:spacing w:val="-1"/>
                <w:sz w:val="20"/>
                <w:szCs w:val="20"/>
                <w:rPrChange w:id="9842" w:author="Adelino Naquarta Sepalanga Domingos" w:date="2025-03-05T09:31:00Z" w16du:dateUtc="2025-03-05T08:31:00Z">
                  <w:rPr>
                    <w:rFonts w:ascii="Times New Roman" w:eastAsia="Times New Roman" w:hAnsi="Times New Roman"/>
                    <w:spacing w:val="-1"/>
                  </w:rPr>
                </w:rPrChange>
              </w:rPr>
            </w:pPr>
            <w:r w:rsidRPr="00B45277">
              <w:rPr>
                <w:rFonts w:ascii="Arial" w:hAnsi="Arial" w:cs="Arial"/>
                <w:sz w:val="20"/>
                <w:szCs w:val="20"/>
                <w:rPrChange w:id="9843" w:author="Adelino Naquarta Sepalanga Domingos" w:date="2025-03-05T09:31:00Z" w16du:dateUtc="2025-03-05T08:31:00Z">
                  <w:rPr/>
                </w:rPrChange>
              </w:rPr>
              <w:t>Não Aplicável</w:t>
            </w:r>
          </w:p>
        </w:tc>
        <w:tc>
          <w:tcPr>
            <w:tcW w:w="1543"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hideMark/>
          </w:tcPr>
          <w:p w14:paraId="31AF3DA2"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9844" w:author="Adelino Naquarta Sepalanga Domingos" w:date="2025-03-05T09:31:00Z" w16du:dateUtc="2025-03-05T08:31:00Z">
                  <w:rPr>
                    <w:rFonts w:ascii="Times New Roman" w:eastAsia="Times New Roman" w:hAnsi="Times New Roman"/>
                    <w:spacing w:val="-1"/>
                  </w:rPr>
                </w:rPrChange>
              </w:rPr>
            </w:pPr>
            <w:r w:rsidRPr="00B45277">
              <w:rPr>
                <w:rFonts w:ascii="Arial" w:hAnsi="Arial" w:cs="Arial"/>
                <w:sz w:val="20"/>
                <w:szCs w:val="20"/>
                <w:rPrChange w:id="9845" w:author="Adelino Naquarta Sepalanga Domingos" w:date="2025-03-05T09:31:00Z" w16du:dateUtc="2025-03-05T08:31:00Z">
                  <w:rPr/>
                </w:rPrChange>
              </w:rPr>
              <w:t>Não Aplicável</w:t>
            </w:r>
          </w:p>
        </w:tc>
      </w:tr>
      <w:tr w:rsidR="003F3EDE" w:rsidRPr="00B45277" w14:paraId="5D929104" w14:textId="77777777" w:rsidTr="0025185C">
        <w:tc>
          <w:tcPr>
            <w:tcW w:w="158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07C978A"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9846"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847" w:author="Adelino Naquarta Sepalanga Domingos" w:date="2025-03-05T09:31:00Z" w16du:dateUtc="2025-03-05T08:31:00Z">
                  <w:rPr>
                    <w:rFonts w:ascii="Times New Roman" w:eastAsia="Times New Roman" w:hAnsi="Times New Roman"/>
                    <w:spacing w:val="-1"/>
                  </w:rPr>
                </w:rPrChange>
              </w:rPr>
              <w:t>4.5.2.9.5.1</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6CE7542"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9848" w:author="Adelino Naquarta Sepalanga Domingos" w:date="2025-03-05T09:31:00Z" w16du:dateUtc="2025-03-05T08:31:00Z">
                  <w:rPr>
                    <w:rFonts w:ascii="Times New Roman" w:eastAsia="Times New Roman" w:hAnsi="Times New Roman"/>
                    <w:spacing w:val="-1"/>
                  </w:rPr>
                </w:rPrChange>
              </w:rPr>
            </w:pPr>
          </w:p>
        </w:tc>
        <w:tc>
          <w:tcPr>
            <w:tcW w:w="305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9751C92" w14:textId="77777777" w:rsidR="003F3EDE" w:rsidRPr="00B45277" w:rsidRDefault="003F3EDE" w:rsidP="0025185C">
            <w:pPr>
              <w:widowControl w:val="0"/>
              <w:spacing w:after="0" w:line="240" w:lineRule="auto"/>
              <w:rPr>
                <w:rFonts w:ascii="Arial" w:eastAsia="Times New Roman" w:hAnsi="Arial" w:cs="Arial"/>
                <w:spacing w:val="-1"/>
                <w:sz w:val="20"/>
                <w:szCs w:val="20"/>
                <w:rPrChange w:id="9849"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850" w:author="Adelino Naquarta Sepalanga Domingos" w:date="2025-03-05T09:31:00Z" w16du:dateUtc="2025-03-05T08:31:00Z">
                  <w:rPr>
                    <w:rFonts w:ascii="Times New Roman" w:eastAsia="Times New Roman" w:hAnsi="Times New Roman"/>
                    <w:spacing w:val="-1"/>
                  </w:rPr>
                </w:rPrChange>
              </w:rPr>
              <w:t>Código de moeda (CurrencyCode)</w:t>
            </w:r>
          </w:p>
        </w:tc>
        <w:tc>
          <w:tcPr>
            <w:tcW w:w="350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CD604B2" w14:textId="77777777" w:rsidR="003F3EDE" w:rsidRPr="00B45277" w:rsidRDefault="003F3EDE" w:rsidP="0025185C">
            <w:pPr>
              <w:widowControl w:val="0"/>
              <w:spacing w:after="0" w:line="240" w:lineRule="auto"/>
              <w:rPr>
                <w:rFonts w:ascii="Arial" w:eastAsia="Times New Roman" w:hAnsi="Arial" w:cs="Arial"/>
                <w:spacing w:val="-1"/>
                <w:sz w:val="20"/>
                <w:szCs w:val="20"/>
                <w:rPrChange w:id="9851"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852" w:author="Adelino Naquarta Sepalanga Domingos" w:date="2025-03-05T09:31:00Z" w16du:dateUtc="2025-03-05T08:31:00Z">
                  <w:rPr>
                    <w:rFonts w:ascii="Times New Roman" w:eastAsia="Times New Roman" w:hAnsi="Times New Roman"/>
                    <w:spacing w:val="-1"/>
                  </w:rPr>
                </w:rPrChange>
              </w:rPr>
              <w:t>No caso de moeda estrangeira deve ser preenchido de acordo com a norma ISO 4217.</w:t>
            </w:r>
          </w:p>
        </w:tc>
        <w:tc>
          <w:tcPr>
            <w:tcW w:w="154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97F23F0"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9853"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854" w:author="Adelino Naquarta Sepalanga Domingos" w:date="2025-03-05T09:31:00Z" w16du:dateUtc="2025-03-05T08:31:00Z">
                  <w:rPr>
                    <w:rFonts w:ascii="Times New Roman" w:eastAsia="Times New Roman" w:hAnsi="Times New Roman"/>
                    <w:spacing w:val="-1"/>
                  </w:rPr>
                </w:rPrChange>
              </w:rPr>
              <w:t>Texto 3</w:t>
            </w:r>
          </w:p>
        </w:tc>
      </w:tr>
      <w:tr w:rsidR="003F3EDE" w:rsidRPr="00B45277" w14:paraId="4F051377" w14:textId="77777777" w:rsidTr="0025185C">
        <w:tc>
          <w:tcPr>
            <w:tcW w:w="158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5AD236B2"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9855"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856" w:author="Adelino Naquarta Sepalanga Domingos" w:date="2025-03-05T09:31:00Z" w16du:dateUtc="2025-03-05T08:31:00Z">
                  <w:rPr>
                    <w:rFonts w:ascii="Times New Roman" w:eastAsia="Times New Roman" w:hAnsi="Times New Roman"/>
                    <w:spacing w:val="-1"/>
                  </w:rPr>
                </w:rPrChange>
              </w:rPr>
              <w:t>4.5.2.9.5.2</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tcPr>
          <w:p w14:paraId="4D892840"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9857" w:author="Adelino Naquarta Sepalanga Domingos" w:date="2025-03-05T09:31:00Z" w16du:dateUtc="2025-03-05T08:31:00Z">
                  <w:rPr>
                    <w:rFonts w:ascii="Times New Roman" w:eastAsia="Times New Roman" w:hAnsi="Times New Roman"/>
                    <w:spacing w:val="-1"/>
                  </w:rPr>
                </w:rPrChange>
              </w:rPr>
            </w:pPr>
          </w:p>
        </w:tc>
        <w:tc>
          <w:tcPr>
            <w:tcW w:w="3059"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21D9F412" w14:textId="77777777" w:rsidR="003F3EDE" w:rsidRPr="00B45277" w:rsidRDefault="003F3EDE" w:rsidP="0025185C">
            <w:pPr>
              <w:widowControl w:val="0"/>
              <w:spacing w:after="0" w:line="240" w:lineRule="auto"/>
              <w:rPr>
                <w:rFonts w:ascii="Arial" w:eastAsia="Times New Roman" w:hAnsi="Arial" w:cs="Arial"/>
                <w:spacing w:val="-1"/>
                <w:sz w:val="20"/>
                <w:szCs w:val="20"/>
                <w:rPrChange w:id="9858"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859" w:author="Adelino Naquarta Sepalanga Domingos" w:date="2025-03-05T09:31:00Z" w16du:dateUtc="2025-03-05T08:31:00Z">
                  <w:rPr>
                    <w:rFonts w:ascii="Times New Roman" w:eastAsia="Times New Roman" w:hAnsi="Times New Roman"/>
                    <w:spacing w:val="-1"/>
                  </w:rPr>
                </w:rPrChange>
              </w:rPr>
              <w:t>Valor total em moeda estrangeira (CurrencyAmount)</w:t>
            </w:r>
          </w:p>
        </w:tc>
        <w:tc>
          <w:tcPr>
            <w:tcW w:w="3507"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417521B1" w14:textId="77777777" w:rsidR="003F3EDE" w:rsidRPr="00B45277" w:rsidRDefault="003F3EDE" w:rsidP="0025185C">
            <w:pPr>
              <w:widowControl w:val="0"/>
              <w:spacing w:after="0" w:line="240" w:lineRule="auto"/>
              <w:rPr>
                <w:rFonts w:ascii="Arial" w:eastAsia="Times New Roman" w:hAnsi="Arial" w:cs="Arial"/>
                <w:spacing w:val="-1"/>
                <w:sz w:val="20"/>
                <w:szCs w:val="20"/>
                <w:rPrChange w:id="9860"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861" w:author="Adelino Naquarta Sepalanga Domingos" w:date="2025-03-05T09:31:00Z" w16du:dateUtc="2025-03-05T08:31:00Z">
                  <w:rPr>
                    <w:rFonts w:ascii="Times New Roman" w:eastAsia="Times New Roman" w:hAnsi="Times New Roman"/>
                    <w:spacing w:val="-1"/>
                  </w:rPr>
                </w:rPrChange>
              </w:rPr>
              <w:t>Total do documento com impostos (GrossTotal) na moeda original do documento.</w:t>
            </w:r>
          </w:p>
        </w:tc>
        <w:tc>
          <w:tcPr>
            <w:tcW w:w="1543"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459A6442"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9862"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863" w:author="Adelino Naquarta Sepalanga Domingos" w:date="2025-03-05T09:31:00Z" w16du:dateUtc="2025-03-05T08:31:00Z">
                  <w:rPr>
                    <w:rFonts w:ascii="Times New Roman" w:eastAsia="Times New Roman" w:hAnsi="Times New Roman"/>
                    <w:spacing w:val="-1"/>
                  </w:rPr>
                </w:rPrChange>
              </w:rPr>
              <w:t>Monetário</w:t>
            </w:r>
          </w:p>
        </w:tc>
      </w:tr>
      <w:tr w:rsidR="003F3EDE" w:rsidRPr="00B45277" w14:paraId="3FB5ECFC" w14:textId="77777777" w:rsidTr="0025185C">
        <w:tc>
          <w:tcPr>
            <w:tcW w:w="158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0C88DC1"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9864"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865" w:author="Adelino Naquarta Sepalanga Domingos" w:date="2025-03-05T09:31:00Z" w16du:dateUtc="2025-03-05T08:31:00Z">
                  <w:rPr>
                    <w:rFonts w:ascii="Times New Roman" w:eastAsia="Times New Roman" w:hAnsi="Times New Roman"/>
                    <w:spacing w:val="-1"/>
                  </w:rPr>
                </w:rPrChange>
              </w:rPr>
              <w:t>4.5.2.9.5.3</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8F2F090"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9866" w:author="Adelino Naquarta Sepalanga Domingos" w:date="2025-03-05T09:31:00Z" w16du:dateUtc="2025-03-05T08:31:00Z">
                  <w:rPr>
                    <w:rFonts w:ascii="Times New Roman" w:eastAsia="Times New Roman" w:hAnsi="Times New Roman"/>
                    <w:spacing w:val="-1"/>
                  </w:rPr>
                </w:rPrChange>
              </w:rPr>
            </w:pPr>
          </w:p>
        </w:tc>
        <w:tc>
          <w:tcPr>
            <w:tcW w:w="305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B03C125" w14:textId="77777777" w:rsidR="003F3EDE" w:rsidRPr="00B45277" w:rsidRDefault="003F3EDE" w:rsidP="0025185C">
            <w:pPr>
              <w:widowControl w:val="0"/>
              <w:spacing w:after="0" w:line="240" w:lineRule="auto"/>
              <w:rPr>
                <w:rFonts w:ascii="Arial" w:eastAsia="Times New Roman" w:hAnsi="Arial" w:cs="Arial"/>
                <w:spacing w:val="-1"/>
                <w:sz w:val="20"/>
                <w:szCs w:val="20"/>
                <w:rPrChange w:id="9867"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868" w:author="Adelino Naquarta Sepalanga Domingos" w:date="2025-03-05T09:31:00Z" w16du:dateUtc="2025-03-05T08:31:00Z">
                  <w:rPr>
                    <w:rFonts w:ascii="Times New Roman" w:eastAsia="Times New Roman" w:hAnsi="Times New Roman"/>
                    <w:spacing w:val="-1"/>
                  </w:rPr>
                </w:rPrChange>
              </w:rPr>
              <w:t>Taxa de câmbio (ExchangeRate)</w:t>
            </w:r>
          </w:p>
        </w:tc>
        <w:tc>
          <w:tcPr>
            <w:tcW w:w="350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A157397" w14:textId="77777777" w:rsidR="003F3EDE" w:rsidRPr="00B45277" w:rsidRDefault="003F3EDE" w:rsidP="0025185C">
            <w:pPr>
              <w:widowControl w:val="0"/>
              <w:spacing w:after="0" w:line="240" w:lineRule="auto"/>
              <w:rPr>
                <w:rFonts w:ascii="Arial" w:eastAsia="Times New Roman" w:hAnsi="Arial" w:cs="Arial"/>
                <w:spacing w:val="-1"/>
                <w:sz w:val="20"/>
                <w:szCs w:val="20"/>
                <w:rPrChange w:id="9869"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870" w:author="Adelino Naquarta Sepalanga Domingos" w:date="2025-03-05T09:31:00Z" w16du:dateUtc="2025-03-05T08:31:00Z">
                  <w:rPr>
                    <w:rFonts w:ascii="Times New Roman" w:eastAsia="Times New Roman" w:hAnsi="Times New Roman"/>
                    <w:spacing w:val="-1"/>
                  </w:rPr>
                </w:rPrChange>
              </w:rPr>
              <w:t>Deve ser indicada a taxa de câmbio utilizada na conversão para AOA.</w:t>
            </w:r>
          </w:p>
        </w:tc>
        <w:tc>
          <w:tcPr>
            <w:tcW w:w="154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4006F2E"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9871"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872" w:author="Adelino Naquarta Sepalanga Domingos" w:date="2025-03-05T09:31:00Z" w16du:dateUtc="2025-03-05T08:31:00Z">
                  <w:rPr>
                    <w:rFonts w:ascii="Times New Roman" w:eastAsia="Times New Roman" w:hAnsi="Times New Roman"/>
                    <w:spacing w:val="-1"/>
                  </w:rPr>
                </w:rPrChange>
              </w:rPr>
              <w:t>Decimal</w:t>
            </w:r>
          </w:p>
        </w:tc>
      </w:tr>
      <w:tr w:rsidR="003F3EDE" w:rsidRPr="00B45277" w14:paraId="2D9003CB" w14:textId="77777777" w:rsidTr="0025185C">
        <w:tc>
          <w:tcPr>
            <w:tcW w:w="158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41515F01"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9873"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874" w:author="Adelino Naquarta Sepalanga Domingos" w:date="2025-03-05T09:31:00Z" w16du:dateUtc="2025-03-05T08:31:00Z">
                  <w:rPr>
                    <w:rFonts w:ascii="Times New Roman" w:eastAsia="Times New Roman" w:hAnsi="Times New Roman"/>
                    <w:spacing w:val="-1"/>
                  </w:rPr>
                </w:rPrChange>
              </w:rPr>
              <w:t>4.5.2.10</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69B692EF"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9875" w:author="Adelino Naquarta Sepalanga Domingos" w:date="2025-03-05T09:31:00Z" w16du:dateUtc="2025-03-05T08:31:00Z">
                  <w:rPr>
                    <w:rFonts w:ascii="Times New Roman" w:eastAsia="Times New Roman" w:hAnsi="Times New Roman"/>
                    <w:spacing w:val="-1"/>
                  </w:rPr>
                </w:rPrChange>
              </w:rPr>
            </w:pPr>
          </w:p>
        </w:tc>
        <w:tc>
          <w:tcPr>
            <w:tcW w:w="3059"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1C2FD868" w14:textId="77777777" w:rsidR="003F3EDE" w:rsidRPr="00B45277" w:rsidRDefault="003F3EDE" w:rsidP="0025185C">
            <w:pPr>
              <w:widowControl w:val="0"/>
              <w:spacing w:after="0" w:line="240" w:lineRule="auto"/>
              <w:rPr>
                <w:rFonts w:ascii="Arial" w:eastAsia="Times New Roman" w:hAnsi="Arial" w:cs="Arial"/>
                <w:spacing w:val="-1"/>
                <w:sz w:val="20"/>
                <w:szCs w:val="20"/>
                <w:rPrChange w:id="9876"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877" w:author="Adelino Naquarta Sepalanga Domingos" w:date="2025-03-05T09:31:00Z" w16du:dateUtc="2025-03-05T08:31:00Z">
                  <w:rPr>
                    <w:rFonts w:ascii="Times New Roman" w:eastAsia="Times New Roman" w:hAnsi="Times New Roman"/>
                    <w:spacing w:val="-1"/>
                  </w:rPr>
                </w:rPrChange>
              </w:rPr>
              <w:t>Retenções de imposto (WithholdingTax)</w:t>
            </w:r>
          </w:p>
        </w:tc>
        <w:tc>
          <w:tcPr>
            <w:tcW w:w="3507"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728DD1BD" w14:textId="13A684B3" w:rsidR="003F3EDE" w:rsidRPr="00B45277" w:rsidRDefault="003F3EDE" w:rsidP="0025185C">
            <w:pPr>
              <w:widowControl w:val="0"/>
              <w:spacing w:after="0" w:line="240" w:lineRule="auto"/>
              <w:rPr>
                <w:rFonts w:ascii="Arial" w:eastAsia="Times New Roman" w:hAnsi="Arial" w:cs="Arial"/>
                <w:spacing w:val="-1"/>
                <w:sz w:val="20"/>
                <w:szCs w:val="20"/>
                <w:rPrChange w:id="9878"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879" w:author="Adelino Naquarta Sepalanga Domingos" w:date="2025-03-05T09:31:00Z" w16du:dateUtc="2025-03-05T08:31:00Z">
                  <w:rPr>
                    <w:rFonts w:ascii="Times New Roman" w:eastAsia="Times New Roman" w:hAnsi="Times New Roman"/>
                    <w:spacing w:val="-1"/>
                  </w:rPr>
                </w:rPrChange>
              </w:rPr>
              <w:t>Existindo a necessidade de efectuar mais do que uma referência, esta estrutura pode</w:t>
            </w:r>
            <w:del w:id="9880" w:author="Adelino Naquarta Sepalanga Domingos" w:date="2025-03-05T09:32:00Z" w16du:dateUtc="2025-03-05T08:32:00Z">
              <w:r w:rsidRPr="00B45277" w:rsidDel="00B45277">
                <w:rPr>
                  <w:rFonts w:ascii="Arial" w:eastAsia="Times New Roman" w:hAnsi="Arial" w:cs="Arial"/>
                  <w:spacing w:val="-1"/>
                  <w:sz w:val="20"/>
                  <w:szCs w:val="20"/>
                  <w:rPrChange w:id="9881" w:author="Adelino Naquarta Sepalanga Domingos" w:date="2025-03-05T09:31:00Z" w16du:dateUtc="2025-03-05T08:31:00Z">
                    <w:rPr>
                      <w:rFonts w:ascii="Times New Roman" w:eastAsia="Times New Roman" w:hAnsi="Times New Roman"/>
                      <w:spacing w:val="-1"/>
                    </w:rPr>
                  </w:rPrChange>
                </w:rPr>
                <w:delText>rá</w:delText>
              </w:r>
            </w:del>
            <w:r w:rsidRPr="00B45277">
              <w:rPr>
                <w:rFonts w:ascii="Arial" w:eastAsia="Times New Roman" w:hAnsi="Arial" w:cs="Arial"/>
                <w:spacing w:val="-1"/>
                <w:sz w:val="20"/>
                <w:szCs w:val="20"/>
                <w:rPrChange w:id="9882" w:author="Adelino Naquarta Sepalanga Domingos" w:date="2025-03-05T09:31:00Z" w16du:dateUtc="2025-03-05T08:31:00Z">
                  <w:rPr>
                    <w:rFonts w:ascii="Times New Roman" w:eastAsia="Times New Roman" w:hAnsi="Times New Roman"/>
                    <w:spacing w:val="-1"/>
                  </w:rPr>
                </w:rPrChange>
              </w:rPr>
              <w:t xml:space="preserve"> ser gerada tantas vezes quantas as necessárias.</w:t>
            </w:r>
          </w:p>
        </w:tc>
        <w:tc>
          <w:tcPr>
            <w:tcW w:w="1543"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45B43632"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9883"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884" w:author="Adelino Naquarta Sepalanga Domingos" w:date="2025-03-05T09:31:00Z" w16du:dateUtc="2025-03-05T08:31:00Z">
                  <w:rPr>
                    <w:rFonts w:ascii="Times New Roman" w:eastAsia="Times New Roman" w:hAnsi="Times New Roman"/>
                    <w:spacing w:val="-1"/>
                  </w:rPr>
                </w:rPrChange>
              </w:rPr>
              <w:t>Não Aplicável</w:t>
            </w:r>
          </w:p>
        </w:tc>
      </w:tr>
      <w:tr w:rsidR="003F3EDE" w:rsidRPr="00B45277" w14:paraId="206DF457" w14:textId="77777777" w:rsidTr="0025185C">
        <w:tc>
          <w:tcPr>
            <w:tcW w:w="158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8EE3E3E"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9885"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886" w:author="Adelino Naquarta Sepalanga Domingos" w:date="2025-03-05T09:31:00Z" w16du:dateUtc="2025-03-05T08:31:00Z">
                  <w:rPr>
                    <w:rFonts w:ascii="Times New Roman" w:eastAsia="Times New Roman" w:hAnsi="Times New Roman"/>
                    <w:spacing w:val="-1"/>
                  </w:rPr>
                </w:rPrChange>
              </w:rPr>
              <w:t>4.5.2.10.1</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6D68C8B"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9887"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888" w:author="Adelino Naquarta Sepalanga Domingos" w:date="2025-03-05T09:31:00Z" w16du:dateUtc="2025-03-05T08:31:00Z">
                  <w:rPr>
                    <w:rFonts w:ascii="Times New Roman" w:eastAsia="Times New Roman" w:hAnsi="Times New Roman"/>
                    <w:spacing w:val="-1"/>
                  </w:rPr>
                </w:rPrChange>
              </w:rPr>
              <w:t>*</w:t>
            </w:r>
          </w:p>
        </w:tc>
        <w:tc>
          <w:tcPr>
            <w:tcW w:w="305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FDA76ED" w14:textId="77777777" w:rsidR="003F3EDE" w:rsidRPr="00B45277" w:rsidRDefault="003F3EDE" w:rsidP="0025185C">
            <w:pPr>
              <w:widowControl w:val="0"/>
              <w:spacing w:after="0" w:line="240" w:lineRule="auto"/>
              <w:rPr>
                <w:rFonts w:ascii="Arial" w:eastAsia="Times New Roman" w:hAnsi="Arial" w:cs="Arial"/>
                <w:spacing w:val="-1"/>
                <w:sz w:val="20"/>
                <w:szCs w:val="20"/>
                <w:rPrChange w:id="9889"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890" w:author="Adelino Naquarta Sepalanga Domingos" w:date="2025-03-05T09:31:00Z" w16du:dateUtc="2025-03-05T08:31:00Z">
                  <w:rPr>
                    <w:rFonts w:ascii="Times New Roman" w:eastAsia="Times New Roman" w:hAnsi="Times New Roman"/>
                    <w:spacing w:val="-1"/>
                  </w:rPr>
                </w:rPrChange>
              </w:rPr>
              <w:t>Código do tipo de imposto retido (WithholdingTaxType)</w:t>
            </w:r>
          </w:p>
        </w:tc>
        <w:tc>
          <w:tcPr>
            <w:tcW w:w="350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B115868" w14:textId="77777777" w:rsidR="003F3EDE" w:rsidRPr="00B45277" w:rsidRDefault="003F3EDE" w:rsidP="0025185C">
            <w:pPr>
              <w:widowControl w:val="0"/>
              <w:spacing w:after="0" w:line="240" w:lineRule="auto"/>
              <w:rPr>
                <w:rFonts w:ascii="Arial" w:eastAsia="Times New Roman" w:hAnsi="Arial" w:cs="Arial"/>
                <w:spacing w:val="-1"/>
                <w:sz w:val="20"/>
                <w:szCs w:val="20"/>
                <w:rPrChange w:id="9891"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892" w:author="Adelino Naquarta Sepalanga Domingos" w:date="2025-03-05T09:31:00Z" w16du:dateUtc="2025-03-05T08:31:00Z">
                  <w:rPr>
                    <w:rFonts w:ascii="Times New Roman" w:eastAsia="Times New Roman" w:hAnsi="Times New Roman"/>
                    <w:spacing w:val="-1"/>
                  </w:rPr>
                </w:rPrChange>
              </w:rPr>
              <w:t xml:space="preserve">Neste campo deve ser indicado o tipo de imposto retido, preenchendo-o com: </w:t>
            </w:r>
          </w:p>
          <w:p w14:paraId="437986B7" w14:textId="77777777" w:rsidR="003F3EDE" w:rsidRPr="00B45277" w:rsidRDefault="003F3EDE" w:rsidP="0025185C">
            <w:pPr>
              <w:widowControl w:val="0"/>
              <w:spacing w:after="0" w:line="240" w:lineRule="auto"/>
              <w:rPr>
                <w:rFonts w:ascii="Arial" w:eastAsia="Times New Roman" w:hAnsi="Arial" w:cs="Arial"/>
                <w:spacing w:val="-1"/>
                <w:sz w:val="20"/>
                <w:szCs w:val="20"/>
                <w:rPrChange w:id="9893"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894" w:author="Adelino Naquarta Sepalanga Domingos" w:date="2025-03-05T09:31:00Z" w16du:dateUtc="2025-03-05T08:31:00Z">
                  <w:rPr>
                    <w:rFonts w:ascii="Times New Roman" w:eastAsia="Times New Roman" w:hAnsi="Times New Roman"/>
                    <w:spacing w:val="-1"/>
                  </w:rPr>
                </w:rPrChange>
              </w:rPr>
              <w:t>"IVA" - Imposto sobre o Valor Acrescentado, quando sujeito a retenção/cativação.</w:t>
            </w:r>
          </w:p>
        </w:tc>
        <w:tc>
          <w:tcPr>
            <w:tcW w:w="154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831FAC4"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9895"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896" w:author="Adelino Naquarta Sepalanga Domingos" w:date="2025-03-05T09:31:00Z" w16du:dateUtc="2025-03-05T08:31:00Z">
                  <w:rPr>
                    <w:rFonts w:ascii="Times New Roman" w:eastAsia="Times New Roman" w:hAnsi="Times New Roman"/>
                    <w:spacing w:val="-1"/>
                  </w:rPr>
                </w:rPrChange>
              </w:rPr>
              <w:t>Texto 3</w:t>
            </w:r>
          </w:p>
        </w:tc>
      </w:tr>
      <w:tr w:rsidR="003F3EDE" w:rsidRPr="00B45277" w14:paraId="00F9076A" w14:textId="77777777" w:rsidTr="0025185C">
        <w:tc>
          <w:tcPr>
            <w:tcW w:w="1586"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35437DDB"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9897"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898" w:author="Adelino Naquarta Sepalanga Domingos" w:date="2025-03-05T09:31:00Z" w16du:dateUtc="2025-03-05T08:31:00Z">
                  <w:rPr>
                    <w:rFonts w:ascii="Times New Roman" w:eastAsia="Times New Roman" w:hAnsi="Times New Roman"/>
                    <w:spacing w:val="-1"/>
                  </w:rPr>
                </w:rPrChange>
              </w:rPr>
              <w:t>4.5.2.10.2</w:t>
            </w:r>
          </w:p>
        </w:tc>
        <w:tc>
          <w:tcPr>
            <w:tcW w:w="15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794002A3"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9899"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900" w:author="Adelino Naquarta Sepalanga Domingos" w:date="2025-03-05T09:31:00Z" w16du:dateUtc="2025-03-05T08:31:00Z">
                  <w:rPr>
                    <w:rFonts w:ascii="Times New Roman" w:eastAsia="Times New Roman" w:hAnsi="Times New Roman"/>
                    <w:spacing w:val="-1"/>
                  </w:rPr>
                </w:rPrChange>
              </w:rPr>
              <w:t>*</w:t>
            </w:r>
          </w:p>
        </w:tc>
        <w:tc>
          <w:tcPr>
            <w:tcW w:w="3059"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27B21D61" w14:textId="77777777" w:rsidR="003F3EDE" w:rsidRPr="00B45277" w:rsidRDefault="003F3EDE" w:rsidP="0025185C">
            <w:pPr>
              <w:widowControl w:val="0"/>
              <w:spacing w:after="0" w:line="240" w:lineRule="auto"/>
              <w:rPr>
                <w:rFonts w:ascii="Arial" w:eastAsia="Times New Roman" w:hAnsi="Arial" w:cs="Arial"/>
                <w:spacing w:val="-1"/>
                <w:sz w:val="20"/>
                <w:szCs w:val="20"/>
                <w:rPrChange w:id="9901"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902" w:author="Adelino Naquarta Sepalanga Domingos" w:date="2025-03-05T09:31:00Z" w16du:dateUtc="2025-03-05T08:31:00Z">
                  <w:rPr>
                    <w:rFonts w:ascii="Times New Roman" w:eastAsia="Times New Roman" w:hAnsi="Times New Roman"/>
                    <w:spacing w:val="-1"/>
                  </w:rPr>
                </w:rPrChange>
              </w:rPr>
              <w:t>Motivo da retenção na fonte (WithholdingTaxDescription)</w:t>
            </w:r>
          </w:p>
        </w:tc>
        <w:tc>
          <w:tcPr>
            <w:tcW w:w="3507"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771DD6F2" w14:textId="77777777" w:rsidR="003F3EDE" w:rsidRPr="00B45277" w:rsidRDefault="003F3EDE" w:rsidP="0025185C">
            <w:pPr>
              <w:widowControl w:val="0"/>
              <w:spacing w:after="0" w:line="240" w:lineRule="auto"/>
              <w:rPr>
                <w:rFonts w:ascii="Arial" w:eastAsia="Times New Roman" w:hAnsi="Arial" w:cs="Arial"/>
                <w:spacing w:val="-1"/>
                <w:sz w:val="20"/>
                <w:szCs w:val="20"/>
                <w:rPrChange w:id="9903"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904" w:author="Adelino Naquarta Sepalanga Domingos" w:date="2025-03-05T09:31:00Z" w16du:dateUtc="2025-03-05T08:31:00Z">
                  <w:rPr>
                    <w:rFonts w:ascii="Times New Roman" w:eastAsia="Times New Roman" w:hAnsi="Times New Roman"/>
                    <w:spacing w:val="-1"/>
                  </w:rPr>
                </w:rPrChange>
              </w:rPr>
              <w:t>Deve ser indicado o normativo legal aplicável ou a percentagem de imposto aplicável.</w:t>
            </w:r>
          </w:p>
        </w:tc>
        <w:tc>
          <w:tcPr>
            <w:tcW w:w="1543"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hideMark/>
          </w:tcPr>
          <w:p w14:paraId="4ECBF168"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9905"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906" w:author="Adelino Naquarta Sepalanga Domingos" w:date="2025-03-05T09:31:00Z" w16du:dateUtc="2025-03-05T08:31:00Z">
                  <w:rPr>
                    <w:rFonts w:ascii="Times New Roman" w:eastAsia="Times New Roman" w:hAnsi="Times New Roman"/>
                    <w:spacing w:val="-1"/>
                  </w:rPr>
                </w:rPrChange>
              </w:rPr>
              <w:t>Texto 60</w:t>
            </w:r>
          </w:p>
        </w:tc>
      </w:tr>
      <w:tr w:rsidR="003F3EDE" w:rsidRPr="00B45277" w14:paraId="3EE08972" w14:textId="77777777" w:rsidTr="0025185C">
        <w:tc>
          <w:tcPr>
            <w:tcW w:w="158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C9E1ECF"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9907"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908" w:author="Adelino Naquarta Sepalanga Domingos" w:date="2025-03-05T09:31:00Z" w16du:dateUtc="2025-03-05T08:31:00Z">
                  <w:rPr>
                    <w:rFonts w:ascii="Times New Roman" w:eastAsia="Times New Roman" w:hAnsi="Times New Roman"/>
                    <w:spacing w:val="-1"/>
                  </w:rPr>
                </w:rPrChange>
              </w:rPr>
              <w:t>4.5.2.10.3</w:t>
            </w:r>
          </w:p>
        </w:tc>
        <w:tc>
          <w:tcPr>
            <w:tcW w:w="15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910D8F9"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9909"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910" w:author="Adelino Naquarta Sepalanga Domingos" w:date="2025-03-05T09:31:00Z" w16du:dateUtc="2025-03-05T08:31:00Z">
                  <w:rPr>
                    <w:rFonts w:ascii="Times New Roman" w:eastAsia="Times New Roman" w:hAnsi="Times New Roman"/>
                    <w:spacing w:val="-1"/>
                  </w:rPr>
                </w:rPrChange>
              </w:rPr>
              <w:t>*</w:t>
            </w:r>
          </w:p>
        </w:tc>
        <w:tc>
          <w:tcPr>
            <w:tcW w:w="305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6608B84" w14:textId="77777777" w:rsidR="003F3EDE" w:rsidRPr="00B45277" w:rsidRDefault="003F3EDE" w:rsidP="0025185C">
            <w:pPr>
              <w:widowControl w:val="0"/>
              <w:spacing w:after="0" w:line="240" w:lineRule="auto"/>
              <w:rPr>
                <w:rFonts w:ascii="Arial" w:eastAsia="Times New Roman" w:hAnsi="Arial" w:cs="Arial"/>
                <w:spacing w:val="-1"/>
                <w:sz w:val="20"/>
                <w:szCs w:val="20"/>
                <w:rPrChange w:id="9911"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912" w:author="Adelino Naquarta Sepalanga Domingos" w:date="2025-03-05T09:31:00Z" w16du:dateUtc="2025-03-05T08:31:00Z">
                  <w:rPr>
                    <w:rFonts w:ascii="Times New Roman" w:eastAsia="Times New Roman" w:hAnsi="Times New Roman"/>
                    <w:spacing w:val="-1"/>
                  </w:rPr>
                </w:rPrChange>
              </w:rPr>
              <w:t>Montante de imposto retido (WithholdingTaxAmount)</w:t>
            </w:r>
          </w:p>
        </w:tc>
        <w:tc>
          <w:tcPr>
            <w:tcW w:w="350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0D53699" w14:textId="77777777" w:rsidR="003F3EDE" w:rsidRPr="00B45277" w:rsidRDefault="003F3EDE" w:rsidP="0025185C">
            <w:pPr>
              <w:widowControl w:val="0"/>
              <w:spacing w:after="0" w:line="240" w:lineRule="auto"/>
              <w:rPr>
                <w:rFonts w:ascii="Arial" w:eastAsia="Times New Roman" w:hAnsi="Arial" w:cs="Arial"/>
                <w:spacing w:val="-1"/>
                <w:sz w:val="20"/>
                <w:szCs w:val="20"/>
                <w:rPrChange w:id="9913"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914" w:author="Adelino Naquarta Sepalanga Domingos" w:date="2025-03-05T09:31:00Z" w16du:dateUtc="2025-03-05T08:31:00Z">
                  <w:rPr>
                    <w:rFonts w:ascii="Times New Roman" w:eastAsia="Times New Roman" w:hAnsi="Times New Roman"/>
                    <w:spacing w:val="-1"/>
                  </w:rPr>
                </w:rPrChange>
              </w:rPr>
              <w:t>Deve ser indicado o montante retido de imposto.</w:t>
            </w:r>
          </w:p>
        </w:tc>
        <w:tc>
          <w:tcPr>
            <w:tcW w:w="154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E9C57C9" w14:textId="77777777" w:rsidR="003F3EDE" w:rsidRPr="00B45277" w:rsidRDefault="003F3EDE" w:rsidP="0025185C">
            <w:pPr>
              <w:widowControl w:val="0"/>
              <w:spacing w:after="0" w:line="240" w:lineRule="auto"/>
              <w:jc w:val="center"/>
              <w:rPr>
                <w:rFonts w:ascii="Arial" w:eastAsia="Times New Roman" w:hAnsi="Arial" w:cs="Arial"/>
                <w:spacing w:val="-1"/>
                <w:sz w:val="20"/>
                <w:szCs w:val="20"/>
                <w:rPrChange w:id="9915" w:author="Adelino Naquarta Sepalanga Domingos" w:date="2025-03-05T09:31:00Z" w16du:dateUtc="2025-03-05T08:31:00Z">
                  <w:rPr>
                    <w:rFonts w:ascii="Times New Roman" w:eastAsia="Times New Roman" w:hAnsi="Times New Roman"/>
                    <w:spacing w:val="-1"/>
                  </w:rPr>
                </w:rPrChange>
              </w:rPr>
            </w:pPr>
            <w:r w:rsidRPr="00B45277">
              <w:rPr>
                <w:rFonts w:ascii="Arial" w:eastAsia="Times New Roman" w:hAnsi="Arial" w:cs="Arial"/>
                <w:spacing w:val="-1"/>
                <w:sz w:val="20"/>
                <w:szCs w:val="20"/>
                <w:rPrChange w:id="9916" w:author="Adelino Naquarta Sepalanga Domingos" w:date="2025-03-05T09:31:00Z" w16du:dateUtc="2025-03-05T08:31:00Z">
                  <w:rPr>
                    <w:rFonts w:ascii="Times New Roman" w:eastAsia="Times New Roman" w:hAnsi="Times New Roman"/>
                    <w:spacing w:val="-1"/>
                  </w:rPr>
                </w:rPrChange>
              </w:rPr>
              <w:t>Monetário</w:t>
            </w:r>
          </w:p>
        </w:tc>
      </w:tr>
    </w:tbl>
    <w:p w14:paraId="4705A292" w14:textId="77777777" w:rsidR="003F3EDE" w:rsidRPr="00691778" w:rsidRDefault="003F3EDE" w:rsidP="003F3EDE">
      <w:pPr>
        <w:widowControl w:val="0"/>
        <w:spacing w:after="0" w:line="240" w:lineRule="auto"/>
        <w:rPr>
          <w:rFonts w:ascii="Arial" w:eastAsia="Times New Roman" w:hAnsi="Arial" w:cs="Arial"/>
          <w:spacing w:val="-1"/>
          <w:rPrChange w:id="9917" w:author="Adelino Naquarta Sepalanga Domingos" w:date="2025-03-05T08:49:00Z" w16du:dateUtc="2025-03-05T07:49:00Z">
            <w:rPr>
              <w:rFonts w:ascii="Times New Roman" w:eastAsia="Times New Roman" w:hAnsi="Times New Roman"/>
              <w:spacing w:val="-1"/>
            </w:rPr>
          </w:rPrChange>
        </w:rPr>
      </w:pPr>
    </w:p>
    <w:p w14:paraId="3E3A91CE" w14:textId="77777777" w:rsidR="003F3EDE" w:rsidRPr="00691778" w:rsidRDefault="003F3EDE" w:rsidP="003F3EDE">
      <w:pPr>
        <w:widowControl w:val="0"/>
        <w:spacing w:after="0" w:line="240" w:lineRule="auto"/>
        <w:rPr>
          <w:rFonts w:ascii="Arial" w:eastAsia="Times New Roman" w:hAnsi="Arial" w:cs="Arial"/>
          <w:spacing w:val="-1"/>
          <w:sz w:val="12"/>
          <w:rPrChange w:id="9918" w:author="Adelino Naquarta Sepalanga Domingos" w:date="2025-03-05T08:49:00Z" w16du:dateUtc="2025-03-05T07:49:00Z">
            <w:rPr>
              <w:rFonts w:ascii="Times New Roman" w:eastAsia="Times New Roman" w:hAnsi="Times New Roman"/>
              <w:spacing w:val="-1"/>
              <w:sz w:val="12"/>
            </w:rPr>
          </w:rPrChange>
        </w:rPr>
      </w:pPr>
    </w:p>
    <w:p w14:paraId="67F872B6" w14:textId="77777777" w:rsidR="003F3EDE" w:rsidRPr="00691778" w:rsidRDefault="003F3EDE" w:rsidP="003F3EDE">
      <w:pPr>
        <w:rPr>
          <w:rFonts w:ascii="Arial" w:hAnsi="Arial" w:cs="Arial"/>
          <w:b/>
          <w:sz w:val="28"/>
          <w:rPrChange w:id="9919" w:author="Adelino Naquarta Sepalanga Domingos" w:date="2025-03-05T08:49:00Z" w16du:dateUtc="2025-03-05T07:49:00Z">
            <w:rPr>
              <w:b/>
              <w:sz w:val="28"/>
            </w:rPr>
          </w:rPrChange>
        </w:rPr>
      </w:pPr>
    </w:p>
    <w:p w14:paraId="41559904" w14:textId="77777777" w:rsidR="003F3EDE" w:rsidRPr="00691778" w:rsidRDefault="003F3EDE" w:rsidP="003F3EDE">
      <w:pPr>
        <w:rPr>
          <w:rFonts w:ascii="Arial" w:hAnsi="Arial" w:cs="Arial"/>
          <w:b/>
          <w:sz w:val="28"/>
          <w:rPrChange w:id="9920" w:author="Adelino Naquarta Sepalanga Domingos" w:date="2025-03-05T08:49:00Z" w16du:dateUtc="2025-03-05T07:49:00Z">
            <w:rPr>
              <w:b/>
              <w:sz w:val="28"/>
            </w:rPr>
          </w:rPrChange>
        </w:rPr>
      </w:pPr>
    </w:p>
    <w:p w14:paraId="0BDC13AF" w14:textId="77777777" w:rsidR="003F3EDE" w:rsidRPr="00691778" w:rsidRDefault="003F3EDE" w:rsidP="003F3EDE">
      <w:pPr>
        <w:rPr>
          <w:rFonts w:ascii="Arial" w:hAnsi="Arial" w:cs="Arial"/>
          <w:b/>
          <w:sz w:val="28"/>
          <w:rPrChange w:id="9921" w:author="Adelino Naquarta Sepalanga Domingos" w:date="2025-03-05T08:49:00Z" w16du:dateUtc="2025-03-05T07:49:00Z">
            <w:rPr>
              <w:b/>
              <w:sz w:val="28"/>
            </w:rPr>
          </w:rPrChange>
        </w:rPr>
      </w:pPr>
    </w:p>
    <w:p w14:paraId="14EBE343" w14:textId="77777777" w:rsidR="003F3EDE" w:rsidRPr="00691778" w:rsidRDefault="003F3EDE" w:rsidP="003F3EDE">
      <w:pPr>
        <w:rPr>
          <w:rFonts w:ascii="Arial" w:hAnsi="Arial" w:cs="Arial"/>
          <w:b/>
          <w:sz w:val="28"/>
          <w:rPrChange w:id="9922" w:author="Adelino Naquarta Sepalanga Domingos" w:date="2025-03-05T08:49:00Z" w16du:dateUtc="2025-03-05T07:49:00Z">
            <w:rPr>
              <w:b/>
              <w:sz w:val="28"/>
            </w:rPr>
          </w:rPrChange>
        </w:rPr>
      </w:pPr>
    </w:p>
    <w:p w14:paraId="387A4E24" w14:textId="77777777" w:rsidR="003F3EDE" w:rsidRPr="00691778" w:rsidRDefault="003F3EDE" w:rsidP="003F3EDE">
      <w:pPr>
        <w:rPr>
          <w:rFonts w:ascii="Arial" w:hAnsi="Arial" w:cs="Arial"/>
          <w:b/>
          <w:sz w:val="28"/>
          <w:rPrChange w:id="9923" w:author="Adelino Naquarta Sepalanga Domingos" w:date="2025-03-05T08:49:00Z" w16du:dateUtc="2025-03-05T07:49:00Z">
            <w:rPr>
              <w:b/>
              <w:sz w:val="28"/>
            </w:rPr>
          </w:rPrChange>
        </w:rPr>
      </w:pPr>
    </w:p>
    <w:p w14:paraId="47149BE3" w14:textId="77777777" w:rsidR="003F3EDE" w:rsidRPr="00691778" w:rsidRDefault="003F3EDE" w:rsidP="003F3EDE">
      <w:pPr>
        <w:rPr>
          <w:rFonts w:ascii="Arial" w:hAnsi="Arial" w:cs="Arial"/>
          <w:b/>
          <w:sz w:val="28"/>
          <w:rPrChange w:id="9924" w:author="Adelino Naquarta Sepalanga Domingos" w:date="2025-03-05T08:49:00Z" w16du:dateUtc="2025-03-05T07:49:00Z">
            <w:rPr>
              <w:b/>
              <w:sz w:val="28"/>
            </w:rPr>
          </w:rPrChange>
        </w:rPr>
      </w:pPr>
    </w:p>
    <w:p w14:paraId="7CAD2103" w14:textId="77777777" w:rsidR="003F3EDE" w:rsidRPr="00691778" w:rsidRDefault="003F3EDE" w:rsidP="003F3EDE">
      <w:pPr>
        <w:rPr>
          <w:rFonts w:ascii="Arial" w:hAnsi="Arial" w:cs="Arial"/>
          <w:b/>
          <w:sz w:val="28"/>
          <w:rPrChange w:id="9925" w:author="Adelino Naquarta Sepalanga Domingos" w:date="2025-03-05T08:49:00Z" w16du:dateUtc="2025-03-05T07:49:00Z">
            <w:rPr>
              <w:b/>
              <w:sz w:val="28"/>
            </w:rPr>
          </w:rPrChange>
        </w:rPr>
      </w:pPr>
    </w:p>
    <w:p w14:paraId="18D87038" w14:textId="77777777" w:rsidR="003F3EDE" w:rsidRPr="00691778" w:rsidRDefault="003F3EDE" w:rsidP="003F3EDE">
      <w:pPr>
        <w:rPr>
          <w:rFonts w:ascii="Arial" w:hAnsi="Arial" w:cs="Arial"/>
          <w:b/>
          <w:sz w:val="28"/>
          <w:rPrChange w:id="9926" w:author="Adelino Naquarta Sepalanga Domingos" w:date="2025-03-05T08:49:00Z" w16du:dateUtc="2025-03-05T07:49:00Z">
            <w:rPr>
              <w:b/>
              <w:sz w:val="28"/>
            </w:rPr>
          </w:rPrChange>
        </w:rPr>
      </w:pPr>
    </w:p>
    <w:p w14:paraId="4255DF33" w14:textId="77777777" w:rsidR="003F3EDE" w:rsidRPr="00691778" w:rsidRDefault="003F3EDE" w:rsidP="003F3EDE">
      <w:pPr>
        <w:rPr>
          <w:rFonts w:ascii="Arial" w:hAnsi="Arial" w:cs="Arial"/>
          <w:b/>
          <w:sz w:val="28"/>
          <w:rPrChange w:id="9927" w:author="Adelino Naquarta Sepalanga Domingos" w:date="2025-03-05T08:49:00Z" w16du:dateUtc="2025-03-05T07:49:00Z">
            <w:rPr>
              <w:b/>
              <w:sz w:val="28"/>
            </w:rPr>
          </w:rPrChange>
        </w:rPr>
      </w:pPr>
    </w:p>
    <w:p w14:paraId="3F30CB13" w14:textId="0D4787F6" w:rsidR="00C27726" w:rsidRPr="00691778" w:rsidDel="00B45277" w:rsidRDefault="00C27726" w:rsidP="00DE5941">
      <w:pPr>
        <w:rPr>
          <w:del w:id="9928" w:author="Adelino Naquarta Sepalanga Domingos" w:date="2025-03-05T09:32:00Z" w16du:dateUtc="2025-03-05T08:32:00Z"/>
          <w:rFonts w:ascii="Arial" w:hAnsi="Arial" w:cs="Arial"/>
          <w:b/>
          <w:sz w:val="24"/>
          <w:szCs w:val="24"/>
        </w:rPr>
      </w:pPr>
    </w:p>
    <w:p w14:paraId="61FED1EA" w14:textId="28BF2203" w:rsidR="008A3C02" w:rsidRPr="00691778" w:rsidDel="00B45277" w:rsidRDefault="008A3C02" w:rsidP="00DE5941">
      <w:pPr>
        <w:rPr>
          <w:del w:id="9929" w:author="Adelino Naquarta Sepalanga Domingos" w:date="2025-03-05T09:32:00Z" w16du:dateUtc="2025-03-05T08:32:00Z"/>
          <w:rFonts w:ascii="Arial" w:hAnsi="Arial" w:cs="Arial"/>
          <w:b/>
          <w:sz w:val="24"/>
          <w:szCs w:val="24"/>
        </w:rPr>
      </w:pPr>
    </w:p>
    <w:p w14:paraId="1A00C260" w14:textId="7A817778" w:rsidR="008A3C02" w:rsidRPr="00691778" w:rsidDel="00B45277" w:rsidRDefault="008A3C02" w:rsidP="00DE5941">
      <w:pPr>
        <w:rPr>
          <w:del w:id="9930" w:author="Adelino Naquarta Sepalanga Domingos" w:date="2025-03-05T09:32:00Z" w16du:dateUtc="2025-03-05T08:32:00Z"/>
          <w:rFonts w:ascii="Arial" w:hAnsi="Arial" w:cs="Arial"/>
          <w:b/>
          <w:sz w:val="24"/>
          <w:szCs w:val="24"/>
        </w:rPr>
      </w:pPr>
    </w:p>
    <w:p w14:paraId="3371A290" w14:textId="637040A7" w:rsidR="008A3C02" w:rsidRPr="00691778" w:rsidDel="00B45277" w:rsidRDefault="008A3C02" w:rsidP="00DE5941">
      <w:pPr>
        <w:rPr>
          <w:del w:id="9931" w:author="Adelino Naquarta Sepalanga Domingos" w:date="2025-03-05T09:32:00Z" w16du:dateUtc="2025-03-05T08:32:00Z"/>
          <w:rFonts w:ascii="Arial" w:hAnsi="Arial" w:cs="Arial"/>
          <w:b/>
          <w:sz w:val="24"/>
          <w:szCs w:val="24"/>
        </w:rPr>
      </w:pPr>
    </w:p>
    <w:p w14:paraId="391CB8F4" w14:textId="41D9712C" w:rsidR="008A3C02" w:rsidRPr="00691778" w:rsidDel="00B45277" w:rsidRDefault="008A3C02" w:rsidP="00DE5941">
      <w:pPr>
        <w:rPr>
          <w:del w:id="9932" w:author="Adelino Naquarta Sepalanga Domingos" w:date="2025-03-05T09:32:00Z" w16du:dateUtc="2025-03-05T08:32:00Z"/>
          <w:rFonts w:ascii="Arial" w:hAnsi="Arial" w:cs="Arial"/>
          <w:b/>
          <w:sz w:val="24"/>
          <w:szCs w:val="24"/>
        </w:rPr>
      </w:pPr>
    </w:p>
    <w:p w14:paraId="249AE136" w14:textId="74FAD34D" w:rsidR="008A3C02" w:rsidRPr="00691778" w:rsidDel="00B45277" w:rsidRDefault="008A3C02" w:rsidP="00DE5941">
      <w:pPr>
        <w:rPr>
          <w:del w:id="9933" w:author="Adelino Naquarta Sepalanga Domingos" w:date="2025-03-05T09:32:00Z" w16du:dateUtc="2025-03-05T08:32:00Z"/>
          <w:rFonts w:ascii="Arial" w:hAnsi="Arial" w:cs="Arial"/>
          <w:b/>
          <w:sz w:val="24"/>
          <w:szCs w:val="24"/>
        </w:rPr>
      </w:pPr>
    </w:p>
    <w:p w14:paraId="24761732" w14:textId="19E5EC83" w:rsidR="00BF2300" w:rsidRPr="00B45277" w:rsidDel="00B45277" w:rsidRDefault="00BF2300" w:rsidP="00DE5941">
      <w:pPr>
        <w:rPr>
          <w:del w:id="9934" w:author="Adelino Naquarta Sepalanga Domingos" w:date="2025-03-05T09:32:00Z" w16du:dateUtc="2025-03-05T08:32:00Z"/>
          <w:rFonts w:ascii="Arial" w:hAnsi="Arial" w:cs="Arial"/>
          <w:b/>
          <w:sz w:val="24"/>
          <w:szCs w:val="24"/>
          <w:rPrChange w:id="9935" w:author="Adelino Naquarta Sepalanga Domingos" w:date="2025-03-05T09:33:00Z" w16du:dateUtc="2025-03-05T08:33:00Z">
            <w:rPr>
              <w:del w:id="9936" w:author="Adelino Naquarta Sepalanga Domingos" w:date="2025-03-05T09:32:00Z" w16du:dateUtc="2025-03-05T08:32:00Z"/>
              <w:rFonts w:ascii="Arial" w:hAnsi="Arial" w:cs="Arial"/>
              <w:b/>
              <w:sz w:val="24"/>
              <w:szCs w:val="24"/>
              <w:highlight w:val="yellow"/>
            </w:rPr>
          </w:rPrChange>
        </w:rPr>
      </w:pPr>
    </w:p>
    <w:p w14:paraId="2B5DC9E6" w14:textId="6739837C" w:rsidR="003C4E43" w:rsidRPr="00B45277" w:rsidRDefault="003C4E43">
      <w:pPr>
        <w:jc w:val="center"/>
        <w:rPr>
          <w:rFonts w:ascii="Arial" w:hAnsi="Arial" w:cs="Arial"/>
          <w:b/>
          <w:sz w:val="24"/>
          <w:szCs w:val="24"/>
          <w:rPrChange w:id="9937" w:author="Adelino Naquarta Sepalanga Domingos" w:date="2025-03-05T09:33:00Z" w16du:dateUtc="2025-03-05T08:33:00Z">
            <w:rPr>
              <w:rFonts w:ascii="Arial" w:hAnsi="Arial" w:cs="Arial"/>
              <w:b/>
              <w:sz w:val="24"/>
              <w:szCs w:val="24"/>
              <w:highlight w:val="yellow"/>
            </w:rPr>
          </w:rPrChange>
        </w:rPr>
        <w:pPrChange w:id="9938" w:author="Adelino Naquarta Sepalanga Domingos" w:date="2025-03-05T09:32:00Z" w16du:dateUtc="2025-03-05T08:32:00Z">
          <w:pPr/>
        </w:pPrChange>
      </w:pPr>
      <w:r w:rsidRPr="00B45277">
        <w:rPr>
          <w:rFonts w:ascii="Arial" w:hAnsi="Arial" w:cs="Arial"/>
          <w:b/>
          <w:sz w:val="24"/>
          <w:szCs w:val="24"/>
          <w:rPrChange w:id="9939" w:author="Adelino Naquarta Sepalanga Domingos" w:date="2025-03-05T09:33:00Z" w16du:dateUtc="2025-03-05T08:33:00Z">
            <w:rPr>
              <w:rFonts w:ascii="Arial" w:hAnsi="Arial" w:cs="Arial"/>
              <w:b/>
              <w:sz w:val="24"/>
              <w:szCs w:val="24"/>
              <w:highlight w:val="yellow"/>
            </w:rPr>
          </w:rPrChange>
        </w:rPr>
        <w:t xml:space="preserve">Anexo </w:t>
      </w:r>
      <w:r w:rsidR="00244F72" w:rsidRPr="00B45277">
        <w:rPr>
          <w:rFonts w:ascii="Arial" w:hAnsi="Arial" w:cs="Arial"/>
          <w:b/>
          <w:sz w:val="24"/>
          <w:szCs w:val="24"/>
          <w:rPrChange w:id="9940" w:author="Adelino Naquarta Sepalanga Domingos" w:date="2025-03-05T09:33:00Z" w16du:dateUtc="2025-03-05T08:33:00Z">
            <w:rPr>
              <w:rFonts w:ascii="Arial" w:hAnsi="Arial" w:cs="Arial"/>
              <w:b/>
              <w:sz w:val="24"/>
              <w:szCs w:val="24"/>
              <w:highlight w:val="yellow"/>
            </w:rPr>
          </w:rPrChange>
        </w:rPr>
        <w:t>III</w:t>
      </w:r>
    </w:p>
    <w:p w14:paraId="173A1B96" w14:textId="5BAF5F54" w:rsidR="003C4E43" w:rsidRPr="00992C7C" w:rsidRDefault="003C4E43">
      <w:pPr>
        <w:jc w:val="center"/>
        <w:rPr>
          <w:rFonts w:ascii="Arial" w:hAnsi="Arial" w:cs="Arial"/>
          <w:iCs/>
          <w:sz w:val="24"/>
          <w:szCs w:val="24"/>
        </w:rPr>
        <w:pPrChange w:id="9941" w:author="Adelino Naquarta Sepalanga Domingos" w:date="2025-03-05T09:32:00Z" w16du:dateUtc="2025-03-05T08:32:00Z">
          <w:pPr/>
        </w:pPrChange>
      </w:pPr>
      <w:r w:rsidRPr="00B45277">
        <w:rPr>
          <w:rFonts w:ascii="Arial" w:hAnsi="Arial" w:cs="Arial"/>
          <w:iCs/>
          <w:sz w:val="24"/>
          <w:szCs w:val="24"/>
          <w:rPrChange w:id="9942" w:author="Adelino Naquarta Sepalanga Domingos" w:date="2025-03-05T09:33:00Z" w16du:dateUtc="2025-03-05T08:33:00Z">
            <w:rPr>
              <w:rFonts w:ascii="Arial" w:hAnsi="Arial" w:cs="Arial"/>
              <w:iCs/>
              <w:sz w:val="24"/>
              <w:szCs w:val="24"/>
              <w:highlight w:val="yellow"/>
            </w:rPr>
          </w:rPrChange>
        </w:rPr>
        <w:t>Modelo do Requerimento para a Validação dos Sistemas de Processamento Electrónico de Dados, referido no n.</w:t>
      </w:r>
      <w:del w:id="9943" w:author="Adelino Naquarta Sepalanga Domingos" w:date="2025-03-05T09:33:00Z" w16du:dateUtc="2025-03-05T08:33:00Z">
        <w:r w:rsidRPr="00B45277" w:rsidDel="00B45277">
          <w:rPr>
            <w:rFonts w:ascii="Arial" w:hAnsi="Arial" w:cs="Arial"/>
            <w:iCs/>
            <w:sz w:val="24"/>
            <w:szCs w:val="24"/>
            <w:rPrChange w:id="9944" w:author="Adelino Naquarta Sepalanga Domingos" w:date="2025-03-05T09:33:00Z" w16du:dateUtc="2025-03-05T08:33:00Z">
              <w:rPr>
                <w:rFonts w:ascii="Arial" w:hAnsi="Arial" w:cs="Arial"/>
                <w:iCs/>
                <w:sz w:val="24"/>
                <w:szCs w:val="24"/>
                <w:highlight w:val="yellow"/>
              </w:rPr>
            </w:rPrChange>
          </w:rPr>
          <w:delText xml:space="preserve"> </w:delText>
        </w:r>
      </w:del>
      <w:r w:rsidRPr="00B45277">
        <w:rPr>
          <w:rFonts w:ascii="Arial" w:hAnsi="Arial" w:cs="Arial"/>
          <w:iCs/>
          <w:sz w:val="24"/>
          <w:szCs w:val="24"/>
          <w:rPrChange w:id="9945" w:author="Adelino Naquarta Sepalanga Domingos" w:date="2025-03-05T09:33:00Z" w16du:dateUtc="2025-03-05T08:33:00Z">
            <w:rPr>
              <w:rFonts w:ascii="Arial" w:hAnsi="Arial" w:cs="Arial"/>
              <w:iCs/>
              <w:sz w:val="24"/>
              <w:szCs w:val="24"/>
              <w:highlight w:val="yellow"/>
            </w:rPr>
          </w:rPrChange>
        </w:rPr>
        <w:t>º 1 do artigo 8.</w:t>
      </w:r>
      <w:del w:id="9946" w:author="Adelino Naquarta Sepalanga Domingos" w:date="2025-03-05T09:33:00Z" w16du:dateUtc="2025-03-05T08:33:00Z">
        <w:r w:rsidRPr="00B45277" w:rsidDel="00B45277">
          <w:rPr>
            <w:rFonts w:ascii="Arial" w:hAnsi="Arial" w:cs="Arial"/>
            <w:iCs/>
            <w:sz w:val="24"/>
            <w:szCs w:val="24"/>
            <w:rPrChange w:id="9947" w:author="Adelino Naquarta Sepalanga Domingos" w:date="2025-03-05T09:33:00Z" w16du:dateUtc="2025-03-05T08:33:00Z">
              <w:rPr>
                <w:rFonts w:ascii="Arial" w:hAnsi="Arial" w:cs="Arial"/>
                <w:iCs/>
                <w:sz w:val="24"/>
                <w:szCs w:val="24"/>
                <w:highlight w:val="yellow"/>
              </w:rPr>
            </w:rPrChange>
          </w:rPr>
          <w:delText xml:space="preserve"> </w:delText>
        </w:r>
      </w:del>
      <w:r w:rsidRPr="00B45277">
        <w:rPr>
          <w:rFonts w:ascii="Arial" w:hAnsi="Arial" w:cs="Arial"/>
          <w:iCs/>
          <w:sz w:val="24"/>
          <w:szCs w:val="24"/>
          <w:rPrChange w:id="9948" w:author="Adelino Naquarta Sepalanga Domingos" w:date="2025-03-05T09:33:00Z" w16du:dateUtc="2025-03-05T08:33:00Z">
            <w:rPr>
              <w:rFonts w:ascii="Arial" w:hAnsi="Arial" w:cs="Arial"/>
              <w:iCs/>
              <w:sz w:val="24"/>
              <w:szCs w:val="24"/>
              <w:highlight w:val="yellow"/>
            </w:rPr>
          </w:rPrChange>
        </w:rPr>
        <w:t>º do Decreto Presidencial n.</w:t>
      </w:r>
      <w:del w:id="9949" w:author="Adelino Naquarta Sepalanga Domingos" w:date="2025-03-05T09:33:00Z" w16du:dateUtc="2025-03-05T08:33:00Z">
        <w:r w:rsidRPr="00B45277" w:rsidDel="00B45277">
          <w:rPr>
            <w:rFonts w:ascii="Arial" w:hAnsi="Arial" w:cs="Arial"/>
            <w:iCs/>
            <w:sz w:val="24"/>
            <w:szCs w:val="24"/>
            <w:rPrChange w:id="9950" w:author="Adelino Naquarta Sepalanga Domingos" w:date="2025-03-05T09:33:00Z" w16du:dateUtc="2025-03-05T08:33:00Z">
              <w:rPr>
                <w:rFonts w:ascii="Arial" w:hAnsi="Arial" w:cs="Arial"/>
                <w:iCs/>
                <w:sz w:val="24"/>
                <w:szCs w:val="24"/>
                <w:highlight w:val="yellow"/>
              </w:rPr>
            </w:rPrChange>
          </w:rPr>
          <w:delText xml:space="preserve"> </w:delText>
        </w:r>
      </w:del>
      <w:r w:rsidRPr="00B45277">
        <w:rPr>
          <w:rFonts w:ascii="Arial" w:hAnsi="Arial" w:cs="Arial"/>
          <w:iCs/>
          <w:sz w:val="24"/>
          <w:szCs w:val="24"/>
          <w:rPrChange w:id="9951" w:author="Adelino Naquarta Sepalanga Domingos" w:date="2025-03-05T09:33:00Z" w16du:dateUtc="2025-03-05T08:33:00Z">
            <w:rPr>
              <w:rFonts w:ascii="Arial" w:hAnsi="Arial" w:cs="Arial"/>
              <w:iCs/>
              <w:sz w:val="24"/>
              <w:szCs w:val="24"/>
              <w:highlight w:val="yellow"/>
            </w:rPr>
          </w:rPrChange>
        </w:rPr>
        <w:t>º 312/18, de 21 de Dezembro</w:t>
      </w:r>
    </w:p>
    <w:p w14:paraId="5B1A2FED" w14:textId="0E7A625A" w:rsidR="002E2B95" w:rsidRPr="00992C7C" w:rsidRDefault="002E2B95" w:rsidP="00DE5941">
      <w:pPr>
        <w:rPr>
          <w:rFonts w:ascii="Arial" w:hAnsi="Arial" w:cs="Arial"/>
          <w:iCs/>
          <w:sz w:val="24"/>
          <w:szCs w:val="24"/>
        </w:rPr>
      </w:pPr>
      <w:r w:rsidRPr="00992C7C">
        <w:rPr>
          <w:rFonts w:ascii="Arial" w:hAnsi="Arial" w:cs="Arial"/>
          <w:noProof/>
          <w:sz w:val="24"/>
          <w:szCs w:val="24"/>
          <w:lang w:eastAsia="pt-PT"/>
        </w:rPr>
        <w:drawing>
          <wp:anchor distT="0" distB="0" distL="114300" distR="114300" simplePos="0" relativeHeight="251660800" behindDoc="1" locked="0" layoutInCell="1" allowOverlap="1" wp14:anchorId="49FEB55A" wp14:editId="51E6AE44">
            <wp:simplePos x="0" y="0"/>
            <wp:positionH relativeFrom="margin">
              <wp:posOffset>-762635</wp:posOffset>
            </wp:positionH>
            <wp:positionV relativeFrom="paragraph">
              <wp:posOffset>105410</wp:posOffset>
            </wp:positionV>
            <wp:extent cx="7233814" cy="8995728"/>
            <wp:effectExtent l="0" t="0" r="5715" b="0"/>
            <wp:wrapNone/>
            <wp:docPr id="84" name="Imagem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235401" cy="899770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BC98907" w14:textId="77777777" w:rsidR="002E2B95" w:rsidRPr="00992C7C" w:rsidRDefault="002E2B95" w:rsidP="00DE5941">
      <w:pPr>
        <w:rPr>
          <w:rFonts w:ascii="Arial" w:hAnsi="Arial" w:cs="Arial"/>
          <w:iCs/>
          <w:sz w:val="24"/>
          <w:szCs w:val="24"/>
        </w:rPr>
      </w:pPr>
    </w:p>
    <w:p w14:paraId="168A9C18" w14:textId="5E93120B" w:rsidR="002E2B95" w:rsidRPr="00992C7C" w:rsidRDefault="002E2B95" w:rsidP="00DE5941">
      <w:pPr>
        <w:rPr>
          <w:rFonts w:ascii="Arial" w:hAnsi="Arial" w:cs="Arial"/>
          <w:iCs/>
          <w:sz w:val="24"/>
          <w:szCs w:val="24"/>
        </w:rPr>
      </w:pPr>
    </w:p>
    <w:p w14:paraId="4B281B38" w14:textId="77777777" w:rsidR="002E2B95" w:rsidRPr="00992C7C" w:rsidRDefault="002E2B95" w:rsidP="00DE5941">
      <w:pPr>
        <w:rPr>
          <w:rFonts w:ascii="Arial" w:hAnsi="Arial" w:cs="Arial"/>
          <w:iCs/>
          <w:sz w:val="24"/>
          <w:szCs w:val="24"/>
        </w:rPr>
      </w:pPr>
    </w:p>
    <w:p w14:paraId="100BB392" w14:textId="6FD6BFCC" w:rsidR="002D7E71" w:rsidRPr="00992C7C" w:rsidRDefault="002D7E71" w:rsidP="00DE5941">
      <w:pPr>
        <w:rPr>
          <w:rFonts w:ascii="Arial" w:hAnsi="Arial" w:cs="Arial"/>
          <w:b/>
          <w:sz w:val="24"/>
          <w:szCs w:val="24"/>
        </w:rPr>
      </w:pPr>
    </w:p>
    <w:p w14:paraId="076AC893" w14:textId="269D56D1" w:rsidR="00F626EC" w:rsidRPr="00992C7C" w:rsidRDefault="00F626EC" w:rsidP="00DE5941">
      <w:pPr>
        <w:rPr>
          <w:rFonts w:ascii="Arial" w:hAnsi="Arial" w:cs="Arial"/>
          <w:b/>
          <w:sz w:val="24"/>
          <w:szCs w:val="24"/>
        </w:rPr>
      </w:pPr>
    </w:p>
    <w:p w14:paraId="7D18583A" w14:textId="0353BBF8" w:rsidR="00F626EC" w:rsidRPr="00992C7C" w:rsidRDefault="00F626EC" w:rsidP="00DE5941">
      <w:pPr>
        <w:rPr>
          <w:rFonts w:ascii="Arial" w:hAnsi="Arial" w:cs="Arial"/>
          <w:b/>
          <w:sz w:val="24"/>
          <w:szCs w:val="24"/>
        </w:rPr>
      </w:pPr>
    </w:p>
    <w:p w14:paraId="04F4815A" w14:textId="33131CFB" w:rsidR="00F626EC" w:rsidRPr="00992C7C" w:rsidRDefault="00F626EC" w:rsidP="00DE5941">
      <w:pPr>
        <w:rPr>
          <w:rFonts w:ascii="Arial" w:hAnsi="Arial" w:cs="Arial"/>
          <w:b/>
          <w:sz w:val="24"/>
          <w:szCs w:val="24"/>
        </w:rPr>
      </w:pPr>
    </w:p>
    <w:p w14:paraId="7F4BA75D" w14:textId="1460A75B" w:rsidR="00F626EC" w:rsidRPr="00992C7C" w:rsidRDefault="00F626EC" w:rsidP="00DE5941">
      <w:pPr>
        <w:rPr>
          <w:rFonts w:ascii="Arial" w:hAnsi="Arial" w:cs="Arial"/>
          <w:b/>
          <w:sz w:val="24"/>
          <w:szCs w:val="24"/>
        </w:rPr>
      </w:pPr>
    </w:p>
    <w:p w14:paraId="060BEAF8" w14:textId="6F6DEE29" w:rsidR="00F626EC" w:rsidRPr="00992C7C" w:rsidRDefault="00F626EC" w:rsidP="00F626EC">
      <w:pPr>
        <w:rPr>
          <w:rFonts w:ascii="Arial" w:hAnsi="Arial" w:cs="Arial"/>
          <w:sz w:val="24"/>
          <w:szCs w:val="24"/>
        </w:rPr>
      </w:pPr>
    </w:p>
    <w:p w14:paraId="5FB13882" w14:textId="77777777" w:rsidR="00F626EC" w:rsidRPr="00992C7C" w:rsidRDefault="00F626EC" w:rsidP="00F626EC">
      <w:pPr>
        <w:rPr>
          <w:rFonts w:ascii="Arial" w:hAnsi="Arial" w:cs="Arial"/>
          <w:sz w:val="24"/>
          <w:szCs w:val="24"/>
        </w:rPr>
      </w:pPr>
    </w:p>
    <w:p w14:paraId="5B00F83E" w14:textId="19C93CC3" w:rsidR="00F626EC" w:rsidRPr="00992C7C" w:rsidRDefault="00F626EC" w:rsidP="00DE5941">
      <w:pPr>
        <w:rPr>
          <w:rFonts w:ascii="Arial" w:hAnsi="Arial" w:cs="Arial"/>
          <w:b/>
          <w:sz w:val="24"/>
          <w:szCs w:val="24"/>
        </w:rPr>
      </w:pPr>
    </w:p>
    <w:p w14:paraId="6FDC9BFF" w14:textId="2A78EA6E" w:rsidR="00F626EC" w:rsidRPr="0086600C" w:rsidRDefault="00F626EC" w:rsidP="00DE5941">
      <w:pPr>
        <w:rPr>
          <w:rFonts w:ascii="Arial" w:hAnsi="Arial" w:cs="Arial"/>
          <w:b/>
          <w:sz w:val="24"/>
          <w:szCs w:val="24"/>
        </w:rPr>
      </w:pPr>
    </w:p>
    <w:sectPr w:rsidR="00F626EC" w:rsidRPr="0086600C" w:rsidSect="008B56B2">
      <w:footerReference w:type="default" r:id="rId13"/>
      <w:pgSz w:w="11907" w:h="16840"/>
      <w:pgMar w:top="709" w:right="425" w:bottom="1040" w:left="1276" w:header="1004" w:footer="84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E510A" w14:textId="77777777" w:rsidR="00812950" w:rsidRPr="00992C7C" w:rsidRDefault="00812950" w:rsidP="00E94395">
      <w:pPr>
        <w:spacing w:after="0" w:line="240" w:lineRule="auto"/>
      </w:pPr>
      <w:r w:rsidRPr="00992C7C">
        <w:separator/>
      </w:r>
    </w:p>
  </w:endnote>
  <w:endnote w:type="continuationSeparator" w:id="0">
    <w:p w14:paraId="0A5470BF" w14:textId="77777777" w:rsidR="00812950" w:rsidRPr="00992C7C" w:rsidRDefault="00812950" w:rsidP="00E94395">
      <w:pPr>
        <w:spacing w:after="0" w:line="240" w:lineRule="auto"/>
      </w:pPr>
      <w:r w:rsidRPr="00992C7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Arial Narrow">
    <w:panose1 w:val="020B0606020202030204"/>
    <w:charset w:val="00"/>
    <w:family w:val="swiss"/>
    <w:pitch w:val="variable"/>
    <w:sig w:usb0="00000287" w:usb1="00000800" w:usb2="00000000" w:usb3="00000000" w:csb0="0000009F" w:csb1="00000000"/>
  </w:font>
  <w:font w:name="Microsoft JhengHei">
    <w:panose1 w:val="020B0604030504040204"/>
    <w:charset w:val="88"/>
    <w:family w:val="swiss"/>
    <w:pitch w:val="variable"/>
    <w:sig w:usb0="000002A7" w:usb1="28CF4400" w:usb2="00000016" w:usb3="00000000" w:csb0="00100009"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E2DD7" w14:textId="77777777" w:rsidR="00285CED" w:rsidRPr="00992C7C" w:rsidRDefault="00285CED" w:rsidP="00213DFA">
    <w:pPr>
      <w:pStyle w:val="Rodap"/>
      <w:rPr>
        <w:lang w:val="pt-P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7A1F6F" w14:textId="77777777" w:rsidR="00812950" w:rsidRPr="00992C7C" w:rsidRDefault="00812950" w:rsidP="00E94395">
      <w:pPr>
        <w:spacing w:after="0" w:line="240" w:lineRule="auto"/>
      </w:pPr>
      <w:r w:rsidRPr="00992C7C">
        <w:separator/>
      </w:r>
    </w:p>
  </w:footnote>
  <w:footnote w:type="continuationSeparator" w:id="0">
    <w:p w14:paraId="412DF706" w14:textId="77777777" w:rsidR="00812950" w:rsidRPr="00992C7C" w:rsidRDefault="00812950" w:rsidP="00E94395">
      <w:pPr>
        <w:spacing w:after="0" w:line="240" w:lineRule="auto"/>
      </w:pPr>
      <w:r w:rsidRPr="00992C7C">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31BE4"/>
    <w:multiLevelType w:val="hybridMultilevel"/>
    <w:tmpl w:val="E6C82FB4"/>
    <w:lvl w:ilvl="0" w:tplc="0816000B">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 w15:restartNumberingAfterBreak="0">
    <w:nsid w:val="02DE2CA6"/>
    <w:multiLevelType w:val="hybridMultilevel"/>
    <w:tmpl w:val="F88C95C6"/>
    <w:lvl w:ilvl="0" w:tplc="08160017">
      <w:start w:val="1"/>
      <w:numFmt w:val="lowerLetter"/>
      <w:lvlText w:val="%1)"/>
      <w:lvlJc w:val="left"/>
      <w:pPr>
        <w:ind w:left="720" w:hanging="360"/>
      </w:pPr>
      <w:rPr>
        <w:rFonts w:hint="default"/>
      </w:rPr>
    </w:lvl>
    <w:lvl w:ilvl="1" w:tplc="679AF06C">
      <w:start w:val="1"/>
      <w:numFmt w:val="lowerLetter"/>
      <w:lvlText w:val="%2)"/>
      <w:lvlJc w:val="left"/>
      <w:pPr>
        <w:ind w:left="1440" w:hanging="360"/>
      </w:pPr>
      <w:rPr>
        <w:rFonts w:hint="default"/>
      </w:rPr>
    </w:lvl>
    <w:lvl w:ilvl="2" w:tplc="229C1C2C">
      <w:start w:val="1"/>
      <w:numFmt w:val="decimal"/>
      <w:lvlText w:val="%3."/>
      <w:lvlJc w:val="left"/>
      <w:pPr>
        <w:ind w:left="2340" w:hanging="360"/>
      </w:pPr>
      <w:rPr>
        <w:rFonts w:hint="default"/>
      </w:rPr>
    </w:lvl>
    <w:lvl w:ilvl="3" w:tplc="10000017">
      <w:start w:val="1"/>
      <w:numFmt w:val="lowerLetter"/>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 w15:restartNumberingAfterBreak="0">
    <w:nsid w:val="03592082"/>
    <w:multiLevelType w:val="hybridMultilevel"/>
    <w:tmpl w:val="C89808B0"/>
    <w:lvl w:ilvl="0" w:tplc="08160017">
      <w:start w:val="1"/>
      <w:numFmt w:val="lowerLetter"/>
      <w:lvlText w:val="%1)"/>
      <w:lvlJc w:val="left"/>
      <w:pPr>
        <w:ind w:left="1080" w:hanging="360"/>
      </w:pPr>
    </w:lvl>
    <w:lvl w:ilvl="1" w:tplc="08160019" w:tentative="1">
      <w:start w:val="1"/>
      <w:numFmt w:val="lowerLetter"/>
      <w:lvlText w:val="%2."/>
      <w:lvlJc w:val="left"/>
      <w:pPr>
        <w:ind w:left="1800" w:hanging="360"/>
      </w:pPr>
    </w:lvl>
    <w:lvl w:ilvl="2" w:tplc="0816001B" w:tentative="1">
      <w:start w:val="1"/>
      <w:numFmt w:val="lowerRoman"/>
      <w:lvlText w:val="%3."/>
      <w:lvlJc w:val="right"/>
      <w:pPr>
        <w:ind w:left="2520" w:hanging="180"/>
      </w:pPr>
    </w:lvl>
    <w:lvl w:ilvl="3" w:tplc="0816000F" w:tentative="1">
      <w:start w:val="1"/>
      <w:numFmt w:val="decimal"/>
      <w:lvlText w:val="%4."/>
      <w:lvlJc w:val="left"/>
      <w:pPr>
        <w:ind w:left="3240" w:hanging="360"/>
      </w:pPr>
    </w:lvl>
    <w:lvl w:ilvl="4" w:tplc="08160019" w:tentative="1">
      <w:start w:val="1"/>
      <w:numFmt w:val="lowerLetter"/>
      <w:lvlText w:val="%5."/>
      <w:lvlJc w:val="left"/>
      <w:pPr>
        <w:ind w:left="3960" w:hanging="360"/>
      </w:pPr>
    </w:lvl>
    <w:lvl w:ilvl="5" w:tplc="0816001B" w:tentative="1">
      <w:start w:val="1"/>
      <w:numFmt w:val="lowerRoman"/>
      <w:lvlText w:val="%6."/>
      <w:lvlJc w:val="right"/>
      <w:pPr>
        <w:ind w:left="4680" w:hanging="180"/>
      </w:pPr>
    </w:lvl>
    <w:lvl w:ilvl="6" w:tplc="0816000F" w:tentative="1">
      <w:start w:val="1"/>
      <w:numFmt w:val="decimal"/>
      <w:lvlText w:val="%7."/>
      <w:lvlJc w:val="left"/>
      <w:pPr>
        <w:ind w:left="5400" w:hanging="360"/>
      </w:pPr>
    </w:lvl>
    <w:lvl w:ilvl="7" w:tplc="08160019" w:tentative="1">
      <w:start w:val="1"/>
      <w:numFmt w:val="lowerLetter"/>
      <w:lvlText w:val="%8."/>
      <w:lvlJc w:val="left"/>
      <w:pPr>
        <w:ind w:left="6120" w:hanging="360"/>
      </w:pPr>
    </w:lvl>
    <w:lvl w:ilvl="8" w:tplc="0816001B" w:tentative="1">
      <w:start w:val="1"/>
      <w:numFmt w:val="lowerRoman"/>
      <w:lvlText w:val="%9."/>
      <w:lvlJc w:val="right"/>
      <w:pPr>
        <w:ind w:left="6840" w:hanging="180"/>
      </w:pPr>
    </w:lvl>
  </w:abstractNum>
  <w:abstractNum w:abstractNumId="3" w15:restartNumberingAfterBreak="0">
    <w:nsid w:val="13D15C14"/>
    <w:multiLevelType w:val="hybridMultilevel"/>
    <w:tmpl w:val="70C6D6C0"/>
    <w:lvl w:ilvl="0" w:tplc="ADFE722C">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 w15:restartNumberingAfterBreak="0">
    <w:nsid w:val="183F6CE3"/>
    <w:multiLevelType w:val="hybridMultilevel"/>
    <w:tmpl w:val="682A8982"/>
    <w:lvl w:ilvl="0" w:tplc="0816001B">
      <w:start w:val="1"/>
      <w:numFmt w:val="lowerRoman"/>
      <w:lvlText w:val="%1."/>
      <w:lvlJc w:val="right"/>
      <w:pPr>
        <w:ind w:left="2136" w:hanging="360"/>
      </w:pPr>
    </w:lvl>
    <w:lvl w:ilvl="1" w:tplc="08160019" w:tentative="1">
      <w:start w:val="1"/>
      <w:numFmt w:val="lowerLetter"/>
      <w:lvlText w:val="%2."/>
      <w:lvlJc w:val="left"/>
      <w:pPr>
        <w:ind w:left="2856" w:hanging="360"/>
      </w:pPr>
    </w:lvl>
    <w:lvl w:ilvl="2" w:tplc="0816001B" w:tentative="1">
      <w:start w:val="1"/>
      <w:numFmt w:val="lowerRoman"/>
      <w:lvlText w:val="%3."/>
      <w:lvlJc w:val="right"/>
      <w:pPr>
        <w:ind w:left="3576" w:hanging="180"/>
      </w:pPr>
    </w:lvl>
    <w:lvl w:ilvl="3" w:tplc="0816000F" w:tentative="1">
      <w:start w:val="1"/>
      <w:numFmt w:val="decimal"/>
      <w:lvlText w:val="%4."/>
      <w:lvlJc w:val="left"/>
      <w:pPr>
        <w:ind w:left="4296" w:hanging="360"/>
      </w:pPr>
    </w:lvl>
    <w:lvl w:ilvl="4" w:tplc="08160019" w:tentative="1">
      <w:start w:val="1"/>
      <w:numFmt w:val="lowerLetter"/>
      <w:lvlText w:val="%5."/>
      <w:lvlJc w:val="left"/>
      <w:pPr>
        <w:ind w:left="5016" w:hanging="360"/>
      </w:pPr>
    </w:lvl>
    <w:lvl w:ilvl="5" w:tplc="0816001B" w:tentative="1">
      <w:start w:val="1"/>
      <w:numFmt w:val="lowerRoman"/>
      <w:lvlText w:val="%6."/>
      <w:lvlJc w:val="right"/>
      <w:pPr>
        <w:ind w:left="5736" w:hanging="180"/>
      </w:pPr>
    </w:lvl>
    <w:lvl w:ilvl="6" w:tplc="0816000F" w:tentative="1">
      <w:start w:val="1"/>
      <w:numFmt w:val="decimal"/>
      <w:lvlText w:val="%7."/>
      <w:lvlJc w:val="left"/>
      <w:pPr>
        <w:ind w:left="6456" w:hanging="360"/>
      </w:pPr>
    </w:lvl>
    <w:lvl w:ilvl="7" w:tplc="08160019" w:tentative="1">
      <w:start w:val="1"/>
      <w:numFmt w:val="lowerLetter"/>
      <w:lvlText w:val="%8."/>
      <w:lvlJc w:val="left"/>
      <w:pPr>
        <w:ind w:left="7176" w:hanging="360"/>
      </w:pPr>
    </w:lvl>
    <w:lvl w:ilvl="8" w:tplc="0816001B" w:tentative="1">
      <w:start w:val="1"/>
      <w:numFmt w:val="lowerRoman"/>
      <w:lvlText w:val="%9."/>
      <w:lvlJc w:val="right"/>
      <w:pPr>
        <w:ind w:left="7896" w:hanging="180"/>
      </w:pPr>
    </w:lvl>
  </w:abstractNum>
  <w:abstractNum w:abstractNumId="5" w15:restartNumberingAfterBreak="0">
    <w:nsid w:val="1B1D5899"/>
    <w:multiLevelType w:val="hybridMultilevel"/>
    <w:tmpl w:val="5656B61E"/>
    <w:lvl w:ilvl="0" w:tplc="ADFE722C">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77029E4"/>
    <w:multiLevelType w:val="hybridMultilevel"/>
    <w:tmpl w:val="B1C460DA"/>
    <w:lvl w:ilvl="0" w:tplc="0816000D">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 w15:restartNumberingAfterBreak="0">
    <w:nsid w:val="2A193A70"/>
    <w:multiLevelType w:val="hybridMultilevel"/>
    <w:tmpl w:val="50345EB0"/>
    <w:lvl w:ilvl="0" w:tplc="0816000D">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 w15:restartNumberingAfterBreak="0">
    <w:nsid w:val="2FE47E3C"/>
    <w:multiLevelType w:val="multilevel"/>
    <w:tmpl w:val="EB0A7766"/>
    <w:lvl w:ilvl="0">
      <w:start w:val="4"/>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4"/>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9" w15:restartNumberingAfterBreak="0">
    <w:nsid w:val="2FEF1631"/>
    <w:multiLevelType w:val="hybridMultilevel"/>
    <w:tmpl w:val="028AA0C6"/>
    <w:lvl w:ilvl="0" w:tplc="0816001B">
      <w:start w:val="1"/>
      <w:numFmt w:val="lowerRoman"/>
      <w:lvlText w:val="%1."/>
      <w:lvlJc w:val="right"/>
      <w:pPr>
        <w:ind w:left="1068" w:hanging="360"/>
      </w:pPr>
    </w:lvl>
    <w:lvl w:ilvl="1" w:tplc="08160019">
      <w:start w:val="1"/>
      <w:numFmt w:val="lowerLetter"/>
      <w:lvlText w:val="%2."/>
      <w:lvlJc w:val="left"/>
      <w:pPr>
        <w:ind w:left="1788" w:hanging="360"/>
      </w:pPr>
    </w:lvl>
    <w:lvl w:ilvl="2" w:tplc="0816001B" w:tentative="1">
      <w:start w:val="1"/>
      <w:numFmt w:val="lowerRoman"/>
      <w:lvlText w:val="%3."/>
      <w:lvlJc w:val="right"/>
      <w:pPr>
        <w:ind w:left="2508" w:hanging="180"/>
      </w:pPr>
    </w:lvl>
    <w:lvl w:ilvl="3" w:tplc="0816000F" w:tentative="1">
      <w:start w:val="1"/>
      <w:numFmt w:val="decimal"/>
      <w:lvlText w:val="%4."/>
      <w:lvlJc w:val="left"/>
      <w:pPr>
        <w:ind w:left="3228" w:hanging="360"/>
      </w:pPr>
    </w:lvl>
    <w:lvl w:ilvl="4" w:tplc="08160019" w:tentative="1">
      <w:start w:val="1"/>
      <w:numFmt w:val="lowerLetter"/>
      <w:lvlText w:val="%5."/>
      <w:lvlJc w:val="left"/>
      <w:pPr>
        <w:ind w:left="3948" w:hanging="360"/>
      </w:pPr>
    </w:lvl>
    <w:lvl w:ilvl="5" w:tplc="0816001B" w:tentative="1">
      <w:start w:val="1"/>
      <w:numFmt w:val="lowerRoman"/>
      <w:lvlText w:val="%6."/>
      <w:lvlJc w:val="right"/>
      <w:pPr>
        <w:ind w:left="4668" w:hanging="180"/>
      </w:pPr>
    </w:lvl>
    <w:lvl w:ilvl="6" w:tplc="0816000F" w:tentative="1">
      <w:start w:val="1"/>
      <w:numFmt w:val="decimal"/>
      <w:lvlText w:val="%7."/>
      <w:lvlJc w:val="left"/>
      <w:pPr>
        <w:ind w:left="5388" w:hanging="360"/>
      </w:pPr>
    </w:lvl>
    <w:lvl w:ilvl="7" w:tplc="08160019" w:tentative="1">
      <w:start w:val="1"/>
      <w:numFmt w:val="lowerLetter"/>
      <w:lvlText w:val="%8."/>
      <w:lvlJc w:val="left"/>
      <w:pPr>
        <w:ind w:left="6108" w:hanging="360"/>
      </w:pPr>
    </w:lvl>
    <w:lvl w:ilvl="8" w:tplc="0816001B" w:tentative="1">
      <w:start w:val="1"/>
      <w:numFmt w:val="lowerRoman"/>
      <w:lvlText w:val="%9."/>
      <w:lvlJc w:val="right"/>
      <w:pPr>
        <w:ind w:left="6828" w:hanging="180"/>
      </w:pPr>
    </w:lvl>
  </w:abstractNum>
  <w:abstractNum w:abstractNumId="10" w15:restartNumberingAfterBreak="0">
    <w:nsid w:val="359B3804"/>
    <w:multiLevelType w:val="hybridMultilevel"/>
    <w:tmpl w:val="78F6F0CA"/>
    <w:lvl w:ilvl="0" w:tplc="08160017">
      <w:start w:val="1"/>
      <w:numFmt w:val="lowerLetter"/>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1" w15:restartNumberingAfterBreak="0">
    <w:nsid w:val="364E1FE5"/>
    <w:multiLevelType w:val="hybridMultilevel"/>
    <w:tmpl w:val="9F922CB6"/>
    <w:lvl w:ilvl="0" w:tplc="08160001">
      <w:start w:val="1"/>
      <w:numFmt w:val="bullet"/>
      <w:lvlText w:val=""/>
      <w:lvlJc w:val="left"/>
      <w:pPr>
        <w:ind w:left="1068" w:hanging="360"/>
      </w:pPr>
      <w:rPr>
        <w:rFonts w:ascii="Symbol" w:hAnsi="Symbol" w:hint="default"/>
      </w:rPr>
    </w:lvl>
    <w:lvl w:ilvl="1" w:tplc="A5A89136">
      <w:start w:val="1"/>
      <w:numFmt w:val="lowerLetter"/>
      <w:lvlText w:val="%2)"/>
      <w:lvlJc w:val="left"/>
      <w:pPr>
        <w:ind w:left="1788" w:hanging="360"/>
      </w:pPr>
      <w:rPr>
        <w:rFonts w:hint="default"/>
      </w:rPr>
    </w:lvl>
    <w:lvl w:ilvl="2" w:tplc="0816001B" w:tentative="1">
      <w:start w:val="1"/>
      <w:numFmt w:val="lowerRoman"/>
      <w:lvlText w:val="%3."/>
      <w:lvlJc w:val="right"/>
      <w:pPr>
        <w:ind w:left="2508" w:hanging="180"/>
      </w:pPr>
    </w:lvl>
    <w:lvl w:ilvl="3" w:tplc="0816000F" w:tentative="1">
      <w:start w:val="1"/>
      <w:numFmt w:val="decimal"/>
      <w:lvlText w:val="%4."/>
      <w:lvlJc w:val="left"/>
      <w:pPr>
        <w:ind w:left="3228" w:hanging="360"/>
      </w:pPr>
    </w:lvl>
    <w:lvl w:ilvl="4" w:tplc="08160019" w:tentative="1">
      <w:start w:val="1"/>
      <w:numFmt w:val="lowerLetter"/>
      <w:lvlText w:val="%5."/>
      <w:lvlJc w:val="left"/>
      <w:pPr>
        <w:ind w:left="3948" w:hanging="360"/>
      </w:pPr>
    </w:lvl>
    <w:lvl w:ilvl="5" w:tplc="0816001B" w:tentative="1">
      <w:start w:val="1"/>
      <w:numFmt w:val="lowerRoman"/>
      <w:lvlText w:val="%6."/>
      <w:lvlJc w:val="right"/>
      <w:pPr>
        <w:ind w:left="4668" w:hanging="180"/>
      </w:pPr>
    </w:lvl>
    <w:lvl w:ilvl="6" w:tplc="0816000F" w:tentative="1">
      <w:start w:val="1"/>
      <w:numFmt w:val="decimal"/>
      <w:lvlText w:val="%7."/>
      <w:lvlJc w:val="left"/>
      <w:pPr>
        <w:ind w:left="5388" w:hanging="360"/>
      </w:pPr>
    </w:lvl>
    <w:lvl w:ilvl="7" w:tplc="08160019" w:tentative="1">
      <w:start w:val="1"/>
      <w:numFmt w:val="lowerLetter"/>
      <w:lvlText w:val="%8."/>
      <w:lvlJc w:val="left"/>
      <w:pPr>
        <w:ind w:left="6108" w:hanging="360"/>
      </w:pPr>
    </w:lvl>
    <w:lvl w:ilvl="8" w:tplc="0816001B" w:tentative="1">
      <w:start w:val="1"/>
      <w:numFmt w:val="lowerRoman"/>
      <w:lvlText w:val="%9."/>
      <w:lvlJc w:val="right"/>
      <w:pPr>
        <w:ind w:left="6828" w:hanging="180"/>
      </w:pPr>
    </w:lvl>
  </w:abstractNum>
  <w:abstractNum w:abstractNumId="12" w15:restartNumberingAfterBreak="0">
    <w:nsid w:val="37D821D7"/>
    <w:multiLevelType w:val="hybridMultilevel"/>
    <w:tmpl w:val="E290311E"/>
    <w:lvl w:ilvl="0" w:tplc="08160017">
      <w:start w:val="1"/>
      <w:numFmt w:val="lowerLetter"/>
      <w:lvlText w:val="%1)"/>
      <w:lvlJc w:val="left"/>
      <w:pPr>
        <w:ind w:left="1080" w:hanging="360"/>
      </w:pPr>
    </w:lvl>
    <w:lvl w:ilvl="1" w:tplc="08160019" w:tentative="1">
      <w:start w:val="1"/>
      <w:numFmt w:val="lowerLetter"/>
      <w:lvlText w:val="%2."/>
      <w:lvlJc w:val="left"/>
      <w:pPr>
        <w:ind w:left="1800" w:hanging="360"/>
      </w:pPr>
    </w:lvl>
    <w:lvl w:ilvl="2" w:tplc="0816001B" w:tentative="1">
      <w:start w:val="1"/>
      <w:numFmt w:val="lowerRoman"/>
      <w:lvlText w:val="%3."/>
      <w:lvlJc w:val="right"/>
      <w:pPr>
        <w:ind w:left="2520" w:hanging="180"/>
      </w:pPr>
    </w:lvl>
    <w:lvl w:ilvl="3" w:tplc="0816000F" w:tentative="1">
      <w:start w:val="1"/>
      <w:numFmt w:val="decimal"/>
      <w:lvlText w:val="%4."/>
      <w:lvlJc w:val="left"/>
      <w:pPr>
        <w:ind w:left="3240" w:hanging="360"/>
      </w:pPr>
    </w:lvl>
    <w:lvl w:ilvl="4" w:tplc="08160019" w:tentative="1">
      <w:start w:val="1"/>
      <w:numFmt w:val="lowerLetter"/>
      <w:lvlText w:val="%5."/>
      <w:lvlJc w:val="left"/>
      <w:pPr>
        <w:ind w:left="3960" w:hanging="360"/>
      </w:pPr>
    </w:lvl>
    <w:lvl w:ilvl="5" w:tplc="0816001B" w:tentative="1">
      <w:start w:val="1"/>
      <w:numFmt w:val="lowerRoman"/>
      <w:lvlText w:val="%6."/>
      <w:lvlJc w:val="right"/>
      <w:pPr>
        <w:ind w:left="4680" w:hanging="180"/>
      </w:pPr>
    </w:lvl>
    <w:lvl w:ilvl="6" w:tplc="0816000F" w:tentative="1">
      <w:start w:val="1"/>
      <w:numFmt w:val="decimal"/>
      <w:lvlText w:val="%7."/>
      <w:lvlJc w:val="left"/>
      <w:pPr>
        <w:ind w:left="5400" w:hanging="360"/>
      </w:pPr>
    </w:lvl>
    <w:lvl w:ilvl="7" w:tplc="08160019" w:tentative="1">
      <w:start w:val="1"/>
      <w:numFmt w:val="lowerLetter"/>
      <w:lvlText w:val="%8."/>
      <w:lvlJc w:val="left"/>
      <w:pPr>
        <w:ind w:left="6120" w:hanging="360"/>
      </w:pPr>
    </w:lvl>
    <w:lvl w:ilvl="8" w:tplc="0816001B" w:tentative="1">
      <w:start w:val="1"/>
      <w:numFmt w:val="lowerRoman"/>
      <w:lvlText w:val="%9."/>
      <w:lvlJc w:val="right"/>
      <w:pPr>
        <w:ind w:left="6840" w:hanging="180"/>
      </w:pPr>
    </w:lvl>
  </w:abstractNum>
  <w:abstractNum w:abstractNumId="13" w15:restartNumberingAfterBreak="0">
    <w:nsid w:val="39B63A55"/>
    <w:multiLevelType w:val="hybridMultilevel"/>
    <w:tmpl w:val="0BF29C6A"/>
    <w:lvl w:ilvl="0" w:tplc="0816001B">
      <w:start w:val="1"/>
      <w:numFmt w:val="lowerRoman"/>
      <w:lvlText w:val="%1."/>
      <w:lvlJc w:val="right"/>
      <w:pPr>
        <w:ind w:left="1776" w:hanging="360"/>
      </w:pPr>
      <w:rPr>
        <w:rFonts w:hint="default"/>
      </w:rPr>
    </w:lvl>
    <w:lvl w:ilvl="1" w:tplc="08160003" w:tentative="1">
      <w:start w:val="1"/>
      <w:numFmt w:val="bullet"/>
      <w:lvlText w:val="o"/>
      <w:lvlJc w:val="left"/>
      <w:pPr>
        <w:ind w:left="2496" w:hanging="360"/>
      </w:pPr>
      <w:rPr>
        <w:rFonts w:ascii="Courier New" w:hAnsi="Courier New" w:cs="Courier New" w:hint="default"/>
      </w:rPr>
    </w:lvl>
    <w:lvl w:ilvl="2" w:tplc="08160005" w:tentative="1">
      <w:start w:val="1"/>
      <w:numFmt w:val="bullet"/>
      <w:lvlText w:val=""/>
      <w:lvlJc w:val="left"/>
      <w:pPr>
        <w:ind w:left="3216" w:hanging="360"/>
      </w:pPr>
      <w:rPr>
        <w:rFonts w:ascii="Wingdings" w:hAnsi="Wingdings" w:hint="default"/>
      </w:rPr>
    </w:lvl>
    <w:lvl w:ilvl="3" w:tplc="08160001" w:tentative="1">
      <w:start w:val="1"/>
      <w:numFmt w:val="bullet"/>
      <w:lvlText w:val=""/>
      <w:lvlJc w:val="left"/>
      <w:pPr>
        <w:ind w:left="3936" w:hanging="360"/>
      </w:pPr>
      <w:rPr>
        <w:rFonts w:ascii="Symbol" w:hAnsi="Symbol" w:hint="default"/>
      </w:rPr>
    </w:lvl>
    <w:lvl w:ilvl="4" w:tplc="08160003" w:tentative="1">
      <w:start w:val="1"/>
      <w:numFmt w:val="bullet"/>
      <w:lvlText w:val="o"/>
      <w:lvlJc w:val="left"/>
      <w:pPr>
        <w:ind w:left="4656" w:hanging="360"/>
      </w:pPr>
      <w:rPr>
        <w:rFonts w:ascii="Courier New" w:hAnsi="Courier New" w:cs="Courier New" w:hint="default"/>
      </w:rPr>
    </w:lvl>
    <w:lvl w:ilvl="5" w:tplc="08160005" w:tentative="1">
      <w:start w:val="1"/>
      <w:numFmt w:val="bullet"/>
      <w:lvlText w:val=""/>
      <w:lvlJc w:val="left"/>
      <w:pPr>
        <w:ind w:left="5376" w:hanging="360"/>
      </w:pPr>
      <w:rPr>
        <w:rFonts w:ascii="Wingdings" w:hAnsi="Wingdings" w:hint="default"/>
      </w:rPr>
    </w:lvl>
    <w:lvl w:ilvl="6" w:tplc="08160001" w:tentative="1">
      <w:start w:val="1"/>
      <w:numFmt w:val="bullet"/>
      <w:lvlText w:val=""/>
      <w:lvlJc w:val="left"/>
      <w:pPr>
        <w:ind w:left="6096" w:hanging="360"/>
      </w:pPr>
      <w:rPr>
        <w:rFonts w:ascii="Symbol" w:hAnsi="Symbol" w:hint="default"/>
      </w:rPr>
    </w:lvl>
    <w:lvl w:ilvl="7" w:tplc="08160003" w:tentative="1">
      <w:start w:val="1"/>
      <w:numFmt w:val="bullet"/>
      <w:lvlText w:val="o"/>
      <w:lvlJc w:val="left"/>
      <w:pPr>
        <w:ind w:left="6816" w:hanging="360"/>
      </w:pPr>
      <w:rPr>
        <w:rFonts w:ascii="Courier New" w:hAnsi="Courier New" w:cs="Courier New" w:hint="default"/>
      </w:rPr>
    </w:lvl>
    <w:lvl w:ilvl="8" w:tplc="08160005" w:tentative="1">
      <w:start w:val="1"/>
      <w:numFmt w:val="bullet"/>
      <w:lvlText w:val=""/>
      <w:lvlJc w:val="left"/>
      <w:pPr>
        <w:ind w:left="7536" w:hanging="360"/>
      </w:pPr>
      <w:rPr>
        <w:rFonts w:ascii="Wingdings" w:hAnsi="Wingdings" w:hint="default"/>
      </w:rPr>
    </w:lvl>
  </w:abstractNum>
  <w:abstractNum w:abstractNumId="14" w15:restartNumberingAfterBreak="0">
    <w:nsid w:val="3DC86374"/>
    <w:multiLevelType w:val="hybridMultilevel"/>
    <w:tmpl w:val="556A26D6"/>
    <w:lvl w:ilvl="0" w:tplc="08160017">
      <w:start w:val="1"/>
      <w:numFmt w:val="lowerLetter"/>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5" w15:restartNumberingAfterBreak="0">
    <w:nsid w:val="40A41131"/>
    <w:multiLevelType w:val="multilevel"/>
    <w:tmpl w:val="D20EFA10"/>
    <w:lvl w:ilvl="0">
      <w:start w:val="1"/>
      <w:numFmt w:val="lowerLetter"/>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4"/>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16" w15:restartNumberingAfterBreak="0">
    <w:nsid w:val="421568D7"/>
    <w:multiLevelType w:val="hybridMultilevel"/>
    <w:tmpl w:val="855CB042"/>
    <w:lvl w:ilvl="0" w:tplc="AB66DA00">
      <w:start w:val="1"/>
      <w:numFmt w:val="lowerLetter"/>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7" w15:restartNumberingAfterBreak="0">
    <w:nsid w:val="44995DE4"/>
    <w:multiLevelType w:val="hybridMultilevel"/>
    <w:tmpl w:val="84F2C792"/>
    <w:lvl w:ilvl="0" w:tplc="AB66DA00">
      <w:start w:val="1"/>
      <w:numFmt w:val="lowerLetter"/>
      <w:lvlText w:val="%1)"/>
      <w:lvlJc w:val="left"/>
      <w:pPr>
        <w:ind w:left="720" w:hanging="360"/>
      </w:pPr>
      <w:rPr>
        <w:rFonts w:hint="default"/>
      </w:rPr>
    </w:lvl>
    <w:lvl w:ilvl="1" w:tplc="08160019">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8" w15:restartNumberingAfterBreak="0">
    <w:nsid w:val="47B072D4"/>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49162233"/>
    <w:multiLevelType w:val="hybridMultilevel"/>
    <w:tmpl w:val="4D02BBAA"/>
    <w:lvl w:ilvl="0" w:tplc="08160017">
      <w:start w:val="1"/>
      <w:numFmt w:val="lowerLetter"/>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0" w15:restartNumberingAfterBreak="0">
    <w:nsid w:val="49A449ED"/>
    <w:multiLevelType w:val="hybridMultilevel"/>
    <w:tmpl w:val="8A2C5B76"/>
    <w:lvl w:ilvl="0" w:tplc="0816000D">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1" w15:restartNumberingAfterBreak="0">
    <w:nsid w:val="4C3D1522"/>
    <w:multiLevelType w:val="hybridMultilevel"/>
    <w:tmpl w:val="F7A2AD66"/>
    <w:lvl w:ilvl="0" w:tplc="08160001">
      <w:start w:val="1"/>
      <w:numFmt w:val="bullet"/>
      <w:lvlText w:val=""/>
      <w:lvlJc w:val="left"/>
      <w:pPr>
        <w:ind w:left="1428" w:hanging="360"/>
      </w:pPr>
      <w:rPr>
        <w:rFonts w:ascii="Symbol" w:hAnsi="Symbol" w:hint="default"/>
      </w:rPr>
    </w:lvl>
    <w:lvl w:ilvl="1" w:tplc="08160003">
      <w:start w:val="1"/>
      <w:numFmt w:val="bullet"/>
      <w:lvlText w:val="o"/>
      <w:lvlJc w:val="left"/>
      <w:pPr>
        <w:ind w:left="2148" w:hanging="360"/>
      </w:pPr>
      <w:rPr>
        <w:rFonts w:ascii="Courier New" w:hAnsi="Courier New" w:cs="Courier New" w:hint="default"/>
      </w:rPr>
    </w:lvl>
    <w:lvl w:ilvl="2" w:tplc="08160005" w:tentative="1">
      <w:start w:val="1"/>
      <w:numFmt w:val="bullet"/>
      <w:lvlText w:val=""/>
      <w:lvlJc w:val="left"/>
      <w:pPr>
        <w:ind w:left="2868" w:hanging="360"/>
      </w:pPr>
      <w:rPr>
        <w:rFonts w:ascii="Wingdings" w:hAnsi="Wingdings" w:hint="default"/>
      </w:rPr>
    </w:lvl>
    <w:lvl w:ilvl="3" w:tplc="08160001" w:tentative="1">
      <w:start w:val="1"/>
      <w:numFmt w:val="bullet"/>
      <w:lvlText w:val=""/>
      <w:lvlJc w:val="left"/>
      <w:pPr>
        <w:ind w:left="3588" w:hanging="360"/>
      </w:pPr>
      <w:rPr>
        <w:rFonts w:ascii="Symbol" w:hAnsi="Symbol" w:hint="default"/>
      </w:rPr>
    </w:lvl>
    <w:lvl w:ilvl="4" w:tplc="08160003" w:tentative="1">
      <w:start w:val="1"/>
      <w:numFmt w:val="bullet"/>
      <w:lvlText w:val="o"/>
      <w:lvlJc w:val="left"/>
      <w:pPr>
        <w:ind w:left="4308" w:hanging="360"/>
      </w:pPr>
      <w:rPr>
        <w:rFonts w:ascii="Courier New" w:hAnsi="Courier New" w:cs="Courier New" w:hint="default"/>
      </w:rPr>
    </w:lvl>
    <w:lvl w:ilvl="5" w:tplc="08160005" w:tentative="1">
      <w:start w:val="1"/>
      <w:numFmt w:val="bullet"/>
      <w:lvlText w:val=""/>
      <w:lvlJc w:val="left"/>
      <w:pPr>
        <w:ind w:left="5028" w:hanging="360"/>
      </w:pPr>
      <w:rPr>
        <w:rFonts w:ascii="Wingdings" w:hAnsi="Wingdings" w:hint="default"/>
      </w:rPr>
    </w:lvl>
    <w:lvl w:ilvl="6" w:tplc="08160001" w:tentative="1">
      <w:start w:val="1"/>
      <w:numFmt w:val="bullet"/>
      <w:lvlText w:val=""/>
      <w:lvlJc w:val="left"/>
      <w:pPr>
        <w:ind w:left="5748" w:hanging="360"/>
      </w:pPr>
      <w:rPr>
        <w:rFonts w:ascii="Symbol" w:hAnsi="Symbol" w:hint="default"/>
      </w:rPr>
    </w:lvl>
    <w:lvl w:ilvl="7" w:tplc="08160003" w:tentative="1">
      <w:start w:val="1"/>
      <w:numFmt w:val="bullet"/>
      <w:lvlText w:val="o"/>
      <w:lvlJc w:val="left"/>
      <w:pPr>
        <w:ind w:left="6468" w:hanging="360"/>
      </w:pPr>
      <w:rPr>
        <w:rFonts w:ascii="Courier New" w:hAnsi="Courier New" w:cs="Courier New" w:hint="default"/>
      </w:rPr>
    </w:lvl>
    <w:lvl w:ilvl="8" w:tplc="08160005" w:tentative="1">
      <w:start w:val="1"/>
      <w:numFmt w:val="bullet"/>
      <w:lvlText w:val=""/>
      <w:lvlJc w:val="left"/>
      <w:pPr>
        <w:ind w:left="7188" w:hanging="360"/>
      </w:pPr>
      <w:rPr>
        <w:rFonts w:ascii="Wingdings" w:hAnsi="Wingdings" w:hint="default"/>
      </w:rPr>
    </w:lvl>
  </w:abstractNum>
  <w:abstractNum w:abstractNumId="22" w15:restartNumberingAfterBreak="0">
    <w:nsid w:val="4C872DC0"/>
    <w:multiLevelType w:val="hybridMultilevel"/>
    <w:tmpl w:val="DA3E3B0E"/>
    <w:lvl w:ilvl="0" w:tplc="0816001B">
      <w:start w:val="1"/>
      <w:numFmt w:val="lowerRoman"/>
      <w:lvlText w:val="%1."/>
      <w:lvlJc w:val="righ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3" w15:restartNumberingAfterBreak="0">
    <w:nsid w:val="4DDE0D1E"/>
    <w:multiLevelType w:val="multilevel"/>
    <w:tmpl w:val="64BCEFEC"/>
    <w:lvl w:ilvl="0">
      <w:start w:val="1"/>
      <w:numFmt w:val="decimal"/>
      <w:lvlText w:val="%1."/>
      <w:lvlJc w:val="left"/>
      <w:pPr>
        <w:ind w:left="360" w:hanging="360"/>
      </w:pPr>
      <w:rPr>
        <w:rFonts w:hint="default"/>
        <w:color w:val="auto"/>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24" w15:restartNumberingAfterBreak="0">
    <w:nsid w:val="4F76350D"/>
    <w:multiLevelType w:val="hybridMultilevel"/>
    <w:tmpl w:val="009243D4"/>
    <w:lvl w:ilvl="0" w:tplc="08160011">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5" w15:restartNumberingAfterBreak="0">
    <w:nsid w:val="555C6347"/>
    <w:multiLevelType w:val="hybridMultilevel"/>
    <w:tmpl w:val="C76AC9A4"/>
    <w:lvl w:ilvl="0" w:tplc="08160005">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6" w15:restartNumberingAfterBreak="0">
    <w:nsid w:val="5A10546F"/>
    <w:multiLevelType w:val="hybridMultilevel"/>
    <w:tmpl w:val="AC9677B4"/>
    <w:lvl w:ilvl="0" w:tplc="08160005">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7" w15:restartNumberingAfterBreak="0">
    <w:nsid w:val="5B786662"/>
    <w:multiLevelType w:val="hybridMultilevel"/>
    <w:tmpl w:val="0A70AF28"/>
    <w:lvl w:ilvl="0" w:tplc="10000017">
      <w:start w:val="1"/>
      <w:numFmt w:val="lowerLetter"/>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8" w15:restartNumberingAfterBreak="0">
    <w:nsid w:val="5D8A4FF9"/>
    <w:multiLevelType w:val="multilevel"/>
    <w:tmpl w:val="AD923FB0"/>
    <w:lvl w:ilvl="0">
      <w:start w:val="1"/>
      <w:numFmt w:val="upperRoman"/>
      <w:lvlText w:val="%1."/>
      <w:lvlJc w:val="left"/>
      <w:pPr>
        <w:ind w:left="1080" w:hanging="720"/>
      </w:pPr>
      <w:rPr>
        <w:b/>
        <w:i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5F4F1C95"/>
    <w:multiLevelType w:val="multilevel"/>
    <w:tmpl w:val="1000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5FEF25B5"/>
    <w:multiLevelType w:val="hybridMultilevel"/>
    <w:tmpl w:val="419A08CA"/>
    <w:lvl w:ilvl="0" w:tplc="0816000D">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1" w15:restartNumberingAfterBreak="0">
    <w:nsid w:val="628A0167"/>
    <w:multiLevelType w:val="hybridMultilevel"/>
    <w:tmpl w:val="133C39B6"/>
    <w:lvl w:ilvl="0" w:tplc="0816000D">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2" w15:restartNumberingAfterBreak="0">
    <w:nsid w:val="659A0EE4"/>
    <w:multiLevelType w:val="hybridMultilevel"/>
    <w:tmpl w:val="6022916E"/>
    <w:lvl w:ilvl="0" w:tplc="08160017">
      <w:start w:val="1"/>
      <w:numFmt w:val="lowerLetter"/>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3" w15:restartNumberingAfterBreak="0">
    <w:nsid w:val="6863667A"/>
    <w:multiLevelType w:val="hybridMultilevel"/>
    <w:tmpl w:val="5AB8C066"/>
    <w:lvl w:ilvl="0" w:tplc="0C000017">
      <w:start w:val="1"/>
      <w:numFmt w:val="lowerLetter"/>
      <w:lvlText w:val="%1)"/>
      <w:lvlJc w:val="left"/>
      <w:pPr>
        <w:ind w:left="784" w:hanging="360"/>
      </w:pPr>
    </w:lvl>
    <w:lvl w:ilvl="1" w:tplc="0C000019" w:tentative="1">
      <w:start w:val="1"/>
      <w:numFmt w:val="lowerLetter"/>
      <w:lvlText w:val="%2."/>
      <w:lvlJc w:val="left"/>
      <w:pPr>
        <w:ind w:left="1504" w:hanging="360"/>
      </w:pPr>
    </w:lvl>
    <w:lvl w:ilvl="2" w:tplc="0C00001B" w:tentative="1">
      <w:start w:val="1"/>
      <w:numFmt w:val="lowerRoman"/>
      <w:lvlText w:val="%3."/>
      <w:lvlJc w:val="right"/>
      <w:pPr>
        <w:ind w:left="2224" w:hanging="180"/>
      </w:pPr>
    </w:lvl>
    <w:lvl w:ilvl="3" w:tplc="0C00000F" w:tentative="1">
      <w:start w:val="1"/>
      <w:numFmt w:val="decimal"/>
      <w:lvlText w:val="%4."/>
      <w:lvlJc w:val="left"/>
      <w:pPr>
        <w:ind w:left="2944" w:hanging="360"/>
      </w:pPr>
    </w:lvl>
    <w:lvl w:ilvl="4" w:tplc="0C000019" w:tentative="1">
      <w:start w:val="1"/>
      <w:numFmt w:val="lowerLetter"/>
      <w:lvlText w:val="%5."/>
      <w:lvlJc w:val="left"/>
      <w:pPr>
        <w:ind w:left="3664" w:hanging="360"/>
      </w:pPr>
    </w:lvl>
    <w:lvl w:ilvl="5" w:tplc="0C00001B" w:tentative="1">
      <w:start w:val="1"/>
      <w:numFmt w:val="lowerRoman"/>
      <w:lvlText w:val="%6."/>
      <w:lvlJc w:val="right"/>
      <w:pPr>
        <w:ind w:left="4384" w:hanging="180"/>
      </w:pPr>
    </w:lvl>
    <w:lvl w:ilvl="6" w:tplc="0C00000F" w:tentative="1">
      <w:start w:val="1"/>
      <w:numFmt w:val="decimal"/>
      <w:lvlText w:val="%7."/>
      <w:lvlJc w:val="left"/>
      <w:pPr>
        <w:ind w:left="5104" w:hanging="360"/>
      </w:pPr>
    </w:lvl>
    <w:lvl w:ilvl="7" w:tplc="0C000019" w:tentative="1">
      <w:start w:val="1"/>
      <w:numFmt w:val="lowerLetter"/>
      <w:lvlText w:val="%8."/>
      <w:lvlJc w:val="left"/>
      <w:pPr>
        <w:ind w:left="5824" w:hanging="360"/>
      </w:pPr>
    </w:lvl>
    <w:lvl w:ilvl="8" w:tplc="0C00001B" w:tentative="1">
      <w:start w:val="1"/>
      <w:numFmt w:val="lowerRoman"/>
      <w:lvlText w:val="%9."/>
      <w:lvlJc w:val="right"/>
      <w:pPr>
        <w:ind w:left="6544" w:hanging="180"/>
      </w:pPr>
    </w:lvl>
  </w:abstractNum>
  <w:abstractNum w:abstractNumId="34" w15:restartNumberingAfterBreak="0">
    <w:nsid w:val="6B5B4128"/>
    <w:multiLevelType w:val="multilevel"/>
    <w:tmpl w:val="6D4452D2"/>
    <w:lvl w:ilvl="0">
      <w:start w:val="1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4"/>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35" w15:restartNumberingAfterBreak="0">
    <w:nsid w:val="6CA4266D"/>
    <w:multiLevelType w:val="multilevel"/>
    <w:tmpl w:val="7E62F02E"/>
    <w:lvl w:ilvl="0">
      <w:start w:val="12"/>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4"/>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36" w15:restartNumberingAfterBreak="0">
    <w:nsid w:val="6EAD33C0"/>
    <w:multiLevelType w:val="hybridMultilevel"/>
    <w:tmpl w:val="F258A35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7" w15:restartNumberingAfterBreak="0">
    <w:nsid w:val="6FAB3578"/>
    <w:multiLevelType w:val="hybridMultilevel"/>
    <w:tmpl w:val="F4EC9A52"/>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8" w15:restartNumberingAfterBreak="0">
    <w:nsid w:val="705F4461"/>
    <w:multiLevelType w:val="hybridMultilevel"/>
    <w:tmpl w:val="EE8049C4"/>
    <w:lvl w:ilvl="0" w:tplc="0816000D">
      <w:start w:val="1"/>
      <w:numFmt w:val="bullet"/>
      <w:lvlText w:val=""/>
      <w:lvlJc w:val="left"/>
      <w:pPr>
        <w:ind w:left="720" w:hanging="360"/>
      </w:pPr>
      <w:rPr>
        <w:rFonts w:ascii="Wingdings" w:hAnsi="Wingding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9" w15:restartNumberingAfterBreak="0">
    <w:nsid w:val="73A023C3"/>
    <w:multiLevelType w:val="hybridMultilevel"/>
    <w:tmpl w:val="4E627536"/>
    <w:lvl w:ilvl="0" w:tplc="0816000D">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0" w15:restartNumberingAfterBreak="0">
    <w:nsid w:val="7C6161CE"/>
    <w:multiLevelType w:val="hybridMultilevel"/>
    <w:tmpl w:val="B066D420"/>
    <w:lvl w:ilvl="0" w:tplc="08160017">
      <w:start w:val="1"/>
      <w:numFmt w:val="lowerLetter"/>
      <w:lvlText w:val="%1)"/>
      <w:lvlJc w:val="left"/>
      <w:pPr>
        <w:ind w:left="720" w:hanging="360"/>
      </w:pPr>
      <w:rPr>
        <w:rFonts w:hint="default"/>
      </w:rPr>
    </w:lvl>
    <w:lvl w:ilvl="1" w:tplc="08160019">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1" w15:restartNumberingAfterBreak="0">
    <w:nsid w:val="7D102C3A"/>
    <w:multiLevelType w:val="multilevel"/>
    <w:tmpl w:val="369ECF16"/>
    <w:lvl w:ilvl="0">
      <w:start w:val="10"/>
      <w:numFmt w:val="decimal"/>
      <w:lvlText w:val="%1."/>
      <w:lvlJc w:val="left"/>
      <w:pPr>
        <w:ind w:left="360" w:hanging="360"/>
      </w:pPr>
      <w:rPr>
        <w:rFonts w:hint="default"/>
        <w:color w:val="auto"/>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num w:numId="1" w16cid:durableId="505903534">
    <w:abstractNumId w:val="19"/>
  </w:num>
  <w:num w:numId="2" w16cid:durableId="1858037538">
    <w:abstractNumId w:val="23"/>
  </w:num>
  <w:num w:numId="3" w16cid:durableId="1276866455">
    <w:abstractNumId w:val="8"/>
  </w:num>
  <w:num w:numId="4" w16cid:durableId="1574504639">
    <w:abstractNumId w:val="10"/>
  </w:num>
  <w:num w:numId="5" w16cid:durableId="1102460029">
    <w:abstractNumId w:val="11"/>
  </w:num>
  <w:num w:numId="6" w16cid:durableId="1578131614">
    <w:abstractNumId w:val="40"/>
  </w:num>
  <w:num w:numId="7" w16cid:durableId="715349014">
    <w:abstractNumId w:val="14"/>
  </w:num>
  <w:num w:numId="8" w16cid:durableId="1799563361">
    <w:abstractNumId w:val="1"/>
  </w:num>
  <w:num w:numId="9" w16cid:durableId="704057446">
    <w:abstractNumId w:val="21"/>
  </w:num>
  <w:num w:numId="10" w16cid:durableId="1250774619">
    <w:abstractNumId w:val="16"/>
  </w:num>
  <w:num w:numId="11" w16cid:durableId="290407123">
    <w:abstractNumId w:val="17"/>
  </w:num>
  <w:num w:numId="12" w16cid:durableId="2107339764">
    <w:abstractNumId w:val="32"/>
  </w:num>
  <w:num w:numId="13" w16cid:durableId="570966620">
    <w:abstractNumId w:val="37"/>
  </w:num>
  <w:num w:numId="14" w16cid:durableId="156193884">
    <w:abstractNumId w:val="0"/>
  </w:num>
  <w:num w:numId="15" w16cid:durableId="1331057122">
    <w:abstractNumId w:val="41"/>
  </w:num>
  <w:num w:numId="16" w16cid:durableId="1592085018">
    <w:abstractNumId w:val="34"/>
  </w:num>
  <w:num w:numId="17" w16cid:durableId="1376274637">
    <w:abstractNumId w:val="35"/>
  </w:num>
  <w:num w:numId="18" w16cid:durableId="2028822625">
    <w:abstractNumId w:val="9"/>
  </w:num>
  <w:num w:numId="19" w16cid:durableId="251819533">
    <w:abstractNumId w:val="4"/>
  </w:num>
  <w:num w:numId="20" w16cid:durableId="687101108">
    <w:abstractNumId w:val="22"/>
  </w:num>
  <w:num w:numId="21" w16cid:durableId="880089501">
    <w:abstractNumId w:val="13"/>
  </w:num>
  <w:num w:numId="22" w16cid:durableId="1126893415">
    <w:abstractNumId w:val="36"/>
  </w:num>
  <w:num w:numId="23" w16cid:durableId="1039359930">
    <w:abstractNumId w:val="12"/>
  </w:num>
  <w:num w:numId="24" w16cid:durableId="463040813">
    <w:abstractNumId w:val="5"/>
  </w:num>
  <w:num w:numId="25" w16cid:durableId="67772728">
    <w:abstractNumId w:val="3"/>
  </w:num>
  <w:num w:numId="26" w16cid:durableId="1216313251">
    <w:abstractNumId w:val="2"/>
  </w:num>
  <w:num w:numId="27" w16cid:durableId="1827745810">
    <w:abstractNumId w:val="28"/>
  </w:num>
  <w:num w:numId="28" w16cid:durableId="2043624634">
    <w:abstractNumId w:val="33"/>
  </w:num>
  <w:num w:numId="29" w16cid:durableId="309134156">
    <w:abstractNumId w:val="24"/>
  </w:num>
  <w:num w:numId="30" w16cid:durableId="172963677">
    <w:abstractNumId w:val="25"/>
  </w:num>
  <w:num w:numId="31" w16cid:durableId="974338301">
    <w:abstractNumId w:val="30"/>
  </w:num>
  <w:num w:numId="32" w16cid:durableId="620697309">
    <w:abstractNumId w:val="38"/>
  </w:num>
  <w:num w:numId="33" w16cid:durableId="82724033">
    <w:abstractNumId w:val="31"/>
  </w:num>
  <w:num w:numId="34" w16cid:durableId="1000885538">
    <w:abstractNumId w:val="39"/>
  </w:num>
  <w:num w:numId="35" w16cid:durableId="2090349548">
    <w:abstractNumId w:val="7"/>
  </w:num>
  <w:num w:numId="36" w16cid:durableId="1124232632">
    <w:abstractNumId w:val="20"/>
  </w:num>
  <w:num w:numId="37" w16cid:durableId="925113574">
    <w:abstractNumId w:val="26"/>
  </w:num>
  <w:num w:numId="38" w16cid:durableId="390420637">
    <w:abstractNumId w:val="6"/>
  </w:num>
  <w:num w:numId="39" w16cid:durableId="2024629066">
    <w:abstractNumId w:val="18"/>
  </w:num>
  <w:num w:numId="40" w16cid:durableId="20518982">
    <w:abstractNumId w:val="29"/>
  </w:num>
  <w:num w:numId="41" w16cid:durableId="496113570">
    <w:abstractNumId w:val="27"/>
  </w:num>
  <w:num w:numId="42" w16cid:durableId="1257321771">
    <w:abstractNumId w:val="15"/>
  </w:num>
  <w:numIdMacAtCleanup w:val="3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uno Alves Antonio Chaves">
    <w15:presenceInfo w15:providerId="AD" w15:userId="S::nuno.chaves@minfin.gov.ao::4a35eabd-81e4-47fc-915c-2e6c47c0d403"/>
  </w15:person>
  <w15:person w15:author="Adelino Naquarta Sepalanga Domingos">
    <w15:presenceInfo w15:providerId="AD" w15:userId="S::adelino.domingos@minfin.gov.ao::4cbd9c31-05cd-43cb-9ba6-6de72746ab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20"/>
  <w:activeWritingStyle w:appName="MSWord" w:lang="pt-BR" w:vendorID="64" w:dllVersion="6" w:nlCheck="1" w:checkStyle="0"/>
  <w:activeWritingStyle w:appName="MSWord" w:lang="en-US" w:vendorID="64" w:dllVersion="6" w:nlCheck="1" w:checkStyle="1"/>
  <w:activeWritingStyle w:appName="MSWord" w:lang="pt-PT" w:vendorID="64" w:dllVersion="0" w:nlCheck="1" w:checkStyle="0"/>
  <w:activeWritingStyle w:appName="MSWord" w:lang="en-US" w:vendorID="64" w:dllVersion="0" w:nlCheck="1" w:checkStyle="0"/>
  <w:activeWritingStyle w:appName="MSWord" w:lang="pt-PT" w:vendorID="64" w:dllVersion="4096" w:nlCheck="1" w:checkStyle="0"/>
  <w:activeWritingStyle w:appName="MSWord" w:lang="en-US" w:vendorID="64" w:dllVersion="4096" w:nlCheck="1" w:checkStyle="0"/>
  <w:activeWritingStyle w:appName="MSWord" w:lang="es-BO" w:vendorID="64" w:dllVersion="4096" w:nlCheck="1" w:checkStyle="0"/>
  <w:activeWritingStyle w:appName="MSWord" w:lang="es-BO" w:vendorID="64" w:dllVersion="0" w:nlCheck="1" w:checkStyle="0"/>
  <w:revisionView w:markup="0" w:inkAnnotation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IsNewDoc" w:val="No"/>
  </w:docVars>
  <w:rsids>
    <w:rsidRoot w:val="0005504E"/>
    <w:rsid w:val="0000147E"/>
    <w:rsid w:val="00003164"/>
    <w:rsid w:val="0000694B"/>
    <w:rsid w:val="00006AB6"/>
    <w:rsid w:val="00013F9E"/>
    <w:rsid w:val="000145FD"/>
    <w:rsid w:val="000228B1"/>
    <w:rsid w:val="000228E4"/>
    <w:rsid w:val="0003147D"/>
    <w:rsid w:val="00032672"/>
    <w:rsid w:val="000328CB"/>
    <w:rsid w:val="000341F4"/>
    <w:rsid w:val="00035538"/>
    <w:rsid w:val="00035C23"/>
    <w:rsid w:val="000361C0"/>
    <w:rsid w:val="00037DFD"/>
    <w:rsid w:val="0004090F"/>
    <w:rsid w:val="00042458"/>
    <w:rsid w:val="000448D0"/>
    <w:rsid w:val="000458AE"/>
    <w:rsid w:val="00052384"/>
    <w:rsid w:val="000530F2"/>
    <w:rsid w:val="0005504E"/>
    <w:rsid w:val="000567A1"/>
    <w:rsid w:val="00060D92"/>
    <w:rsid w:val="00065374"/>
    <w:rsid w:val="00070114"/>
    <w:rsid w:val="00076986"/>
    <w:rsid w:val="00080FA9"/>
    <w:rsid w:val="00082848"/>
    <w:rsid w:val="00085873"/>
    <w:rsid w:val="00087E6D"/>
    <w:rsid w:val="0009010A"/>
    <w:rsid w:val="00090455"/>
    <w:rsid w:val="00093845"/>
    <w:rsid w:val="00097A93"/>
    <w:rsid w:val="000A132E"/>
    <w:rsid w:val="000A1983"/>
    <w:rsid w:val="000A545C"/>
    <w:rsid w:val="000B0804"/>
    <w:rsid w:val="000B2620"/>
    <w:rsid w:val="000B382F"/>
    <w:rsid w:val="000B6DB3"/>
    <w:rsid w:val="000B7111"/>
    <w:rsid w:val="000C1DF6"/>
    <w:rsid w:val="000C37BC"/>
    <w:rsid w:val="000C438C"/>
    <w:rsid w:val="000C4982"/>
    <w:rsid w:val="000C6104"/>
    <w:rsid w:val="000C7C51"/>
    <w:rsid w:val="000D2D11"/>
    <w:rsid w:val="000D3520"/>
    <w:rsid w:val="000E19B9"/>
    <w:rsid w:val="000E3DF7"/>
    <w:rsid w:val="000E440B"/>
    <w:rsid w:val="000E45EC"/>
    <w:rsid w:val="000E5B5D"/>
    <w:rsid w:val="000F08BB"/>
    <w:rsid w:val="000F0B76"/>
    <w:rsid w:val="000F35A4"/>
    <w:rsid w:val="000F36EF"/>
    <w:rsid w:val="000F70E2"/>
    <w:rsid w:val="000F7E44"/>
    <w:rsid w:val="00101C7D"/>
    <w:rsid w:val="00103CB8"/>
    <w:rsid w:val="00104085"/>
    <w:rsid w:val="00106D8A"/>
    <w:rsid w:val="00106DEA"/>
    <w:rsid w:val="001105CB"/>
    <w:rsid w:val="00113B17"/>
    <w:rsid w:val="00113B3D"/>
    <w:rsid w:val="00121A87"/>
    <w:rsid w:val="0012492D"/>
    <w:rsid w:val="00127DB0"/>
    <w:rsid w:val="001306AC"/>
    <w:rsid w:val="00134C97"/>
    <w:rsid w:val="00137A4E"/>
    <w:rsid w:val="001443D5"/>
    <w:rsid w:val="00145468"/>
    <w:rsid w:val="0014620E"/>
    <w:rsid w:val="00147151"/>
    <w:rsid w:val="001511E2"/>
    <w:rsid w:val="00153B77"/>
    <w:rsid w:val="00154F36"/>
    <w:rsid w:val="00155122"/>
    <w:rsid w:val="001552B2"/>
    <w:rsid w:val="00155F36"/>
    <w:rsid w:val="001567B5"/>
    <w:rsid w:val="00160564"/>
    <w:rsid w:val="00163AB1"/>
    <w:rsid w:val="00177081"/>
    <w:rsid w:val="00177AEA"/>
    <w:rsid w:val="001804E0"/>
    <w:rsid w:val="001904C5"/>
    <w:rsid w:val="00190A46"/>
    <w:rsid w:val="001918A0"/>
    <w:rsid w:val="001938C9"/>
    <w:rsid w:val="001945CD"/>
    <w:rsid w:val="00196FAC"/>
    <w:rsid w:val="001A1102"/>
    <w:rsid w:val="001A2728"/>
    <w:rsid w:val="001A4CCA"/>
    <w:rsid w:val="001A53B8"/>
    <w:rsid w:val="001A5C85"/>
    <w:rsid w:val="001A66D7"/>
    <w:rsid w:val="001A787E"/>
    <w:rsid w:val="001A7BF8"/>
    <w:rsid w:val="001B2060"/>
    <w:rsid w:val="001B2F2E"/>
    <w:rsid w:val="001B5248"/>
    <w:rsid w:val="001B557C"/>
    <w:rsid w:val="001C16D7"/>
    <w:rsid w:val="001C22B9"/>
    <w:rsid w:val="001C4200"/>
    <w:rsid w:val="001C52C9"/>
    <w:rsid w:val="001D24B2"/>
    <w:rsid w:val="001D6190"/>
    <w:rsid w:val="001E0AB0"/>
    <w:rsid w:val="001E0D19"/>
    <w:rsid w:val="001E16CA"/>
    <w:rsid w:val="001E3A66"/>
    <w:rsid w:val="001E4A2E"/>
    <w:rsid w:val="001F45EB"/>
    <w:rsid w:val="001F4D75"/>
    <w:rsid w:val="001F6030"/>
    <w:rsid w:val="0020103F"/>
    <w:rsid w:val="002121CA"/>
    <w:rsid w:val="00213DFA"/>
    <w:rsid w:val="00220872"/>
    <w:rsid w:val="00222C83"/>
    <w:rsid w:val="00230A8B"/>
    <w:rsid w:val="00230CA9"/>
    <w:rsid w:val="00230CAD"/>
    <w:rsid w:val="002324D4"/>
    <w:rsid w:val="00232E07"/>
    <w:rsid w:val="002332C6"/>
    <w:rsid w:val="00235F84"/>
    <w:rsid w:val="00236319"/>
    <w:rsid w:val="00244F72"/>
    <w:rsid w:val="002529D0"/>
    <w:rsid w:val="0025329F"/>
    <w:rsid w:val="002545F2"/>
    <w:rsid w:val="00254CAD"/>
    <w:rsid w:val="00264B5D"/>
    <w:rsid w:val="00272479"/>
    <w:rsid w:val="00281158"/>
    <w:rsid w:val="00285CED"/>
    <w:rsid w:val="002864C2"/>
    <w:rsid w:val="002923E7"/>
    <w:rsid w:val="0029475A"/>
    <w:rsid w:val="00295E5C"/>
    <w:rsid w:val="0029637D"/>
    <w:rsid w:val="002A5648"/>
    <w:rsid w:val="002A60E5"/>
    <w:rsid w:val="002A6BB4"/>
    <w:rsid w:val="002A7090"/>
    <w:rsid w:val="002B14D5"/>
    <w:rsid w:val="002B55DF"/>
    <w:rsid w:val="002B6F12"/>
    <w:rsid w:val="002C52CD"/>
    <w:rsid w:val="002C7400"/>
    <w:rsid w:val="002D27A8"/>
    <w:rsid w:val="002D5EEC"/>
    <w:rsid w:val="002D6E0C"/>
    <w:rsid w:val="002D7E71"/>
    <w:rsid w:val="002E1E31"/>
    <w:rsid w:val="002E1E6D"/>
    <w:rsid w:val="002E2B95"/>
    <w:rsid w:val="002E5F54"/>
    <w:rsid w:val="002F19ED"/>
    <w:rsid w:val="002F5C01"/>
    <w:rsid w:val="002F7BAC"/>
    <w:rsid w:val="003037C1"/>
    <w:rsid w:val="00303958"/>
    <w:rsid w:val="00304B3F"/>
    <w:rsid w:val="003055CF"/>
    <w:rsid w:val="00310DFC"/>
    <w:rsid w:val="00310E65"/>
    <w:rsid w:val="003137B4"/>
    <w:rsid w:val="0031753A"/>
    <w:rsid w:val="00321643"/>
    <w:rsid w:val="00323EE8"/>
    <w:rsid w:val="0032474E"/>
    <w:rsid w:val="00324C03"/>
    <w:rsid w:val="003253C4"/>
    <w:rsid w:val="00325F28"/>
    <w:rsid w:val="003304B3"/>
    <w:rsid w:val="00337127"/>
    <w:rsid w:val="00340D56"/>
    <w:rsid w:val="0034388B"/>
    <w:rsid w:val="0034702B"/>
    <w:rsid w:val="00350FA1"/>
    <w:rsid w:val="00352EFA"/>
    <w:rsid w:val="00354E73"/>
    <w:rsid w:val="003552FF"/>
    <w:rsid w:val="0035758A"/>
    <w:rsid w:val="0036045A"/>
    <w:rsid w:val="00360662"/>
    <w:rsid w:val="003629EC"/>
    <w:rsid w:val="00363FC9"/>
    <w:rsid w:val="0036452C"/>
    <w:rsid w:val="003779E9"/>
    <w:rsid w:val="0038046C"/>
    <w:rsid w:val="00381316"/>
    <w:rsid w:val="00382739"/>
    <w:rsid w:val="00385185"/>
    <w:rsid w:val="0038545D"/>
    <w:rsid w:val="003868A0"/>
    <w:rsid w:val="003868F7"/>
    <w:rsid w:val="00387EAC"/>
    <w:rsid w:val="00391600"/>
    <w:rsid w:val="00392219"/>
    <w:rsid w:val="00392409"/>
    <w:rsid w:val="00392BDC"/>
    <w:rsid w:val="0039307C"/>
    <w:rsid w:val="003942BD"/>
    <w:rsid w:val="00394985"/>
    <w:rsid w:val="003951DB"/>
    <w:rsid w:val="003967C7"/>
    <w:rsid w:val="003A044B"/>
    <w:rsid w:val="003A094C"/>
    <w:rsid w:val="003A1D55"/>
    <w:rsid w:val="003A271E"/>
    <w:rsid w:val="003A3B1A"/>
    <w:rsid w:val="003A3E8B"/>
    <w:rsid w:val="003B3C95"/>
    <w:rsid w:val="003B6765"/>
    <w:rsid w:val="003C4E43"/>
    <w:rsid w:val="003D146B"/>
    <w:rsid w:val="003D3272"/>
    <w:rsid w:val="003D354A"/>
    <w:rsid w:val="003D3D1A"/>
    <w:rsid w:val="003D4DAF"/>
    <w:rsid w:val="003D5E2D"/>
    <w:rsid w:val="003D78C4"/>
    <w:rsid w:val="003E00AC"/>
    <w:rsid w:val="003E3775"/>
    <w:rsid w:val="003E4400"/>
    <w:rsid w:val="003E6082"/>
    <w:rsid w:val="003F1A27"/>
    <w:rsid w:val="003F330D"/>
    <w:rsid w:val="003F3EDE"/>
    <w:rsid w:val="003F5B9D"/>
    <w:rsid w:val="00402E4A"/>
    <w:rsid w:val="004034EA"/>
    <w:rsid w:val="00403DA8"/>
    <w:rsid w:val="00407730"/>
    <w:rsid w:val="00410114"/>
    <w:rsid w:val="004110B1"/>
    <w:rsid w:val="00411E26"/>
    <w:rsid w:val="004122EA"/>
    <w:rsid w:val="00412FBE"/>
    <w:rsid w:val="00415373"/>
    <w:rsid w:val="00417063"/>
    <w:rsid w:val="00417859"/>
    <w:rsid w:val="00420C8E"/>
    <w:rsid w:val="004244C8"/>
    <w:rsid w:val="00425036"/>
    <w:rsid w:val="00425311"/>
    <w:rsid w:val="004305B1"/>
    <w:rsid w:val="00431579"/>
    <w:rsid w:val="00434E2E"/>
    <w:rsid w:val="004414C5"/>
    <w:rsid w:val="0044172D"/>
    <w:rsid w:val="004433D5"/>
    <w:rsid w:val="00447B28"/>
    <w:rsid w:val="00451AE5"/>
    <w:rsid w:val="0045253D"/>
    <w:rsid w:val="004531B9"/>
    <w:rsid w:val="00457C8C"/>
    <w:rsid w:val="00460157"/>
    <w:rsid w:val="0046383C"/>
    <w:rsid w:val="00463A7D"/>
    <w:rsid w:val="004657B5"/>
    <w:rsid w:val="004675D0"/>
    <w:rsid w:val="00467AC1"/>
    <w:rsid w:val="00467C64"/>
    <w:rsid w:val="004727DB"/>
    <w:rsid w:val="004746A4"/>
    <w:rsid w:val="00474DBA"/>
    <w:rsid w:val="00483934"/>
    <w:rsid w:val="0048454E"/>
    <w:rsid w:val="004866BB"/>
    <w:rsid w:val="004906F9"/>
    <w:rsid w:val="00490C40"/>
    <w:rsid w:val="00491337"/>
    <w:rsid w:val="00491A52"/>
    <w:rsid w:val="004925A1"/>
    <w:rsid w:val="00492936"/>
    <w:rsid w:val="00496400"/>
    <w:rsid w:val="004A63F3"/>
    <w:rsid w:val="004B2FD5"/>
    <w:rsid w:val="004B6AB0"/>
    <w:rsid w:val="004C0EE5"/>
    <w:rsid w:val="004C39E7"/>
    <w:rsid w:val="004D3978"/>
    <w:rsid w:val="004D3AD0"/>
    <w:rsid w:val="004D4945"/>
    <w:rsid w:val="004D76BA"/>
    <w:rsid w:val="004E2AB7"/>
    <w:rsid w:val="004E3445"/>
    <w:rsid w:val="004E3BC4"/>
    <w:rsid w:val="004E5A16"/>
    <w:rsid w:val="004E71B0"/>
    <w:rsid w:val="004F32E1"/>
    <w:rsid w:val="004F5391"/>
    <w:rsid w:val="004F77E8"/>
    <w:rsid w:val="00501A0C"/>
    <w:rsid w:val="00501E2F"/>
    <w:rsid w:val="00505C0B"/>
    <w:rsid w:val="00506ED3"/>
    <w:rsid w:val="00510777"/>
    <w:rsid w:val="005113B9"/>
    <w:rsid w:val="005117CB"/>
    <w:rsid w:val="00513E6D"/>
    <w:rsid w:val="00515764"/>
    <w:rsid w:val="00515B51"/>
    <w:rsid w:val="005210AB"/>
    <w:rsid w:val="005214C3"/>
    <w:rsid w:val="00525663"/>
    <w:rsid w:val="00525FA6"/>
    <w:rsid w:val="00532213"/>
    <w:rsid w:val="00532A19"/>
    <w:rsid w:val="00534FF7"/>
    <w:rsid w:val="00535144"/>
    <w:rsid w:val="005429CD"/>
    <w:rsid w:val="0054359E"/>
    <w:rsid w:val="00550330"/>
    <w:rsid w:val="00552D4B"/>
    <w:rsid w:val="005543D9"/>
    <w:rsid w:val="00554C06"/>
    <w:rsid w:val="0056085D"/>
    <w:rsid w:val="0056285D"/>
    <w:rsid w:val="00562B2A"/>
    <w:rsid w:val="00565CC1"/>
    <w:rsid w:val="00566481"/>
    <w:rsid w:val="0057198C"/>
    <w:rsid w:val="00582356"/>
    <w:rsid w:val="0058325A"/>
    <w:rsid w:val="00583460"/>
    <w:rsid w:val="00583AFB"/>
    <w:rsid w:val="00586D09"/>
    <w:rsid w:val="00587AAE"/>
    <w:rsid w:val="005901A5"/>
    <w:rsid w:val="00593BCA"/>
    <w:rsid w:val="0059452D"/>
    <w:rsid w:val="005946D5"/>
    <w:rsid w:val="0059690D"/>
    <w:rsid w:val="005976E3"/>
    <w:rsid w:val="005A28D8"/>
    <w:rsid w:val="005A48C7"/>
    <w:rsid w:val="005A679C"/>
    <w:rsid w:val="005A7514"/>
    <w:rsid w:val="005A7779"/>
    <w:rsid w:val="005B0D1A"/>
    <w:rsid w:val="005B39F2"/>
    <w:rsid w:val="005B4132"/>
    <w:rsid w:val="005B4BEA"/>
    <w:rsid w:val="005B66A7"/>
    <w:rsid w:val="005B66D5"/>
    <w:rsid w:val="005C0655"/>
    <w:rsid w:val="005C5AE3"/>
    <w:rsid w:val="005D009F"/>
    <w:rsid w:val="005D14F8"/>
    <w:rsid w:val="005D222C"/>
    <w:rsid w:val="005D2FC6"/>
    <w:rsid w:val="005D3186"/>
    <w:rsid w:val="005D36F8"/>
    <w:rsid w:val="005D385B"/>
    <w:rsid w:val="005D6676"/>
    <w:rsid w:val="005E3899"/>
    <w:rsid w:val="005E6434"/>
    <w:rsid w:val="005E77F7"/>
    <w:rsid w:val="005E7A80"/>
    <w:rsid w:val="005F262C"/>
    <w:rsid w:val="005F3592"/>
    <w:rsid w:val="005F44D8"/>
    <w:rsid w:val="005F5578"/>
    <w:rsid w:val="006004F9"/>
    <w:rsid w:val="0060199C"/>
    <w:rsid w:val="00610630"/>
    <w:rsid w:val="0061731F"/>
    <w:rsid w:val="006268FE"/>
    <w:rsid w:val="00632C76"/>
    <w:rsid w:val="00634B03"/>
    <w:rsid w:val="00637F38"/>
    <w:rsid w:val="006419F6"/>
    <w:rsid w:val="00641B3E"/>
    <w:rsid w:val="006457E9"/>
    <w:rsid w:val="00645EC8"/>
    <w:rsid w:val="00651341"/>
    <w:rsid w:val="0065169D"/>
    <w:rsid w:val="006525A4"/>
    <w:rsid w:val="00652EA8"/>
    <w:rsid w:val="00654D53"/>
    <w:rsid w:val="00657CF4"/>
    <w:rsid w:val="00657D04"/>
    <w:rsid w:val="00663A58"/>
    <w:rsid w:val="00667D71"/>
    <w:rsid w:val="00676608"/>
    <w:rsid w:val="00683614"/>
    <w:rsid w:val="006836C1"/>
    <w:rsid w:val="00690F49"/>
    <w:rsid w:val="00691778"/>
    <w:rsid w:val="006928A5"/>
    <w:rsid w:val="00693780"/>
    <w:rsid w:val="00697C8D"/>
    <w:rsid w:val="006A0965"/>
    <w:rsid w:val="006A2599"/>
    <w:rsid w:val="006A45FD"/>
    <w:rsid w:val="006A4BB2"/>
    <w:rsid w:val="006A4EA9"/>
    <w:rsid w:val="006A535A"/>
    <w:rsid w:val="006A5ECE"/>
    <w:rsid w:val="006A7FA2"/>
    <w:rsid w:val="006B50AE"/>
    <w:rsid w:val="006C0F25"/>
    <w:rsid w:val="006C24F4"/>
    <w:rsid w:val="006C4AAB"/>
    <w:rsid w:val="006C565B"/>
    <w:rsid w:val="006C5C1B"/>
    <w:rsid w:val="006C6B9C"/>
    <w:rsid w:val="006C7012"/>
    <w:rsid w:val="006D2A5A"/>
    <w:rsid w:val="006D3987"/>
    <w:rsid w:val="006D3AA9"/>
    <w:rsid w:val="006D3E99"/>
    <w:rsid w:val="006D4F7A"/>
    <w:rsid w:val="006D7E07"/>
    <w:rsid w:val="006E5DAC"/>
    <w:rsid w:val="006E64E1"/>
    <w:rsid w:val="006E78B2"/>
    <w:rsid w:val="006F1B37"/>
    <w:rsid w:val="006F20CE"/>
    <w:rsid w:val="006F2499"/>
    <w:rsid w:val="006F3DE9"/>
    <w:rsid w:val="00707046"/>
    <w:rsid w:val="0071349B"/>
    <w:rsid w:val="007143DC"/>
    <w:rsid w:val="00716E01"/>
    <w:rsid w:val="007179C2"/>
    <w:rsid w:val="00717F59"/>
    <w:rsid w:val="00725F91"/>
    <w:rsid w:val="00732ECC"/>
    <w:rsid w:val="007333EF"/>
    <w:rsid w:val="00734B08"/>
    <w:rsid w:val="00741D65"/>
    <w:rsid w:val="0074254B"/>
    <w:rsid w:val="007457A7"/>
    <w:rsid w:val="00747501"/>
    <w:rsid w:val="00747AE8"/>
    <w:rsid w:val="00750436"/>
    <w:rsid w:val="0075136D"/>
    <w:rsid w:val="00751A13"/>
    <w:rsid w:val="00755F71"/>
    <w:rsid w:val="00757627"/>
    <w:rsid w:val="00760681"/>
    <w:rsid w:val="007606E0"/>
    <w:rsid w:val="007637BB"/>
    <w:rsid w:val="00780092"/>
    <w:rsid w:val="00780399"/>
    <w:rsid w:val="0078581B"/>
    <w:rsid w:val="00787250"/>
    <w:rsid w:val="007915A8"/>
    <w:rsid w:val="00792A5C"/>
    <w:rsid w:val="00793BE5"/>
    <w:rsid w:val="00793C6B"/>
    <w:rsid w:val="00795B7E"/>
    <w:rsid w:val="007A0D07"/>
    <w:rsid w:val="007A3618"/>
    <w:rsid w:val="007A659C"/>
    <w:rsid w:val="007B0605"/>
    <w:rsid w:val="007B074B"/>
    <w:rsid w:val="007B203B"/>
    <w:rsid w:val="007B27CE"/>
    <w:rsid w:val="007B310B"/>
    <w:rsid w:val="007B5483"/>
    <w:rsid w:val="007C40D8"/>
    <w:rsid w:val="007C4205"/>
    <w:rsid w:val="007C7E4B"/>
    <w:rsid w:val="007C7F40"/>
    <w:rsid w:val="007D4CCC"/>
    <w:rsid w:val="007D562F"/>
    <w:rsid w:val="007E08A2"/>
    <w:rsid w:val="007E3CAE"/>
    <w:rsid w:val="007E42E5"/>
    <w:rsid w:val="007E57D0"/>
    <w:rsid w:val="007E6F1F"/>
    <w:rsid w:val="007E7361"/>
    <w:rsid w:val="007F5FAE"/>
    <w:rsid w:val="00804A84"/>
    <w:rsid w:val="0080529E"/>
    <w:rsid w:val="00805D1C"/>
    <w:rsid w:val="00812950"/>
    <w:rsid w:val="00816121"/>
    <w:rsid w:val="00816676"/>
    <w:rsid w:val="00816F3C"/>
    <w:rsid w:val="008210F6"/>
    <w:rsid w:val="008218FA"/>
    <w:rsid w:val="00825A85"/>
    <w:rsid w:val="00826734"/>
    <w:rsid w:val="00826894"/>
    <w:rsid w:val="00827A8A"/>
    <w:rsid w:val="0083176E"/>
    <w:rsid w:val="00831D81"/>
    <w:rsid w:val="00832B94"/>
    <w:rsid w:val="00834735"/>
    <w:rsid w:val="008376B8"/>
    <w:rsid w:val="00841905"/>
    <w:rsid w:val="00842402"/>
    <w:rsid w:val="00844BBE"/>
    <w:rsid w:val="008459D0"/>
    <w:rsid w:val="008460CE"/>
    <w:rsid w:val="0085121E"/>
    <w:rsid w:val="0085705E"/>
    <w:rsid w:val="0086399F"/>
    <w:rsid w:val="00865A30"/>
    <w:rsid w:val="0086600C"/>
    <w:rsid w:val="00866FD8"/>
    <w:rsid w:val="00871444"/>
    <w:rsid w:val="0087185C"/>
    <w:rsid w:val="00874CE1"/>
    <w:rsid w:val="0087628F"/>
    <w:rsid w:val="00876BDA"/>
    <w:rsid w:val="00880EC1"/>
    <w:rsid w:val="00884183"/>
    <w:rsid w:val="008853EC"/>
    <w:rsid w:val="008879C9"/>
    <w:rsid w:val="00890440"/>
    <w:rsid w:val="00891F7A"/>
    <w:rsid w:val="0089486F"/>
    <w:rsid w:val="00897821"/>
    <w:rsid w:val="008A2C04"/>
    <w:rsid w:val="008A3C02"/>
    <w:rsid w:val="008A5335"/>
    <w:rsid w:val="008B0C6C"/>
    <w:rsid w:val="008B1B05"/>
    <w:rsid w:val="008B3B78"/>
    <w:rsid w:val="008B56B2"/>
    <w:rsid w:val="008B5A76"/>
    <w:rsid w:val="008C0CA4"/>
    <w:rsid w:val="008C4D85"/>
    <w:rsid w:val="008C7E58"/>
    <w:rsid w:val="008D1059"/>
    <w:rsid w:val="008D41BF"/>
    <w:rsid w:val="008D4EFD"/>
    <w:rsid w:val="008D7E58"/>
    <w:rsid w:val="008E2496"/>
    <w:rsid w:val="008E37A8"/>
    <w:rsid w:val="008E7CDD"/>
    <w:rsid w:val="008E7F83"/>
    <w:rsid w:val="008F201B"/>
    <w:rsid w:val="008F43A0"/>
    <w:rsid w:val="0090256D"/>
    <w:rsid w:val="0090459E"/>
    <w:rsid w:val="00905909"/>
    <w:rsid w:val="009065A3"/>
    <w:rsid w:val="009100C2"/>
    <w:rsid w:val="00912967"/>
    <w:rsid w:val="00912BD7"/>
    <w:rsid w:val="00914BE5"/>
    <w:rsid w:val="00914FF9"/>
    <w:rsid w:val="00923163"/>
    <w:rsid w:val="009246AA"/>
    <w:rsid w:val="00927325"/>
    <w:rsid w:val="00930B65"/>
    <w:rsid w:val="00935A9E"/>
    <w:rsid w:val="00937442"/>
    <w:rsid w:val="00941B56"/>
    <w:rsid w:val="00941E89"/>
    <w:rsid w:val="00943B17"/>
    <w:rsid w:val="0094468C"/>
    <w:rsid w:val="00952F09"/>
    <w:rsid w:val="00956DFE"/>
    <w:rsid w:val="009603CB"/>
    <w:rsid w:val="0096114D"/>
    <w:rsid w:val="00965844"/>
    <w:rsid w:val="009679DD"/>
    <w:rsid w:val="009719E8"/>
    <w:rsid w:val="0097279C"/>
    <w:rsid w:val="00972D7C"/>
    <w:rsid w:val="0097648C"/>
    <w:rsid w:val="00976534"/>
    <w:rsid w:val="00980945"/>
    <w:rsid w:val="009823E0"/>
    <w:rsid w:val="009824E3"/>
    <w:rsid w:val="00985C28"/>
    <w:rsid w:val="009922D8"/>
    <w:rsid w:val="00992C7C"/>
    <w:rsid w:val="00994018"/>
    <w:rsid w:val="0099552D"/>
    <w:rsid w:val="009967C7"/>
    <w:rsid w:val="009A290F"/>
    <w:rsid w:val="009A3C75"/>
    <w:rsid w:val="009B558E"/>
    <w:rsid w:val="009B69B8"/>
    <w:rsid w:val="009C15F0"/>
    <w:rsid w:val="009C2BAF"/>
    <w:rsid w:val="009C64BB"/>
    <w:rsid w:val="009D0E46"/>
    <w:rsid w:val="009D64EF"/>
    <w:rsid w:val="009D6F70"/>
    <w:rsid w:val="009D7B2D"/>
    <w:rsid w:val="009E03A9"/>
    <w:rsid w:val="009E3C1D"/>
    <w:rsid w:val="009E67D2"/>
    <w:rsid w:val="009E75A2"/>
    <w:rsid w:val="009F065E"/>
    <w:rsid w:val="009F1A07"/>
    <w:rsid w:val="009F3559"/>
    <w:rsid w:val="00A02564"/>
    <w:rsid w:val="00A03058"/>
    <w:rsid w:val="00A03359"/>
    <w:rsid w:val="00A06165"/>
    <w:rsid w:val="00A0721B"/>
    <w:rsid w:val="00A10251"/>
    <w:rsid w:val="00A102C8"/>
    <w:rsid w:val="00A1142A"/>
    <w:rsid w:val="00A11637"/>
    <w:rsid w:val="00A122E8"/>
    <w:rsid w:val="00A15D32"/>
    <w:rsid w:val="00A223A4"/>
    <w:rsid w:val="00A23068"/>
    <w:rsid w:val="00A23EDA"/>
    <w:rsid w:val="00A2765B"/>
    <w:rsid w:val="00A30E41"/>
    <w:rsid w:val="00A3770C"/>
    <w:rsid w:val="00A428B6"/>
    <w:rsid w:val="00A43B24"/>
    <w:rsid w:val="00A44F68"/>
    <w:rsid w:val="00A45C0A"/>
    <w:rsid w:val="00A45EF3"/>
    <w:rsid w:val="00A50162"/>
    <w:rsid w:val="00A51007"/>
    <w:rsid w:val="00A52B04"/>
    <w:rsid w:val="00A54BE8"/>
    <w:rsid w:val="00A54EC1"/>
    <w:rsid w:val="00A56659"/>
    <w:rsid w:val="00A570FC"/>
    <w:rsid w:val="00A5726B"/>
    <w:rsid w:val="00A57E48"/>
    <w:rsid w:val="00A633DA"/>
    <w:rsid w:val="00A66E03"/>
    <w:rsid w:val="00A66F18"/>
    <w:rsid w:val="00A67B3F"/>
    <w:rsid w:val="00A703E6"/>
    <w:rsid w:val="00A708E4"/>
    <w:rsid w:val="00A70FF2"/>
    <w:rsid w:val="00A72E9C"/>
    <w:rsid w:val="00A837E1"/>
    <w:rsid w:val="00A84C72"/>
    <w:rsid w:val="00A853D8"/>
    <w:rsid w:val="00A8545C"/>
    <w:rsid w:val="00A85B19"/>
    <w:rsid w:val="00A86190"/>
    <w:rsid w:val="00A8672F"/>
    <w:rsid w:val="00A90196"/>
    <w:rsid w:val="00A92986"/>
    <w:rsid w:val="00A9385B"/>
    <w:rsid w:val="00A947E0"/>
    <w:rsid w:val="00A94F61"/>
    <w:rsid w:val="00A966D3"/>
    <w:rsid w:val="00A96890"/>
    <w:rsid w:val="00A97204"/>
    <w:rsid w:val="00A978F2"/>
    <w:rsid w:val="00AA2545"/>
    <w:rsid w:val="00AA2FB7"/>
    <w:rsid w:val="00AA64DF"/>
    <w:rsid w:val="00AA6D85"/>
    <w:rsid w:val="00AA78C6"/>
    <w:rsid w:val="00AA7FB0"/>
    <w:rsid w:val="00AB3EFE"/>
    <w:rsid w:val="00AB4E1A"/>
    <w:rsid w:val="00AB7C9A"/>
    <w:rsid w:val="00AC0426"/>
    <w:rsid w:val="00AC194B"/>
    <w:rsid w:val="00AC27BE"/>
    <w:rsid w:val="00AD11F4"/>
    <w:rsid w:val="00AD2600"/>
    <w:rsid w:val="00AD3319"/>
    <w:rsid w:val="00AD3E6A"/>
    <w:rsid w:val="00AE23B5"/>
    <w:rsid w:val="00AE24CB"/>
    <w:rsid w:val="00AE2821"/>
    <w:rsid w:val="00AE4D84"/>
    <w:rsid w:val="00AE5FDE"/>
    <w:rsid w:val="00AE6748"/>
    <w:rsid w:val="00AF0E2E"/>
    <w:rsid w:val="00AF2272"/>
    <w:rsid w:val="00AF5BD9"/>
    <w:rsid w:val="00B01252"/>
    <w:rsid w:val="00B01A98"/>
    <w:rsid w:val="00B07863"/>
    <w:rsid w:val="00B22124"/>
    <w:rsid w:val="00B23F44"/>
    <w:rsid w:val="00B36838"/>
    <w:rsid w:val="00B37B2E"/>
    <w:rsid w:val="00B400D3"/>
    <w:rsid w:val="00B4058B"/>
    <w:rsid w:val="00B45277"/>
    <w:rsid w:val="00B469D0"/>
    <w:rsid w:val="00B46D44"/>
    <w:rsid w:val="00B47AD8"/>
    <w:rsid w:val="00B501D8"/>
    <w:rsid w:val="00B512F0"/>
    <w:rsid w:val="00B53324"/>
    <w:rsid w:val="00B61C3D"/>
    <w:rsid w:val="00B7208C"/>
    <w:rsid w:val="00B76B1A"/>
    <w:rsid w:val="00B77CD4"/>
    <w:rsid w:val="00B80F83"/>
    <w:rsid w:val="00B83209"/>
    <w:rsid w:val="00B85966"/>
    <w:rsid w:val="00B918BA"/>
    <w:rsid w:val="00B9226F"/>
    <w:rsid w:val="00B924ED"/>
    <w:rsid w:val="00B97062"/>
    <w:rsid w:val="00B97935"/>
    <w:rsid w:val="00BA1BD5"/>
    <w:rsid w:val="00BA54A5"/>
    <w:rsid w:val="00BA644F"/>
    <w:rsid w:val="00BB0934"/>
    <w:rsid w:val="00BB67E5"/>
    <w:rsid w:val="00BB762B"/>
    <w:rsid w:val="00BC0799"/>
    <w:rsid w:val="00BC4620"/>
    <w:rsid w:val="00BC7A6C"/>
    <w:rsid w:val="00BC7B6A"/>
    <w:rsid w:val="00BD2057"/>
    <w:rsid w:val="00BD5875"/>
    <w:rsid w:val="00BD6A92"/>
    <w:rsid w:val="00BE1B7A"/>
    <w:rsid w:val="00BE5B6D"/>
    <w:rsid w:val="00BE68BB"/>
    <w:rsid w:val="00BE69DF"/>
    <w:rsid w:val="00BE7589"/>
    <w:rsid w:val="00BF0C1C"/>
    <w:rsid w:val="00BF2300"/>
    <w:rsid w:val="00BF333B"/>
    <w:rsid w:val="00C028AE"/>
    <w:rsid w:val="00C03ADD"/>
    <w:rsid w:val="00C05F4F"/>
    <w:rsid w:val="00C07942"/>
    <w:rsid w:val="00C101C8"/>
    <w:rsid w:val="00C115BB"/>
    <w:rsid w:val="00C14CEF"/>
    <w:rsid w:val="00C14FEB"/>
    <w:rsid w:val="00C21367"/>
    <w:rsid w:val="00C213C5"/>
    <w:rsid w:val="00C21498"/>
    <w:rsid w:val="00C23DB2"/>
    <w:rsid w:val="00C24CE4"/>
    <w:rsid w:val="00C264E1"/>
    <w:rsid w:val="00C27726"/>
    <w:rsid w:val="00C30B30"/>
    <w:rsid w:val="00C31D55"/>
    <w:rsid w:val="00C37CB4"/>
    <w:rsid w:val="00C40C97"/>
    <w:rsid w:val="00C42DCB"/>
    <w:rsid w:val="00C463DB"/>
    <w:rsid w:val="00C4645B"/>
    <w:rsid w:val="00C464B7"/>
    <w:rsid w:val="00C46DBB"/>
    <w:rsid w:val="00C5027B"/>
    <w:rsid w:val="00C51120"/>
    <w:rsid w:val="00C5591A"/>
    <w:rsid w:val="00C56833"/>
    <w:rsid w:val="00C60571"/>
    <w:rsid w:val="00C65948"/>
    <w:rsid w:val="00C664D6"/>
    <w:rsid w:val="00C75444"/>
    <w:rsid w:val="00C756CF"/>
    <w:rsid w:val="00C80B20"/>
    <w:rsid w:val="00C82C14"/>
    <w:rsid w:val="00C83545"/>
    <w:rsid w:val="00C838E6"/>
    <w:rsid w:val="00C8694D"/>
    <w:rsid w:val="00C9174D"/>
    <w:rsid w:val="00CA4C84"/>
    <w:rsid w:val="00CB08FC"/>
    <w:rsid w:val="00CB1082"/>
    <w:rsid w:val="00CB16D6"/>
    <w:rsid w:val="00CB1E8F"/>
    <w:rsid w:val="00CB3BA0"/>
    <w:rsid w:val="00CB5A04"/>
    <w:rsid w:val="00CC6094"/>
    <w:rsid w:val="00CC6D04"/>
    <w:rsid w:val="00CC7649"/>
    <w:rsid w:val="00CD179F"/>
    <w:rsid w:val="00CD1B2E"/>
    <w:rsid w:val="00CD4F0A"/>
    <w:rsid w:val="00CE0C77"/>
    <w:rsid w:val="00CE1E09"/>
    <w:rsid w:val="00CE7C8D"/>
    <w:rsid w:val="00CF0857"/>
    <w:rsid w:val="00CF3829"/>
    <w:rsid w:val="00CF3F37"/>
    <w:rsid w:val="00CF5C53"/>
    <w:rsid w:val="00D019C1"/>
    <w:rsid w:val="00D059FC"/>
    <w:rsid w:val="00D064DA"/>
    <w:rsid w:val="00D07259"/>
    <w:rsid w:val="00D0763C"/>
    <w:rsid w:val="00D115F9"/>
    <w:rsid w:val="00D116AA"/>
    <w:rsid w:val="00D160FA"/>
    <w:rsid w:val="00D24495"/>
    <w:rsid w:val="00D24EF4"/>
    <w:rsid w:val="00D25DD6"/>
    <w:rsid w:val="00D276F0"/>
    <w:rsid w:val="00D3008B"/>
    <w:rsid w:val="00D30DF9"/>
    <w:rsid w:val="00D3622B"/>
    <w:rsid w:val="00D37B7C"/>
    <w:rsid w:val="00D4068F"/>
    <w:rsid w:val="00D408E6"/>
    <w:rsid w:val="00D41F99"/>
    <w:rsid w:val="00D45753"/>
    <w:rsid w:val="00D45F87"/>
    <w:rsid w:val="00D47659"/>
    <w:rsid w:val="00D47AAB"/>
    <w:rsid w:val="00D537C6"/>
    <w:rsid w:val="00D538BA"/>
    <w:rsid w:val="00D5659B"/>
    <w:rsid w:val="00D56E04"/>
    <w:rsid w:val="00D61A6C"/>
    <w:rsid w:val="00D6365B"/>
    <w:rsid w:val="00D64295"/>
    <w:rsid w:val="00D66222"/>
    <w:rsid w:val="00D73AEF"/>
    <w:rsid w:val="00D75635"/>
    <w:rsid w:val="00D818A7"/>
    <w:rsid w:val="00D83C0C"/>
    <w:rsid w:val="00D85DE7"/>
    <w:rsid w:val="00D8640D"/>
    <w:rsid w:val="00D86F2D"/>
    <w:rsid w:val="00D90568"/>
    <w:rsid w:val="00D92BA4"/>
    <w:rsid w:val="00D93D1C"/>
    <w:rsid w:val="00D96735"/>
    <w:rsid w:val="00DA10CF"/>
    <w:rsid w:val="00DA214F"/>
    <w:rsid w:val="00DA3FC9"/>
    <w:rsid w:val="00DB135A"/>
    <w:rsid w:val="00DB6767"/>
    <w:rsid w:val="00DB79F8"/>
    <w:rsid w:val="00DC001E"/>
    <w:rsid w:val="00DC2D2D"/>
    <w:rsid w:val="00DC7628"/>
    <w:rsid w:val="00DD129B"/>
    <w:rsid w:val="00DD6172"/>
    <w:rsid w:val="00DD7E02"/>
    <w:rsid w:val="00DE141D"/>
    <w:rsid w:val="00DE3030"/>
    <w:rsid w:val="00DE5941"/>
    <w:rsid w:val="00DE6A62"/>
    <w:rsid w:val="00DF08E8"/>
    <w:rsid w:val="00DF13F7"/>
    <w:rsid w:val="00DF1955"/>
    <w:rsid w:val="00DF3110"/>
    <w:rsid w:val="00DF33A2"/>
    <w:rsid w:val="00DF7045"/>
    <w:rsid w:val="00E029E0"/>
    <w:rsid w:val="00E10E00"/>
    <w:rsid w:val="00E14D3E"/>
    <w:rsid w:val="00E15661"/>
    <w:rsid w:val="00E1654A"/>
    <w:rsid w:val="00E21EDB"/>
    <w:rsid w:val="00E227D6"/>
    <w:rsid w:val="00E253B8"/>
    <w:rsid w:val="00E33A5E"/>
    <w:rsid w:val="00E375D4"/>
    <w:rsid w:val="00E406DB"/>
    <w:rsid w:val="00E44A58"/>
    <w:rsid w:val="00E46A5A"/>
    <w:rsid w:val="00E4713E"/>
    <w:rsid w:val="00E52CD9"/>
    <w:rsid w:val="00E5387F"/>
    <w:rsid w:val="00E549B5"/>
    <w:rsid w:val="00E54AF3"/>
    <w:rsid w:val="00E6391E"/>
    <w:rsid w:val="00E6570A"/>
    <w:rsid w:val="00E70E2E"/>
    <w:rsid w:val="00E71437"/>
    <w:rsid w:val="00E8617B"/>
    <w:rsid w:val="00E86948"/>
    <w:rsid w:val="00E90B10"/>
    <w:rsid w:val="00E93482"/>
    <w:rsid w:val="00E93729"/>
    <w:rsid w:val="00E94395"/>
    <w:rsid w:val="00E9690D"/>
    <w:rsid w:val="00E97289"/>
    <w:rsid w:val="00EA1816"/>
    <w:rsid w:val="00EA19C6"/>
    <w:rsid w:val="00EA4554"/>
    <w:rsid w:val="00EA5467"/>
    <w:rsid w:val="00EA6A90"/>
    <w:rsid w:val="00EA712E"/>
    <w:rsid w:val="00EB09B1"/>
    <w:rsid w:val="00EB109D"/>
    <w:rsid w:val="00EB1293"/>
    <w:rsid w:val="00EB3ABF"/>
    <w:rsid w:val="00EB3CEF"/>
    <w:rsid w:val="00EB40A9"/>
    <w:rsid w:val="00EB43D1"/>
    <w:rsid w:val="00EC02CF"/>
    <w:rsid w:val="00EC06A2"/>
    <w:rsid w:val="00EC09E5"/>
    <w:rsid w:val="00EC0ED9"/>
    <w:rsid w:val="00EC74B8"/>
    <w:rsid w:val="00EC7EBD"/>
    <w:rsid w:val="00ED2AF2"/>
    <w:rsid w:val="00ED62BE"/>
    <w:rsid w:val="00ED635B"/>
    <w:rsid w:val="00ED6C04"/>
    <w:rsid w:val="00ED7C18"/>
    <w:rsid w:val="00EE0B34"/>
    <w:rsid w:val="00EE2685"/>
    <w:rsid w:val="00EF1735"/>
    <w:rsid w:val="00EF3888"/>
    <w:rsid w:val="00EF7843"/>
    <w:rsid w:val="00F00205"/>
    <w:rsid w:val="00F00208"/>
    <w:rsid w:val="00F0071B"/>
    <w:rsid w:val="00F056D0"/>
    <w:rsid w:val="00F07EBD"/>
    <w:rsid w:val="00F102E4"/>
    <w:rsid w:val="00F1077D"/>
    <w:rsid w:val="00F15C48"/>
    <w:rsid w:val="00F23802"/>
    <w:rsid w:val="00F24816"/>
    <w:rsid w:val="00F256F4"/>
    <w:rsid w:val="00F26315"/>
    <w:rsid w:val="00F30E46"/>
    <w:rsid w:val="00F3157F"/>
    <w:rsid w:val="00F32F9B"/>
    <w:rsid w:val="00F349D9"/>
    <w:rsid w:val="00F362A7"/>
    <w:rsid w:val="00F363A3"/>
    <w:rsid w:val="00F40DB0"/>
    <w:rsid w:val="00F4157F"/>
    <w:rsid w:val="00F41F8E"/>
    <w:rsid w:val="00F4214F"/>
    <w:rsid w:val="00F50F6A"/>
    <w:rsid w:val="00F54583"/>
    <w:rsid w:val="00F55934"/>
    <w:rsid w:val="00F55941"/>
    <w:rsid w:val="00F5662C"/>
    <w:rsid w:val="00F61FB1"/>
    <w:rsid w:val="00F626EC"/>
    <w:rsid w:val="00F66BE5"/>
    <w:rsid w:val="00F72AAF"/>
    <w:rsid w:val="00F773C0"/>
    <w:rsid w:val="00F77658"/>
    <w:rsid w:val="00F80170"/>
    <w:rsid w:val="00F81547"/>
    <w:rsid w:val="00F840E1"/>
    <w:rsid w:val="00F9579A"/>
    <w:rsid w:val="00F95CBF"/>
    <w:rsid w:val="00F9732E"/>
    <w:rsid w:val="00F97FB9"/>
    <w:rsid w:val="00FA203B"/>
    <w:rsid w:val="00FA5A19"/>
    <w:rsid w:val="00FA6B31"/>
    <w:rsid w:val="00FB07E5"/>
    <w:rsid w:val="00FB0B06"/>
    <w:rsid w:val="00FB1E2C"/>
    <w:rsid w:val="00FB5014"/>
    <w:rsid w:val="00FB7159"/>
    <w:rsid w:val="00FC2188"/>
    <w:rsid w:val="00FC3202"/>
    <w:rsid w:val="00FC33BA"/>
    <w:rsid w:val="00FD145D"/>
    <w:rsid w:val="00FD2A15"/>
    <w:rsid w:val="00FD332E"/>
    <w:rsid w:val="00FD5EE4"/>
    <w:rsid w:val="00FE13BB"/>
    <w:rsid w:val="00FE424C"/>
    <w:rsid w:val="00FF097D"/>
    <w:rsid w:val="00FF14E4"/>
    <w:rsid w:val="00FF2D4B"/>
    <w:rsid w:val="00FF2EE4"/>
    <w:rsid w:val="00FF34FF"/>
    <w:rsid w:val="00FF4DC0"/>
    <w:rsid w:val="00FF5B6E"/>
  </w:rsids>
  <m:mathPr>
    <m:mathFont m:val="Cambria Math"/>
    <m:brkBin m:val="before"/>
    <m:brkBinSub m:val="--"/>
    <m:smallFrac m:val="0"/>
    <m:dispDef/>
    <m:lMargin m:val="0"/>
    <m:rMargin m:val="0"/>
    <m:defJc m:val="centerGroup"/>
    <m:wrapIndent m:val="1440"/>
    <m:intLim m:val="subSup"/>
    <m:naryLim m:val="undOvr"/>
  </m:mathPr>
  <w:themeFontLang w:val="pt-PT"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5A54566"/>
  <w15:docId w15:val="{CB222F13-E6F5-469F-92D0-D80BA0ED4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6082"/>
  </w:style>
  <w:style w:type="paragraph" w:styleId="Ttulo1">
    <w:name w:val="heading 1"/>
    <w:basedOn w:val="Normal"/>
    <w:link w:val="Ttulo1Carter"/>
    <w:uiPriority w:val="9"/>
    <w:qFormat/>
    <w:rsid w:val="00E94395"/>
    <w:pPr>
      <w:widowControl w:val="0"/>
      <w:spacing w:after="0" w:line="240" w:lineRule="auto"/>
      <w:outlineLvl w:val="0"/>
    </w:pPr>
    <w:rPr>
      <w:rFonts w:ascii="Arial" w:eastAsia="Arial" w:hAnsi="Arial"/>
      <w:b/>
      <w:bCs/>
      <w:sz w:val="20"/>
      <w:szCs w:val="20"/>
      <w:lang w:val="en-US"/>
    </w:rPr>
  </w:style>
  <w:style w:type="paragraph" w:styleId="Ttulo2">
    <w:name w:val="heading 2"/>
    <w:basedOn w:val="Normal"/>
    <w:next w:val="Normal"/>
    <w:link w:val="Ttulo2Carter"/>
    <w:uiPriority w:val="9"/>
    <w:unhideWhenUsed/>
    <w:qFormat/>
    <w:rsid w:val="00755F71"/>
    <w:pPr>
      <w:keepNext/>
      <w:spacing w:before="240" w:after="60" w:line="276" w:lineRule="auto"/>
      <w:outlineLvl w:val="1"/>
    </w:pPr>
    <w:rPr>
      <w:rFonts w:ascii="Calibri Light" w:eastAsia="Times New Roman" w:hAnsi="Calibri Light" w:cs="Times New Roman"/>
      <w:b/>
      <w:bCs/>
      <w:i/>
      <w:iCs/>
      <w:sz w:val="28"/>
      <w:szCs w:val="28"/>
      <w:lang w:val="x-none" w:eastAsia="x-none"/>
    </w:rPr>
  </w:style>
  <w:style w:type="paragraph" w:styleId="Ttulo4">
    <w:name w:val="heading 4"/>
    <w:basedOn w:val="Normal"/>
    <w:next w:val="Normal"/>
    <w:link w:val="Ttulo4Carter"/>
    <w:uiPriority w:val="9"/>
    <w:semiHidden/>
    <w:unhideWhenUsed/>
    <w:qFormat/>
    <w:rsid w:val="00641B3E"/>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ter"/>
    <w:uiPriority w:val="9"/>
    <w:semiHidden/>
    <w:unhideWhenUsed/>
    <w:qFormat/>
    <w:rsid w:val="00641B3E"/>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TextodebaloCarter"/>
    <w:uiPriority w:val="99"/>
    <w:semiHidden/>
    <w:unhideWhenUsed/>
    <w:rsid w:val="0085121E"/>
    <w:pPr>
      <w:spacing w:after="0" w:line="240" w:lineRule="auto"/>
    </w:pPr>
    <w:rPr>
      <w:rFonts w:ascii="Segoe UI" w:hAnsi="Segoe UI" w:cs="Segoe UI"/>
      <w:sz w:val="18"/>
      <w:szCs w:val="18"/>
    </w:rPr>
  </w:style>
  <w:style w:type="character" w:customStyle="1" w:styleId="TextodebaloCarter">
    <w:name w:val="Texto de balão Caráter"/>
    <w:basedOn w:val="Tipodeletrapredefinidodopargrafo"/>
    <w:link w:val="Textodebalo"/>
    <w:uiPriority w:val="99"/>
    <w:semiHidden/>
    <w:rsid w:val="0085121E"/>
    <w:rPr>
      <w:rFonts w:ascii="Segoe UI" w:hAnsi="Segoe UI" w:cs="Segoe UI"/>
      <w:sz w:val="18"/>
      <w:szCs w:val="18"/>
    </w:rPr>
  </w:style>
  <w:style w:type="paragraph" w:styleId="PargrafodaLista">
    <w:name w:val="List Paragraph"/>
    <w:aliases w:val="Figura,Lista 1,Project Description,Bullet list,List Bullet nivel 1 Propostas Opensoft,Tahoma,Table/Figure Heading,List Bulet,AB List 1,Bullet Points,ProcessA,Liste couleur - Accent 1,Liste couleur - Accent 14,COMESA Text 2,RM1,l,R"/>
    <w:basedOn w:val="Normal"/>
    <w:link w:val="PargrafodaListaCarter"/>
    <w:uiPriority w:val="1"/>
    <w:qFormat/>
    <w:rsid w:val="006A2599"/>
    <w:pPr>
      <w:ind w:left="720"/>
      <w:contextualSpacing/>
    </w:pPr>
  </w:style>
  <w:style w:type="character" w:styleId="Refdecomentrio">
    <w:name w:val="annotation reference"/>
    <w:basedOn w:val="Tipodeletrapredefinidodopargrafo"/>
    <w:uiPriority w:val="99"/>
    <w:semiHidden/>
    <w:unhideWhenUsed/>
    <w:rsid w:val="00B97935"/>
    <w:rPr>
      <w:sz w:val="16"/>
      <w:szCs w:val="16"/>
    </w:rPr>
  </w:style>
  <w:style w:type="paragraph" w:styleId="Textodecomentrio">
    <w:name w:val="annotation text"/>
    <w:basedOn w:val="Normal"/>
    <w:link w:val="TextodecomentrioCarter"/>
    <w:uiPriority w:val="99"/>
    <w:unhideWhenUsed/>
    <w:rsid w:val="00B97935"/>
    <w:pPr>
      <w:spacing w:line="240" w:lineRule="auto"/>
    </w:pPr>
    <w:rPr>
      <w:sz w:val="20"/>
      <w:szCs w:val="20"/>
    </w:rPr>
  </w:style>
  <w:style w:type="character" w:customStyle="1" w:styleId="TextodecomentrioCarter">
    <w:name w:val="Texto de comentário Caráter"/>
    <w:basedOn w:val="Tipodeletrapredefinidodopargrafo"/>
    <w:link w:val="Textodecomentrio"/>
    <w:uiPriority w:val="99"/>
    <w:rsid w:val="00B97935"/>
    <w:rPr>
      <w:sz w:val="20"/>
      <w:szCs w:val="20"/>
    </w:rPr>
  </w:style>
  <w:style w:type="paragraph" w:styleId="Assuntodecomentrio">
    <w:name w:val="annotation subject"/>
    <w:basedOn w:val="Textodecomentrio"/>
    <w:next w:val="Textodecomentrio"/>
    <w:link w:val="AssuntodecomentrioCarter"/>
    <w:uiPriority w:val="99"/>
    <w:semiHidden/>
    <w:unhideWhenUsed/>
    <w:rsid w:val="00B97935"/>
    <w:rPr>
      <w:b/>
      <w:bCs/>
    </w:rPr>
  </w:style>
  <w:style w:type="character" w:customStyle="1" w:styleId="AssuntodecomentrioCarter">
    <w:name w:val="Assunto de comentário Caráter"/>
    <w:basedOn w:val="TextodecomentrioCarter"/>
    <w:link w:val="Assuntodecomentrio"/>
    <w:uiPriority w:val="99"/>
    <w:semiHidden/>
    <w:rsid w:val="00B97935"/>
    <w:rPr>
      <w:b/>
      <w:bCs/>
      <w:sz w:val="20"/>
      <w:szCs w:val="20"/>
    </w:rPr>
  </w:style>
  <w:style w:type="paragraph" w:styleId="Reviso">
    <w:name w:val="Revision"/>
    <w:hidden/>
    <w:uiPriority w:val="99"/>
    <w:semiHidden/>
    <w:rsid w:val="004E3445"/>
    <w:pPr>
      <w:spacing w:after="0" w:line="240" w:lineRule="auto"/>
    </w:pPr>
  </w:style>
  <w:style w:type="character" w:customStyle="1" w:styleId="Ttulo1Carter">
    <w:name w:val="Título 1 Caráter"/>
    <w:basedOn w:val="Tipodeletrapredefinidodopargrafo"/>
    <w:link w:val="Ttulo1"/>
    <w:uiPriority w:val="9"/>
    <w:rsid w:val="00E94395"/>
    <w:rPr>
      <w:rFonts w:ascii="Arial" w:eastAsia="Arial" w:hAnsi="Arial"/>
      <w:b/>
      <w:bCs/>
      <w:sz w:val="20"/>
      <w:szCs w:val="20"/>
      <w:lang w:val="en-US"/>
    </w:rPr>
  </w:style>
  <w:style w:type="table" w:customStyle="1" w:styleId="TableNormal1">
    <w:name w:val="Table Normal1"/>
    <w:uiPriority w:val="2"/>
    <w:semiHidden/>
    <w:unhideWhenUsed/>
    <w:qFormat/>
    <w:rsid w:val="00E94395"/>
    <w:pPr>
      <w:widowControl w:val="0"/>
      <w:spacing w:after="0" w:line="240" w:lineRule="auto"/>
    </w:pPr>
    <w:rPr>
      <w:lang w:val="en-US"/>
    </w:rPr>
    <w:tblPr>
      <w:tblInd w:w="0" w:type="dxa"/>
      <w:tblCellMar>
        <w:top w:w="0" w:type="dxa"/>
        <w:left w:w="0" w:type="dxa"/>
        <w:bottom w:w="0" w:type="dxa"/>
        <w:right w:w="0" w:type="dxa"/>
      </w:tblCellMar>
    </w:tblPr>
  </w:style>
  <w:style w:type="paragraph" w:styleId="Corpodetexto">
    <w:name w:val="Body Text"/>
    <w:basedOn w:val="Normal"/>
    <w:link w:val="CorpodetextoCarter"/>
    <w:uiPriority w:val="1"/>
    <w:qFormat/>
    <w:rsid w:val="00E94395"/>
    <w:pPr>
      <w:widowControl w:val="0"/>
      <w:spacing w:after="0" w:line="240" w:lineRule="auto"/>
      <w:ind w:left="142"/>
    </w:pPr>
    <w:rPr>
      <w:rFonts w:ascii="Arial" w:eastAsia="Arial" w:hAnsi="Arial"/>
      <w:sz w:val="20"/>
      <w:szCs w:val="20"/>
      <w:lang w:val="en-US"/>
    </w:rPr>
  </w:style>
  <w:style w:type="character" w:customStyle="1" w:styleId="CorpodetextoCarter">
    <w:name w:val="Corpo de texto Caráter"/>
    <w:basedOn w:val="Tipodeletrapredefinidodopargrafo"/>
    <w:link w:val="Corpodetexto"/>
    <w:uiPriority w:val="1"/>
    <w:rsid w:val="00E94395"/>
    <w:rPr>
      <w:rFonts w:ascii="Arial" w:eastAsia="Arial" w:hAnsi="Arial"/>
      <w:sz w:val="20"/>
      <w:szCs w:val="20"/>
      <w:lang w:val="en-US"/>
    </w:rPr>
  </w:style>
  <w:style w:type="paragraph" w:customStyle="1" w:styleId="TableParagraph">
    <w:name w:val="Table Paragraph"/>
    <w:basedOn w:val="Normal"/>
    <w:uiPriority w:val="1"/>
    <w:qFormat/>
    <w:rsid w:val="00E94395"/>
    <w:pPr>
      <w:widowControl w:val="0"/>
      <w:spacing w:after="0" w:line="240" w:lineRule="auto"/>
    </w:pPr>
    <w:rPr>
      <w:lang w:val="en-US"/>
    </w:rPr>
  </w:style>
  <w:style w:type="paragraph" w:styleId="Cabealho">
    <w:name w:val="header"/>
    <w:basedOn w:val="Normal"/>
    <w:link w:val="CabealhoCarter"/>
    <w:uiPriority w:val="99"/>
    <w:unhideWhenUsed/>
    <w:rsid w:val="00E94395"/>
    <w:pPr>
      <w:widowControl w:val="0"/>
      <w:tabs>
        <w:tab w:val="center" w:pos="4252"/>
        <w:tab w:val="right" w:pos="8504"/>
      </w:tabs>
      <w:spacing w:after="0" w:line="240" w:lineRule="auto"/>
    </w:pPr>
    <w:rPr>
      <w:lang w:val="en-US"/>
    </w:rPr>
  </w:style>
  <w:style w:type="character" w:customStyle="1" w:styleId="CabealhoCarter">
    <w:name w:val="Cabeçalho Caráter"/>
    <w:basedOn w:val="Tipodeletrapredefinidodopargrafo"/>
    <w:link w:val="Cabealho"/>
    <w:uiPriority w:val="99"/>
    <w:rsid w:val="00E94395"/>
    <w:rPr>
      <w:lang w:val="en-US"/>
    </w:rPr>
  </w:style>
  <w:style w:type="paragraph" w:styleId="Rodap">
    <w:name w:val="footer"/>
    <w:basedOn w:val="Normal"/>
    <w:link w:val="RodapCarter"/>
    <w:uiPriority w:val="99"/>
    <w:unhideWhenUsed/>
    <w:rsid w:val="00E94395"/>
    <w:pPr>
      <w:widowControl w:val="0"/>
      <w:tabs>
        <w:tab w:val="center" w:pos="4252"/>
        <w:tab w:val="right" w:pos="8504"/>
      </w:tabs>
      <w:spacing w:after="0" w:line="240" w:lineRule="auto"/>
    </w:pPr>
    <w:rPr>
      <w:lang w:val="en-US"/>
    </w:rPr>
  </w:style>
  <w:style w:type="character" w:customStyle="1" w:styleId="RodapCarter">
    <w:name w:val="Rodapé Caráter"/>
    <w:basedOn w:val="Tipodeletrapredefinidodopargrafo"/>
    <w:link w:val="Rodap"/>
    <w:uiPriority w:val="99"/>
    <w:rsid w:val="00E94395"/>
    <w:rPr>
      <w:lang w:val="en-US"/>
    </w:rPr>
  </w:style>
  <w:style w:type="character" w:styleId="Hiperligao">
    <w:name w:val="Hyperlink"/>
    <w:basedOn w:val="Tipodeletrapredefinidodopargrafo"/>
    <w:uiPriority w:val="99"/>
    <w:unhideWhenUsed/>
    <w:rsid w:val="00E94395"/>
    <w:rPr>
      <w:color w:val="0563C1" w:themeColor="hyperlink"/>
      <w:u w:val="single"/>
    </w:rPr>
  </w:style>
  <w:style w:type="table" w:customStyle="1" w:styleId="TableNormal11">
    <w:name w:val="Table Normal11"/>
    <w:uiPriority w:val="2"/>
    <w:semiHidden/>
    <w:unhideWhenUsed/>
    <w:qFormat/>
    <w:rsid w:val="00E94395"/>
    <w:pPr>
      <w:widowControl w:val="0"/>
      <w:spacing w:after="0" w:line="240" w:lineRule="auto"/>
    </w:pPr>
    <w:rPr>
      <w:lang w:val="en-US"/>
    </w:rPr>
    <w:tblPr>
      <w:tblInd w:w="0" w:type="dxa"/>
      <w:tblCellMar>
        <w:top w:w="0" w:type="dxa"/>
        <w:left w:w="0" w:type="dxa"/>
        <w:bottom w:w="0" w:type="dxa"/>
        <w:right w:w="0" w:type="dxa"/>
      </w:tblCellMar>
    </w:tblPr>
  </w:style>
  <w:style w:type="table" w:customStyle="1" w:styleId="TableNormal2">
    <w:name w:val="Table Normal2"/>
    <w:uiPriority w:val="2"/>
    <w:semiHidden/>
    <w:unhideWhenUsed/>
    <w:qFormat/>
    <w:rsid w:val="00E94395"/>
    <w:pPr>
      <w:widowControl w:val="0"/>
      <w:spacing w:after="0" w:line="240" w:lineRule="auto"/>
    </w:pPr>
    <w:rPr>
      <w:lang w:val="en-US"/>
    </w:rPr>
    <w:tblPr>
      <w:tblInd w:w="0" w:type="dxa"/>
      <w:tblCellMar>
        <w:top w:w="0" w:type="dxa"/>
        <w:left w:w="0" w:type="dxa"/>
        <w:bottom w:w="0" w:type="dxa"/>
        <w:right w:w="0" w:type="dxa"/>
      </w:tblCellMar>
    </w:tblPr>
  </w:style>
  <w:style w:type="table" w:customStyle="1" w:styleId="TableNormal3">
    <w:name w:val="Table Normal3"/>
    <w:uiPriority w:val="2"/>
    <w:semiHidden/>
    <w:unhideWhenUsed/>
    <w:qFormat/>
    <w:rsid w:val="00E94395"/>
    <w:pPr>
      <w:widowControl w:val="0"/>
      <w:spacing w:after="0" w:line="240" w:lineRule="auto"/>
    </w:pPr>
    <w:rPr>
      <w:lang w:val="en-US"/>
    </w:rPr>
    <w:tblPr>
      <w:tblInd w:w="0" w:type="dxa"/>
      <w:tblCellMar>
        <w:top w:w="0" w:type="dxa"/>
        <w:left w:w="0" w:type="dxa"/>
        <w:bottom w:w="0" w:type="dxa"/>
        <w:right w:w="0" w:type="dxa"/>
      </w:tblCellMar>
    </w:tblPr>
  </w:style>
  <w:style w:type="numbering" w:customStyle="1" w:styleId="Semlista1">
    <w:name w:val="Sem lista1"/>
    <w:next w:val="Semlista"/>
    <w:uiPriority w:val="99"/>
    <w:semiHidden/>
    <w:unhideWhenUsed/>
    <w:rsid w:val="00E94395"/>
  </w:style>
  <w:style w:type="table" w:customStyle="1" w:styleId="TableNormal4">
    <w:name w:val="Table Normal4"/>
    <w:uiPriority w:val="2"/>
    <w:semiHidden/>
    <w:unhideWhenUsed/>
    <w:qFormat/>
    <w:rsid w:val="00E94395"/>
    <w:pPr>
      <w:widowControl w:val="0"/>
      <w:spacing w:after="0" w:line="240" w:lineRule="auto"/>
    </w:pPr>
    <w:rPr>
      <w:lang w:val="en-US"/>
    </w:rPr>
    <w:tblPr>
      <w:tblInd w:w="0" w:type="dxa"/>
      <w:tblCellMar>
        <w:top w:w="0" w:type="dxa"/>
        <w:left w:w="0" w:type="dxa"/>
        <w:bottom w:w="0" w:type="dxa"/>
        <w:right w:w="0" w:type="dxa"/>
      </w:tblCellMar>
    </w:tblPr>
  </w:style>
  <w:style w:type="paragraph" w:styleId="Textosimples">
    <w:name w:val="Plain Text"/>
    <w:basedOn w:val="Normal"/>
    <w:link w:val="TextosimplesCarter"/>
    <w:uiPriority w:val="99"/>
    <w:semiHidden/>
    <w:unhideWhenUsed/>
    <w:rsid w:val="005F262C"/>
    <w:pPr>
      <w:spacing w:after="0" w:line="240" w:lineRule="auto"/>
    </w:pPr>
    <w:rPr>
      <w:rFonts w:ascii="Calibri" w:hAnsi="Calibri"/>
      <w:szCs w:val="21"/>
    </w:rPr>
  </w:style>
  <w:style w:type="character" w:customStyle="1" w:styleId="TextosimplesCarter">
    <w:name w:val="Texto simples Caráter"/>
    <w:basedOn w:val="Tipodeletrapredefinidodopargrafo"/>
    <w:link w:val="Textosimples"/>
    <w:uiPriority w:val="99"/>
    <w:semiHidden/>
    <w:rsid w:val="005F262C"/>
    <w:rPr>
      <w:rFonts w:ascii="Calibri" w:hAnsi="Calibri"/>
      <w:szCs w:val="21"/>
    </w:rPr>
  </w:style>
  <w:style w:type="character" w:customStyle="1" w:styleId="PargrafodaListaCarter">
    <w:name w:val="Parágrafo da Lista Caráter"/>
    <w:aliases w:val="Figura Caráter,Lista 1 Caráter,Project Description Caráter,Bullet list Caráter,List Bullet nivel 1 Propostas Opensoft Caráter,Tahoma Caráter,Table/Figure Heading Caráter,List Bulet Caráter,AB List 1 Caráter,ProcessA Caráter"/>
    <w:link w:val="PargrafodaLista"/>
    <w:uiPriority w:val="1"/>
    <w:qFormat/>
    <w:rsid w:val="003D354A"/>
  </w:style>
  <w:style w:type="table" w:customStyle="1" w:styleId="TableNormal">
    <w:name w:val="Table Normal"/>
    <w:uiPriority w:val="2"/>
    <w:semiHidden/>
    <w:unhideWhenUsed/>
    <w:qFormat/>
    <w:rsid w:val="00E6570A"/>
    <w:pPr>
      <w:widowControl w:val="0"/>
      <w:spacing w:after="0" w:line="240" w:lineRule="auto"/>
    </w:pPr>
    <w:rPr>
      <w:lang w:val="en-US"/>
    </w:rPr>
    <w:tblPr>
      <w:tblInd w:w="0" w:type="dxa"/>
      <w:tblCellMar>
        <w:top w:w="0" w:type="dxa"/>
        <w:left w:w="0" w:type="dxa"/>
        <w:bottom w:w="0" w:type="dxa"/>
        <w:right w:w="0" w:type="dxa"/>
      </w:tblCellMar>
    </w:tblPr>
  </w:style>
  <w:style w:type="character" w:customStyle="1" w:styleId="Cabealho2Carter">
    <w:name w:val="Cabeçalho 2 Caráter"/>
    <w:basedOn w:val="Tipodeletrapredefinidodopargrafo"/>
    <w:uiPriority w:val="9"/>
    <w:semiHidden/>
    <w:rsid w:val="00755F71"/>
    <w:rPr>
      <w:rFonts w:asciiTheme="majorHAnsi" w:eastAsiaTheme="majorEastAsia" w:hAnsiTheme="majorHAnsi" w:cstheme="majorBidi"/>
      <w:color w:val="2E74B5" w:themeColor="accent1" w:themeShade="BF"/>
      <w:sz w:val="26"/>
      <w:szCs w:val="26"/>
    </w:rPr>
  </w:style>
  <w:style w:type="paragraph" w:styleId="SemEspaamento">
    <w:name w:val="No Spacing"/>
    <w:link w:val="SemEspaamentoCarter"/>
    <w:uiPriority w:val="1"/>
    <w:qFormat/>
    <w:rsid w:val="00755F71"/>
    <w:pPr>
      <w:spacing w:after="0" w:line="240" w:lineRule="auto"/>
    </w:pPr>
    <w:rPr>
      <w:rFonts w:ascii="Calibri" w:eastAsia="Calibri" w:hAnsi="Calibri" w:cs="Times New Roman"/>
    </w:rPr>
  </w:style>
  <w:style w:type="paragraph" w:styleId="NormalWeb">
    <w:name w:val="Normal (Web)"/>
    <w:basedOn w:val="Normal"/>
    <w:uiPriority w:val="99"/>
    <w:unhideWhenUsed/>
    <w:rsid w:val="00755F71"/>
    <w:pPr>
      <w:spacing w:before="100" w:beforeAutospacing="1" w:after="100" w:afterAutospacing="1" w:line="240" w:lineRule="auto"/>
    </w:pPr>
    <w:rPr>
      <w:rFonts w:ascii="Times New Roman" w:eastAsia="Times New Roman" w:hAnsi="Times New Roman" w:cs="Times New Roman"/>
      <w:sz w:val="24"/>
      <w:szCs w:val="24"/>
      <w:lang w:eastAsia="pt-PT"/>
    </w:rPr>
  </w:style>
  <w:style w:type="character" w:customStyle="1" w:styleId="text">
    <w:name w:val="text"/>
    <w:basedOn w:val="Tipodeletrapredefinidodopargrafo"/>
    <w:rsid w:val="00755F71"/>
  </w:style>
  <w:style w:type="character" w:customStyle="1" w:styleId="Ttulo2Carter">
    <w:name w:val="Título 2 Caráter"/>
    <w:link w:val="Ttulo2"/>
    <w:uiPriority w:val="9"/>
    <w:rsid w:val="00755F71"/>
    <w:rPr>
      <w:rFonts w:ascii="Calibri Light" w:eastAsia="Times New Roman" w:hAnsi="Calibri Light" w:cs="Times New Roman"/>
      <w:b/>
      <w:bCs/>
      <w:i/>
      <w:iCs/>
      <w:sz w:val="28"/>
      <w:szCs w:val="28"/>
      <w:lang w:val="x-none" w:eastAsia="x-none"/>
    </w:rPr>
  </w:style>
  <w:style w:type="paragraph" w:styleId="Ttulo">
    <w:name w:val="Title"/>
    <w:basedOn w:val="Normal"/>
    <w:link w:val="TtuloCarter1"/>
    <w:qFormat/>
    <w:rsid w:val="00755F71"/>
    <w:pPr>
      <w:spacing w:after="0" w:line="240" w:lineRule="auto"/>
      <w:jc w:val="center"/>
    </w:pPr>
    <w:rPr>
      <w:rFonts w:ascii="Arial" w:eastAsia="Times New Roman" w:hAnsi="Arial" w:cs="Times New Roman"/>
      <w:b/>
      <w:bCs/>
      <w:sz w:val="26"/>
      <w:szCs w:val="24"/>
      <w:lang w:val="x-none" w:eastAsia="x-none"/>
    </w:rPr>
  </w:style>
  <w:style w:type="character" w:customStyle="1" w:styleId="TtuloCarter">
    <w:name w:val="Título Caráter"/>
    <w:basedOn w:val="Tipodeletrapredefinidodopargrafo"/>
    <w:uiPriority w:val="10"/>
    <w:rsid w:val="00755F71"/>
    <w:rPr>
      <w:rFonts w:asciiTheme="majorHAnsi" w:eastAsiaTheme="majorEastAsia" w:hAnsiTheme="majorHAnsi" w:cstheme="majorBidi"/>
      <w:spacing w:val="-10"/>
      <w:kern w:val="28"/>
      <w:sz w:val="56"/>
      <w:szCs w:val="56"/>
    </w:rPr>
  </w:style>
  <w:style w:type="character" w:customStyle="1" w:styleId="TtuloCarter1">
    <w:name w:val="Título Caráter1"/>
    <w:link w:val="Ttulo"/>
    <w:rsid w:val="00755F71"/>
    <w:rPr>
      <w:rFonts w:ascii="Arial" w:eastAsia="Times New Roman" w:hAnsi="Arial" w:cs="Times New Roman"/>
      <w:b/>
      <w:bCs/>
      <w:sz w:val="26"/>
      <w:szCs w:val="24"/>
      <w:lang w:val="x-none" w:eastAsia="x-none"/>
    </w:rPr>
  </w:style>
  <w:style w:type="paragraph" w:customStyle="1" w:styleId="Default">
    <w:name w:val="Default"/>
    <w:rsid w:val="000E45EC"/>
    <w:pPr>
      <w:autoSpaceDE w:val="0"/>
      <w:autoSpaceDN w:val="0"/>
      <w:adjustRightInd w:val="0"/>
      <w:spacing w:after="0" w:line="240" w:lineRule="auto"/>
    </w:pPr>
    <w:rPr>
      <w:rFonts w:ascii="Arial" w:hAnsi="Arial" w:cs="Arial"/>
      <w:color w:val="000000"/>
      <w:sz w:val="24"/>
      <w:szCs w:val="24"/>
    </w:rPr>
  </w:style>
  <w:style w:type="table" w:styleId="TabelacomGrelha">
    <w:name w:val="Table Grid"/>
    <w:basedOn w:val="Tabelanormal"/>
    <w:uiPriority w:val="59"/>
    <w:rsid w:val="000E45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4Carter">
    <w:name w:val="Título 4 Caráter"/>
    <w:basedOn w:val="Tipodeletrapredefinidodopargrafo"/>
    <w:link w:val="Ttulo4"/>
    <w:uiPriority w:val="9"/>
    <w:semiHidden/>
    <w:rsid w:val="00641B3E"/>
    <w:rPr>
      <w:rFonts w:asciiTheme="majorHAnsi" w:eastAsiaTheme="majorEastAsia" w:hAnsiTheme="majorHAnsi" w:cstheme="majorBidi"/>
      <w:i/>
      <w:iCs/>
      <w:color w:val="2E74B5" w:themeColor="accent1" w:themeShade="BF"/>
    </w:rPr>
  </w:style>
  <w:style w:type="character" w:customStyle="1" w:styleId="Ttulo5Carter">
    <w:name w:val="Título 5 Caráter"/>
    <w:basedOn w:val="Tipodeletrapredefinidodopargrafo"/>
    <w:link w:val="Ttulo5"/>
    <w:uiPriority w:val="9"/>
    <w:semiHidden/>
    <w:rsid w:val="00641B3E"/>
    <w:rPr>
      <w:rFonts w:asciiTheme="majorHAnsi" w:eastAsiaTheme="majorEastAsia" w:hAnsiTheme="majorHAnsi" w:cstheme="majorBidi"/>
      <w:color w:val="2E74B5" w:themeColor="accent1" w:themeShade="BF"/>
    </w:rPr>
  </w:style>
  <w:style w:type="paragraph" w:styleId="Corpodetexto3">
    <w:name w:val="Body Text 3"/>
    <w:basedOn w:val="Normal"/>
    <w:link w:val="Corpodetexto3Carter"/>
    <w:uiPriority w:val="99"/>
    <w:semiHidden/>
    <w:unhideWhenUsed/>
    <w:rsid w:val="00641B3E"/>
    <w:pPr>
      <w:spacing w:after="120"/>
    </w:pPr>
    <w:rPr>
      <w:sz w:val="16"/>
      <w:szCs w:val="16"/>
    </w:rPr>
  </w:style>
  <w:style w:type="character" w:customStyle="1" w:styleId="Corpodetexto3Carter">
    <w:name w:val="Corpo de texto 3 Caráter"/>
    <w:basedOn w:val="Tipodeletrapredefinidodopargrafo"/>
    <w:link w:val="Corpodetexto3"/>
    <w:uiPriority w:val="99"/>
    <w:semiHidden/>
    <w:rsid w:val="00641B3E"/>
    <w:rPr>
      <w:sz w:val="16"/>
      <w:szCs w:val="16"/>
    </w:rPr>
  </w:style>
  <w:style w:type="table" w:styleId="TabeladeGrelha4-Destaque5">
    <w:name w:val="Grid Table 4 Accent 5"/>
    <w:basedOn w:val="Tabelanormal"/>
    <w:uiPriority w:val="49"/>
    <w:rsid w:val="00E549B5"/>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customStyle="1" w:styleId="SemEspaamentoCarter">
    <w:name w:val="Sem Espaçamento Caráter"/>
    <w:basedOn w:val="Tipodeletrapredefinidodopargrafo"/>
    <w:link w:val="SemEspaamento"/>
    <w:uiPriority w:val="1"/>
    <w:rsid w:val="00190A46"/>
    <w:rPr>
      <w:rFonts w:ascii="Calibri" w:eastAsia="Calibri" w:hAnsi="Calibri" w:cs="Times New Roman"/>
    </w:rPr>
  </w:style>
  <w:style w:type="paragraph" w:styleId="Corpodetexto2">
    <w:name w:val="Body Text 2"/>
    <w:basedOn w:val="Normal"/>
    <w:link w:val="Corpodetexto2Carter1"/>
    <w:rsid w:val="003F3EDE"/>
    <w:pPr>
      <w:spacing w:after="120" w:line="480" w:lineRule="auto"/>
    </w:pPr>
    <w:rPr>
      <w:rFonts w:ascii="Times New Roman" w:eastAsia="Times New Roman" w:hAnsi="Times New Roman" w:cs="Times New Roman"/>
      <w:sz w:val="24"/>
      <w:szCs w:val="24"/>
      <w:lang w:val="x-none" w:eastAsia="x-none"/>
    </w:rPr>
  </w:style>
  <w:style w:type="character" w:customStyle="1" w:styleId="Corpodetexto2Carter">
    <w:name w:val="Corpo de texto 2 Caráter"/>
    <w:basedOn w:val="Tipodeletrapredefinidodopargrafo"/>
    <w:uiPriority w:val="99"/>
    <w:semiHidden/>
    <w:rsid w:val="003F3EDE"/>
  </w:style>
  <w:style w:type="character" w:customStyle="1" w:styleId="Corpodetexto2Carter1">
    <w:name w:val="Corpo de texto 2 Caráter1"/>
    <w:link w:val="Corpodetexto2"/>
    <w:rsid w:val="003F3EDE"/>
    <w:rPr>
      <w:rFonts w:ascii="Times New Roman" w:eastAsia="Times New Roman" w:hAnsi="Times New Roman" w:cs="Times New Roman"/>
      <w:sz w:val="24"/>
      <w:szCs w:val="24"/>
      <w:lang w:val="x-none" w:eastAsia="x-none"/>
    </w:rPr>
  </w:style>
  <w:style w:type="character" w:styleId="Forte">
    <w:name w:val="Strong"/>
    <w:basedOn w:val="Tipodeletrapredefinidodopargrafo"/>
    <w:uiPriority w:val="22"/>
    <w:qFormat/>
    <w:rsid w:val="003F3EDE"/>
    <w:rPr>
      <w:b/>
      <w:bCs/>
    </w:rPr>
  </w:style>
  <w:style w:type="character" w:styleId="Hiperligaovisitada">
    <w:name w:val="FollowedHyperlink"/>
    <w:basedOn w:val="Tipodeletrapredefinidodopargrafo"/>
    <w:uiPriority w:val="99"/>
    <w:semiHidden/>
    <w:unhideWhenUsed/>
    <w:rsid w:val="003F3EDE"/>
    <w:rPr>
      <w:color w:val="954F72" w:themeColor="followedHyperlink"/>
      <w:u w:val="single"/>
    </w:rPr>
  </w:style>
  <w:style w:type="table" w:styleId="TabeladeGrelha4-Destaque3">
    <w:name w:val="Grid Table 4 Accent 3"/>
    <w:basedOn w:val="Tabelanormal"/>
    <w:uiPriority w:val="49"/>
    <w:rsid w:val="003F3EDE"/>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eladeGrelha5Escura-Destaque3">
    <w:name w:val="Grid Table 5 Dark Accent 3"/>
    <w:basedOn w:val="Tabelanormal"/>
    <w:uiPriority w:val="50"/>
    <w:rsid w:val="003F3ED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663216">
      <w:bodyDiv w:val="1"/>
      <w:marLeft w:val="0"/>
      <w:marRight w:val="0"/>
      <w:marTop w:val="0"/>
      <w:marBottom w:val="0"/>
      <w:divBdr>
        <w:top w:val="none" w:sz="0" w:space="0" w:color="auto"/>
        <w:left w:val="none" w:sz="0" w:space="0" w:color="auto"/>
        <w:bottom w:val="none" w:sz="0" w:space="0" w:color="auto"/>
        <w:right w:val="none" w:sz="0" w:space="0" w:color="auto"/>
      </w:divBdr>
    </w:div>
    <w:div w:id="516239920">
      <w:bodyDiv w:val="1"/>
      <w:marLeft w:val="0"/>
      <w:marRight w:val="0"/>
      <w:marTop w:val="0"/>
      <w:marBottom w:val="0"/>
      <w:divBdr>
        <w:top w:val="none" w:sz="0" w:space="0" w:color="auto"/>
        <w:left w:val="none" w:sz="0" w:space="0" w:color="auto"/>
        <w:bottom w:val="none" w:sz="0" w:space="0" w:color="auto"/>
        <w:right w:val="none" w:sz="0" w:space="0" w:color="auto"/>
      </w:divBdr>
    </w:div>
    <w:div w:id="839547235">
      <w:bodyDiv w:val="1"/>
      <w:marLeft w:val="0"/>
      <w:marRight w:val="0"/>
      <w:marTop w:val="0"/>
      <w:marBottom w:val="0"/>
      <w:divBdr>
        <w:top w:val="none" w:sz="0" w:space="0" w:color="auto"/>
        <w:left w:val="none" w:sz="0" w:space="0" w:color="auto"/>
        <w:bottom w:val="none" w:sz="0" w:space="0" w:color="auto"/>
        <w:right w:val="none" w:sz="0" w:space="0" w:color="auto"/>
      </w:divBdr>
    </w:div>
    <w:div w:id="1124344081">
      <w:bodyDiv w:val="1"/>
      <w:marLeft w:val="0"/>
      <w:marRight w:val="0"/>
      <w:marTop w:val="0"/>
      <w:marBottom w:val="0"/>
      <w:divBdr>
        <w:top w:val="none" w:sz="0" w:space="0" w:color="auto"/>
        <w:left w:val="none" w:sz="0" w:space="0" w:color="auto"/>
        <w:bottom w:val="none" w:sz="0" w:space="0" w:color="auto"/>
        <w:right w:val="none" w:sz="0" w:space="0" w:color="auto"/>
      </w:divBdr>
    </w:div>
    <w:div w:id="1774666332">
      <w:bodyDiv w:val="1"/>
      <w:marLeft w:val="0"/>
      <w:marRight w:val="0"/>
      <w:marTop w:val="0"/>
      <w:marBottom w:val="0"/>
      <w:divBdr>
        <w:top w:val="none" w:sz="0" w:space="0" w:color="auto"/>
        <w:left w:val="none" w:sz="0" w:space="0" w:color="auto"/>
        <w:bottom w:val="none" w:sz="0" w:space="0" w:color="auto"/>
        <w:right w:val="none" w:sz="0" w:space="0" w:color="auto"/>
      </w:divBdr>
    </w:div>
    <w:div w:id="1872188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 /><Relationship Id="rId13" Type="http://schemas.openxmlformats.org/officeDocument/2006/relationships/footer" Target="footer1.xml" /><Relationship Id="rId3" Type="http://schemas.openxmlformats.org/officeDocument/2006/relationships/customXml" Target="../customXml/item3.xml" /><Relationship Id="rId7" Type="http://schemas.openxmlformats.org/officeDocument/2006/relationships/settings" Target="settings.xml" /><Relationship Id="rId12" Type="http://schemas.openxmlformats.org/officeDocument/2006/relationships/image" Target="media/image2.emf" /><Relationship Id="rId2" Type="http://schemas.openxmlformats.org/officeDocument/2006/relationships/customXml" Target="../customXml/item2.xml" /><Relationship Id="rId16"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styles" Target="styles.xml" /><Relationship Id="rId11" Type="http://schemas.openxmlformats.org/officeDocument/2006/relationships/image" Target="media/image1.png" /><Relationship Id="rId5" Type="http://schemas.openxmlformats.org/officeDocument/2006/relationships/numbering" Target="numbering.xml" /><Relationship Id="rId15" Type="http://schemas.microsoft.com/office/2011/relationships/people" Target="people.xml" /><Relationship Id="rId10" Type="http://schemas.openxmlformats.org/officeDocument/2006/relationships/endnotes" Target="endnotes.xml" /><Relationship Id="rId4" Type="http://schemas.openxmlformats.org/officeDocument/2006/relationships/customXml" Target="../customXml/item4.xml" /><Relationship Id="rId9" Type="http://schemas.openxmlformats.org/officeDocument/2006/relationships/footnotes" Target="footnotes.xml" /><Relationship Id="rId14" Type="http://schemas.openxmlformats.org/officeDocument/2006/relationships/fontTable" Target="fontTable.xml" /></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4867326-4037-4bd3-8246-d80ad092699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43091B1F23BC1D4FA78A50B2EFFAA487" ma:contentTypeVersion="9" ma:contentTypeDescription="Criar um novo documento." ma:contentTypeScope="" ma:versionID="309ec3d367bdb9df632c1660f864041c">
  <xsd:schema xmlns:xsd="http://www.w3.org/2001/XMLSchema" xmlns:xs="http://www.w3.org/2001/XMLSchema" xmlns:p="http://schemas.microsoft.com/office/2006/metadata/properties" xmlns:ns3="74867326-4037-4bd3-8246-d80ad0926999" xmlns:ns4="7c951c42-21c7-4f6b-8d31-2c6063b4413b" targetNamespace="http://schemas.microsoft.com/office/2006/metadata/properties" ma:root="true" ma:fieldsID="974408cde317951a685994293133302a" ns3:_="" ns4:_="">
    <xsd:import namespace="74867326-4037-4bd3-8246-d80ad0926999"/>
    <xsd:import namespace="7c951c42-21c7-4f6b-8d31-2c6063b4413b"/>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4:SharedWithUsers" minOccurs="0"/>
                <xsd:element ref="ns4:SharedWithDetails" minOccurs="0"/>
                <xsd:element ref="ns4:SharingHintHash"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867326-4037-4bd3-8246-d80ad09269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5"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951c42-21c7-4f6b-8d31-2c6063b4413b" elementFormDefault="qualified">
    <xsd:import namespace="http://schemas.microsoft.com/office/2006/documentManagement/types"/>
    <xsd:import namespace="http://schemas.microsoft.com/office/infopath/2007/PartnerControls"/>
    <xsd:element name="SharedWithUsers" ma:index="12" nillable="true" ma:displayName="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hes de Partilhado Com" ma:internalName="SharedWithDetails" ma:readOnly="true">
      <xsd:simpleType>
        <xsd:restriction base="dms:Note">
          <xsd:maxLength value="255"/>
        </xsd:restriction>
      </xsd:simpleType>
    </xsd:element>
    <xsd:element name="SharingHintHash" ma:index="14" nillable="true" ma:displayName="Hash de Sugestão de Partilha"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E2C7D1-39DA-4E88-A781-46299B6DC9FE}">
  <ds:schemaRefs>
    <ds:schemaRef ds:uri="http://schemas.microsoft.com/office/2006/metadata/properties"/>
    <ds:schemaRef ds:uri="http://www.w3.org/2000/xmlns/"/>
    <ds:schemaRef ds:uri="74867326-4037-4bd3-8246-d80ad0926999"/>
    <ds:schemaRef ds:uri="http://www.w3.org/2001/XMLSchema-instance"/>
  </ds:schemaRefs>
</ds:datastoreItem>
</file>

<file path=customXml/itemProps2.xml><?xml version="1.0" encoding="utf-8"?>
<ds:datastoreItem xmlns:ds="http://schemas.openxmlformats.org/officeDocument/2006/customXml" ds:itemID="{A3542F46-039D-442D-9599-97E6793F2E1E}">
  <ds:schemaRefs>
    <ds:schemaRef ds:uri="http://schemas.microsoft.com/sharepoint/v3/contenttype/forms"/>
  </ds:schemaRefs>
</ds:datastoreItem>
</file>

<file path=customXml/itemProps3.xml><?xml version="1.0" encoding="utf-8"?>
<ds:datastoreItem xmlns:ds="http://schemas.openxmlformats.org/officeDocument/2006/customXml" ds:itemID="{364037C1-48F9-469E-B8EB-C70B7608B092}">
  <ds:schemaRefs>
    <ds:schemaRef ds:uri="http://schemas.microsoft.com/office/2006/metadata/contentType"/>
    <ds:schemaRef ds:uri="http://schemas.microsoft.com/office/2006/metadata/properties/metaAttributes"/>
    <ds:schemaRef ds:uri="http://www.w3.org/2000/xmlns/"/>
    <ds:schemaRef ds:uri="http://www.w3.org/2001/XMLSchema"/>
    <ds:schemaRef ds:uri="74867326-4037-4bd3-8246-d80ad0926999"/>
    <ds:schemaRef ds:uri="7c951c42-21c7-4f6b-8d31-2c6063b4413b"/>
  </ds:schemaRefs>
</ds:datastoreItem>
</file>

<file path=customXml/itemProps4.xml><?xml version="1.0" encoding="utf-8"?>
<ds:datastoreItem xmlns:ds="http://schemas.openxmlformats.org/officeDocument/2006/customXml" ds:itemID="{82492905-2E18-4270-BB05-18820653B16F}">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24771</Words>
  <Characters>133765</Characters>
  <Application>Microsoft Office Word</Application>
  <DocSecurity>0</DocSecurity>
  <Lines>1114</Lines>
  <Paragraphs>316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Hewlett-Packard Company</Company>
  <LinksUpToDate>false</LinksUpToDate>
  <CharactersWithSpaces>158220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Milcon Lourenço Ngunza</dc:creator>
  <cp:keywords/>
  <dc:description/>
  <cp:lastModifiedBy>Paulo Matos</cp:lastModifiedBy>
  <cp:revision>2</cp:revision>
  <cp:lastPrinted>2019-03-06T13:26:00Z</cp:lastPrinted>
  <dcterms:created xsi:type="dcterms:W3CDTF">2025-09-05T13:07:00Z</dcterms:created>
  <dcterms:modified xsi:type="dcterms:W3CDTF">2025-09-05T13:07:00Z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0x01010043091B1F23BC1D4FA78A50B2EFFAA487</vt:lpwstr>
  </property>
</Properties>
</file>